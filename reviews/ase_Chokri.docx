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FC445" w14:textId="77777777" w:rsidR="00B66BFA" w:rsidRDefault="0044141A">
      <w:pPr>
        <w:spacing w:before="8"/>
        <w:ind w:left="498" w:right="701"/>
        <w:jc w:val="center"/>
        <w:rPr>
          <w:rFonts w:ascii="Arial"/>
          <w:b/>
          <w:sz w:val="36"/>
        </w:rPr>
      </w:pPr>
      <w:r>
        <w:rPr>
          <w:rFonts w:ascii="Arial"/>
          <w:b/>
          <w:sz w:val="36"/>
        </w:rPr>
        <w:t>Model-driven development and coding - Mind the gap!</w:t>
      </w:r>
    </w:p>
    <w:p w14:paraId="4EE958EB" w14:textId="77777777" w:rsidR="00B66BFA" w:rsidRDefault="00B66BFA">
      <w:pPr>
        <w:pStyle w:val="Corpsdetexte"/>
        <w:spacing w:before="6"/>
        <w:rPr>
          <w:rFonts w:ascii="Arial"/>
          <w:b/>
          <w:sz w:val="45"/>
        </w:rPr>
      </w:pPr>
    </w:p>
    <w:p w14:paraId="690515A5" w14:textId="77777777" w:rsidR="00B66BFA" w:rsidRDefault="0044141A">
      <w:pPr>
        <w:spacing w:line="261" w:lineRule="exact"/>
        <w:ind w:left="498" w:right="701"/>
        <w:jc w:val="center"/>
        <w:rPr>
          <w:rFonts w:ascii="Arial" w:hAnsi="Arial"/>
          <w:sz w:val="24"/>
        </w:rPr>
      </w:pPr>
      <w:r>
        <w:rPr>
          <w:rFonts w:ascii="Arial" w:hAnsi="Arial"/>
          <w:sz w:val="24"/>
        </w:rPr>
        <w:t>Van Cam Pham, Shuai Li, Ansgar Radermacher, Sébastien Gérard</w:t>
      </w:r>
    </w:p>
    <w:p w14:paraId="031C58D3" w14:textId="77777777" w:rsidR="00B66BFA" w:rsidRDefault="0044141A">
      <w:pPr>
        <w:pStyle w:val="Titre3"/>
        <w:spacing w:line="205" w:lineRule="exact"/>
        <w:ind w:right="701"/>
      </w:pPr>
      <w:r>
        <w:t>CEA</w:t>
      </w:r>
    </w:p>
    <w:p w14:paraId="7188501F" w14:textId="77777777" w:rsidR="00B66BFA" w:rsidRDefault="0044141A">
      <w:pPr>
        <w:spacing w:before="9" w:line="210" w:lineRule="exact"/>
        <w:ind w:left="4464" w:right="4667"/>
        <w:jc w:val="center"/>
        <w:rPr>
          <w:rFonts w:ascii="Arial"/>
          <w:sz w:val="20"/>
        </w:rPr>
      </w:pPr>
      <w:r>
        <w:rPr>
          <w:rFonts w:ascii="Arial"/>
          <w:sz w:val="20"/>
        </w:rPr>
        <w:t>Address Saclay, France</w:t>
      </w:r>
    </w:p>
    <w:p w14:paraId="15769B52" w14:textId="77777777" w:rsidR="00B66BFA" w:rsidRDefault="004C4BF4">
      <w:pPr>
        <w:spacing w:line="247" w:lineRule="exact"/>
        <w:ind w:left="498" w:right="701"/>
        <w:jc w:val="center"/>
        <w:rPr>
          <w:rFonts w:ascii="Arial"/>
          <w:sz w:val="24"/>
        </w:rPr>
      </w:pPr>
      <w:hyperlink r:id="rId5">
        <w:r w:rsidR="0044141A">
          <w:rPr>
            <w:rFonts w:ascii="Arial"/>
            <w:sz w:val="24"/>
          </w:rPr>
          <w:t>first-name</w:t>
        </w:r>
      </w:hyperlink>
      <w:hyperlink r:id="rId6">
        <w:r w:rsidR="0044141A">
          <w:rPr>
            <w:rFonts w:ascii="Arial"/>
            <w:sz w:val="24"/>
          </w:rPr>
          <w:t>.last-name@cea.fr</w:t>
        </w:r>
      </w:hyperlink>
    </w:p>
    <w:p w14:paraId="02314C1E" w14:textId="77777777" w:rsidR="00B66BFA" w:rsidRDefault="00B66BFA">
      <w:pPr>
        <w:pStyle w:val="Corpsdetexte"/>
        <w:rPr>
          <w:rFonts w:ascii="Arial"/>
          <w:sz w:val="20"/>
        </w:rPr>
      </w:pPr>
    </w:p>
    <w:p w14:paraId="3841DEA2" w14:textId="77777777" w:rsidR="00B66BFA" w:rsidRDefault="00B66BFA">
      <w:pPr>
        <w:pStyle w:val="Corpsdetexte"/>
        <w:rPr>
          <w:rFonts w:ascii="Arial"/>
          <w:sz w:val="20"/>
        </w:rPr>
      </w:pPr>
    </w:p>
    <w:p w14:paraId="5206CE7C" w14:textId="77777777" w:rsidR="00B66BFA" w:rsidRDefault="00B66BFA">
      <w:pPr>
        <w:rPr>
          <w:rFonts w:ascii="Arial"/>
          <w:sz w:val="20"/>
        </w:rPr>
        <w:sectPr w:rsidR="00B66BFA">
          <w:type w:val="continuous"/>
          <w:pgSz w:w="12240" w:h="15840"/>
          <w:pgMar w:top="1360" w:right="800" w:bottom="280" w:left="960" w:header="720" w:footer="720" w:gutter="0"/>
          <w:cols w:space="720"/>
        </w:sectPr>
      </w:pPr>
    </w:p>
    <w:p w14:paraId="6A2C4F86" w14:textId="77777777" w:rsidR="00B66BFA" w:rsidRDefault="0044141A">
      <w:pPr>
        <w:pStyle w:val="Titre1"/>
        <w:spacing w:before="192"/>
        <w:ind w:left="115" w:firstLine="0"/>
        <w:jc w:val="both"/>
      </w:pPr>
      <w:r>
        <w:t>ABSTRACT</w:t>
      </w:r>
    </w:p>
    <w:p w14:paraId="40F3B7C6" w14:textId="2E5554DE" w:rsidR="00B66BFA" w:rsidRDefault="0044141A">
      <w:pPr>
        <w:pStyle w:val="Corpsdetexte"/>
        <w:spacing w:before="69" w:line="242" w:lineRule="auto"/>
        <w:ind w:left="115"/>
        <w:jc w:val="both"/>
      </w:pPr>
      <w:r>
        <w:rPr>
          <w:w w:val="110"/>
        </w:rPr>
        <w:t>Model-Driven</w:t>
      </w:r>
      <w:r>
        <w:rPr>
          <w:spacing w:val="-17"/>
          <w:w w:val="110"/>
        </w:rPr>
        <w:t xml:space="preserve"> </w:t>
      </w:r>
      <w:r>
        <w:rPr>
          <w:w w:val="110"/>
        </w:rPr>
        <w:t>Engineering</w:t>
      </w:r>
      <w:r>
        <w:rPr>
          <w:spacing w:val="-17"/>
          <w:w w:val="110"/>
        </w:rPr>
        <w:t xml:space="preserve"> </w:t>
      </w:r>
      <w:r>
        <w:rPr>
          <w:w w:val="110"/>
        </w:rPr>
        <w:t>(MDE)</w:t>
      </w:r>
      <w:r>
        <w:rPr>
          <w:spacing w:val="-17"/>
          <w:w w:val="110"/>
        </w:rPr>
        <w:t xml:space="preserve"> </w:t>
      </w:r>
      <w:r>
        <w:rPr>
          <w:w w:val="110"/>
        </w:rPr>
        <w:t>is</w:t>
      </w:r>
      <w:r>
        <w:rPr>
          <w:spacing w:val="-17"/>
          <w:w w:val="110"/>
        </w:rPr>
        <w:t xml:space="preserve"> </w:t>
      </w:r>
      <w:r>
        <w:rPr>
          <w:w w:val="110"/>
        </w:rPr>
        <w:t>a</w:t>
      </w:r>
      <w:r>
        <w:rPr>
          <w:spacing w:val="-17"/>
          <w:w w:val="110"/>
        </w:rPr>
        <w:t xml:space="preserve"> </w:t>
      </w:r>
      <w:r>
        <w:rPr>
          <w:w w:val="110"/>
        </w:rPr>
        <w:t>development</w:t>
      </w:r>
      <w:r>
        <w:rPr>
          <w:spacing w:val="-17"/>
          <w:w w:val="110"/>
        </w:rPr>
        <w:t xml:space="preserve"> </w:t>
      </w:r>
      <w:del w:id="0" w:author="MRAIDHA Chokri 176997" w:date="2016-04-20T22:44:00Z">
        <w:r w:rsidDel="00A40606">
          <w:rPr>
            <w:w w:val="110"/>
          </w:rPr>
          <w:delText xml:space="preserve">method- </w:delText>
        </w:r>
        <w:r w:rsidDel="00A40606">
          <w:rPr>
            <w:w w:val="115"/>
          </w:rPr>
          <w:delText>ology</w:delText>
        </w:r>
      </w:del>
      <w:ins w:id="1" w:author="MRAIDHA Chokri 176997" w:date="2016-04-20T22:44:00Z">
        <w:r w:rsidR="00A40606">
          <w:rPr>
            <w:w w:val="110"/>
          </w:rPr>
          <w:t>approach</w:t>
        </w:r>
      </w:ins>
      <w:r>
        <w:rPr>
          <w:w w:val="115"/>
        </w:rPr>
        <w:t xml:space="preserve"> that brings the benefits of automation to a develop</w:t>
      </w:r>
      <w:del w:id="2" w:author="MRAIDHA Chokri 176997" w:date="2016-04-20T22:45:00Z">
        <w:r w:rsidDel="00A40606">
          <w:rPr>
            <w:w w:val="115"/>
          </w:rPr>
          <w:delText xml:space="preserve">- </w:delText>
        </w:r>
      </w:del>
      <w:r>
        <w:rPr>
          <w:w w:val="115"/>
        </w:rPr>
        <w:t>ment</w:t>
      </w:r>
      <w:r>
        <w:rPr>
          <w:spacing w:val="-13"/>
          <w:w w:val="115"/>
        </w:rPr>
        <w:t xml:space="preserve"> </w:t>
      </w:r>
      <w:r>
        <w:rPr>
          <w:w w:val="115"/>
        </w:rPr>
        <w:t>cycle.</w:t>
      </w:r>
      <w:r>
        <w:rPr>
          <w:spacing w:val="2"/>
          <w:w w:val="115"/>
        </w:rPr>
        <w:t xml:space="preserve"> </w:t>
      </w:r>
      <w:r>
        <w:rPr>
          <w:w w:val="115"/>
        </w:rPr>
        <w:t>Companies</w:t>
      </w:r>
      <w:r>
        <w:rPr>
          <w:spacing w:val="-13"/>
          <w:w w:val="115"/>
        </w:rPr>
        <w:t xml:space="preserve"> </w:t>
      </w:r>
      <w:r>
        <w:rPr>
          <w:w w:val="115"/>
        </w:rPr>
        <w:t>are</w:t>
      </w:r>
      <w:r>
        <w:rPr>
          <w:spacing w:val="-13"/>
          <w:w w:val="115"/>
        </w:rPr>
        <w:t xml:space="preserve"> </w:t>
      </w:r>
      <w:del w:id="3" w:author="MRAIDHA Chokri 176997" w:date="2016-04-20T22:59:00Z">
        <w:r w:rsidDel="00407F0B">
          <w:rPr>
            <w:w w:val="115"/>
          </w:rPr>
          <w:delText>reticent</w:delText>
        </w:r>
        <w:r w:rsidDel="00407F0B">
          <w:rPr>
            <w:spacing w:val="-13"/>
            <w:w w:val="115"/>
          </w:rPr>
          <w:delText xml:space="preserve"> </w:delText>
        </w:r>
      </w:del>
      <w:ins w:id="4" w:author="MRAIDHA Chokri 176997" w:date="2016-04-20T22:59:00Z">
        <w:r w:rsidR="00407F0B">
          <w:rPr>
            <w:w w:val="115"/>
          </w:rPr>
          <w:t>reluctant</w:t>
        </w:r>
        <w:r w:rsidR="00407F0B">
          <w:rPr>
            <w:spacing w:val="-13"/>
            <w:w w:val="115"/>
          </w:rPr>
          <w:t xml:space="preserve"> </w:t>
        </w:r>
      </w:ins>
      <w:r>
        <w:rPr>
          <w:w w:val="115"/>
        </w:rPr>
        <w:t>to</w:t>
      </w:r>
      <w:r>
        <w:rPr>
          <w:spacing w:val="-13"/>
          <w:w w:val="115"/>
        </w:rPr>
        <w:t xml:space="preserve"> </w:t>
      </w:r>
      <w:r>
        <w:rPr>
          <w:w w:val="115"/>
        </w:rPr>
        <w:t>adopt</w:t>
      </w:r>
      <w:r>
        <w:rPr>
          <w:spacing w:val="-13"/>
          <w:w w:val="115"/>
        </w:rPr>
        <w:t xml:space="preserve"> </w:t>
      </w:r>
      <w:r>
        <w:rPr>
          <w:w w:val="115"/>
        </w:rPr>
        <w:t>MDE</w:t>
      </w:r>
      <w:r>
        <w:rPr>
          <w:spacing w:val="-13"/>
          <w:w w:val="115"/>
        </w:rPr>
        <w:t xml:space="preserve"> </w:t>
      </w:r>
      <w:r>
        <w:rPr>
          <w:w w:val="115"/>
        </w:rPr>
        <w:t>because of</w:t>
      </w:r>
      <w:r>
        <w:rPr>
          <w:spacing w:val="-10"/>
          <w:w w:val="115"/>
        </w:rPr>
        <w:t xml:space="preserve"> </w:t>
      </w:r>
      <w:r>
        <w:rPr>
          <w:w w:val="115"/>
        </w:rPr>
        <w:t>the</w:t>
      </w:r>
      <w:r>
        <w:rPr>
          <w:spacing w:val="-10"/>
          <w:w w:val="115"/>
        </w:rPr>
        <w:t xml:space="preserve"> </w:t>
      </w:r>
      <w:r>
        <w:rPr>
          <w:w w:val="115"/>
        </w:rPr>
        <w:t>gap</w:t>
      </w:r>
      <w:r>
        <w:rPr>
          <w:spacing w:val="-10"/>
          <w:w w:val="115"/>
        </w:rPr>
        <w:t xml:space="preserve"> </w:t>
      </w:r>
      <w:r>
        <w:rPr>
          <w:w w:val="115"/>
        </w:rPr>
        <w:t>in</w:t>
      </w:r>
      <w:r>
        <w:rPr>
          <w:spacing w:val="-10"/>
          <w:w w:val="115"/>
        </w:rPr>
        <w:t xml:space="preserve"> </w:t>
      </w:r>
      <w:r>
        <w:rPr>
          <w:w w:val="115"/>
        </w:rPr>
        <w:t>background</w:t>
      </w:r>
      <w:r>
        <w:rPr>
          <w:spacing w:val="-10"/>
          <w:w w:val="115"/>
        </w:rPr>
        <w:t xml:space="preserve"> </w:t>
      </w:r>
      <w:r>
        <w:rPr>
          <w:w w:val="115"/>
        </w:rPr>
        <w:t>and</w:t>
      </w:r>
      <w:r>
        <w:rPr>
          <w:spacing w:val="-10"/>
          <w:w w:val="115"/>
        </w:rPr>
        <w:t xml:space="preserve"> </w:t>
      </w:r>
      <w:r>
        <w:rPr>
          <w:w w:val="115"/>
        </w:rPr>
        <w:t>practices</w:t>
      </w:r>
      <w:r>
        <w:rPr>
          <w:spacing w:val="-10"/>
          <w:w w:val="115"/>
        </w:rPr>
        <w:t xml:space="preserve"> </w:t>
      </w:r>
      <w:r>
        <w:rPr>
          <w:w w:val="115"/>
        </w:rPr>
        <w:t>between</w:t>
      </w:r>
      <w:r>
        <w:rPr>
          <w:spacing w:val="-10"/>
          <w:w w:val="115"/>
        </w:rPr>
        <w:t xml:space="preserve"> </w:t>
      </w:r>
      <w:del w:id="5" w:author="MRAIDHA Chokri 176997" w:date="2016-04-20T22:46:00Z">
        <w:r w:rsidDel="002F36D0">
          <w:rPr>
            <w:w w:val="115"/>
          </w:rPr>
          <w:delText xml:space="preserve">traditional </w:delText>
        </w:r>
      </w:del>
      <w:ins w:id="6" w:author="MRAIDHA Chokri 176997" w:date="2016-04-20T22:46:00Z">
        <w:r w:rsidR="002F36D0">
          <w:rPr>
            <w:w w:val="115"/>
          </w:rPr>
          <w:t xml:space="preserve">code </w:t>
        </w:r>
      </w:ins>
      <w:r>
        <w:rPr>
          <w:w w:val="115"/>
        </w:rPr>
        <w:t xml:space="preserve">developers </w:t>
      </w:r>
      <w:del w:id="7" w:author="MRAIDHA Chokri 176997" w:date="2016-04-20T22:48:00Z">
        <w:r w:rsidDel="007D00C1">
          <w:rPr>
            <w:w w:val="115"/>
          </w:rPr>
          <w:delText xml:space="preserve">- who may prefer to code - </w:delText>
        </w:r>
      </w:del>
      <w:r>
        <w:rPr>
          <w:w w:val="115"/>
        </w:rPr>
        <w:t>and model-driven developers</w:t>
      </w:r>
      <w:r>
        <w:rPr>
          <w:spacing w:val="-20"/>
          <w:w w:val="115"/>
        </w:rPr>
        <w:t xml:space="preserve"> </w:t>
      </w:r>
      <w:r>
        <w:rPr>
          <w:w w:val="115"/>
        </w:rPr>
        <w:t>who</w:t>
      </w:r>
      <w:r>
        <w:rPr>
          <w:spacing w:val="-20"/>
          <w:w w:val="115"/>
        </w:rPr>
        <w:t xml:space="preserve"> </w:t>
      </w:r>
      <w:r>
        <w:rPr>
          <w:spacing w:val="-3"/>
          <w:w w:val="115"/>
        </w:rPr>
        <w:t>may</w:t>
      </w:r>
      <w:r>
        <w:rPr>
          <w:spacing w:val="-20"/>
          <w:w w:val="115"/>
        </w:rPr>
        <w:t xml:space="preserve"> </w:t>
      </w:r>
      <w:r>
        <w:rPr>
          <w:w w:val="115"/>
        </w:rPr>
        <w:t>use</w:t>
      </w:r>
      <w:r>
        <w:rPr>
          <w:spacing w:val="-20"/>
          <w:w w:val="115"/>
        </w:rPr>
        <w:t xml:space="preserve"> </w:t>
      </w:r>
      <w:r>
        <w:rPr>
          <w:w w:val="115"/>
        </w:rPr>
        <w:t>exclusively</w:t>
      </w:r>
      <w:r>
        <w:rPr>
          <w:spacing w:val="-20"/>
          <w:w w:val="115"/>
        </w:rPr>
        <w:t xml:space="preserve"> </w:t>
      </w:r>
      <w:r>
        <w:rPr>
          <w:w w:val="115"/>
        </w:rPr>
        <w:t>models</w:t>
      </w:r>
      <w:r>
        <w:rPr>
          <w:spacing w:val="-20"/>
          <w:w w:val="115"/>
        </w:rPr>
        <w:t xml:space="preserve"> </w:t>
      </w:r>
      <w:r>
        <w:rPr>
          <w:w w:val="115"/>
        </w:rPr>
        <w:t>for</w:t>
      </w:r>
      <w:r>
        <w:rPr>
          <w:spacing w:val="-20"/>
          <w:w w:val="115"/>
        </w:rPr>
        <w:t xml:space="preserve"> </w:t>
      </w:r>
      <w:r>
        <w:rPr>
          <w:w w:val="115"/>
        </w:rPr>
        <w:t>the</w:t>
      </w:r>
      <w:r>
        <w:rPr>
          <w:spacing w:val="-20"/>
          <w:w w:val="115"/>
        </w:rPr>
        <w:t xml:space="preserve"> </w:t>
      </w:r>
      <w:del w:id="8" w:author="MRAIDHA Chokri 176997" w:date="2016-04-20T22:49:00Z">
        <w:r w:rsidDel="007D00C1">
          <w:rPr>
            <w:w w:val="115"/>
          </w:rPr>
          <w:delText>full</w:delText>
        </w:r>
        <w:r w:rsidDel="007D00C1">
          <w:rPr>
            <w:spacing w:val="-20"/>
            <w:w w:val="115"/>
          </w:rPr>
          <w:delText xml:space="preserve"> </w:delText>
        </w:r>
      </w:del>
      <w:ins w:id="9" w:author="MRAIDHA Chokri 176997" w:date="2016-04-20T22:49:00Z">
        <w:r w:rsidR="007D00C1">
          <w:rPr>
            <w:w w:val="115"/>
          </w:rPr>
          <w:t>specification, design and</w:t>
        </w:r>
        <w:r w:rsidR="007D00C1">
          <w:rPr>
            <w:spacing w:val="-20"/>
            <w:w w:val="115"/>
          </w:rPr>
          <w:t xml:space="preserve"> </w:t>
        </w:r>
      </w:ins>
      <w:r>
        <w:rPr>
          <w:w w:val="115"/>
        </w:rPr>
        <w:t>im</w:t>
      </w:r>
      <w:del w:id="10" w:author="MRAIDHA Chokri 176997" w:date="2016-04-20T22:46:00Z">
        <w:r w:rsidDel="002F36D0">
          <w:rPr>
            <w:w w:val="115"/>
          </w:rPr>
          <w:delText xml:space="preserve">- </w:delText>
        </w:r>
      </w:del>
      <w:r>
        <w:rPr>
          <w:w w:val="115"/>
        </w:rPr>
        <w:t>plementation</w:t>
      </w:r>
      <w:r>
        <w:rPr>
          <w:spacing w:val="-18"/>
          <w:w w:val="115"/>
        </w:rPr>
        <w:t xml:space="preserve"> </w:t>
      </w:r>
      <w:r>
        <w:rPr>
          <w:w w:val="115"/>
        </w:rPr>
        <w:t>of</w:t>
      </w:r>
      <w:r>
        <w:rPr>
          <w:spacing w:val="-18"/>
          <w:w w:val="115"/>
        </w:rPr>
        <w:t xml:space="preserve"> </w:t>
      </w:r>
      <w:del w:id="11" w:author="MRAIDHA Chokri 176997" w:date="2016-04-20T22:49:00Z">
        <w:r w:rsidDel="007D00C1">
          <w:rPr>
            <w:w w:val="115"/>
          </w:rPr>
          <w:delText>a</w:delText>
        </w:r>
        <w:r w:rsidDel="007D00C1">
          <w:rPr>
            <w:spacing w:val="-18"/>
            <w:w w:val="115"/>
          </w:rPr>
          <w:delText xml:space="preserve"> </w:delText>
        </w:r>
      </w:del>
      <w:ins w:id="12" w:author="MRAIDHA Chokri 176997" w:date="2016-04-20T22:47:00Z">
        <w:r w:rsidR="007D00C1">
          <w:rPr>
            <w:spacing w:val="-18"/>
            <w:w w:val="115"/>
          </w:rPr>
          <w:t xml:space="preserve">software intensive </w:t>
        </w:r>
      </w:ins>
      <w:r>
        <w:rPr>
          <w:w w:val="115"/>
        </w:rPr>
        <w:t>system</w:t>
      </w:r>
      <w:ins w:id="13" w:author="MRAIDHA Chokri 176997" w:date="2016-04-20T22:49:00Z">
        <w:r w:rsidR="007D00C1">
          <w:rPr>
            <w:w w:val="115"/>
          </w:rPr>
          <w:t>s</w:t>
        </w:r>
      </w:ins>
      <w:r>
        <w:rPr>
          <w:w w:val="115"/>
        </w:rPr>
        <w:t>.</w:t>
      </w:r>
      <w:r>
        <w:rPr>
          <w:spacing w:val="-6"/>
          <w:w w:val="115"/>
        </w:rPr>
        <w:t xml:space="preserve"> </w:t>
      </w:r>
      <w:ins w:id="14" w:author="MRAIDHA Chokri 176997" w:date="2016-04-20T23:00:00Z">
        <w:r w:rsidR="00407F0B">
          <w:rPr>
            <w:spacing w:val="-6"/>
            <w:w w:val="115"/>
          </w:rPr>
          <w:t xml:space="preserve">Even if MDE tooling provides full code generation capabilities, most of the time </w:t>
        </w:r>
      </w:ins>
      <w:ins w:id="15" w:author="MRAIDHA Chokri 176997" w:date="2016-04-20T23:07:00Z">
        <w:r w:rsidR="007E1993">
          <w:rPr>
            <w:spacing w:val="-6"/>
            <w:w w:val="115"/>
          </w:rPr>
          <w:t>MDE is not adopted</w:t>
        </w:r>
      </w:ins>
      <w:ins w:id="16" w:author="MRAIDHA Chokri 176997" w:date="2016-04-20T23:00:00Z">
        <w:r w:rsidR="00407F0B">
          <w:rPr>
            <w:spacing w:val="-6"/>
            <w:w w:val="115"/>
          </w:rPr>
          <w:t xml:space="preserve"> as a full model-centric approach </w:t>
        </w:r>
      </w:ins>
      <w:ins w:id="17" w:author="MRAIDHA Chokri 176997" w:date="2016-04-20T23:03:00Z">
        <w:r w:rsidR="00407F0B">
          <w:rPr>
            <w:spacing w:val="-6"/>
            <w:w w:val="115"/>
          </w:rPr>
          <w:t>especially</w:t>
        </w:r>
        <w:r w:rsidR="007E1993">
          <w:rPr>
            <w:spacing w:val="-6"/>
            <w:w w:val="115"/>
          </w:rPr>
          <w:t xml:space="preserve"> when models are freshly introduced in companies. Models and code must then </w:t>
        </w:r>
      </w:ins>
      <w:ins w:id="18" w:author="MRAIDHA Chokri 176997" w:date="2016-04-20T23:04:00Z">
        <w:r w:rsidR="007E1993">
          <w:rPr>
            <w:spacing w:val="-6"/>
            <w:w w:val="115"/>
          </w:rPr>
          <w:t xml:space="preserve">cohabit and evolve concurrently </w:t>
        </w:r>
      </w:ins>
      <w:ins w:id="19" w:author="MRAIDHA Chokri 176997" w:date="2016-04-20T23:07:00Z">
        <w:r w:rsidR="007E1993">
          <w:rPr>
            <w:spacing w:val="-6"/>
            <w:w w:val="115"/>
          </w:rPr>
          <w:t>all along the development cycle.</w:t>
        </w:r>
      </w:ins>
      <w:ins w:id="20" w:author="MRAIDHA Chokri 176997" w:date="2016-04-20T23:08:00Z">
        <w:r w:rsidR="007E1993">
          <w:rPr>
            <w:spacing w:val="-6"/>
            <w:w w:val="115"/>
          </w:rPr>
          <w:t xml:space="preserve"> T</w:t>
        </w:r>
      </w:ins>
      <w:ins w:id="21" w:author="MRAIDHA Chokri 176997" w:date="2016-04-20T23:09:00Z">
        <w:r w:rsidR="007E1993">
          <w:rPr>
            <w:spacing w:val="-6"/>
            <w:w w:val="115"/>
          </w:rPr>
          <w:t xml:space="preserve">his mixed approach raises consistency issues between models and code that is </w:t>
        </w:r>
      </w:ins>
      <w:ins w:id="22" w:author="MRAIDHA Chokri 176997" w:date="2016-04-20T23:10:00Z">
        <w:r w:rsidR="007E1993">
          <w:rPr>
            <w:spacing w:val="-6"/>
            <w:w w:val="115"/>
          </w:rPr>
          <w:t>difficult</w:t>
        </w:r>
      </w:ins>
      <w:ins w:id="23" w:author="MRAIDHA Chokri 176997" w:date="2016-04-20T23:09:00Z">
        <w:r w:rsidR="007E1993">
          <w:rPr>
            <w:spacing w:val="-6"/>
            <w:w w:val="115"/>
          </w:rPr>
          <w:t xml:space="preserve"> </w:t>
        </w:r>
      </w:ins>
      <w:ins w:id="24" w:author="MRAIDHA Chokri 176997" w:date="2016-04-20T23:10:00Z">
        <w:r w:rsidR="007E1993">
          <w:rPr>
            <w:spacing w:val="-6"/>
            <w:w w:val="115"/>
          </w:rPr>
          <w:t>to handle manually.</w:t>
        </w:r>
      </w:ins>
      <w:del w:id="25" w:author="MRAIDHA Chokri 176997" w:date="2016-04-20T23:05:00Z">
        <w:r w:rsidDel="007E1993">
          <w:rPr>
            <w:w w:val="115"/>
          </w:rPr>
          <w:delText>Collaboration</w:delText>
        </w:r>
        <w:r w:rsidDel="007E1993">
          <w:rPr>
            <w:spacing w:val="-18"/>
            <w:w w:val="115"/>
          </w:rPr>
          <w:delText xml:space="preserve"> </w:delText>
        </w:r>
      </w:del>
      <w:del w:id="26" w:author="MRAIDHA Chokri 176997" w:date="2016-04-20T23:08:00Z">
        <w:r w:rsidDel="007E1993">
          <w:rPr>
            <w:w w:val="115"/>
          </w:rPr>
          <w:delText>between</w:delText>
        </w:r>
        <w:r w:rsidDel="007E1993">
          <w:rPr>
            <w:spacing w:val="-18"/>
            <w:w w:val="115"/>
          </w:rPr>
          <w:delText xml:space="preserve"> </w:delText>
        </w:r>
        <w:r w:rsidDel="007E1993">
          <w:rPr>
            <w:w w:val="115"/>
          </w:rPr>
          <w:delText>these</w:delText>
        </w:r>
        <w:r w:rsidDel="007E1993">
          <w:rPr>
            <w:spacing w:val="-18"/>
            <w:w w:val="115"/>
          </w:rPr>
          <w:delText xml:space="preserve"> </w:delText>
        </w:r>
      </w:del>
      <w:del w:id="27" w:author="MRAIDHA Chokri 176997" w:date="2016-04-20T23:05:00Z">
        <w:r w:rsidDel="007E1993">
          <w:rPr>
            <w:spacing w:val="-4"/>
            <w:w w:val="115"/>
          </w:rPr>
          <w:delText xml:space="preserve">two </w:delText>
        </w:r>
        <w:r w:rsidDel="007E1993">
          <w:rPr>
            <w:w w:val="115"/>
          </w:rPr>
          <w:delText>types</w:delText>
        </w:r>
        <w:r w:rsidDel="007E1993">
          <w:rPr>
            <w:spacing w:val="-13"/>
            <w:w w:val="115"/>
          </w:rPr>
          <w:delText xml:space="preserve"> </w:delText>
        </w:r>
        <w:r w:rsidDel="007E1993">
          <w:rPr>
            <w:w w:val="115"/>
          </w:rPr>
          <w:delText>of</w:delText>
        </w:r>
      </w:del>
      <w:del w:id="28" w:author="MRAIDHA Chokri 176997" w:date="2016-04-20T23:08:00Z">
        <w:r w:rsidDel="007E1993">
          <w:rPr>
            <w:spacing w:val="-13"/>
            <w:w w:val="115"/>
          </w:rPr>
          <w:delText xml:space="preserve"> </w:delText>
        </w:r>
        <w:r w:rsidDel="007E1993">
          <w:rPr>
            <w:w w:val="115"/>
          </w:rPr>
          <w:delText>developers</w:delText>
        </w:r>
        <w:r w:rsidDel="007E1993">
          <w:rPr>
            <w:spacing w:val="-13"/>
            <w:w w:val="115"/>
          </w:rPr>
          <w:delText xml:space="preserve"> </w:delText>
        </w:r>
        <w:r w:rsidDel="007E1993">
          <w:rPr>
            <w:w w:val="115"/>
          </w:rPr>
          <w:delText>is</w:delText>
        </w:r>
        <w:r w:rsidDel="007E1993">
          <w:rPr>
            <w:spacing w:val="-13"/>
            <w:w w:val="115"/>
          </w:rPr>
          <w:delText xml:space="preserve"> </w:delText>
        </w:r>
        <w:r w:rsidDel="007E1993">
          <w:rPr>
            <w:w w:val="115"/>
          </w:rPr>
          <w:delText>not</w:delText>
        </w:r>
        <w:r w:rsidDel="007E1993">
          <w:rPr>
            <w:spacing w:val="-13"/>
            <w:w w:val="115"/>
          </w:rPr>
          <w:delText xml:space="preserve"> </w:delText>
        </w:r>
        <w:r w:rsidDel="007E1993">
          <w:rPr>
            <w:spacing w:val="-4"/>
            <w:w w:val="115"/>
          </w:rPr>
          <w:delText>easy,</w:delText>
        </w:r>
        <w:r w:rsidDel="007E1993">
          <w:rPr>
            <w:spacing w:val="-13"/>
            <w:w w:val="115"/>
          </w:rPr>
          <w:delText xml:space="preserve"> </w:delText>
        </w:r>
        <w:r w:rsidDel="007E1993">
          <w:rPr>
            <w:w w:val="115"/>
          </w:rPr>
          <w:delText>if</w:delText>
        </w:r>
        <w:r w:rsidDel="007E1993">
          <w:rPr>
            <w:spacing w:val="-13"/>
            <w:w w:val="115"/>
          </w:rPr>
          <w:delText xml:space="preserve"> </w:delText>
        </w:r>
        <w:r w:rsidDel="007E1993">
          <w:rPr>
            <w:w w:val="115"/>
          </w:rPr>
          <w:delText>code</w:delText>
        </w:r>
        <w:r w:rsidDel="007E1993">
          <w:rPr>
            <w:spacing w:val="-13"/>
            <w:w w:val="115"/>
          </w:rPr>
          <w:delText xml:space="preserve"> </w:delText>
        </w:r>
        <w:r w:rsidDel="007E1993">
          <w:rPr>
            <w:w w:val="115"/>
          </w:rPr>
          <w:delText>and</w:delText>
        </w:r>
        <w:r w:rsidDel="007E1993">
          <w:rPr>
            <w:spacing w:val="-13"/>
            <w:w w:val="115"/>
          </w:rPr>
          <w:delText xml:space="preserve"> </w:delText>
        </w:r>
        <w:r w:rsidDel="007E1993">
          <w:rPr>
            <w:w w:val="115"/>
          </w:rPr>
          <w:delText>models</w:delText>
        </w:r>
        <w:r w:rsidDel="007E1993">
          <w:rPr>
            <w:spacing w:val="-13"/>
            <w:w w:val="115"/>
          </w:rPr>
          <w:delText xml:space="preserve"> </w:delText>
        </w:r>
        <w:r w:rsidDel="007E1993">
          <w:rPr>
            <w:w w:val="115"/>
          </w:rPr>
          <w:delText>are</w:delText>
        </w:r>
        <w:r w:rsidDel="007E1993">
          <w:rPr>
            <w:spacing w:val="-13"/>
            <w:w w:val="115"/>
          </w:rPr>
          <w:delText xml:space="preserve"> </w:delText>
        </w:r>
        <w:r w:rsidDel="007E1993">
          <w:rPr>
            <w:w w:val="115"/>
          </w:rPr>
          <w:delText>both used</w:delText>
        </w:r>
        <w:r w:rsidDel="007E1993">
          <w:rPr>
            <w:spacing w:val="-17"/>
            <w:w w:val="115"/>
          </w:rPr>
          <w:delText xml:space="preserve"> </w:delText>
        </w:r>
        <w:r w:rsidDel="007E1993">
          <w:rPr>
            <w:w w:val="115"/>
          </w:rPr>
          <w:delText>for</w:delText>
        </w:r>
        <w:r w:rsidDel="007E1993">
          <w:rPr>
            <w:spacing w:val="-17"/>
            <w:w w:val="115"/>
          </w:rPr>
          <w:delText xml:space="preserve"> </w:delText>
        </w:r>
        <w:r w:rsidDel="007E1993">
          <w:rPr>
            <w:w w:val="115"/>
          </w:rPr>
          <w:delText>full</w:delText>
        </w:r>
        <w:r w:rsidDel="007E1993">
          <w:rPr>
            <w:spacing w:val="-17"/>
            <w:w w:val="115"/>
          </w:rPr>
          <w:delText xml:space="preserve"> </w:delText>
        </w:r>
        <w:r w:rsidDel="007E1993">
          <w:rPr>
            <w:w w:val="115"/>
          </w:rPr>
          <w:delText>implementation,</w:delText>
        </w:r>
        <w:r w:rsidDel="007E1993">
          <w:rPr>
            <w:spacing w:val="-16"/>
            <w:w w:val="115"/>
          </w:rPr>
          <w:delText xml:space="preserve"> </w:delText>
        </w:r>
        <w:r w:rsidDel="007E1993">
          <w:rPr>
            <w:w w:val="115"/>
          </w:rPr>
          <w:delText>as</w:delText>
        </w:r>
        <w:r w:rsidDel="007E1993">
          <w:rPr>
            <w:spacing w:val="-17"/>
            <w:w w:val="115"/>
          </w:rPr>
          <w:delText xml:space="preserve"> </w:delText>
        </w:r>
        <w:r w:rsidDel="007E1993">
          <w:rPr>
            <w:w w:val="115"/>
          </w:rPr>
          <w:delText>both</w:delText>
        </w:r>
        <w:r w:rsidDel="007E1993">
          <w:rPr>
            <w:spacing w:val="-17"/>
            <w:w w:val="115"/>
          </w:rPr>
          <w:delText xml:space="preserve"> </w:delText>
        </w:r>
        <w:r w:rsidDel="007E1993">
          <w:rPr>
            <w:w w:val="115"/>
          </w:rPr>
          <w:delText>resources</w:delText>
        </w:r>
        <w:r w:rsidDel="007E1993">
          <w:rPr>
            <w:spacing w:val="-17"/>
            <w:w w:val="115"/>
          </w:rPr>
          <w:delText xml:space="preserve"> </w:delText>
        </w:r>
        <w:r w:rsidDel="007E1993">
          <w:rPr>
            <w:w w:val="115"/>
          </w:rPr>
          <w:delText>may</w:delText>
        </w:r>
        <w:r w:rsidDel="007E1993">
          <w:rPr>
            <w:spacing w:val="-17"/>
            <w:w w:val="115"/>
          </w:rPr>
          <w:delText xml:space="preserve"> </w:delText>
        </w:r>
        <w:r w:rsidDel="007E1993">
          <w:rPr>
            <w:w w:val="115"/>
          </w:rPr>
          <w:delText>evolve concurrently</w:delText>
        </w:r>
        <w:r w:rsidDel="007E1993">
          <w:rPr>
            <w:spacing w:val="-25"/>
            <w:w w:val="115"/>
          </w:rPr>
          <w:delText xml:space="preserve"> </w:delText>
        </w:r>
        <w:r w:rsidDel="007E1993">
          <w:rPr>
            <w:w w:val="115"/>
          </w:rPr>
          <w:delText>in</w:delText>
        </w:r>
        <w:r w:rsidDel="007E1993">
          <w:rPr>
            <w:spacing w:val="-25"/>
            <w:w w:val="115"/>
          </w:rPr>
          <w:delText xml:space="preserve"> </w:delText>
        </w:r>
        <w:r w:rsidDel="007E1993">
          <w:rPr>
            <w:w w:val="115"/>
          </w:rPr>
          <w:delText>time.</w:delText>
        </w:r>
      </w:del>
    </w:p>
    <w:p w14:paraId="60DDF694" w14:textId="77777777" w:rsidR="00B66BFA" w:rsidRDefault="0044141A">
      <w:pPr>
        <w:pStyle w:val="Corpsdetexte"/>
        <w:spacing w:line="242" w:lineRule="auto"/>
        <w:ind w:left="115" w:firstLine="179"/>
        <w:jc w:val="both"/>
      </w:pPr>
      <w:r>
        <w:rPr>
          <w:spacing w:val="-8"/>
          <w:w w:val="110"/>
        </w:rPr>
        <w:t>To</w:t>
      </w:r>
      <w:r>
        <w:rPr>
          <w:spacing w:val="-9"/>
          <w:w w:val="110"/>
        </w:rPr>
        <w:t xml:space="preserve"> </w:t>
      </w:r>
      <w:r>
        <w:rPr>
          <w:w w:val="110"/>
        </w:rPr>
        <w:t>encompass</w:t>
      </w:r>
      <w:r>
        <w:rPr>
          <w:spacing w:val="-9"/>
          <w:w w:val="110"/>
        </w:rPr>
        <w:t xml:space="preserve"> </w:t>
      </w:r>
      <w:r>
        <w:rPr>
          <w:w w:val="110"/>
        </w:rPr>
        <w:t>this</w:t>
      </w:r>
      <w:r>
        <w:rPr>
          <w:spacing w:val="-9"/>
          <w:w w:val="110"/>
        </w:rPr>
        <w:t xml:space="preserve"> </w:t>
      </w:r>
      <w:r>
        <w:rPr>
          <w:w w:val="110"/>
        </w:rPr>
        <w:t>issue,</w:t>
      </w:r>
      <w:r>
        <w:rPr>
          <w:spacing w:val="-6"/>
          <w:w w:val="110"/>
        </w:rPr>
        <w:t xml:space="preserve"> </w:t>
      </w:r>
      <w:r>
        <w:rPr>
          <w:w w:val="110"/>
        </w:rPr>
        <w:t>this</w:t>
      </w:r>
      <w:r>
        <w:rPr>
          <w:spacing w:val="-9"/>
          <w:w w:val="110"/>
        </w:rPr>
        <w:t xml:space="preserve"> </w:t>
      </w:r>
      <w:r>
        <w:rPr>
          <w:w w:val="110"/>
        </w:rPr>
        <w:t>paper</w:t>
      </w:r>
      <w:r>
        <w:rPr>
          <w:spacing w:val="-9"/>
          <w:w w:val="110"/>
        </w:rPr>
        <w:t xml:space="preserve"> </w:t>
      </w:r>
      <w:r>
        <w:rPr>
          <w:w w:val="110"/>
        </w:rPr>
        <w:t>proposes</w:t>
      </w:r>
      <w:r>
        <w:rPr>
          <w:spacing w:val="-9"/>
          <w:w w:val="110"/>
        </w:rPr>
        <w:t xml:space="preserve"> </w:t>
      </w:r>
      <w:r>
        <w:rPr>
          <w:w w:val="110"/>
        </w:rPr>
        <w:t>a</w:t>
      </w:r>
      <w:r>
        <w:rPr>
          <w:spacing w:val="-9"/>
          <w:w w:val="110"/>
        </w:rPr>
        <w:t xml:space="preserve"> </w:t>
      </w:r>
      <w:r>
        <w:rPr>
          <w:w w:val="110"/>
        </w:rPr>
        <w:t>model-code synchronization method. The method tackles a classic prob- lem of round-trip engineering: synchronization between co- evolved artifacts. The method aims specifically to ease col- laboration between traditional developers and model-driven developers. An Eclipse-based implementation of the</w:t>
      </w:r>
      <w:r>
        <w:rPr>
          <w:spacing w:val="-22"/>
          <w:w w:val="110"/>
        </w:rPr>
        <w:t xml:space="preserve"> </w:t>
      </w:r>
      <w:r>
        <w:rPr>
          <w:w w:val="110"/>
        </w:rPr>
        <w:t>method is proposed for synchronization between UML models and C++ code.</w:t>
      </w:r>
    </w:p>
    <w:p w14:paraId="3E4968D4" w14:textId="17715826" w:rsidR="00B66BFA" w:rsidRDefault="0044141A">
      <w:pPr>
        <w:pStyle w:val="Corpsdetexte"/>
        <w:spacing w:line="242" w:lineRule="auto"/>
        <w:ind w:left="115" w:firstLine="179"/>
        <w:jc w:val="both"/>
      </w:pPr>
      <w:r>
        <w:rPr>
          <w:w w:val="115"/>
        </w:rPr>
        <w:t xml:space="preserve">Experimental results </w:t>
      </w:r>
      <w:ins w:id="29" w:author="MRAIDHA Chokri 176997" w:date="2016-04-20T23:13:00Z">
        <w:r w:rsidR="00107031">
          <w:rPr>
            <w:w w:val="115"/>
          </w:rPr>
          <w:t xml:space="preserve">on industrial class case studies </w:t>
        </w:r>
      </w:ins>
      <w:r>
        <w:rPr>
          <w:w w:val="115"/>
        </w:rPr>
        <w:t xml:space="preserve">show that our method respects the right-invertability and left-intervability laws of round-trip engineering. </w:t>
      </w:r>
      <w:del w:id="30" w:author="MRAIDHA Chokri 176997" w:date="2016-04-20T23:15:00Z">
        <w:r w:rsidDel="00107031">
          <w:rPr>
            <w:w w:val="115"/>
          </w:rPr>
          <w:delText xml:space="preserve">In this paper, the method is also applied for the development of the UML-RT runtime. </w:delText>
        </w:r>
      </w:del>
      <w:commentRangeStart w:id="31"/>
      <w:del w:id="32" w:author="MRAIDHA Chokri 176997" w:date="2016-04-20T23:16:00Z">
        <w:r w:rsidDel="00107031">
          <w:rPr>
            <w:w w:val="115"/>
          </w:rPr>
          <w:delText>Results show that the development of the system then benefits from the automation of several tasks.</w:delText>
        </w:r>
        <w:commentRangeEnd w:id="31"/>
        <w:r w:rsidR="00107031" w:rsidDel="00107031">
          <w:rPr>
            <w:rStyle w:val="Marquedecommentaire"/>
          </w:rPr>
          <w:commentReference w:id="31"/>
        </w:r>
      </w:del>
    </w:p>
    <w:p w14:paraId="2147576C" w14:textId="5A436309" w:rsidR="00B66BFA" w:rsidRDefault="0044141A">
      <w:pPr>
        <w:pStyle w:val="Corpsdetexte"/>
        <w:spacing w:line="242" w:lineRule="auto"/>
        <w:ind w:left="115" w:firstLine="179"/>
        <w:jc w:val="both"/>
      </w:pPr>
      <w:del w:id="33" w:author="MRAIDHA Chokri 176997" w:date="2016-04-20T23:18:00Z">
        <w:r w:rsidDel="00047874">
          <w:rPr>
            <w:spacing w:val="-8"/>
            <w:w w:val="115"/>
          </w:rPr>
          <w:delText>We</w:delText>
        </w:r>
        <w:r w:rsidDel="00047874">
          <w:rPr>
            <w:spacing w:val="-15"/>
            <w:w w:val="115"/>
          </w:rPr>
          <w:delText xml:space="preserve"> </w:delText>
        </w:r>
        <w:r w:rsidDel="00047874">
          <w:rPr>
            <w:w w:val="115"/>
          </w:rPr>
          <w:delText>believe</w:delText>
        </w:r>
        <w:r w:rsidDel="00047874">
          <w:rPr>
            <w:spacing w:val="-15"/>
            <w:w w:val="115"/>
          </w:rPr>
          <w:delText xml:space="preserve"> </w:delText>
        </w:r>
        <w:r w:rsidDel="00047874">
          <w:rPr>
            <w:w w:val="115"/>
          </w:rPr>
          <w:delText>the</w:delText>
        </w:r>
      </w:del>
      <w:ins w:id="34" w:author="MRAIDHA Chokri 176997" w:date="2016-04-20T23:18:00Z">
        <w:r w:rsidR="00047874">
          <w:rPr>
            <w:spacing w:val="-8"/>
            <w:w w:val="115"/>
          </w:rPr>
          <w:t>The</w:t>
        </w:r>
      </w:ins>
      <w:r>
        <w:rPr>
          <w:spacing w:val="-15"/>
          <w:w w:val="115"/>
        </w:rPr>
        <w:t xml:space="preserve"> </w:t>
      </w:r>
      <w:r>
        <w:rPr>
          <w:w w:val="115"/>
        </w:rPr>
        <w:t>proposed</w:t>
      </w:r>
      <w:r>
        <w:rPr>
          <w:spacing w:val="-15"/>
          <w:w w:val="115"/>
        </w:rPr>
        <w:t xml:space="preserve"> </w:t>
      </w:r>
      <w:r>
        <w:rPr>
          <w:w w:val="115"/>
        </w:rPr>
        <w:t>method,</w:t>
      </w:r>
      <w:r>
        <w:rPr>
          <w:spacing w:val="-15"/>
          <w:w w:val="115"/>
        </w:rPr>
        <w:t xml:space="preserve"> </w:t>
      </w:r>
      <w:r>
        <w:rPr>
          <w:w w:val="115"/>
        </w:rPr>
        <w:t>and</w:t>
      </w:r>
      <w:r>
        <w:rPr>
          <w:spacing w:val="-15"/>
          <w:w w:val="115"/>
        </w:rPr>
        <w:t xml:space="preserve"> </w:t>
      </w:r>
      <w:r>
        <w:rPr>
          <w:w w:val="115"/>
        </w:rPr>
        <w:t>its</w:t>
      </w:r>
      <w:r>
        <w:rPr>
          <w:spacing w:val="-15"/>
          <w:w w:val="115"/>
        </w:rPr>
        <w:t xml:space="preserve"> </w:t>
      </w:r>
      <w:r>
        <w:rPr>
          <w:w w:val="115"/>
        </w:rPr>
        <w:t>tooling</w:t>
      </w:r>
      <w:ins w:id="35" w:author="MRAIDHA Chokri 176997" w:date="2016-04-20T23:18:00Z">
        <w:r w:rsidR="00047874">
          <w:rPr>
            <w:w w:val="115"/>
          </w:rPr>
          <w:t xml:space="preserve"> </w:t>
        </w:r>
        <w:r w:rsidR="004C4BF4">
          <w:rPr>
            <w:w w:val="115"/>
          </w:rPr>
          <w:t>at reduc</w:t>
        </w:r>
      </w:ins>
      <w:ins w:id="36" w:author="MRAIDHA Chokri 176997" w:date="2016-04-20T23:31:00Z">
        <w:r w:rsidR="004C4BF4">
          <w:rPr>
            <w:w w:val="115"/>
          </w:rPr>
          <w:t>es</w:t>
        </w:r>
      </w:ins>
      <w:bookmarkStart w:id="37" w:name="_GoBack"/>
      <w:bookmarkEnd w:id="37"/>
      <w:ins w:id="38" w:author="MRAIDHA Chokri 176997" w:date="2016-04-20T23:18:00Z">
        <w:r w:rsidR="00047874">
          <w:rPr>
            <w:w w:val="115"/>
          </w:rPr>
          <w:t xml:space="preserve"> the gap between models and code which will </w:t>
        </w:r>
      </w:ins>
      <w:ins w:id="39" w:author="MRAIDHA Chokri 176997" w:date="2016-04-20T23:22:00Z">
        <w:r w:rsidR="00047874">
          <w:rPr>
            <w:w w:val="115"/>
          </w:rPr>
          <w:t>facilitate</w:t>
        </w:r>
      </w:ins>
      <w:ins w:id="40" w:author="MRAIDHA Chokri 176997" w:date="2016-04-20T23:18:00Z">
        <w:r w:rsidR="00047874">
          <w:rPr>
            <w:w w:val="115"/>
          </w:rPr>
          <w:t xml:space="preserve"> the </w:t>
        </w:r>
      </w:ins>
      <w:ins w:id="41" w:author="MRAIDHA Chokri 176997" w:date="2016-04-20T23:20:00Z">
        <w:r w:rsidR="00047874">
          <w:rPr>
            <w:w w:val="115"/>
          </w:rPr>
          <w:t>introduction</w:t>
        </w:r>
      </w:ins>
      <w:ins w:id="42" w:author="MRAIDHA Chokri 176997" w:date="2016-04-20T23:18:00Z">
        <w:r w:rsidR="00047874">
          <w:rPr>
            <w:w w:val="115"/>
          </w:rPr>
          <w:t xml:space="preserve"> </w:t>
        </w:r>
      </w:ins>
      <w:ins w:id="43" w:author="MRAIDHA Chokri 176997" w:date="2016-04-20T23:20:00Z">
        <w:r w:rsidR="00047874">
          <w:rPr>
            <w:w w:val="115"/>
          </w:rPr>
          <w:t>of MDE in industry.</w:t>
        </w:r>
      </w:ins>
      <w:del w:id="44" w:author="MRAIDHA Chokri 176997" w:date="2016-04-20T23:18:00Z">
        <w:r w:rsidDel="00047874">
          <w:rPr>
            <w:w w:val="115"/>
          </w:rPr>
          <w:delText>,</w:delText>
        </w:r>
      </w:del>
      <w:del w:id="45" w:author="MRAIDHA Chokri 176997" w:date="2016-04-20T23:20:00Z">
        <w:r w:rsidDel="00047874">
          <w:rPr>
            <w:spacing w:val="-15"/>
            <w:w w:val="115"/>
          </w:rPr>
          <w:delText xml:space="preserve"> </w:delText>
        </w:r>
        <w:r w:rsidDel="00047874">
          <w:rPr>
            <w:w w:val="115"/>
          </w:rPr>
          <w:delText>is</w:delText>
        </w:r>
        <w:r w:rsidDel="00047874">
          <w:rPr>
            <w:spacing w:val="-15"/>
            <w:w w:val="115"/>
          </w:rPr>
          <w:delText xml:space="preserve"> </w:delText>
        </w:r>
        <w:r w:rsidDel="00047874">
          <w:rPr>
            <w:w w:val="115"/>
          </w:rPr>
          <w:delText>a</w:delText>
        </w:r>
        <w:r w:rsidDel="00047874">
          <w:rPr>
            <w:spacing w:val="-15"/>
            <w:w w:val="115"/>
          </w:rPr>
          <w:delText xml:space="preserve"> </w:delText>
        </w:r>
        <w:r w:rsidDel="00047874">
          <w:rPr>
            <w:w w:val="115"/>
          </w:rPr>
          <w:delText>fur- ther</w:delText>
        </w:r>
        <w:r w:rsidDel="00047874">
          <w:rPr>
            <w:spacing w:val="-5"/>
            <w:w w:val="115"/>
          </w:rPr>
          <w:delText xml:space="preserve"> </w:delText>
        </w:r>
        <w:r w:rsidDel="00047874">
          <w:rPr>
            <w:w w:val="115"/>
          </w:rPr>
          <w:delText>step</w:delText>
        </w:r>
        <w:r w:rsidDel="00047874">
          <w:rPr>
            <w:spacing w:val="-5"/>
            <w:w w:val="115"/>
          </w:rPr>
          <w:delText xml:space="preserve"> </w:delText>
        </w:r>
        <w:r w:rsidDel="00047874">
          <w:rPr>
            <w:w w:val="115"/>
          </w:rPr>
          <w:delText>that</w:delText>
        </w:r>
        <w:r w:rsidDel="00047874">
          <w:rPr>
            <w:spacing w:val="-5"/>
            <w:w w:val="115"/>
          </w:rPr>
          <w:delText xml:space="preserve"> </w:delText>
        </w:r>
        <w:r w:rsidDel="00047874">
          <w:rPr>
            <w:w w:val="115"/>
          </w:rPr>
          <w:delText>helps</w:delText>
        </w:r>
        <w:r w:rsidDel="00047874">
          <w:rPr>
            <w:spacing w:val="-5"/>
            <w:w w:val="115"/>
          </w:rPr>
          <w:delText xml:space="preserve"> </w:delText>
        </w:r>
        <w:r w:rsidDel="00047874">
          <w:rPr>
            <w:w w:val="115"/>
          </w:rPr>
          <w:delText>the</w:delText>
        </w:r>
        <w:r w:rsidDel="00047874">
          <w:rPr>
            <w:spacing w:val="-5"/>
            <w:w w:val="115"/>
          </w:rPr>
          <w:delText xml:space="preserve"> </w:delText>
        </w:r>
        <w:r w:rsidDel="00047874">
          <w:rPr>
            <w:w w:val="115"/>
          </w:rPr>
          <w:delText>introduction</w:delText>
        </w:r>
        <w:r w:rsidDel="00047874">
          <w:rPr>
            <w:spacing w:val="-5"/>
            <w:w w:val="115"/>
          </w:rPr>
          <w:delText xml:space="preserve"> </w:delText>
        </w:r>
        <w:r w:rsidDel="00047874">
          <w:rPr>
            <w:w w:val="115"/>
          </w:rPr>
          <w:delText>of</w:delText>
        </w:r>
        <w:r w:rsidDel="00047874">
          <w:rPr>
            <w:spacing w:val="-5"/>
            <w:w w:val="115"/>
          </w:rPr>
          <w:delText xml:space="preserve"> </w:delText>
        </w:r>
        <w:r w:rsidDel="00047874">
          <w:rPr>
            <w:w w:val="115"/>
          </w:rPr>
          <w:delText>MDE</w:delText>
        </w:r>
        <w:r w:rsidDel="00047874">
          <w:rPr>
            <w:spacing w:val="-5"/>
            <w:w w:val="115"/>
          </w:rPr>
          <w:delText xml:space="preserve"> </w:delText>
        </w:r>
        <w:r w:rsidDel="00047874">
          <w:rPr>
            <w:w w:val="115"/>
          </w:rPr>
          <w:delText>within</w:delText>
        </w:r>
        <w:r w:rsidDel="00047874">
          <w:rPr>
            <w:spacing w:val="-5"/>
            <w:w w:val="115"/>
          </w:rPr>
          <w:delText xml:space="preserve"> </w:delText>
        </w:r>
        <w:r w:rsidDel="00047874">
          <w:rPr>
            <w:w w:val="115"/>
          </w:rPr>
          <w:delText>devel- opment</w:delText>
        </w:r>
        <w:r w:rsidDel="00047874">
          <w:rPr>
            <w:spacing w:val="-19"/>
            <w:w w:val="115"/>
          </w:rPr>
          <w:delText xml:space="preserve"> </w:delText>
        </w:r>
        <w:r w:rsidDel="00047874">
          <w:rPr>
            <w:w w:val="115"/>
          </w:rPr>
          <w:delText>cycles</w:delText>
        </w:r>
        <w:r w:rsidDel="00047874">
          <w:rPr>
            <w:spacing w:val="-19"/>
            <w:w w:val="115"/>
          </w:rPr>
          <w:delText xml:space="preserve"> </w:delText>
        </w:r>
        <w:r w:rsidDel="00047874">
          <w:rPr>
            <w:w w:val="115"/>
          </w:rPr>
          <w:delText>in</w:delText>
        </w:r>
        <w:r w:rsidDel="00047874">
          <w:rPr>
            <w:spacing w:val="-19"/>
            <w:w w:val="115"/>
          </w:rPr>
          <w:delText xml:space="preserve"> </w:delText>
        </w:r>
        <w:r w:rsidDel="00047874">
          <w:rPr>
            <w:w w:val="115"/>
          </w:rPr>
          <w:delText>the</w:delText>
        </w:r>
        <w:r w:rsidDel="00047874">
          <w:rPr>
            <w:spacing w:val="-19"/>
            <w:w w:val="115"/>
          </w:rPr>
          <w:delText xml:space="preserve"> </w:delText>
        </w:r>
        <w:r w:rsidDel="00047874">
          <w:rPr>
            <w:w w:val="115"/>
          </w:rPr>
          <w:delText>industry.</w:delText>
        </w:r>
      </w:del>
    </w:p>
    <w:p w14:paraId="48F18BDF" w14:textId="77777777" w:rsidR="00B66BFA" w:rsidRDefault="00B66BFA">
      <w:pPr>
        <w:pStyle w:val="Corpsdetexte"/>
        <w:spacing w:before="8"/>
        <w:rPr>
          <w:sz w:val="22"/>
        </w:rPr>
      </w:pPr>
    </w:p>
    <w:p w14:paraId="758FC858" w14:textId="77777777" w:rsidR="00B66BFA" w:rsidRDefault="0044141A">
      <w:pPr>
        <w:pStyle w:val="Titre1"/>
        <w:ind w:left="115" w:firstLine="0"/>
        <w:jc w:val="both"/>
      </w:pPr>
      <w:r>
        <w:t>CCS Concepts</w:t>
      </w:r>
    </w:p>
    <w:p w14:paraId="2805CC1C" w14:textId="77777777" w:rsidR="00B66BFA" w:rsidRDefault="0044141A">
      <w:pPr>
        <w:spacing w:before="68"/>
        <w:ind w:left="115"/>
        <w:jc w:val="both"/>
        <w:rPr>
          <w:rFonts w:ascii="Arial" w:hAnsi="Arial"/>
          <w:i/>
          <w:sz w:val="18"/>
        </w:rPr>
      </w:pPr>
      <w:r>
        <w:rPr>
          <w:rFonts w:ascii="Arial" w:hAnsi="Arial"/>
          <w:i/>
          <w:sz w:val="18"/>
        </w:rPr>
        <w:t>•</w:t>
      </w:r>
      <w:r>
        <w:rPr>
          <w:rFonts w:ascii="Georgia" w:hAnsi="Georgia"/>
          <w:b/>
          <w:sz w:val="18"/>
        </w:rPr>
        <w:t xml:space="preserve">Software and its engineering </w:t>
      </w:r>
      <w:r>
        <w:rPr>
          <w:rFonts w:ascii="Arial" w:hAnsi="Arial"/>
          <w:i/>
          <w:sz w:val="18"/>
        </w:rPr>
        <w:t>→ Software</w:t>
      </w:r>
      <w:r>
        <w:rPr>
          <w:rFonts w:ascii="Arial" w:hAnsi="Arial"/>
          <w:i/>
          <w:spacing w:val="-17"/>
          <w:sz w:val="18"/>
        </w:rPr>
        <w:t xml:space="preserve"> </w:t>
      </w:r>
      <w:r>
        <w:rPr>
          <w:rFonts w:ascii="Arial" w:hAnsi="Arial"/>
          <w:i/>
          <w:sz w:val="18"/>
        </w:rPr>
        <w:t>development methods; Collaboration in software</w:t>
      </w:r>
      <w:r>
        <w:rPr>
          <w:rFonts w:ascii="Arial" w:hAnsi="Arial"/>
          <w:i/>
          <w:spacing w:val="-28"/>
          <w:sz w:val="18"/>
        </w:rPr>
        <w:t xml:space="preserve"> </w:t>
      </w:r>
      <w:r>
        <w:rPr>
          <w:rFonts w:ascii="Arial" w:hAnsi="Arial"/>
          <w:i/>
          <w:sz w:val="18"/>
        </w:rPr>
        <w:t>development;</w:t>
      </w:r>
    </w:p>
    <w:p w14:paraId="017416A2" w14:textId="77777777" w:rsidR="00B66BFA" w:rsidRDefault="00B66BFA">
      <w:pPr>
        <w:pStyle w:val="Corpsdetexte"/>
        <w:spacing w:before="11"/>
        <w:rPr>
          <w:rFonts w:ascii="Arial"/>
          <w:i/>
          <w:sz w:val="22"/>
        </w:rPr>
      </w:pPr>
    </w:p>
    <w:p w14:paraId="5D94EAC4" w14:textId="77777777" w:rsidR="00B66BFA" w:rsidRDefault="0044141A">
      <w:pPr>
        <w:pStyle w:val="Titre1"/>
        <w:ind w:left="115" w:firstLine="0"/>
        <w:jc w:val="both"/>
      </w:pPr>
      <w:r>
        <w:t>Keywords</w:t>
      </w:r>
    </w:p>
    <w:p w14:paraId="34FF3799" w14:textId="77777777" w:rsidR="00B66BFA" w:rsidRDefault="0044141A">
      <w:pPr>
        <w:pStyle w:val="Corpsdetexte"/>
        <w:spacing w:before="69" w:line="242" w:lineRule="auto"/>
        <w:ind w:left="115"/>
        <w:jc w:val="both"/>
      </w:pPr>
      <w:r>
        <w:rPr>
          <w:w w:val="110"/>
        </w:rPr>
        <w:t>Model-driven engineering, model code co-evolution, round- trip</w:t>
      </w:r>
      <w:r>
        <w:rPr>
          <w:spacing w:val="-16"/>
          <w:w w:val="110"/>
        </w:rPr>
        <w:t xml:space="preserve"> </w:t>
      </w:r>
      <w:r>
        <w:rPr>
          <w:w w:val="110"/>
        </w:rPr>
        <w:t>engineering,</w:t>
      </w:r>
      <w:r>
        <w:rPr>
          <w:spacing w:val="-14"/>
          <w:w w:val="110"/>
        </w:rPr>
        <w:t xml:space="preserve"> </w:t>
      </w:r>
      <w:r>
        <w:rPr>
          <w:w w:val="110"/>
        </w:rPr>
        <w:t>code</w:t>
      </w:r>
      <w:r>
        <w:rPr>
          <w:spacing w:val="-16"/>
          <w:w w:val="110"/>
        </w:rPr>
        <w:t xml:space="preserve"> </w:t>
      </w:r>
      <w:r>
        <w:rPr>
          <w:w w:val="110"/>
        </w:rPr>
        <w:t>generation,</w:t>
      </w:r>
      <w:r>
        <w:rPr>
          <w:spacing w:val="-14"/>
          <w:w w:val="110"/>
        </w:rPr>
        <w:t xml:space="preserve"> </w:t>
      </w:r>
      <w:r>
        <w:rPr>
          <w:w w:val="110"/>
        </w:rPr>
        <w:t>reverse</w:t>
      </w:r>
      <w:r>
        <w:rPr>
          <w:spacing w:val="-16"/>
          <w:w w:val="110"/>
        </w:rPr>
        <w:t xml:space="preserve"> </w:t>
      </w:r>
      <w:r>
        <w:rPr>
          <w:w w:val="110"/>
        </w:rPr>
        <w:t>engineering,</w:t>
      </w:r>
      <w:r>
        <w:rPr>
          <w:spacing w:val="-14"/>
          <w:w w:val="110"/>
        </w:rPr>
        <w:t xml:space="preserve"> </w:t>
      </w:r>
      <w:r>
        <w:rPr>
          <w:w w:val="110"/>
        </w:rPr>
        <w:t>UML, C++, Eclipse,</w:t>
      </w:r>
      <w:r>
        <w:rPr>
          <w:spacing w:val="34"/>
          <w:w w:val="110"/>
        </w:rPr>
        <w:t xml:space="preserve"> </w:t>
      </w:r>
      <w:r>
        <w:rPr>
          <w:w w:val="110"/>
        </w:rPr>
        <w:t>Papyrus</w:t>
      </w:r>
    </w:p>
    <w:p w14:paraId="3E04B815" w14:textId="77777777" w:rsidR="00B66BFA" w:rsidRDefault="00B66BFA">
      <w:pPr>
        <w:pStyle w:val="Corpsdetexte"/>
        <w:spacing w:before="6"/>
        <w:rPr>
          <w:sz w:val="25"/>
        </w:rPr>
      </w:pPr>
    </w:p>
    <w:p w14:paraId="5616CCC1" w14:textId="77777777" w:rsidR="00B66BFA" w:rsidRDefault="0044141A">
      <w:pPr>
        <w:ind w:left="115"/>
        <w:jc w:val="both"/>
        <w:rPr>
          <w:sz w:val="14"/>
        </w:rPr>
      </w:pPr>
      <w:r>
        <w:rPr>
          <w:sz w:val="14"/>
        </w:rPr>
        <w:t xml:space="preserve">Permission to make digital or hard copies of all or part of this work for personal or classroom use is granted without fee provided that copies are not made or distributed for profit or commercial advantage and that copies bear this notice and the full cita- </w:t>
      </w:r>
      <w:r>
        <w:rPr>
          <w:sz w:val="14"/>
        </w:rPr>
        <w:t>tion on the first page. Copyrights for components of this work owned by others than ACM</w:t>
      </w:r>
      <w:r>
        <w:rPr>
          <w:spacing w:val="-6"/>
          <w:sz w:val="14"/>
        </w:rPr>
        <w:t xml:space="preserve"> </w:t>
      </w:r>
      <w:r>
        <w:rPr>
          <w:sz w:val="14"/>
        </w:rPr>
        <w:t>must</w:t>
      </w:r>
      <w:r>
        <w:rPr>
          <w:spacing w:val="-6"/>
          <w:sz w:val="14"/>
        </w:rPr>
        <w:t xml:space="preserve"> </w:t>
      </w:r>
      <w:r>
        <w:rPr>
          <w:sz w:val="14"/>
        </w:rPr>
        <w:t>be</w:t>
      </w:r>
      <w:r>
        <w:rPr>
          <w:spacing w:val="-6"/>
          <w:sz w:val="14"/>
        </w:rPr>
        <w:t xml:space="preserve"> </w:t>
      </w:r>
      <w:r>
        <w:rPr>
          <w:sz w:val="14"/>
        </w:rPr>
        <w:t>honored.</w:t>
      </w:r>
      <w:r>
        <w:rPr>
          <w:spacing w:val="4"/>
          <w:sz w:val="14"/>
        </w:rPr>
        <w:t xml:space="preserve"> </w:t>
      </w:r>
      <w:r>
        <w:rPr>
          <w:sz w:val="14"/>
        </w:rPr>
        <w:t>Abstracting</w:t>
      </w:r>
      <w:r>
        <w:rPr>
          <w:spacing w:val="-6"/>
          <w:sz w:val="14"/>
        </w:rPr>
        <w:t xml:space="preserve"> </w:t>
      </w:r>
      <w:r>
        <w:rPr>
          <w:sz w:val="14"/>
        </w:rPr>
        <w:t>with</w:t>
      </w:r>
      <w:r>
        <w:rPr>
          <w:spacing w:val="-6"/>
          <w:sz w:val="14"/>
        </w:rPr>
        <w:t xml:space="preserve"> </w:t>
      </w:r>
      <w:r>
        <w:rPr>
          <w:sz w:val="14"/>
        </w:rPr>
        <w:t>credit</w:t>
      </w:r>
      <w:r>
        <w:rPr>
          <w:spacing w:val="-6"/>
          <w:sz w:val="14"/>
        </w:rPr>
        <w:t xml:space="preserve"> </w:t>
      </w:r>
      <w:r>
        <w:rPr>
          <w:sz w:val="14"/>
        </w:rPr>
        <w:t>is</w:t>
      </w:r>
      <w:r>
        <w:rPr>
          <w:spacing w:val="-6"/>
          <w:sz w:val="14"/>
        </w:rPr>
        <w:t xml:space="preserve"> </w:t>
      </w:r>
      <w:r>
        <w:rPr>
          <w:sz w:val="14"/>
        </w:rPr>
        <w:t>permitted.</w:t>
      </w:r>
      <w:r>
        <w:rPr>
          <w:spacing w:val="4"/>
          <w:sz w:val="14"/>
        </w:rPr>
        <w:t xml:space="preserve"> </w:t>
      </w:r>
      <w:r>
        <w:rPr>
          <w:spacing w:val="-6"/>
          <w:sz w:val="14"/>
        </w:rPr>
        <w:t xml:space="preserve">To </w:t>
      </w:r>
      <w:r>
        <w:rPr>
          <w:sz w:val="14"/>
        </w:rPr>
        <w:t>copy</w:t>
      </w:r>
      <w:r>
        <w:rPr>
          <w:spacing w:val="-6"/>
          <w:sz w:val="14"/>
        </w:rPr>
        <w:t xml:space="preserve"> </w:t>
      </w:r>
      <w:r>
        <w:rPr>
          <w:sz w:val="14"/>
        </w:rPr>
        <w:t>otherwise,</w:t>
      </w:r>
      <w:r>
        <w:rPr>
          <w:spacing w:val="-5"/>
          <w:sz w:val="14"/>
        </w:rPr>
        <w:t xml:space="preserve"> </w:t>
      </w:r>
      <w:r>
        <w:rPr>
          <w:sz w:val="14"/>
        </w:rPr>
        <w:t>or</w:t>
      </w:r>
      <w:r>
        <w:rPr>
          <w:spacing w:val="-6"/>
          <w:sz w:val="14"/>
        </w:rPr>
        <w:t xml:space="preserve"> </w:t>
      </w:r>
      <w:r>
        <w:rPr>
          <w:sz w:val="14"/>
        </w:rPr>
        <w:t>re- publish, to post on servers or to redistribute to lists, requires prior specific</w:t>
      </w:r>
      <w:r>
        <w:rPr>
          <w:spacing w:val="-15"/>
          <w:sz w:val="14"/>
        </w:rPr>
        <w:t xml:space="preserve"> </w:t>
      </w:r>
      <w:r>
        <w:rPr>
          <w:sz w:val="14"/>
        </w:rPr>
        <w:t>permission and/or a fee. Request permissions from</w:t>
      </w:r>
      <w:r>
        <w:rPr>
          <w:spacing w:val="-4"/>
          <w:sz w:val="14"/>
        </w:rPr>
        <w:t xml:space="preserve"> </w:t>
      </w:r>
      <w:hyperlink r:id="rId9">
        <w:r>
          <w:rPr>
            <w:sz w:val="14"/>
          </w:rPr>
          <w:t>permissions@acm.org.</w:t>
        </w:r>
      </w:hyperlink>
    </w:p>
    <w:p w14:paraId="43B9DAC2" w14:textId="77777777" w:rsidR="00B66BFA" w:rsidRDefault="0044141A">
      <w:pPr>
        <w:spacing w:before="39"/>
        <w:ind w:left="155"/>
        <w:jc w:val="both"/>
        <w:rPr>
          <w:i/>
          <w:sz w:val="16"/>
        </w:rPr>
      </w:pPr>
      <w:r>
        <w:rPr>
          <w:i/>
          <w:sz w:val="16"/>
        </w:rPr>
        <w:t>ASE ’16 Singapore</w:t>
      </w:r>
    </w:p>
    <w:p w14:paraId="4C0A2BBA" w14:textId="77777777" w:rsidR="00B66BFA" w:rsidRDefault="00FB6BAA">
      <w:pPr>
        <w:spacing w:before="53" w:line="292" w:lineRule="auto"/>
        <w:ind w:left="115" w:right="1348"/>
        <w:rPr>
          <w:rFonts w:ascii="Book Antiqua" w:hAnsi="Book Antiqua"/>
          <w:sz w:val="16"/>
        </w:rPr>
      </w:pPr>
      <w:r>
        <w:rPr>
          <w:noProof/>
          <w:lang w:val="fr-FR" w:eastAsia="fr-FR"/>
        </w:rPr>
        <mc:AlternateContent>
          <mc:Choice Requires="wps">
            <w:drawing>
              <wp:anchor distT="0" distB="0" distL="114300" distR="114300" simplePos="0" relativeHeight="503276912" behindDoc="1" locked="0" layoutInCell="1" allowOverlap="1" wp14:anchorId="01BB9672" wp14:editId="14873549">
                <wp:simplePos x="0" y="0"/>
                <wp:positionH relativeFrom="page">
                  <wp:posOffset>1400810</wp:posOffset>
                </wp:positionH>
                <wp:positionV relativeFrom="paragraph">
                  <wp:posOffset>254000</wp:posOffset>
                </wp:positionV>
                <wp:extent cx="40640" cy="0"/>
                <wp:effectExtent l="10160" t="5080" r="6350" b="13970"/>
                <wp:wrapNone/>
                <wp:docPr id="276"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 cy="0"/>
                        </a:xfrm>
                        <a:prstGeom prst="line">
                          <a:avLst/>
                        </a:prstGeom>
                        <a:noFill/>
                        <a:ln w="4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13AB4" id="Line 273" o:spid="_x0000_s1026" style="position:absolute;z-index:-3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0.3pt,20pt" to="113.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WBPEwIAACo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" strokeweight=".1125mm">
                <w10:wrap anchorx="page"/>
              </v:line>
            </w:pict>
          </mc:Fallback>
        </mc:AlternateContent>
      </w:r>
      <w:r w:rsidR="0044141A">
        <w:rPr>
          <w:rFonts w:ascii="Arial" w:hAnsi="Arial"/>
          <w:i/>
          <w:spacing w:val="-111"/>
          <w:w w:val="203"/>
          <w:sz w:val="14"/>
        </w:rPr>
        <w:t>§</w:t>
      </w:r>
      <w:r w:rsidR="0044141A">
        <w:rPr>
          <w:w w:val="99"/>
          <w:sz w:val="14"/>
        </w:rPr>
        <w:t>c</w:t>
      </w:r>
      <w:r w:rsidR="0044141A">
        <w:rPr>
          <w:sz w:val="14"/>
        </w:rPr>
        <w:t xml:space="preserve">  </w:t>
      </w:r>
      <w:r w:rsidR="0044141A">
        <w:rPr>
          <w:w w:val="99"/>
          <w:sz w:val="14"/>
        </w:rPr>
        <w:t>2016</w:t>
      </w:r>
      <w:r w:rsidR="0044141A">
        <w:rPr>
          <w:sz w:val="14"/>
        </w:rPr>
        <w:t xml:space="preserve"> </w:t>
      </w:r>
      <w:r w:rsidR="0044141A">
        <w:rPr>
          <w:spacing w:val="-6"/>
          <w:w w:val="99"/>
          <w:sz w:val="14"/>
        </w:rPr>
        <w:t>A</w:t>
      </w:r>
      <w:r w:rsidR="0044141A">
        <w:rPr>
          <w:w w:val="99"/>
          <w:sz w:val="14"/>
        </w:rPr>
        <w:t>CM.</w:t>
      </w:r>
      <w:r w:rsidR="0044141A">
        <w:rPr>
          <w:sz w:val="14"/>
        </w:rPr>
        <w:t xml:space="preserve"> </w:t>
      </w:r>
      <w:r w:rsidR="0044141A">
        <w:rPr>
          <w:w w:val="99"/>
          <w:sz w:val="14"/>
        </w:rPr>
        <w:t>ISBN</w:t>
      </w:r>
      <w:r w:rsidR="0044141A">
        <w:rPr>
          <w:sz w:val="14"/>
        </w:rPr>
        <w:t xml:space="preserve"> </w:t>
      </w:r>
      <w:r w:rsidR="0044141A">
        <w:rPr>
          <w:w w:val="99"/>
          <w:sz w:val="14"/>
        </w:rPr>
        <w:t>123-4567-24-567/08/06.</w:t>
      </w:r>
      <w:r w:rsidR="0044141A">
        <w:rPr>
          <w:sz w:val="14"/>
        </w:rPr>
        <w:t xml:space="preserve"> </w:t>
      </w:r>
      <w:r w:rsidR="0044141A">
        <w:rPr>
          <w:w w:val="99"/>
          <w:sz w:val="14"/>
        </w:rPr>
        <w:t>.</w:t>
      </w:r>
      <w:r w:rsidR="0044141A">
        <w:rPr>
          <w:sz w:val="14"/>
        </w:rPr>
        <w:t xml:space="preserve"> </w:t>
      </w:r>
      <w:r w:rsidR="0044141A">
        <w:rPr>
          <w:w w:val="99"/>
          <w:sz w:val="14"/>
        </w:rPr>
        <w:t>.</w:t>
      </w:r>
      <w:r w:rsidR="0044141A">
        <w:rPr>
          <w:sz w:val="14"/>
        </w:rPr>
        <w:t xml:space="preserve"> </w:t>
      </w:r>
      <w:r w:rsidR="0044141A">
        <w:rPr>
          <w:w w:val="99"/>
          <w:sz w:val="14"/>
        </w:rPr>
        <w:t xml:space="preserve">$15.00 </w:t>
      </w:r>
      <w:r w:rsidR="0044141A">
        <w:rPr>
          <w:w w:val="105"/>
          <w:sz w:val="14"/>
        </w:rPr>
        <w:t xml:space="preserve">DOI: </w:t>
      </w:r>
      <w:r w:rsidR="0044141A">
        <w:rPr>
          <w:rFonts w:ascii="Book Antiqua" w:hAnsi="Book Antiqua"/>
          <w:w w:val="105"/>
          <w:sz w:val="16"/>
        </w:rPr>
        <w:t>10.475/123 4</w:t>
      </w:r>
    </w:p>
    <w:p w14:paraId="3D3C63F3" w14:textId="77777777" w:rsidR="00B66BFA" w:rsidRDefault="0044141A">
      <w:pPr>
        <w:pStyle w:val="Titre1"/>
        <w:numPr>
          <w:ilvl w:val="0"/>
          <w:numId w:val="6"/>
        </w:numPr>
        <w:tabs>
          <w:tab w:val="left" w:pos="534"/>
          <w:tab w:val="left" w:pos="535"/>
        </w:tabs>
        <w:spacing w:before="192"/>
        <w:ind w:hanging="449"/>
        <w:jc w:val="left"/>
      </w:pPr>
      <w:r>
        <w:rPr>
          <w:w w:val="99"/>
        </w:rPr>
        <w:br w:type="column"/>
      </w:r>
      <w:r>
        <w:lastRenderedPageBreak/>
        <w:t>INTRODUCTION</w:t>
      </w:r>
    </w:p>
    <w:p w14:paraId="50D331E6" w14:textId="77777777" w:rsidR="00B66BFA" w:rsidRDefault="0044141A">
      <w:pPr>
        <w:pStyle w:val="Corpsdetexte"/>
        <w:spacing w:before="39" w:line="242" w:lineRule="auto"/>
        <w:ind w:left="115" w:right="319" w:firstLine="179"/>
        <w:jc w:val="both"/>
      </w:pPr>
      <w:r>
        <w:rPr>
          <w:w w:val="110"/>
        </w:rPr>
        <w:t>Model-Drive</w:t>
      </w:r>
      <w:ins w:id="46" w:author="MRAIDHA Chokri 176997" w:date="2016-04-20T22:47:00Z">
        <w:r w:rsidR="002F36D0">
          <w:rPr>
            <w:w w:val="110"/>
          </w:rPr>
          <w:t>n</w:t>
        </w:r>
      </w:ins>
      <w:r>
        <w:rPr>
          <w:w w:val="110"/>
        </w:rPr>
        <w:t xml:space="preserve"> Engineering (MDE) [28] is a development </w:t>
      </w:r>
      <w:del w:id="47" w:author="MRAIDHA Chokri 176997" w:date="2016-04-20T22:47:00Z">
        <w:r w:rsidDel="002F36D0">
          <w:rPr>
            <w:w w:val="110"/>
          </w:rPr>
          <w:delText xml:space="preserve">methodology </w:delText>
        </w:r>
      </w:del>
      <w:ins w:id="48" w:author="MRAIDHA Chokri 176997" w:date="2016-04-20T22:47:00Z">
        <w:r w:rsidR="002F36D0">
          <w:rPr>
            <w:w w:val="110"/>
          </w:rPr>
          <w:t xml:space="preserve">approach </w:t>
        </w:r>
      </w:ins>
      <w:r>
        <w:rPr>
          <w:w w:val="110"/>
        </w:rPr>
        <w:t xml:space="preserve">that aims to increase productivity </w:t>
      </w:r>
      <w:r>
        <w:rPr>
          <w:spacing w:val="-3"/>
          <w:w w:val="110"/>
        </w:rPr>
        <w:t xml:space="preserve">by </w:t>
      </w:r>
      <w:r>
        <w:rPr>
          <w:w w:val="110"/>
        </w:rPr>
        <w:t>promot</w:t>
      </w:r>
      <w:del w:id="49" w:author="MRAIDHA Chokri 176997" w:date="2016-04-20T22:47:00Z">
        <w:r w:rsidDel="002F36D0">
          <w:rPr>
            <w:w w:val="110"/>
          </w:rPr>
          <w:delText xml:space="preserve">- </w:delText>
        </w:r>
      </w:del>
      <w:r>
        <w:rPr>
          <w:w w:val="110"/>
        </w:rPr>
        <w:t>ing interoperability between systems, simplification of the design process, and communication between teams working at</w:t>
      </w:r>
      <w:r>
        <w:rPr>
          <w:spacing w:val="-9"/>
          <w:w w:val="110"/>
        </w:rPr>
        <w:t xml:space="preserve"> </w:t>
      </w:r>
      <w:r>
        <w:rPr>
          <w:w w:val="110"/>
        </w:rPr>
        <w:t>different</w:t>
      </w:r>
      <w:r>
        <w:rPr>
          <w:spacing w:val="-9"/>
          <w:w w:val="110"/>
        </w:rPr>
        <w:t xml:space="preserve"> </w:t>
      </w:r>
      <w:r>
        <w:rPr>
          <w:w w:val="110"/>
        </w:rPr>
        <w:t>steps</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development</w:t>
      </w:r>
      <w:r>
        <w:rPr>
          <w:spacing w:val="-9"/>
          <w:w w:val="110"/>
        </w:rPr>
        <w:t xml:space="preserve"> </w:t>
      </w:r>
      <w:r>
        <w:rPr>
          <w:w w:val="110"/>
        </w:rPr>
        <w:t>cycle.</w:t>
      </w:r>
      <w:r>
        <w:rPr>
          <w:spacing w:val="17"/>
          <w:w w:val="110"/>
        </w:rPr>
        <w:t xml:space="preserve"> </w:t>
      </w:r>
      <w:r>
        <w:rPr>
          <w:w w:val="110"/>
        </w:rPr>
        <w:t>MDE</w:t>
      </w:r>
      <w:r>
        <w:rPr>
          <w:spacing w:val="-10"/>
          <w:w w:val="110"/>
        </w:rPr>
        <w:t xml:space="preserve"> </w:t>
      </w:r>
      <w:r>
        <w:rPr>
          <w:w w:val="110"/>
        </w:rPr>
        <w:t>is</w:t>
      </w:r>
      <w:r>
        <w:rPr>
          <w:spacing w:val="-10"/>
          <w:w w:val="110"/>
        </w:rPr>
        <w:t xml:space="preserve"> </w:t>
      </w:r>
      <w:r>
        <w:rPr>
          <w:w w:val="110"/>
        </w:rPr>
        <w:t>based</w:t>
      </w:r>
      <w:r>
        <w:rPr>
          <w:spacing w:val="-9"/>
          <w:w w:val="110"/>
        </w:rPr>
        <w:t xml:space="preserve"> </w:t>
      </w:r>
      <w:r>
        <w:rPr>
          <w:w w:val="110"/>
        </w:rPr>
        <w:t>on more or less domain-specific abstract models of the system which are used for different</w:t>
      </w:r>
      <w:r>
        <w:rPr>
          <w:spacing w:val="7"/>
          <w:w w:val="110"/>
        </w:rPr>
        <w:t xml:space="preserve"> </w:t>
      </w:r>
      <w:r>
        <w:rPr>
          <w:w w:val="110"/>
        </w:rPr>
        <w:t>purposes.</w:t>
      </w:r>
    </w:p>
    <w:p w14:paraId="512E2F7A" w14:textId="77777777" w:rsidR="00B66BFA" w:rsidRDefault="0044141A">
      <w:pPr>
        <w:pStyle w:val="Corpsdetexte"/>
        <w:spacing w:line="242" w:lineRule="auto"/>
        <w:ind w:left="115" w:right="319" w:firstLine="179"/>
        <w:jc w:val="both"/>
      </w:pPr>
      <w:r>
        <w:rPr>
          <w:w w:val="110"/>
        </w:rPr>
        <w:t>MDE is not widely int</w:t>
      </w:r>
      <w:r w:rsidR="00B81E9D">
        <w:rPr>
          <w:w w:val="110"/>
        </w:rPr>
        <w:t>egrated into development within</w:t>
      </w:r>
      <w:r>
        <w:rPr>
          <w:w w:val="110"/>
        </w:rPr>
        <w:t xml:space="preserve"> the industry [18, 34] although this approach brings several advantages [19, 29] to the development cycle, including au- tomation. Furthermore, even if there exists </w:t>
      </w:r>
      <w:r>
        <w:rPr>
          <w:spacing w:val="-3"/>
          <w:w w:val="110"/>
        </w:rPr>
        <w:t xml:space="preserve">nowadays </w:t>
      </w:r>
      <w:r>
        <w:rPr>
          <w:w w:val="110"/>
        </w:rPr>
        <w:t>sev- eral tool vendors who promote MDE (e.g. Rational Rhap- sody [35], Eclipse Papyrus [14]), there is reticence to adopt this</w:t>
      </w:r>
      <w:r>
        <w:rPr>
          <w:spacing w:val="28"/>
          <w:w w:val="110"/>
        </w:rPr>
        <w:t xml:space="preserve"> </w:t>
      </w:r>
      <w:r>
        <w:rPr>
          <w:w w:val="110"/>
        </w:rPr>
        <w:t>approach.</w:t>
      </w:r>
    </w:p>
    <w:p w14:paraId="73E03CE0" w14:textId="77777777" w:rsidR="00B66BFA" w:rsidRDefault="0044141A">
      <w:pPr>
        <w:pStyle w:val="Corpsdetexte"/>
        <w:spacing w:line="242" w:lineRule="auto"/>
        <w:ind w:left="115" w:right="319" w:firstLine="179"/>
        <w:jc w:val="both"/>
      </w:pPr>
      <w:r>
        <w:rPr>
          <w:w w:val="110"/>
        </w:rPr>
        <w:t>One reason for this reti</w:t>
      </w:r>
      <w:r w:rsidR="00B81E9D">
        <w:rPr>
          <w:w w:val="110"/>
        </w:rPr>
        <w:t xml:space="preserve">cence is the gap in background </w:t>
      </w:r>
      <w:r>
        <w:rPr>
          <w:w w:val="110"/>
        </w:rPr>
        <w:t xml:space="preserve">and practices between developers. On one hand there are traditional developers who prefer to implement the system </w:t>
      </w:r>
      <w:r>
        <w:rPr>
          <w:spacing w:val="-3"/>
          <w:w w:val="110"/>
        </w:rPr>
        <w:t xml:space="preserve">by </w:t>
      </w:r>
      <w:r>
        <w:rPr>
          <w:w w:val="110"/>
        </w:rPr>
        <w:t>writing code, while on the other hand there are devel- opers who prefer to use entirely models for the design and implementation of the system.</w:t>
      </w:r>
      <w:r w:rsidR="00B81E9D">
        <w:rPr>
          <w:w w:val="110"/>
        </w:rPr>
        <w:t xml:space="preserve"> In [21], it is estimated that </w:t>
      </w:r>
      <w:r>
        <w:rPr>
          <w:w w:val="110"/>
        </w:rPr>
        <w:t>an object-oriented programming language like C++ is used worldwide</w:t>
      </w:r>
      <w:r>
        <w:rPr>
          <w:spacing w:val="-5"/>
          <w:w w:val="110"/>
        </w:rPr>
        <w:t xml:space="preserve"> </w:t>
      </w:r>
      <w:r>
        <w:rPr>
          <w:spacing w:val="-3"/>
          <w:w w:val="110"/>
        </w:rPr>
        <w:t>by</w:t>
      </w:r>
      <w:r>
        <w:rPr>
          <w:spacing w:val="-6"/>
          <w:w w:val="110"/>
        </w:rPr>
        <w:t xml:space="preserve"> </w:t>
      </w:r>
      <w:r>
        <w:rPr>
          <w:w w:val="110"/>
        </w:rPr>
        <w:t>4.4</w:t>
      </w:r>
      <w:r>
        <w:rPr>
          <w:spacing w:val="-6"/>
          <w:w w:val="110"/>
        </w:rPr>
        <w:t xml:space="preserve"> </w:t>
      </w:r>
      <w:r>
        <w:rPr>
          <w:w w:val="110"/>
        </w:rPr>
        <w:t>million</w:t>
      </w:r>
      <w:r>
        <w:rPr>
          <w:spacing w:val="-6"/>
          <w:w w:val="110"/>
        </w:rPr>
        <w:t xml:space="preserve"> </w:t>
      </w:r>
      <w:r>
        <w:rPr>
          <w:w w:val="110"/>
        </w:rPr>
        <w:t>developers,</w:t>
      </w:r>
      <w:r>
        <w:rPr>
          <w:spacing w:val="-4"/>
          <w:w w:val="110"/>
        </w:rPr>
        <w:t xml:space="preserve"> </w:t>
      </w:r>
      <w:r>
        <w:rPr>
          <w:w w:val="110"/>
        </w:rPr>
        <w:t>while</w:t>
      </w:r>
      <w:r>
        <w:rPr>
          <w:spacing w:val="-5"/>
          <w:w w:val="110"/>
        </w:rPr>
        <w:t xml:space="preserve"> Java </w:t>
      </w:r>
      <w:r>
        <w:rPr>
          <w:w w:val="110"/>
        </w:rPr>
        <w:t>is</w:t>
      </w:r>
      <w:r>
        <w:rPr>
          <w:spacing w:val="-5"/>
          <w:w w:val="110"/>
        </w:rPr>
        <w:t xml:space="preserve"> </w:t>
      </w:r>
      <w:r>
        <w:rPr>
          <w:w w:val="110"/>
        </w:rPr>
        <w:t>used</w:t>
      </w:r>
      <w:r>
        <w:rPr>
          <w:spacing w:val="-5"/>
          <w:w w:val="110"/>
        </w:rPr>
        <w:t xml:space="preserve"> </w:t>
      </w:r>
      <w:r>
        <w:rPr>
          <w:spacing w:val="-3"/>
          <w:w w:val="110"/>
        </w:rPr>
        <w:t>by</w:t>
      </w:r>
      <w:r>
        <w:rPr>
          <w:spacing w:val="-6"/>
          <w:w w:val="110"/>
        </w:rPr>
        <w:t xml:space="preserve"> </w:t>
      </w:r>
      <w:r>
        <w:rPr>
          <w:w w:val="110"/>
        </w:rPr>
        <w:t xml:space="preserve">9 million developers. </w:t>
      </w:r>
      <w:r>
        <w:rPr>
          <w:spacing w:val="-6"/>
          <w:w w:val="110"/>
        </w:rPr>
        <w:t xml:space="preserve">For </w:t>
      </w:r>
      <w:r>
        <w:rPr>
          <w:w w:val="110"/>
        </w:rPr>
        <w:t xml:space="preserve">software engineering, a well-known modeling language like the Universal Modeling Language (UML) [27] is only used </w:t>
      </w:r>
      <w:r>
        <w:rPr>
          <w:spacing w:val="-3"/>
          <w:w w:val="110"/>
        </w:rPr>
        <w:t xml:space="preserve">by </w:t>
      </w:r>
      <w:r>
        <w:rPr>
          <w:w w:val="110"/>
        </w:rPr>
        <w:t>XXXXX developers [</w:t>
      </w:r>
      <w:r w:rsidR="00B81E9D">
        <w:rPr>
          <w:rFonts w:ascii="Georgia"/>
          <w:b/>
          <w:w w:val="110"/>
        </w:rPr>
        <w:t>?</w:t>
      </w:r>
      <w:r>
        <w:rPr>
          <w:w w:val="110"/>
        </w:rPr>
        <w:t xml:space="preserve">]. The clear difference between the </w:t>
      </w:r>
      <w:r w:rsidR="00B81E9D">
        <w:rPr>
          <w:w w:val="110"/>
        </w:rPr>
        <w:t>numbers</w:t>
      </w:r>
      <w:r>
        <w:rPr>
          <w:w w:val="110"/>
        </w:rPr>
        <w:t xml:space="preserve"> of users makes it risky for companies to migrate to a MDE approach  </w:t>
      </w:r>
      <w:r>
        <w:rPr>
          <w:spacing w:val="3"/>
          <w:w w:val="110"/>
        </w:rPr>
        <w:t xml:space="preserve"> </w:t>
      </w:r>
      <w:r>
        <w:rPr>
          <w:spacing w:val="-3"/>
          <w:w w:val="110"/>
        </w:rPr>
        <w:t>entirely.</w:t>
      </w:r>
    </w:p>
    <w:p w14:paraId="7C8C4A3E" w14:textId="77777777" w:rsidR="00B66BFA" w:rsidRDefault="0044141A">
      <w:pPr>
        <w:pStyle w:val="Corpsdetexte"/>
        <w:spacing w:line="242" w:lineRule="auto"/>
        <w:ind w:left="115" w:right="319" w:firstLine="179"/>
        <w:jc w:val="both"/>
      </w:pPr>
      <w:r>
        <w:rPr>
          <w:spacing w:val="-8"/>
          <w:w w:val="110"/>
        </w:rPr>
        <w:t xml:space="preserve">To </w:t>
      </w:r>
      <w:r>
        <w:rPr>
          <w:w w:val="110"/>
        </w:rPr>
        <w:t xml:space="preserve">promote MDE, </w:t>
      </w:r>
      <w:r>
        <w:rPr>
          <w:spacing w:val="-3"/>
          <w:w w:val="110"/>
        </w:rPr>
        <w:t xml:space="preserve">we </w:t>
      </w:r>
      <w:r>
        <w:rPr>
          <w:w w:val="110"/>
        </w:rPr>
        <w:t>must reduce the gap between de- velopment</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models</w:t>
      </w:r>
      <w:r>
        <w:rPr>
          <w:spacing w:val="-8"/>
          <w:w w:val="110"/>
        </w:rPr>
        <w:t xml:space="preserve"> </w:t>
      </w:r>
      <w:r>
        <w:rPr>
          <w:w w:val="110"/>
        </w:rPr>
        <w:t>and</w:t>
      </w:r>
      <w:r>
        <w:rPr>
          <w:spacing w:val="-8"/>
          <w:w w:val="110"/>
        </w:rPr>
        <w:t xml:space="preserve"> </w:t>
      </w:r>
      <w:r>
        <w:rPr>
          <w:w w:val="110"/>
        </w:rPr>
        <w:t>development</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 xml:space="preserve">code. One possibility is to propose solutions so different types of developers can collaborate without imposing them the arti- fact, code or </w:t>
      </w:r>
      <w:r w:rsidR="00B81E9D">
        <w:rPr>
          <w:w w:val="110"/>
        </w:rPr>
        <w:t>model that</w:t>
      </w:r>
      <w:r>
        <w:rPr>
          <w:w w:val="110"/>
        </w:rPr>
        <w:t xml:space="preserve"> they wish to use. Collaboration be- </w:t>
      </w:r>
      <w:r>
        <w:rPr>
          <w:spacing w:val="-3"/>
          <w:w w:val="110"/>
        </w:rPr>
        <w:t>tween</w:t>
      </w:r>
      <w:r>
        <w:rPr>
          <w:spacing w:val="-11"/>
          <w:w w:val="110"/>
        </w:rPr>
        <w:t xml:space="preserve"> </w:t>
      </w:r>
      <w:r>
        <w:rPr>
          <w:w w:val="110"/>
        </w:rPr>
        <w:t>developers</w:t>
      </w:r>
      <w:r>
        <w:rPr>
          <w:spacing w:val="-11"/>
          <w:w w:val="110"/>
        </w:rPr>
        <w:t xml:space="preserve"> </w:t>
      </w:r>
      <w:r>
        <w:rPr>
          <w:w w:val="110"/>
        </w:rPr>
        <w:t>using</w:t>
      </w:r>
      <w:r>
        <w:rPr>
          <w:spacing w:val="-11"/>
          <w:w w:val="110"/>
        </w:rPr>
        <w:t xml:space="preserve"> </w:t>
      </w:r>
      <w:r>
        <w:rPr>
          <w:w w:val="110"/>
        </w:rPr>
        <w:t>different</w:t>
      </w:r>
      <w:r>
        <w:rPr>
          <w:spacing w:val="-11"/>
          <w:w w:val="110"/>
        </w:rPr>
        <w:t xml:space="preserve"> </w:t>
      </w:r>
      <w:r>
        <w:rPr>
          <w:w w:val="110"/>
        </w:rPr>
        <w:t>development</w:t>
      </w:r>
      <w:r>
        <w:rPr>
          <w:spacing w:val="-11"/>
          <w:w w:val="110"/>
        </w:rPr>
        <w:t xml:space="preserve"> </w:t>
      </w:r>
      <w:r>
        <w:rPr>
          <w:w w:val="110"/>
        </w:rPr>
        <w:t>artifacts</w:t>
      </w:r>
      <w:r>
        <w:rPr>
          <w:spacing w:val="-11"/>
          <w:w w:val="110"/>
        </w:rPr>
        <w:t xml:space="preserve"> </w:t>
      </w:r>
      <w:r>
        <w:rPr>
          <w:w w:val="110"/>
        </w:rPr>
        <w:t>raises the issue of artifact synchronization, which is a typical con- cern of round-trip</w:t>
      </w:r>
      <w:r>
        <w:rPr>
          <w:spacing w:val="15"/>
          <w:w w:val="110"/>
        </w:rPr>
        <w:t xml:space="preserve"> </w:t>
      </w:r>
      <w:r>
        <w:rPr>
          <w:w w:val="110"/>
        </w:rPr>
        <w:t>engineering.</w:t>
      </w:r>
    </w:p>
    <w:p w14:paraId="2D0929E1" w14:textId="77777777" w:rsidR="00B66BFA" w:rsidRDefault="0044141A">
      <w:pPr>
        <w:pStyle w:val="Corpsdetexte"/>
        <w:spacing w:line="242" w:lineRule="auto"/>
        <w:ind w:left="115" w:right="219" w:firstLine="179"/>
        <w:jc w:val="both"/>
      </w:pPr>
      <w:r>
        <w:rPr>
          <w:w w:val="110"/>
        </w:rPr>
        <w:t>Round-trip</w:t>
      </w:r>
      <w:r>
        <w:rPr>
          <w:spacing w:val="-7"/>
          <w:w w:val="110"/>
        </w:rPr>
        <w:t xml:space="preserve"> </w:t>
      </w:r>
      <w:r>
        <w:rPr>
          <w:w w:val="110"/>
        </w:rPr>
        <w:t>engineering</w:t>
      </w:r>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ability</w:t>
      </w:r>
      <w:r>
        <w:rPr>
          <w:spacing w:val="-7"/>
          <w:w w:val="110"/>
        </w:rPr>
        <w:t xml:space="preserve"> </w:t>
      </w:r>
      <w:r>
        <w:rPr>
          <w:w w:val="110"/>
        </w:rPr>
        <w:t>to</w:t>
      </w:r>
      <w:r>
        <w:rPr>
          <w:spacing w:val="-7"/>
          <w:w w:val="110"/>
        </w:rPr>
        <w:t xml:space="preserve"> </w:t>
      </w:r>
      <w:r>
        <w:rPr>
          <w:w w:val="110"/>
        </w:rPr>
        <w:t>automatically</w:t>
      </w:r>
      <w:r>
        <w:rPr>
          <w:spacing w:val="-7"/>
          <w:w w:val="110"/>
        </w:rPr>
        <w:t xml:space="preserve"> </w:t>
      </w:r>
      <w:r>
        <w:rPr>
          <w:w w:val="110"/>
        </w:rPr>
        <w:t>main- tain the consistency of multiple, changing software</w:t>
      </w:r>
      <w:r>
        <w:rPr>
          <w:spacing w:val="-14"/>
          <w:w w:val="110"/>
        </w:rPr>
        <w:t xml:space="preserve"> </w:t>
      </w:r>
      <w:r>
        <w:rPr>
          <w:w w:val="110"/>
        </w:rPr>
        <w:t>artifacts,</w:t>
      </w:r>
    </w:p>
    <w:p w14:paraId="5398723B" w14:textId="77777777" w:rsidR="00B66BFA" w:rsidRDefault="0044141A">
      <w:pPr>
        <w:pStyle w:val="Corpsdetexte"/>
        <w:spacing w:line="242" w:lineRule="auto"/>
        <w:ind w:left="115" w:right="98"/>
      </w:pPr>
      <w:r>
        <w:rPr>
          <w:w w:val="110"/>
        </w:rPr>
        <w:t>in</w:t>
      </w:r>
      <w:r>
        <w:rPr>
          <w:spacing w:val="-19"/>
          <w:w w:val="110"/>
        </w:rPr>
        <w:t xml:space="preserve"> </w:t>
      </w:r>
      <w:r>
        <w:rPr>
          <w:w w:val="110"/>
        </w:rPr>
        <w:t>software</w:t>
      </w:r>
      <w:r>
        <w:rPr>
          <w:spacing w:val="-19"/>
          <w:w w:val="110"/>
        </w:rPr>
        <w:t xml:space="preserve"> </w:t>
      </w:r>
      <w:r>
        <w:rPr>
          <w:w w:val="110"/>
        </w:rPr>
        <w:t>development</w:t>
      </w:r>
      <w:r>
        <w:rPr>
          <w:spacing w:val="-19"/>
          <w:w w:val="110"/>
        </w:rPr>
        <w:t xml:space="preserve"> </w:t>
      </w:r>
      <w:r>
        <w:rPr>
          <w:w w:val="110"/>
        </w:rPr>
        <w:t>environments/tools</w:t>
      </w:r>
      <w:r>
        <w:rPr>
          <w:spacing w:val="-19"/>
          <w:w w:val="110"/>
        </w:rPr>
        <w:t xml:space="preserve"> </w:t>
      </w:r>
      <w:r>
        <w:rPr>
          <w:w w:val="110"/>
        </w:rPr>
        <w:t>[4,</w:t>
      </w:r>
      <w:r>
        <w:rPr>
          <w:spacing w:val="-19"/>
          <w:w w:val="110"/>
        </w:rPr>
        <w:t xml:space="preserve"> </w:t>
      </w:r>
      <w:r>
        <w:rPr>
          <w:w w:val="110"/>
        </w:rPr>
        <w:t>17,</w:t>
      </w:r>
      <w:r>
        <w:rPr>
          <w:spacing w:val="-19"/>
          <w:w w:val="110"/>
        </w:rPr>
        <w:t xml:space="preserve"> </w:t>
      </w:r>
      <w:r>
        <w:rPr>
          <w:w w:val="110"/>
        </w:rPr>
        <w:t>30].</w:t>
      </w:r>
      <w:r>
        <w:rPr>
          <w:spacing w:val="7"/>
          <w:w w:val="110"/>
        </w:rPr>
        <w:t xml:space="preserve"> </w:t>
      </w:r>
      <w:r>
        <w:rPr>
          <w:w w:val="110"/>
        </w:rPr>
        <w:t>Round- trip engineering is related to traditional software engineering disciplines such as forward engineering [11] and reverse en- gineering</w:t>
      </w:r>
      <w:r>
        <w:rPr>
          <w:spacing w:val="-12"/>
          <w:w w:val="110"/>
        </w:rPr>
        <w:t xml:space="preserve"> </w:t>
      </w:r>
      <w:r>
        <w:rPr>
          <w:w w:val="110"/>
        </w:rPr>
        <w:t>[11].</w:t>
      </w:r>
      <w:r>
        <w:rPr>
          <w:spacing w:val="8"/>
          <w:w w:val="110"/>
        </w:rPr>
        <w:t xml:space="preserve"> </w:t>
      </w:r>
      <w:r>
        <w:rPr>
          <w:w w:val="110"/>
        </w:rPr>
        <w:t>Round-trip</w:t>
      </w:r>
      <w:r>
        <w:rPr>
          <w:spacing w:val="-12"/>
          <w:w w:val="110"/>
        </w:rPr>
        <w:t xml:space="preserve"> </w:t>
      </w:r>
      <w:r>
        <w:rPr>
          <w:w w:val="110"/>
        </w:rPr>
        <w:t>engineering</w:t>
      </w:r>
      <w:r>
        <w:rPr>
          <w:spacing w:val="-12"/>
          <w:w w:val="110"/>
        </w:rPr>
        <w:t xml:space="preserve"> </w:t>
      </w:r>
      <w:r>
        <w:rPr>
          <w:w w:val="110"/>
        </w:rPr>
        <w:t>adds</w:t>
      </w:r>
      <w:r>
        <w:rPr>
          <w:spacing w:val="-12"/>
          <w:w w:val="110"/>
        </w:rPr>
        <w:t xml:space="preserve"> </w:t>
      </w:r>
      <w:r>
        <w:rPr>
          <w:w w:val="110"/>
        </w:rPr>
        <w:t>synchronization</w:t>
      </w:r>
    </w:p>
    <w:p w14:paraId="1A6324F1" w14:textId="77777777" w:rsidR="00B66BFA" w:rsidRDefault="0044141A">
      <w:pPr>
        <w:pStyle w:val="Corpsdetexte"/>
        <w:spacing w:line="242" w:lineRule="auto"/>
        <w:ind w:left="115" w:right="319"/>
        <w:jc w:val="both"/>
      </w:pPr>
      <w:r>
        <w:rPr>
          <w:w w:val="110"/>
        </w:rPr>
        <w:t xml:space="preserve">of existing artifacts that evolved concurrently by incremen- tally updating each artifact to reflect changes made to the </w:t>
      </w:r>
      <w:r w:rsidR="00B81E9D">
        <w:rPr>
          <w:w w:val="110"/>
        </w:rPr>
        <w:t>other artifact</w:t>
      </w:r>
      <w:r>
        <w:rPr>
          <w:w w:val="110"/>
        </w:rPr>
        <w:t>.</w:t>
      </w:r>
    </w:p>
    <w:p w14:paraId="688CED6B" w14:textId="77777777" w:rsidR="00B66BFA" w:rsidRDefault="0044141A">
      <w:pPr>
        <w:pStyle w:val="Corpsdetexte"/>
        <w:spacing w:line="242" w:lineRule="auto"/>
        <w:ind w:left="115" w:right="319" w:firstLine="179"/>
        <w:jc w:val="both"/>
      </w:pPr>
      <w:r>
        <w:rPr>
          <w:w w:val="110"/>
        </w:rPr>
        <w:t>In</w:t>
      </w:r>
      <w:r>
        <w:rPr>
          <w:spacing w:val="-6"/>
          <w:w w:val="110"/>
        </w:rPr>
        <w:t xml:space="preserve"> </w:t>
      </w:r>
      <w:r>
        <w:rPr>
          <w:w w:val="110"/>
        </w:rPr>
        <w:t>this</w:t>
      </w:r>
      <w:r>
        <w:rPr>
          <w:spacing w:val="-6"/>
          <w:w w:val="110"/>
        </w:rPr>
        <w:t xml:space="preserve"> </w:t>
      </w:r>
      <w:r>
        <w:rPr>
          <w:w w:val="110"/>
        </w:rPr>
        <w:t>paper</w:t>
      </w:r>
      <w:r>
        <w:rPr>
          <w:spacing w:val="-6"/>
          <w:w w:val="110"/>
        </w:rPr>
        <w:t xml:space="preserve"> </w:t>
      </w:r>
      <w:r>
        <w:rPr>
          <w:spacing w:val="-3"/>
          <w:w w:val="110"/>
        </w:rPr>
        <w:t>we</w:t>
      </w:r>
      <w:r>
        <w:rPr>
          <w:spacing w:val="-6"/>
          <w:w w:val="110"/>
        </w:rPr>
        <w:t xml:space="preserve"> </w:t>
      </w:r>
      <w:r>
        <w:rPr>
          <w:w w:val="110"/>
        </w:rPr>
        <w:t>propose</w:t>
      </w:r>
      <w:r>
        <w:rPr>
          <w:spacing w:val="-6"/>
          <w:w w:val="110"/>
        </w:rPr>
        <w:t xml:space="preserve"> </w:t>
      </w:r>
      <w:r>
        <w:rPr>
          <w:w w:val="110"/>
        </w:rPr>
        <w:t>to</w:t>
      </w:r>
      <w:r>
        <w:rPr>
          <w:spacing w:val="-6"/>
          <w:w w:val="110"/>
        </w:rPr>
        <w:t xml:space="preserve"> </w:t>
      </w:r>
      <w:r>
        <w:rPr>
          <w:w w:val="110"/>
        </w:rPr>
        <w:t>bridge</w:t>
      </w:r>
      <w:r>
        <w:rPr>
          <w:spacing w:val="-6"/>
          <w:w w:val="110"/>
        </w:rPr>
        <w:t xml:space="preserve"> </w:t>
      </w:r>
      <w:r>
        <w:rPr>
          <w:w w:val="110"/>
        </w:rPr>
        <w:t>the</w:t>
      </w:r>
      <w:r>
        <w:rPr>
          <w:spacing w:val="-6"/>
          <w:w w:val="110"/>
        </w:rPr>
        <w:t xml:space="preserve"> </w:t>
      </w:r>
      <w:r>
        <w:rPr>
          <w:w w:val="110"/>
        </w:rPr>
        <w:t>gap</w:t>
      </w:r>
      <w:r>
        <w:rPr>
          <w:spacing w:val="-6"/>
          <w:w w:val="110"/>
        </w:rPr>
        <w:t xml:space="preserve"> </w:t>
      </w:r>
      <w:r>
        <w:rPr>
          <w:w w:val="110"/>
        </w:rPr>
        <w:t>between</w:t>
      </w:r>
      <w:r>
        <w:rPr>
          <w:spacing w:val="-6"/>
          <w:w w:val="110"/>
        </w:rPr>
        <w:t xml:space="preserve"> </w:t>
      </w:r>
      <w:r>
        <w:rPr>
          <w:w w:val="110"/>
        </w:rPr>
        <w:t xml:space="preserve">model- driven developers and traditional developers. </w:t>
      </w:r>
      <w:r>
        <w:rPr>
          <w:spacing w:val="-8"/>
          <w:w w:val="110"/>
        </w:rPr>
        <w:t xml:space="preserve">We </w:t>
      </w:r>
      <w:r>
        <w:rPr>
          <w:w w:val="110"/>
        </w:rPr>
        <w:t xml:space="preserve">tackle the problem of synchronizing model and code that </w:t>
      </w:r>
      <w:r w:rsidR="00B81E9D">
        <w:rPr>
          <w:w w:val="110"/>
        </w:rPr>
        <w:t xml:space="preserve">evolve </w:t>
      </w:r>
      <w:r w:rsidR="00B81E9D">
        <w:rPr>
          <w:spacing w:val="45"/>
          <w:w w:val="110"/>
        </w:rPr>
        <w:t>con</w:t>
      </w:r>
      <w:r>
        <w:rPr>
          <w:w w:val="110"/>
        </w:rPr>
        <w:t>-</w:t>
      </w:r>
    </w:p>
    <w:p w14:paraId="017D00BC" w14:textId="77777777" w:rsidR="00B66BFA" w:rsidRDefault="00B66BFA">
      <w:pPr>
        <w:spacing w:line="242" w:lineRule="auto"/>
        <w:jc w:val="both"/>
        <w:sectPr w:rsidR="00B66BFA">
          <w:type w:val="continuous"/>
          <w:pgSz w:w="12240" w:h="15840"/>
          <w:pgMar w:top="1360" w:right="800" w:bottom="280" w:left="960" w:header="720" w:footer="720" w:gutter="0"/>
          <w:cols w:num="2" w:space="720" w:equalWidth="0">
            <w:col w:w="4899" w:space="362"/>
            <w:col w:w="5219"/>
          </w:cols>
        </w:sectPr>
      </w:pPr>
    </w:p>
    <w:p w14:paraId="3391DE20" w14:textId="77777777" w:rsidR="00B66BFA" w:rsidRDefault="0044141A">
      <w:pPr>
        <w:pStyle w:val="Corpsdetexte"/>
        <w:spacing w:before="47" w:line="242" w:lineRule="auto"/>
        <w:ind w:left="115"/>
        <w:jc w:val="both"/>
      </w:pPr>
      <w:r>
        <w:rPr>
          <w:spacing w:val="-3"/>
          <w:w w:val="110"/>
        </w:rPr>
        <w:lastRenderedPageBreak/>
        <w:t xml:space="preserve">currently. </w:t>
      </w:r>
      <w:r>
        <w:rPr>
          <w:w w:val="110"/>
        </w:rPr>
        <w:t>Contrary to traditional solutions for on this prob- lem,</w:t>
      </w:r>
      <w:r>
        <w:rPr>
          <w:spacing w:val="-3"/>
          <w:w w:val="110"/>
        </w:rPr>
        <w:t xml:space="preserve"> we</w:t>
      </w:r>
      <w:r>
        <w:rPr>
          <w:spacing w:val="-4"/>
          <w:w w:val="110"/>
        </w:rPr>
        <w:t xml:space="preserve"> </w:t>
      </w:r>
      <w:r>
        <w:rPr>
          <w:w w:val="110"/>
        </w:rPr>
        <w:t>handle</w:t>
      </w:r>
      <w:r>
        <w:rPr>
          <w:spacing w:val="-4"/>
          <w:w w:val="110"/>
        </w:rPr>
        <w:t xml:space="preserve"> </w:t>
      </w:r>
      <w:r>
        <w:rPr>
          <w:w w:val="110"/>
        </w:rPr>
        <w:t>the</w:t>
      </w:r>
      <w:r>
        <w:rPr>
          <w:spacing w:val="-4"/>
          <w:w w:val="110"/>
        </w:rPr>
        <w:t xml:space="preserve"> </w:t>
      </w:r>
      <w:r>
        <w:rPr>
          <w:w w:val="110"/>
        </w:rPr>
        <w:t>case</w:t>
      </w:r>
      <w:r>
        <w:rPr>
          <w:spacing w:val="-4"/>
          <w:w w:val="110"/>
        </w:rPr>
        <w:t xml:space="preserve"> </w:t>
      </w:r>
      <w:r>
        <w:rPr>
          <w:w w:val="110"/>
        </w:rPr>
        <w:t>where</w:t>
      </w:r>
      <w:r>
        <w:rPr>
          <w:spacing w:val="-4"/>
          <w:w w:val="110"/>
        </w:rPr>
        <w:t xml:space="preserve"> </w:t>
      </w:r>
      <w:r>
        <w:rPr>
          <w:w w:val="110"/>
        </w:rPr>
        <w:t>the</w:t>
      </w:r>
      <w:r>
        <w:rPr>
          <w:spacing w:val="-4"/>
          <w:w w:val="110"/>
        </w:rPr>
        <w:t xml:space="preserve"> </w:t>
      </w:r>
      <w:r>
        <w:rPr>
          <w:w w:val="110"/>
        </w:rPr>
        <w:t>model</w:t>
      </w:r>
      <w:r>
        <w:rPr>
          <w:spacing w:val="-4"/>
          <w:w w:val="110"/>
        </w:rPr>
        <w:t xml:space="preserve"> </w:t>
      </w:r>
      <w:r>
        <w:rPr>
          <w:w w:val="110"/>
        </w:rPr>
        <w:t>is</w:t>
      </w:r>
      <w:r>
        <w:rPr>
          <w:spacing w:val="-4"/>
          <w:w w:val="110"/>
        </w:rPr>
        <w:t xml:space="preserve"> </w:t>
      </w:r>
      <w:r>
        <w:rPr>
          <w:w w:val="110"/>
        </w:rPr>
        <w:t>also</w:t>
      </w:r>
      <w:r>
        <w:rPr>
          <w:spacing w:val="-4"/>
          <w:w w:val="110"/>
        </w:rPr>
        <w:t xml:space="preserve"> </w:t>
      </w:r>
      <w:r>
        <w:rPr>
          <w:w w:val="110"/>
        </w:rPr>
        <w:t>used</w:t>
      </w:r>
      <w:r>
        <w:rPr>
          <w:spacing w:val="-4"/>
          <w:w w:val="110"/>
        </w:rPr>
        <w:t xml:space="preserve"> </w:t>
      </w:r>
      <w:r>
        <w:rPr>
          <w:w w:val="110"/>
        </w:rPr>
        <w:t>for</w:t>
      </w:r>
      <w:r>
        <w:rPr>
          <w:spacing w:val="-4"/>
          <w:w w:val="110"/>
        </w:rPr>
        <w:t xml:space="preserve"> </w:t>
      </w:r>
      <w:r>
        <w:rPr>
          <w:w w:val="110"/>
        </w:rPr>
        <w:t>full implementation, not only specification. Our solution to the problem is based on the following contributions, exposed in this</w:t>
      </w:r>
      <w:r>
        <w:rPr>
          <w:spacing w:val="33"/>
          <w:w w:val="110"/>
        </w:rPr>
        <w:t xml:space="preserve"> </w:t>
      </w:r>
      <w:r>
        <w:rPr>
          <w:w w:val="110"/>
        </w:rPr>
        <w:t>paper:</w:t>
      </w:r>
    </w:p>
    <w:p w14:paraId="7E034372" w14:textId="77777777" w:rsidR="00B66BFA" w:rsidRDefault="00B66BFA">
      <w:pPr>
        <w:pStyle w:val="Corpsdetexte"/>
        <w:spacing w:before="1"/>
        <w:rPr>
          <w:sz w:val="15"/>
        </w:rPr>
      </w:pPr>
    </w:p>
    <w:p w14:paraId="5E3F5F3D" w14:textId="77777777" w:rsidR="00B66BFA" w:rsidRDefault="0044141A">
      <w:pPr>
        <w:pStyle w:val="Paragraphedeliste"/>
        <w:numPr>
          <w:ilvl w:val="1"/>
          <w:numId w:val="6"/>
        </w:numPr>
        <w:tabs>
          <w:tab w:val="left" w:pos="654"/>
        </w:tabs>
        <w:spacing w:line="242" w:lineRule="auto"/>
        <w:ind w:hanging="233"/>
        <w:rPr>
          <w:sz w:val="18"/>
        </w:rPr>
      </w:pPr>
      <w:r>
        <w:rPr>
          <w:w w:val="110"/>
          <w:sz w:val="18"/>
        </w:rPr>
        <w:t xml:space="preserve">generic model-code synchronization method that can </w:t>
      </w:r>
      <w:r>
        <w:rPr>
          <w:spacing w:val="2"/>
          <w:w w:val="110"/>
          <w:sz w:val="18"/>
        </w:rPr>
        <w:t xml:space="preserve">be </w:t>
      </w:r>
      <w:r>
        <w:rPr>
          <w:w w:val="110"/>
          <w:sz w:val="18"/>
        </w:rPr>
        <w:t xml:space="preserve">used as a pattern to solve the problem of collabora- tion between model-driven developers and traditional developers, when both model and code co-evolve con- </w:t>
      </w:r>
      <w:r>
        <w:rPr>
          <w:spacing w:val="-3"/>
          <w:w w:val="110"/>
          <w:sz w:val="18"/>
        </w:rPr>
        <w:t xml:space="preserve">currently. </w:t>
      </w:r>
      <w:r>
        <w:rPr>
          <w:w w:val="110"/>
          <w:sz w:val="18"/>
        </w:rPr>
        <w:t>This contribution is based on several propo- sitions:</w:t>
      </w:r>
    </w:p>
    <w:p w14:paraId="4035A245" w14:textId="77777777" w:rsidR="00B66BFA" w:rsidRDefault="0044141A">
      <w:pPr>
        <w:pStyle w:val="Paragraphedeliste"/>
        <w:numPr>
          <w:ilvl w:val="2"/>
          <w:numId w:val="6"/>
        </w:numPr>
        <w:tabs>
          <w:tab w:val="left" w:pos="959"/>
        </w:tabs>
        <w:spacing w:before="139" w:line="242" w:lineRule="auto"/>
        <w:ind w:hanging="181"/>
        <w:jc w:val="both"/>
        <w:rPr>
          <w:sz w:val="18"/>
        </w:rPr>
      </w:pPr>
      <w:r>
        <w:rPr>
          <w:w w:val="110"/>
          <w:sz w:val="18"/>
        </w:rPr>
        <w:t>A generic development environment with func- tionalities necessary for model-code synchroniza- tion.</w:t>
      </w:r>
    </w:p>
    <w:p w14:paraId="649EF540" w14:textId="77777777" w:rsidR="00B66BFA" w:rsidRDefault="0044141A">
      <w:pPr>
        <w:pStyle w:val="Paragraphedeliste"/>
        <w:numPr>
          <w:ilvl w:val="2"/>
          <w:numId w:val="6"/>
        </w:numPr>
        <w:tabs>
          <w:tab w:val="left" w:pos="959"/>
        </w:tabs>
        <w:spacing w:before="67" w:line="242" w:lineRule="auto"/>
        <w:ind w:hanging="181"/>
        <w:jc w:val="both"/>
        <w:rPr>
          <w:sz w:val="18"/>
        </w:rPr>
      </w:pPr>
      <w:r>
        <w:rPr>
          <w:w w:val="110"/>
          <w:sz w:val="18"/>
        </w:rPr>
        <w:t>Processes to use the development environment to synchronize model and code in several scenarios based on development</w:t>
      </w:r>
      <w:r>
        <w:rPr>
          <w:spacing w:val="14"/>
          <w:w w:val="110"/>
          <w:sz w:val="18"/>
        </w:rPr>
        <w:t xml:space="preserve"> </w:t>
      </w:r>
      <w:r>
        <w:rPr>
          <w:w w:val="110"/>
          <w:sz w:val="18"/>
        </w:rPr>
        <w:t>practices.</w:t>
      </w:r>
    </w:p>
    <w:p w14:paraId="41337D54" w14:textId="77777777" w:rsidR="00B66BFA" w:rsidRDefault="0044141A">
      <w:pPr>
        <w:pStyle w:val="Paragraphedeliste"/>
        <w:numPr>
          <w:ilvl w:val="0"/>
          <w:numId w:val="6"/>
        </w:numPr>
        <w:tabs>
          <w:tab w:val="left" w:pos="476"/>
        </w:tabs>
        <w:spacing w:before="140" w:line="242" w:lineRule="auto"/>
        <w:ind w:hanging="233"/>
        <w:jc w:val="left"/>
        <w:rPr>
          <w:sz w:val="18"/>
        </w:rPr>
      </w:pPr>
      <w:r>
        <w:rPr>
          <w:w w:val="110"/>
          <w:sz w:val="18"/>
        </w:rPr>
        <w:t>An Eclipse-based implementation of the method for synchronization between UML models and C++</w:t>
      </w:r>
      <w:r>
        <w:rPr>
          <w:spacing w:val="24"/>
          <w:w w:val="110"/>
          <w:sz w:val="18"/>
        </w:rPr>
        <w:t xml:space="preserve"> </w:t>
      </w:r>
      <w:r>
        <w:rPr>
          <w:w w:val="110"/>
          <w:sz w:val="18"/>
        </w:rPr>
        <w:t>code.</w:t>
      </w:r>
    </w:p>
    <w:p w14:paraId="6F5BDAA0" w14:textId="77777777" w:rsidR="00B66BFA" w:rsidRDefault="0044141A">
      <w:pPr>
        <w:pStyle w:val="Paragraphedeliste"/>
        <w:numPr>
          <w:ilvl w:val="0"/>
          <w:numId w:val="6"/>
        </w:numPr>
        <w:tabs>
          <w:tab w:val="left" w:pos="476"/>
        </w:tabs>
        <w:spacing w:before="140" w:line="242" w:lineRule="auto"/>
        <w:ind w:hanging="233"/>
        <w:jc w:val="left"/>
        <w:rPr>
          <w:sz w:val="18"/>
        </w:rPr>
      </w:pPr>
      <w:r>
        <w:rPr>
          <w:w w:val="110"/>
          <w:sz w:val="18"/>
        </w:rPr>
        <w:t xml:space="preserve">Evaluation of the method </w:t>
      </w:r>
      <w:r>
        <w:rPr>
          <w:spacing w:val="-3"/>
          <w:w w:val="110"/>
          <w:sz w:val="18"/>
        </w:rPr>
        <w:t xml:space="preserve">by </w:t>
      </w:r>
      <w:r>
        <w:rPr>
          <w:w w:val="110"/>
          <w:sz w:val="18"/>
        </w:rPr>
        <w:t xml:space="preserve">simulation and its appli- cation on a real case-study called the </w:t>
      </w:r>
      <w:r>
        <w:rPr>
          <w:spacing w:val="-3"/>
          <w:w w:val="110"/>
          <w:sz w:val="18"/>
        </w:rPr>
        <w:t xml:space="preserve">UML-RT </w:t>
      </w:r>
      <w:r>
        <w:rPr>
          <w:w w:val="110"/>
          <w:sz w:val="18"/>
        </w:rPr>
        <w:t>run- time.</w:t>
      </w:r>
    </w:p>
    <w:p w14:paraId="31DF2788" w14:textId="77777777" w:rsidR="00B66BFA" w:rsidRDefault="00B66BFA">
      <w:pPr>
        <w:pStyle w:val="Corpsdetexte"/>
        <w:spacing w:before="1"/>
        <w:rPr>
          <w:sz w:val="15"/>
        </w:rPr>
      </w:pPr>
    </w:p>
    <w:p w14:paraId="58FC6C8A" w14:textId="77777777" w:rsidR="00B66BFA" w:rsidRDefault="0044141A">
      <w:pPr>
        <w:pStyle w:val="Corpsdetexte"/>
        <w:spacing w:line="242" w:lineRule="auto"/>
        <w:ind w:left="115" w:firstLine="179"/>
        <w:jc w:val="both"/>
      </w:pPr>
      <w:r>
        <w:rPr>
          <w:w w:val="110"/>
        </w:rPr>
        <w:t xml:space="preserve">The work presented in this paper is motivated </w:t>
      </w:r>
      <w:r>
        <w:rPr>
          <w:spacing w:val="-3"/>
          <w:w w:val="110"/>
        </w:rPr>
        <w:t xml:space="preserve">by </w:t>
      </w:r>
      <w:r>
        <w:rPr>
          <w:w w:val="110"/>
        </w:rPr>
        <w:t xml:space="preserve">the </w:t>
      </w:r>
      <w:r>
        <w:rPr>
          <w:spacing w:val="-3"/>
          <w:w w:val="110"/>
        </w:rPr>
        <w:t xml:space="preserve">UML-RT </w:t>
      </w:r>
      <w:r>
        <w:rPr>
          <w:w w:val="110"/>
        </w:rPr>
        <w:t xml:space="preserve">[23] runtime system which is developed in collab- oration </w:t>
      </w:r>
      <w:r>
        <w:rPr>
          <w:spacing w:val="-3"/>
          <w:w w:val="110"/>
        </w:rPr>
        <w:t xml:space="preserve">by </w:t>
      </w:r>
      <w:r>
        <w:rPr>
          <w:w w:val="110"/>
        </w:rPr>
        <w:t>Zeligsoft and CEA. This joint effort raised the issue</w:t>
      </w:r>
      <w:r>
        <w:rPr>
          <w:spacing w:val="-11"/>
          <w:w w:val="110"/>
        </w:rPr>
        <w:t xml:space="preserve"> </w:t>
      </w:r>
      <w:r>
        <w:rPr>
          <w:w w:val="110"/>
        </w:rPr>
        <w:t>of</w:t>
      </w:r>
      <w:r>
        <w:rPr>
          <w:spacing w:val="-11"/>
          <w:w w:val="110"/>
        </w:rPr>
        <w:t xml:space="preserve"> </w:t>
      </w:r>
      <w:r>
        <w:rPr>
          <w:w w:val="110"/>
        </w:rPr>
        <w:t>collaboration</w:t>
      </w:r>
      <w:r>
        <w:rPr>
          <w:spacing w:val="-11"/>
          <w:w w:val="110"/>
        </w:rPr>
        <w:t xml:space="preserve"> </w:t>
      </w:r>
      <w:r>
        <w:rPr>
          <w:w w:val="110"/>
        </w:rPr>
        <w:t>between</w:t>
      </w:r>
      <w:r>
        <w:rPr>
          <w:spacing w:val="-11"/>
          <w:w w:val="110"/>
        </w:rPr>
        <w:t xml:space="preserve"> </w:t>
      </w:r>
      <w:r>
        <w:rPr>
          <w:w w:val="110"/>
        </w:rPr>
        <w:t>developers</w:t>
      </w:r>
      <w:r>
        <w:rPr>
          <w:spacing w:val="-11"/>
          <w:w w:val="110"/>
        </w:rPr>
        <w:t xml:space="preserve"> </w:t>
      </w:r>
      <w:r>
        <w:rPr>
          <w:w w:val="110"/>
        </w:rPr>
        <w:t>with</w:t>
      </w:r>
      <w:r>
        <w:rPr>
          <w:spacing w:val="-11"/>
          <w:w w:val="110"/>
        </w:rPr>
        <w:t xml:space="preserve"> </w:t>
      </w:r>
      <w:r>
        <w:rPr>
          <w:w w:val="110"/>
        </w:rPr>
        <w:t>either</w:t>
      </w:r>
      <w:r>
        <w:rPr>
          <w:spacing w:val="-11"/>
          <w:w w:val="110"/>
        </w:rPr>
        <w:t xml:space="preserve"> </w:t>
      </w:r>
      <w:r>
        <w:rPr>
          <w:w w:val="110"/>
        </w:rPr>
        <w:t>a</w:t>
      </w:r>
      <w:r>
        <w:rPr>
          <w:spacing w:val="-11"/>
          <w:w w:val="110"/>
        </w:rPr>
        <w:t xml:space="preserve"> </w:t>
      </w:r>
      <w:r>
        <w:rPr>
          <w:w w:val="110"/>
        </w:rPr>
        <w:t>MDE background or a traditional background.</w:t>
      </w:r>
    </w:p>
    <w:p w14:paraId="66DCC5B1" w14:textId="77777777" w:rsidR="00B66BFA" w:rsidRDefault="0044141A">
      <w:pPr>
        <w:pStyle w:val="Corpsdetexte"/>
        <w:spacing w:line="242" w:lineRule="auto"/>
        <w:ind w:left="115" w:firstLine="179"/>
        <w:jc w:val="both"/>
      </w:pPr>
      <w:r>
        <w:rPr>
          <w:w w:val="110"/>
        </w:rPr>
        <w:t xml:space="preserve">The rest of the article is organized as follows.   Section    2 relates our work to existing research and industrial ap-  proaches. Section 3 defines the actors (roles) </w:t>
      </w:r>
      <w:r>
        <w:rPr>
          <w:spacing w:val="-3"/>
          <w:w w:val="110"/>
        </w:rPr>
        <w:t xml:space="preserve">we </w:t>
      </w:r>
      <w:r>
        <w:rPr>
          <w:w w:val="110"/>
        </w:rPr>
        <w:t>consider in our work and the use-cases of the generic development en- vironment for our model-code synchronization method. In Section</w:t>
      </w:r>
      <w:r>
        <w:rPr>
          <w:spacing w:val="-8"/>
          <w:w w:val="110"/>
        </w:rPr>
        <w:t xml:space="preserve"> </w:t>
      </w:r>
      <w:r>
        <w:rPr>
          <w:w w:val="110"/>
        </w:rPr>
        <w:t>4</w:t>
      </w:r>
      <w:r>
        <w:rPr>
          <w:spacing w:val="-8"/>
          <w:w w:val="110"/>
        </w:rPr>
        <w:t xml:space="preserve"> </w:t>
      </w:r>
      <w:r>
        <w:rPr>
          <w:spacing w:val="-3"/>
          <w:w w:val="110"/>
        </w:rPr>
        <w:t>we</w:t>
      </w:r>
      <w:r>
        <w:rPr>
          <w:spacing w:val="-8"/>
          <w:w w:val="110"/>
        </w:rPr>
        <w:t xml:space="preserve"> </w:t>
      </w:r>
      <w:r>
        <w:rPr>
          <w:w w:val="110"/>
        </w:rPr>
        <w:t>propose</w:t>
      </w:r>
      <w:r>
        <w:rPr>
          <w:spacing w:val="-8"/>
          <w:w w:val="110"/>
        </w:rPr>
        <w:t xml:space="preserve"> </w:t>
      </w:r>
      <w:r>
        <w:rPr>
          <w:w w:val="110"/>
        </w:rPr>
        <w:t>processes</w:t>
      </w:r>
      <w:r>
        <w:rPr>
          <w:spacing w:val="-8"/>
          <w:w w:val="110"/>
        </w:rPr>
        <w:t xml:space="preserve"> </w:t>
      </w:r>
      <w:r>
        <w:rPr>
          <w:w w:val="110"/>
        </w:rPr>
        <w:t>for</w:t>
      </w:r>
      <w:r>
        <w:rPr>
          <w:spacing w:val="-8"/>
          <w:w w:val="110"/>
        </w:rPr>
        <w:t xml:space="preserve"> </w:t>
      </w:r>
      <w:r>
        <w:rPr>
          <w:w w:val="110"/>
        </w:rPr>
        <w:t>synchronizing</w:t>
      </w:r>
      <w:r>
        <w:rPr>
          <w:spacing w:val="-8"/>
          <w:w w:val="110"/>
        </w:rPr>
        <w:t xml:space="preserve"> </w:t>
      </w:r>
      <w:r>
        <w:rPr>
          <w:w w:val="110"/>
        </w:rPr>
        <w:t>model</w:t>
      </w:r>
      <w:r>
        <w:rPr>
          <w:spacing w:val="-8"/>
          <w:w w:val="110"/>
        </w:rPr>
        <w:t xml:space="preserve"> </w:t>
      </w:r>
      <w:r>
        <w:rPr>
          <w:w w:val="110"/>
        </w:rPr>
        <w:t>and code, in several scenarios. A possible implementation of</w:t>
      </w:r>
      <w:r>
        <w:rPr>
          <w:spacing w:val="-16"/>
          <w:w w:val="110"/>
        </w:rPr>
        <w:t xml:space="preserve"> </w:t>
      </w:r>
      <w:r>
        <w:rPr>
          <w:w w:val="110"/>
        </w:rPr>
        <w:t>our method,</w:t>
      </w:r>
      <w:r>
        <w:rPr>
          <w:spacing w:val="-9"/>
          <w:w w:val="110"/>
        </w:rPr>
        <w:t xml:space="preserve"> </w:t>
      </w:r>
      <w:r>
        <w:rPr>
          <w:w w:val="110"/>
        </w:rPr>
        <w:t>based</w:t>
      </w:r>
      <w:r>
        <w:rPr>
          <w:spacing w:val="-12"/>
          <w:w w:val="110"/>
        </w:rPr>
        <w:t xml:space="preserve"> </w:t>
      </w:r>
      <w:r>
        <w:rPr>
          <w:w w:val="110"/>
        </w:rPr>
        <w:t>on</w:t>
      </w:r>
      <w:r>
        <w:rPr>
          <w:spacing w:val="-12"/>
          <w:w w:val="110"/>
        </w:rPr>
        <w:t xml:space="preserve"> </w:t>
      </w:r>
      <w:r>
        <w:rPr>
          <w:w w:val="110"/>
        </w:rPr>
        <w:t>Eclipse</w:t>
      </w:r>
      <w:r>
        <w:rPr>
          <w:spacing w:val="-12"/>
          <w:w w:val="110"/>
        </w:rPr>
        <w:t xml:space="preserve"> </w:t>
      </w:r>
      <w:r>
        <w:rPr>
          <w:w w:val="110"/>
        </w:rPr>
        <w:t>technologies,</w:t>
      </w:r>
      <w:r>
        <w:rPr>
          <w:spacing w:val="-9"/>
          <w:w w:val="110"/>
        </w:rPr>
        <w:t xml:space="preserve"> </w:t>
      </w:r>
      <w:r>
        <w:rPr>
          <w:w w:val="110"/>
        </w:rPr>
        <w:t>is</w:t>
      </w:r>
      <w:r>
        <w:rPr>
          <w:spacing w:val="-12"/>
          <w:w w:val="110"/>
        </w:rPr>
        <w:t xml:space="preserve"> </w:t>
      </w:r>
      <w:r>
        <w:rPr>
          <w:w w:val="110"/>
        </w:rPr>
        <w:t>proposed</w:t>
      </w:r>
      <w:r>
        <w:rPr>
          <w:spacing w:val="-12"/>
          <w:w w:val="110"/>
        </w:rPr>
        <w:t xml:space="preserve"> </w:t>
      </w:r>
      <w:r>
        <w:rPr>
          <w:w w:val="110"/>
        </w:rPr>
        <w:t>in</w:t>
      </w:r>
      <w:r>
        <w:rPr>
          <w:spacing w:val="-12"/>
          <w:w w:val="110"/>
        </w:rPr>
        <w:t xml:space="preserve"> </w:t>
      </w:r>
      <w:r>
        <w:rPr>
          <w:w w:val="110"/>
        </w:rPr>
        <w:t>5.</w:t>
      </w:r>
      <w:r>
        <w:rPr>
          <w:spacing w:val="16"/>
          <w:w w:val="110"/>
        </w:rPr>
        <w:t xml:space="preserve"> </w:t>
      </w:r>
      <w:r>
        <w:rPr>
          <w:w w:val="110"/>
        </w:rPr>
        <w:t xml:space="preserve">Our propositions are evaluated in Section 6 through simulations and the case-study of </w:t>
      </w:r>
      <w:r>
        <w:rPr>
          <w:spacing w:val="-3"/>
          <w:w w:val="110"/>
        </w:rPr>
        <w:t xml:space="preserve">UML-RT </w:t>
      </w:r>
      <w:r>
        <w:rPr>
          <w:w w:val="110"/>
        </w:rPr>
        <w:t xml:space="preserve">runtime developed in col- laboration </w:t>
      </w:r>
      <w:r>
        <w:rPr>
          <w:spacing w:val="-3"/>
          <w:w w:val="110"/>
        </w:rPr>
        <w:t xml:space="preserve">by </w:t>
      </w:r>
      <w:r>
        <w:rPr>
          <w:w w:val="110"/>
        </w:rPr>
        <w:t xml:space="preserve">Zeligsoft and CEA. </w:t>
      </w:r>
      <w:r>
        <w:rPr>
          <w:spacing w:val="-3"/>
          <w:w w:val="110"/>
        </w:rPr>
        <w:t xml:space="preserve">Finally, </w:t>
      </w:r>
      <w:r>
        <w:rPr>
          <w:w w:val="110"/>
        </w:rPr>
        <w:t xml:space="preserve">in Section 7 </w:t>
      </w:r>
      <w:r>
        <w:rPr>
          <w:spacing w:val="-3"/>
          <w:w w:val="110"/>
        </w:rPr>
        <w:t xml:space="preserve">we </w:t>
      </w:r>
      <w:r>
        <w:rPr>
          <w:w w:val="110"/>
        </w:rPr>
        <w:t>conclude with some</w:t>
      </w:r>
      <w:r>
        <w:rPr>
          <w:spacing w:val="-9"/>
          <w:w w:val="110"/>
        </w:rPr>
        <w:t xml:space="preserve"> </w:t>
      </w:r>
      <w:r>
        <w:rPr>
          <w:w w:val="110"/>
        </w:rPr>
        <w:t>perspectives.</w:t>
      </w:r>
    </w:p>
    <w:p w14:paraId="3E991628" w14:textId="77777777" w:rsidR="00B66BFA" w:rsidRDefault="00B66BFA">
      <w:pPr>
        <w:pStyle w:val="Corpsdetexte"/>
        <w:spacing w:before="2"/>
      </w:pPr>
    </w:p>
    <w:p w14:paraId="11F3C3DE" w14:textId="77777777" w:rsidR="00B66BFA" w:rsidRDefault="0044141A">
      <w:pPr>
        <w:pStyle w:val="Titre1"/>
        <w:numPr>
          <w:ilvl w:val="0"/>
          <w:numId w:val="5"/>
        </w:numPr>
        <w:tabs>
          <w:tab w:val="left" w:pos="535"/>
        </w:tabs>
        <w:jc w:val="both"/>
      </w:pPr>
      <w:r>
        <w:rPr>
          <w:spacing w:val="-4"/>
        </w:rPr>
        <w:t>RELATED</w:t>
      </w:r>
      <w:r>
        <w:rPr>
          <w:spacing w:val="-7"/>
        </w:rPr>
        <w:t xml:space="preserve"> </w:t>
      </w:r>
      <w:r>
        <w:t>WORK</w:t>
      </w:r>
    </w:p>
    <w:p w14:paraId="4FADCC20" w14:textId="77777777" w:rsidR="00B66BFA" w:rsidRDefault="0044141A">
      <w:pPr>
        <w:pStyle w:val="Corpsdetexte"/>
        <w:spacing w:before="39" w:line="242" w:lineRule="auto"/>
        <w:ind w:left="115" w:firstLine="179"/>
        <w:jc w:val="both"/>
      </w:pPr>
      <w:r>
        <w:rPr>
          <w:w w:val="110"/>
        </w:rPr>
        <w:t>Two main topics directly related to our study are identi- fied.</w:t>
      </w:r>
      <w:r>
        <w:rPr>
          <w:spacing w:val="16"/>
          <w:w w:val="110"/>
        </w:rPr>
        <w:t xml:space="preserve"> </w:t>
      </w:r>
      <w:r>
        <w:rPr>
          <w:w w:val="110"/>
        </w:rPr>
        <w:t>One</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collaboration</w:t>
      </w:r>
      <w:r>
        <w:rPr>
          <w:spacing w:val="-11"/>
          <w:w w:val="110"/>
        </w:rPr>
        <w:t xml:space="preserve"> </w:t>
      </w:r>
      <w:r>
        <w:rPr>
          <w:w w:val="110"/>
        </w:rPr>
        <w:t>of</w:t>
      </w:r>
      <w:r>
        <w:rPr>
          <w:spacing w:val="-11"/>
          <w:w w:val="110"/>
        </w:rPr>
        <w:t xml:space="preserve"> </w:t>
      </w:r>
      <w:r>
        <w:rPr>
          <w:w w:val="110"/>
        </w:rPr>
        <w:t>different</w:t>
      </w:r>
      <w:r>
        <w:rPr>
          <w:spacing w:val="-11"/>
          <w:w w:val="110"/>
        </w:rPr>
        <w:t xml:space="preserve"> </w:t>
      </w:r>
      <w:r>
        <w:rPr>
          <w:w w:val="110"/>
        </w:rPr>
        <w:t>stakeholders</w:t>
      </w:r>
      <w:r>
        <w:rPr>
          <w:spacing w:val="-12"/>
          <w:w w:val="110"/>
        </w:rPr>
        <w:t xml:space="preserve"> </w:t>
      </w:r>
      <w:r>
        <w:rPr>
          <w:w w:val="110"/>
        </w:rPr>
        <w:t>taking different</w:t>
      </w:r>
      <w:r>
        <w:rPr>
          <w:spacing w:val="-10"/>
          <w:w w:val="110"/>
        </w:rPr>
        <w:t xml:space="preserve"> </w:t>
      </w:r>
      <w:r>
        <w:rPr>
          <w:w w:val="110"/>
        </w:rPr>
        <w:t>roles</w:t>
      </w:r>
      <w:r>
        <w:rPr>
          <w:spacing w:val="-10"/>
          <w:w w:val="110"/>
        </w:rPr>
        <w:t xml:space="preserve"> </w:t>
      </w:r>
      <w:r>
        <w:rPr>
          <w:w w:val="110"/>
        </w:rPr>
        <w:t>in</w:t>
      </w:r>
      <w:r>
        <w:rPr>
          <w:spacing w:val="-10"/>
          <w:w w:val="110"/>
        </w:rPr>
        <w:t xml:space="preserve"> </w:t>
      </w:r>
      <w:r>
        <w:rPr>
          <w:w w:val="110"/>
        </w:rPr>
        <w:t>software</w:t>
      </w:r>
      <w:r>
        <w:rPr>
          <w:spacing w:val="-10"/>
          <w:w w:val="110"/>
        </w:rPr>
        <w:t xml:space="preserve"> </w:t>
      </w:r>
      <w:r>
        <w:rPr>
          <w:w w:val="110"/>
        </w:rPr>
        <w:t>development</w:t>
      </w:r>
      <w:r>
        <w:rPr>
          <w:spacing w:val="-10"/>
          <w:w w:val="110"/>
        </w:rPr>
        <w:t xml:space="preserve"> </w:t>
      </w:r>
      <w:r>
        <w:rPr>
          <w:w w:val="110"/>
        </w:rPr>
        <w:t>process</w:t>
      </w:r>
      <w:r>
        <w:rPr>
          <w:spacing w:val="-10"/>
          <w:w w:val="110"/>
        </w:rPr>
        <w:t xml:space="preserve"> </w:t>
      </w:r>
      <w:r>
        <w:rPr>
          <w:w w:val="110"/>
        </w:rPr>
        <w:t>and</w:t>
      </w:r>
      <w:r>
        <w:rPr>
          <w:spacing w:val="-10"/>
          <w:w w:val="110"/>
        </w:rPr>
        <w:t xml:space="preserve"> </w:t>
      </w:r>
      <w:r>
        <w:rPr>
          <w:w w:val="110"/>
        </w:rPr>
        <w:t>the</w:t>
      </w:r>
      <w:r>
        <w:rPr>
          <w:spacing w:val="-10"/>
          <w:w w:val="110"/>
        </w:rPr>
        <w:t xml:space="preserve"> </w:t>
      </w:r>
      <w:r>
        <w:rPr>
          <w:w w:val="110"/>
        </w:rPr>
        <w:t>other one is</w:t>
      </w:r>
      <w:r>
        <w:rPr>
          <w:spacing w:val="25"/>
          <w:w w:val="110"/>
        </w:rPr>
        <w:t xml:space="preserve"> </w:t>
      </w:r>
      <w:r>
        <w:rPr>
          <w:spacing w:val="-4"/>
          <w:w w:val="110"/>
        </w:rPr>
        <w:t>RTE.</w:t>
      </w:r>
    </w:p>
    <w:p w14:paraId="597CD578" w14:textId="77777777" w:rsidR="00B66BFA" w:rsidRDefault="0044141A">
      <w:pPr>
        <w:pStyle w:val="Titre1"/>
        <w:numPr>
          <w:ilvl w:val="1"/>
          <w:numId w:val="5"/>
        </w:numPr>
        <w:tabs>
          <w:tab w:val="left" w:pos="654"/>
        </w:tabs>
        <w:spacing w:before="101"/>
        <w:jc w:val="both"/>
      </w:pPr>
      <w:r>
        <w:t>Collaboration of different</w:t>
      </w:r>
      <w:r>
        <w:rPr>
          <w:spacing w:val="-26"/>
        </w:rPr>
        <w:t xml:space="preserve"> </w:t>
      </w:r>
      <w:r>
        <w:t>stakeholders</w:t>
      </w:r>
    </w:p>
    <w:p w14:paraId="25164160" w14:textId="77777777" w:rsidR="00B66BFA" w:rsidRDefault="0044141A">
      <w:pPr>
        <w:pStyle w:val="Paragraphedeliste"/>
        <w:numPr>
          <w:ilvl w:val="1"/>
          <w:numId w:val="5"/>
        </w:numPr>
        <w:tabs>
          <w:tab w:val="left" w:pos="654"/>
        </w:tabs>
        <w:spacing w:before="140"/>
        <w:jc w:val="both"/>
        <w:rPr>
          <w:b/>
          <w:sz w:val="24"/>
        </w:rPr>
      </w:pPr>
      <w:r>
        <w:rPr>
          <w:b/>
          <w:sz w:val="24"/>
        </w:rPr>
        <w:t>RTE-related</w:t>
      </w:r>
      <w:r>
        <w:rPr>
          <w:b/>
          <w:spacing w:val="-26"/>
          <w:sz w:val="24"/>
        </w:rPr>
        <w:t xml:space="preserve"> </w:t>
      </w:r>
      <w:r>
        <w:rPr>
          <w:b/>
          <w:sz w:val="24"/>
        </w:rPr>
        <w:t>work</w:t>
      </w:r>
    </w:p>
    <w:p w14:paraId="61D6BF1D" w14:textId="77777777" w:rsidR="00B66BFA" w:rsidRDefault="0044141A" w:rsidP="00037CE9">
      <w:pPr>
        <w:pStyle w:val="Corpsdetexte"/>
        <w:spacing w:before="39" w:line="242" w:lineRule="auto"/>
        <w:ind w:left="115" w:firstLine="179"/>
        <w:jc w:val="both"/>
      </w:pPr>
      <w:r>
        <w:rPr>
          <w:w w:val="110"/>
        </w:rPr>
        <w:t xml:space="preserve">Several model and code </w:t>
      </w:r>
      <w:r>
        <w:rPr>
          <w:spacing w:val="-6"/>
          <w:w w:val="110"/>
        </w:rPr>
        <w:t xml:space="preserve">RTE </w:t>
      </w:r>
      <w:r>
        <w:rPr>
          <w:w w:val="110"/>
        </w:rPr>
        <w:t>approaches are proposed. The</w:t>
      </w:r>
      <w:r>
        <w:rPr>
          <w:spacing w:val="-8"/>
          <w:w w:val="110"/>
        </w:rPr>
        <w:t xml:space="preserve"> </w:t>
      </w:r>
      <w:r>
        <w:rPr>
          <w:w w:val="110"/>
        </w:rPr>
        <w:t>authors</w:t>
      </w:r>
      <w:r>
        <w:rPr>
          <w:spacing w:val="-8"/>
          <w:w w:val="110"/>
        </w:rPr>
        <w:t xml:space="preserve"> </w:t>
      </w:r>
      <w:r>
        <w:rPr>
          <w:w w:val="110"/>
        </w:rPr>
        <w:t>in</w:t>
      </w:r>
      <w:r>
        <w:rPr>
          <w:spacing w:val="-8"/>
          <w:w w:val="110"/>
        </w:rPr>
        <w:t xml:space="preserve"> </w:t>
      </w:r>
      <w:r>
        <w:rPr>
          <w:w w:val="110"/>
        </w:rPr>
        <w:t>[3]</w:t>
      </w:r>
      <w:r>
        <w:rPr>
          <w:spacing w:val="-8"/>
          <w:w w:val="110"/>
        </w:rPr>
        <w:t xml:space="preserve"> </w:t>
      </w:r>
      <w:r>
        <w:rPr>
          <w:w w:val="110"/>
        </w:rPr>
        <w:t>proposes</w:t>
      </w:r>
      <w:r>
        <w:rPr>
          <w:spacing w:val="-8"/>
          <w:w w:val="110"/>
        </w:rPr>
        <w:t xml:space="preserve"> </w:t>
      </w:r>
      <w:r>
        <w:rPr>
          <w:w w:val="110"/>
        </w:rPr>
        <w:t>a</w:t>
      </w:r>
      <w:r>
        <w:rPr>
          <w:spacing w:val="-8"/>
          <w:w w:val="110"/>
        </w:rPr>
        <w:t xml:space="preserve"> </w:t>
      </w:r>
      <w:r>
        <w:rPr>
          <w:w w:val="110"/>
        </w:rPr>
        <w:t>syntactic</w:t>
      </w:r>
      <w:r>
        <w:rPr>
          <w:spacing w:val="-8"/>
          <w:w w:val="110"/>
        </w:rPr>
        <w:t xml:space="preserve"> </w:t>
      </w:r>
      <w:r>
        <w:rPr>
          <w:w w:val="110"/>
        </w:rPr>
        <w:t>synchronization</w:t>
      </w:r>
      <w:r>
        <w:rPr>
          <w:spacing w:val="-8"/>
          <w:w w:val="110"/>
        </w:rPr>
        <w:t xml:space="preserve"> </w:t>
      </w:r>
      <w:r>
        <w:rPr>
          <w:w w:val="110"/>
        </w:rPr>
        <w:t xml:space="preserve">tech- nique for domain-specific modeling languages (DSML) and code. The approach uses an Abstract Syntax </w:t>
      </w:r>
      <w:r>
        <w:rPr>
          <w:spacing w:val="-4"/>
          <w:w w:val="110"/>
        </w:rPr>
        <w:t xml:space="preserve">Tree </w:t>
      </w:r>
      <w:r>
        <w:rPr>
          <w:w w:val="110"/>
        </w:rPr>
        <w:t xml:space="preserve">(AST) metal-model to model source. Changes in code detected </w:t>
      </w:r>
      <w:r>
        <w:rPr>
          <w:spacing w:val="-3"/>
          <w:w w:val="110"/>
        </w:rPr>
        <w:t xml:space="preserve">by </w:t>
      </w:r>
      <w:r>
        <w:rPr>
          <w:w w:val="110"/>
        </w:rPr>
        <w:t>comparing</w:t>
      </w:r>
      <w:r>
        <w:rPr>
          <w:spacing w:val="-6"/>
          <w:w w:val="110"/>
        </w:rPr>
        <w:t xml:space="preserve"> </w:t>
      </w:r>
      <w:r>
        <w:rPr>
          <w:w w:val="110"/>
        </w:rPr>
        <w:t>the</w:t>
      </w:r>
      <w:r>
        <w:rPr>
          <w:spacing w:val="-6"/>
          <w:w w:val="110"/>
        </w:rPr>
        <w:t xml:space="preserve"> </w:t>
      </w:r>
      <w:r>
        <w:rPr>
          <w:w w:val="110"/>
        </w:rPr>
        <w:t>AST</w:t>
      </w:r>
      <w:r>
        <w:rPr>
          <w:spacing w:val="-6"/>
          <w:w w:val="110"/>
        </w:rPr>
        <w:t xml:space="preserve"> </w:t>
      </w:r>
      <w:r>
        <w:rPr>
          <w:w w:val="110"/>
        </w:rPr>
        <w:t>instance</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current</w:t>
      </w:r>
      <w:r>
        <w:rPr>
          <w:spacing w:val="-6"/>
          <w:w w:val="110"/>
        </w:rPr>
        <w:t xml:space="preserve"> </w:t>
      </w:r>
      <w:r>
        <w:rPr>
          <w:w w:val="110"/>
        </w:rPr>
        <w:t>code</w:t>
      </w:r>
      <w:r>
        <w:rPr>
          <w:spacing w:val="-6"/>
          <w:w w:val="110"/>
        </w:rPr>
        <w:t xml:space="preserve"> </w:t>
      </w:r>
      <w:r>
        <w:rPr>
          <w:w w:val="110"/>
        </w:rPr>
        <w:t>with</w:t>
      </w:r>
      <w:r>
        <w:rPr>
          <w:spacing w:val="-6"/>
          <w:w w:val="110"/>
        </w:rPr>
        <w:t xml:space="preserve"> </w:t>
      </w:r>
      <w:r>
        <w:rPr>
          <w:w w:val="110"/>
        </w:rPr>
        <w:t>the</w:t>
      </w:r>
      <w:r>
        <w:rPr>
          <w:spacing w:val="-6"/>
          <w:w w:val="110"/>
        </w:rPr>
        <w:t xml:space="preserve"> </w:t>
      </w:r>
      <w:r>
        <w:rPr>
          <w:w w:val="110"/>
        </w:rPr>
        <w:t>last synchronized</w:t>
      </w:r>
      <w:r>
        <w:rPr>
          <w:spacing w:val="-13"/>
          <w:w w:val="110"/>
        </w:rPr>
        <w:t xml:space="preserve"> </w:t>
      </w:r>
      <w:r>
        <w:rPr>
          <w:w w:val="110"/>
        </w:rPr>
        <w:t>one</w:t>
      </w:r>
      <w:r>
        <w:rPr>
          <w:spacing w:val="-13"/>
          <w:w w:val="110"/>
        </w:rPr>
        <w:t xml:space="preserve"> </w:t>
      </w:r>
      <w:r>
        <w:rPr>
          <w:w w:val="110"/>
        </w:rPr>
        <w:t>are</w:t>
      </w:r>
      <w:r>
        <w:rPr>
          <w:spacing w:val="-13"/>
          <w:w w:val="110"/>
        </w:rPr>
        <w:t xml:space="preserve"> </w:t>
      </w:r>
      <w:r>
        <w:rPr>
          <w:w w:val="110"/>
        </w:rPr>
        <w:t>merged</w:t>
      </w:r>
      <w:r>
        <w:rPr>
          <w:spacing w:val="-13"/>
          <w:w w:val="110"/>
        </w:rPr>
        <w:t xml:space="preserve"> </w:t>
      </w:r>
      <w:r>
        <w:rPr>
          <w:w w:val="110"/>
        </w:rPr>
        <w:t>to</w:t>
      </w:r>
      <w:r>
        <w:rPr>
          <w:spacing w:val="-13"/>
          <w:w w:val="110"/>
        </w:rPr>
        <w:t xml:space="preserve"> </w:t>
      </w:r>
      <w:r>
        <w:rPr>
          <w:w w:val="110"/>
        </w:rPr>
        <w:t>the</w:t>
      </w:r>
      <w:r>
        <w:rPr>
          <w:spacing w:val="-13"/>
          <w:w w:val="110"/>
        </w:rPr>
        <w:t xml:space="preserve"> </w:t>
      </w:r>
      <w:r>
        <w:rPr>
          <w:w w:val="110"/>
        </w:rPr>
        <w:t>instance</w:t>
      </w:r>
      <w:r>
        <w:rPr>
          <w:spacing w:val="-13"/>
          <w:w w:val="110"/>
        </w:rPr>
        <w:t xml:space="preserve"> </w:t>
      </w:r>
      <w:r>
        <w:rPr>
          <w:w w:val="110"/>
        </w:rPr>
        <w:t>of</w:t>
      </w:r>
      <w:r>
        <w:rPr>
          <w:spacing w:val="-13"/>
          <w:w w:val="110"/>
        </w:rPr>
        <w:t xml:space="preserve"> </w:t>
      </w:r>
      <w:r>
        <w:rPr>
          <w:w w:val="110"/>
        </w:rPr>
        <w:t>DSML.</w:t>
      </w:r>
      <w:r>
        <w:rPr>
          <w:spacing w:val="-13"/>
          <w:w w:val="110"/>
        </w:rPr>
        <w:t xml:space="preserve"> </w:t>
      </w:r>
      <w:r>
        <w:rPr>
          <w:w w:val="110"/>
        </w:rPr>
        <w:t xml:space="preserve">How- ever, AST is very </w:t>
      </w:r>
      <w:r>
        <w:rPr>
          <w:spacing w:val="-3"/>
          <w:w w:val="110"/>
        </w:rPr>
        <w:t xml:space="preserve">low </w:t>
      </w:r>
      <w:r>
        <w:rPr>
          <w:w w:val="110"/>
        </w:rPr>
        <w:t xml:space="preserve">level and it is not clear to </w:t>
      </w:r>
      <w:r>
        <w:rPr>
          <w:spacing w:val="-3"/>
          <w:w w:val="110"/>
        </w:rPr>
        <w:t xml:space="preserve">have </w:t>
      </w:r>
      <w:r>
        <w:rPr>
          <w:w w:val="110"/>
        </w:rPr>
        <w:t xml:space="preserve">map- pings from DSML instances to AST instances. Furthermore, although there is an example for illustrating the  </w:t>
      </w:r>
      <w:r>
        <w:rPr>
          <w:spacing w:val="44"/>
          <w:w w:val="110"/>
        </w:rPr>
        <w:t xml:space="preserve"> </w:t>
      </w:r>
      <w:r>
        <w:rPr>
          <w:w w:val="110"/>
        </w:rPr>
        <w:t>technique,</w:t>
      </w:r>
      <w:r>
        <w:br w:type="column"/>
      </w:r>
      <w:r>
        <w:rPr>
          <w:w w:val="110"/>
        </w:rPr>
        <w:t>a systematic evaluation of the approach is not presented to show its scalability.</w:t>
      </w:r>
    </w:p>
    <w:p w14:paraId="066EA111" w14:textId="77777777" w:rsidR="00B66BFA" w:rsidRDefault="0044141A">
      <w:pPr>
        <w:pStyle w:val="Corpsdetexte"/>
        <w:spacing w:line="242" w:lineRule="auto"/>
        <w:ind w:left="115" w:right="99" w:firstLine="179"/>
        <w:jc w:val="both"/>
      </w:pPr>
      <w:r>
        <w:rPr>
          <w:w w:val="110"/>
        </w:rPr>
        <w:t>Buchmann et al. [8] addresses the problem of UML and JAVA synchronization by composing existing transforma- tion approaches such as TGG. The idea is to</w:t>
      </w:r>
      <w:r w:rsidR="00E0080E">
        <w:rPr>
          <w:w w:val="110"/>
        </w:rPr>
        <w:t xml:space="preserve"> </w:t>
      </w:r>
      <w:r>
        <w:rPr>
          <w:w w:val="110"/>
        </w:rPr>
        <w:t>transform JAVA code into an instance of the Modisco [7] Java model. The latter is then synchronized with UML by TGG. Besides the application of TGG, the approach is Modisco-dependent and therefore supports JAV</w:t>
      </w:r>
      <w:r w:rsidR="00C934A1">
        <w:rPr>
          <w:w w:val="110"/>
        </w:rPr>
        <w:t>A only which is a trivial lan-</w:t>
      </w:r>
      <w:r>
        <w:rPr>
          <w:w w:val="110"/>
        </w:rPr>
        <w:t>guage to have synchronized. Other programming languages are</w:t>
      </w:r>
      <w:r w:rsidR="00AA2712">
        <w:rPr>
          <w:w w:val="110"/>
        </w:rPr>
        <w:t xml:space="preserve"> </w:t>
      </w:r>
      <w:r>
        <w:rPr>
          <w:w w:val="110"/>
        </w:rPr>
        <w:t>hardly adapted.</w:t>
      </w:r>
    </w:p>
    <w:p w14:paraId="5D25C15F" w14:textId="77777777" w:rsidR="00B66BFA" w:rsidRDefault="0044141A">
      <w:pPr>
        <w:pStyle w:val="Corpsdetexte"/>
        <w:spacing w:line="242" w:lineRule="auto"/>
        <w:ind w:left="115" w:right="99" w:firstLine="179"/>
        <w:jc w:val="both"/>
      </w:pPr>
      <w:r>
        <w:rPr>
          <w:spacing w:val="-3"/>
          <w:w w:val="110"/>
        </w:rPr>
        <w:t xml:space="preserve">Fujaba </w:t>
      </w:r>
      <w:r>
        <w:rPr>
          <w:w w:val="110"/>
        </w:rPr>
        <w:t xml:space="preserve">[22] offers a round-trip engineering environment. An interesting part of </w:t>
      </w:r>
      <w:r>
        <w:rPr>
          <w:spacing w:val="-6"/>
          <w:w w:val="110"/>
        </w:rPr>
        <w:t xml:space="preserve">Fujava </w:t>
      </w:r>
      <w:r w:rsidR="00376AB7">
        <w:rPr>
          <w:w w:val="110"/>
        </w:rPr>
        <w:t>is that it</w:t>
      </w:r>
      <w:r>
        <w:rPr>
          <w:w w:val="110"/>
        </w:rPr>
        <w:t xml:space="preserve"> abstracting from </w:t>
      </w:r>
      <w:r>
        <w:rPr>
          <w:spacing w:val="-5"/>
          <w:w w:val="110"/>
        </w:rPr>
        <w:t xml:space="preserve">Java </w:t>
      </w:r>
      <w:r>
        <w:rPr>
          <w:w w:val="110"/>
        </w:rPr>
        <w:t xml:space="preserve">source code to UML class diagrams and a so-called story-diagrams. </w:t>
      </w:r>
      <w:r>
        <w:rPr>
          <w:spacing w:val="-5"/>
          <w:w w:val="110"/>
        </w:rPr>
        <w:t xml:space="preserve">Java </w:t>
      </w:r>
      <w:r>
        <w:rPr>
          <w:w w:val="110"/>
        </w:rPr>
        <w:t xml:space="preserve">code can also </w:t>
      </w:r>
      <w:r>
        <w:rPr>
          <w:spacing w:val="2"/>
          <w:w w:val="110"/>
        </w:rPr>
        <w:t xml:space="preserve">be </w:t>
      </w:r>
      <w:r>
        <w:rPr>
          <w:w w:val="110"/>
        </w:rPr>
        <w:t xml:space="preserve">generated from these diagrams. </w:t>
      </w:r>
      <w:r>
        <w:rPr>
          <w:spacing w:val="-6"/>
          <w:w w:val="110"/>
        </w:rPr>
        <w:t xml:space="preserve">RTE </w:t>
      </w:r>
      <w:r>
        <w:rPr>
          <w:w w:val="110"/>
        </w:rPr>
        <w:t xml:space="preserve">of these diagrams and code works but lim- ited to the naming convention and implementation concepts of </w:t>
      </w:r>
      <w:r>
        <w:rPr>
          <w:spacing w:val="-3"/>
          <w:w w:val="110"/>
        </w:rPr>
        <w:t xml:space="preserve">Fujaba. </w:t>
      </w:r>
      <w:r>
        <w:rPr>
          <w:w w:val="110"/>
        </w:rPr>
        <w:t>This limitation obstructs the adaptation of MDE to traditional</w:t>
      </w:r>
      <w:r>
        <w:rPr>
          <w:spacing w:val="14"/>
          <w:w w:val="110"/>
        </w:rPr>
        <w:t xml:space="preserve"> </w:t>
      </w:r>
      <w:r>
        <w:rPr>
          <w:w w:val="110"/>
        </w:rPr>
        <w:t>programmers.</w:t>
      </w:r>
    </w:p>
    <w:p w14:paraId="0C783C32" w14:textId="77777777" w:rsidR="00B66BFA" w:rsidRDefault="0044141A">
      <w:pPr>
        <w:pStyle w:val="Corpsdetexte"/>
        <w:spacing w:line="242" w:lineRule="auto"/>
        <w:ind w:left="115" w:right="99" w:firstLine="179"/>
        <w:jc w:val="both"/>
      </w:pPr>
      <w:r>
        <w:rPr>
          <w:w w:val="110"/>
        </w:rPr>
        <w:t xml:space="preserve">Several tools including commercial [1, 20, 24, 26, 31, 32] and open-source [2] claim having support for </w:t>
      </w:r>
      <w:r>
        <w:rPr>
          <w:spacing w:val="-5"/>
          <w:w w:val="110"/>
        </w:rPr>
        <w:t xml:space="preserve">RTE.  </w:t>
      </w:r>
      <w:r>
        <w:rPr>
          <w:spacing w:val="-11"/>
          <w:w w:val="110"/>
        </w:rPr>
        <w:t xml:space="preserve">JAVA   </w:t>
      </w:r>
      <w:r>
        <w:rPr>
          <w:w w:val="110"/>
        </w:rPr>
        <w:t xml:space="preserve">is prominent and supported </w:t>
      </w:r>
      <w:r>
        <w:rPr>
          <w:spacing w:val="-3"/>
          <w:w w:val="110"/>
        </w:rPr>
        <w:t xml:space="preserve">by </w:t>
      </w:r>
      <w:r>
        <w:rPr>
          <w:w w:val="110"/>
        </w:rPr>
        <w:t>most of the tools. Other</w:t>
      </w:r>
      <w:r w:rsidR="00B7091D">
        <w:rPr>
          <w:w w:val="110"/>
        </w:rPr>
        <w:t xml:space="preserve"> </w:t>
      </w:r>
      <w:r>
        <w:rPr>
          <w:w w:val="110"/>
        </w:rPr>
        <w:t>languages such as C++ are not well supported [1, 31]. Sys- tematic reviews of these</w:t>
      </w:r>
      <w:r w:rsidR="007E1E3B">
        <w:rPr>
          <w:w w:val="110"/>
        </w:rPr>
        <w:t xml:space="preserve"> tools are found in [12, 16]. </w:t>
      </w:r>
      <w:r>
        <w:rPr>
          <w:w w:val="110"/>
        </w:rPr>
        <w:t xml:space="preserve">Out   of UML basic features such as class, attribute, method dec- laration, association between classes and packages, round- tripping method bodies and dependencies obtained </w:t>
      </w:r>
      <w:r>
        <w:rPr>
          <w:spacing w:val="-3"/>
          <w:w w:val="110"/>
        </w:rPr>
        <w:t xml:space="preserve">by </w:t>
      </w:r>
      <w:r>
        <w:rPr>
          <w:w w:val="110"/>
        </w:rPr>
        <w:t>an- alyzing method bodies is not supported. Furthermore, be- sides the correctness and completeness of evaluated UML features in reverse engineering, model-code</w:t>
      </w:r>
      <w:r>
        <w:rPr>
          <w:spacing w:val="-9"/>
          <w:w w:val="110"/>
        </w:rPr>
        <w:t xml:space="preserve"> </w:t>
      </w:r>
      <w:r>
        <w:rPr>
          <w:w w:val="110"/>
        </w:rPr>
        <w:t xml:space="preserve">synchronization defined </w:t>
      </w:r>
      <w:r>
        <w:rPr>
          <w:spacing w:val="-3"/>
          <w:w w:val="110"/>
        </w:rPr>
        <w:t xml:space="preserve">by </w:t>
      </w:r>
      <w:r>
        <w:rPr>
          <w:w w:val="110"/>
        </w:rPr>
        <w:t xml:space="preserve">these tools [1, 31, 32] usually allows only one of the artifacts model and code change at a certain time. This limitation does limit the integration of MDE into  </w:t>
      </w:r>
      <w:r>
        <w:rPr>
          <w:spacing w:val="10"/>
          <w:w w:val="110"/>
        </w:rPr>
        <w:t xml:space="preserve"> </w:t>
      </w:r>
      <w:r>
        <w:rPr>
          <w:w w:val="110"/>
        </w:rPr>
        <w:t>practice.</w:t>
      </w:r>
    </w:p>
    <w:p w14:paraId="7BAA061A" w14:textId="77777777" w:rsidR="00B66BFA" w:rsidRDefault="00B66BFA">
      <w:pPr>
        <w:pStyle w:val="Corpsdetexte"/>
        <w:spacing w:before="8"/>
        <w:rPr>
          <w:sz w:val="19"/>
        </w:rPr>
      </w:pPr>
    </w:p>
    <w:p w14:paraId="44B91FA3" w14:textId="77777777" w:rsidR="00B66BFA" w:rsidRDefault="0044141A">
      <w:pPr>
        <w:pStyle w:val="Titre1"/>
        <w:numPr>
          <w:ilvl w:val="0"/>
          <w:numId w:val="5"/>
        </w:numPr>
        <w:tabs>
          <w:tab w:val="left" w:pos="534"/>
          <w:tab w:val="left" w:pos="535"/>
        </w:tabs>
      </w:pPr>
      <w:r>
        <w:rPr>
          <w:spacing w:val="-4"/>
        </w:rPr>
        <w:t xml:space="preserve">ACTORS </w:t>
      </w:r>
      <w:r>
        <w:t>AND</w:t>
      </w:r>
      <w:r>
        <w:rPr>
          <w:spacing w:val="-5"/>
        </w:rPr>
        <w:t xml:space="preserve"> </w:t>
      </w:r>
      <w:r>
        <w:t>USE-CASES</w:t>
      </w:r>
    </w:p>
    <w:p w14:paraId="0CFF845D" w14:textId="77777777" w:rsidR="00B66BFA" w:rsidRDefault="0044141A">
      <w:pPr>
        <w:pStyle w:val="Corpsdetexte"/>
        <w:spacing w:before="39" w:line="242" w:lineRule="auto"/>
        <w:ind w:left="115" w:right="99" w:firstLine="179"/>
        <w:jc w:val="both"/>
      </w:pPr>
      <w:r>
        <w:rPr>
          <w:w w:val="110"/>
        </w:rPr>
        <w:t>In</w:t>
      </w:r>
      <w:r>
        <w:rPr>
          <w:spacing w:val="-13"/>
          <w:w w:val="110"/>
        </w:rPr>
        <w:t xml:space="preserve"> </w:t>
      </w:r>
      <w:r>
        <w:rPr>
          <w:w w:val="110"/>
        </w:rPr>
        <w:t>this</w:t>
      </w:r>
      <w:r>
        <w:rPr>
          <w:spacing w:val="-13"/>
          <w:w w:val="110"/>
        </w:rPr>
        <w:t xml:space="preserve"> </w:t>
      </w:r>
      <w:r>
        <w:rPr>
          <w:w w:val="110"/>
        </w:rPr>
        <w:t>section</w:t>
      </w:r>
      <w:r>
        <w:rPr>
          <w:spacing w:val="-13"/>
          <w:w w:val="110"/>
        </w:rPr>
        <w:t xml:space="preserve"> </w:t>
      </w:r>
      <w:r>
        <w:rPr>
          <w:spacing w:val="-3"/>
          <w:w w:val="110"/>
        </w:rPr>
        <w:t>we</w:t>
      </w:r>
      <w:r>
        <w:rPr>
          <w:spacing w:val="-13"/>
          <w:w w:val="110"/>
        </w:rPr>
        <w:t xml:space="preserve"> </w:t>
      </w:r>
      <w:r>
        <w:rPr>
          <w:w w:val="110"/>
        </w:rPr>
        <w:t>define</w:t>
      </w:r>
      <w:r>
        <w:rPr>
          <w:spacing w:val="-13"/>
          <w:w w:val="110"/>
        </w:rPr>
        <w:t xml:space="preserve"> </w:t>
      </w:r>
      <w:r>
        <w:rPr>
          <w:w w:val="110"/>
        </w:rPr>
        <w:t>the</w:t>
      </w:r>
      <w:r>
        <w:rPr>
          <w:spacing w:val="-13"/>
          <w:w w:val="110"/>
        </w:rPr>
        <w:t xml:space="preserve"> </w:t>
      </w:r>
      <w:r>
        <w:rPr>
          <w:w w:val="110"/>
        </w:rPr>
        <w:t>actors</w:t>
      </w:r>
      <w:r>
        <w:rPr>
          <w:spacing w:val="-13"/>
          <w:w w:val="110"/>
        </w:rPr>
        <w:t xml:space="preserve"> </w:t>
      </w:r>
      <w:r>
        <w:rPr>
          <w:w w:val="110"/>
        </w:rPr>
        <w:t>who</w:t>
      </w:r>
      <w:r>
        <w:rPr>
          <w:spacing w:val="-13"/>
          <w:w w:val="110"/>
        </w:rPr>
        <w:t xml:space="preserve"> </w:t>
      </w:r>
      <w:r>
        <w:rPr>
          <w:w w:val="110"/>
        </w:rPr>
        <w:t>will</w:t>
      </w:r>
      <w:r>
        <w:rPr>
          <w:spacing w:val="-13"/>
          <w:w w:val="110"/>
        </w:rPr>
        <w:t xml:space="preserve"> </w:t>
      </w:r>
      <w:r>
        <w:rPr>
          <w:w w:val="110"/>
        </w:rPr>
        <w:t>use</w:t>
      </w:r>
      <w:r>
        <w:rPr>
          <w:spacing w:val="-13"/>
          <w:w w:val="110"/>
        </w:rPr>
        <w:t xml:space="preserve"> </w:t>
      </w:r>
      <w:r>
        <w:rPr>
          <w:w w:val="110"/>
        </w:rPr>
        <w:t>our</w:t>
      </w:r>
      <w:r>
        <w:rPr>
          <w:spacing w:val="-13"/>
          <w:w w:val="110"/>
        </w:rPr>
        <w:t xml:space="preserve"> </w:t>
      </w:r>
      <w:r>
        <w:rPr>
          <w:w w:val="110"/>
        </w:rPr>
        <w:t xml:space="preserve">model- code synchronization method to collaborate during develop- ment. The actors are roles played </w:t>
      </w:r>
      <w:r>
        <w:rPr>
          <w:spacing w:val="-3"/>
          <w:w w:val="110"/>
        </w:rPr>
        <w:t xml:space="preserve">by </w:t>
      </w:r>
      <w:r>
        <w:rPr>
          <w:w w:val="110"/>
        </w:rPr>
        <w:t xml:space="preserve">the developers. Then </w:t>
      </w:r>
      <w:r>
        <w:rPr>
          <w:spacing w:val="-3"/>
          <w:w w:val="110"/>
        </w:rPr>
        <w:t xml:space="preserve">we </w:t>
      </w:r>
      <w:r>
        <w:rPr>
          <w:w w:val="110"/>
        </w:rPr>
        <w:t xml:space="preserve">define the use-cases of a generic development environ- ment used </w:t>
      </w:r>
      <w:r>
        <w:rPr>
          <w:spacing w:val="-3"/>
          <w:w w:val="110"/>
        </w:rPr>
        <w:t xml:space="preserve">by </w:t>
      </w:r>
      <w:r>
        <w:rPr>
          <w:w w:val="110"/>
        </w:rPr>
        <w:t xml:space="preserve">the actors. The use-cases are the functionali- ties of the development environment required </w:t>
      </w:r>
      <w:r>
        <w:rPr>
          <w:spacing w:val="-3"/>
          <w:w w:val="110"/>
        </w:rPr>
        <w:t xml:space="preserve">by </w:t>
      </w:r>
      <w:r>
        <w:rPr>
          <w:w w:val="110"/>
        </w:rPr>
        <w:t>our model- code synchronization method. Some basic concepts related to the actors and use-cases are also defined in this section.</w:t>
      </w:r>
    </w:p>
    <w:p w14:paraId="41859696" w14:textId="77777777" w:rsidR="00B66BFA" w:rsidRDefault="0044141A">
      <w:pPr>
        <w:pStyle w:val="Titre1"/>
        <w:numPr>
          <w:ilvl w:val="1"/>
          <w:numId w:val="5"/>
        </w:numPr>
        <w:tabs>
          <w:tab w:val="left" w:pos="653"/>
          <w:tab w:val="left" w:pos="654"/>
        </w:tabs>
        <w:spacing w:before="110"/>
      </w:pPr>
      <w:r>
        <w:t>Actors and</w:t>
      </w:r>
      <w:r>
        <w:rPr>
          <w:spacing w:val="-10"/>
        </w:rPr>
        <w:t xml:space="preserve"> </w:t>
      </w:r>
      <w:r>
        <w:t>artifacts</w:t>
      </w:r>
    </w:p>
    <w:p w14:paraId="3CEED82D" w14:textId="77777777" w:rsidR="00B66BFA" w:rsidRDefault="0044141A">
      <w:pPr>
        <w:pStyle w:val="Corpsdetexte"/>
        <w:spacing w:before="39" w:line="242" w:lineRule="auto"/>
        <w:ind w:left="115" w:right="99" w:firstLine="179"/>
        <w:jc w:val="both"/>
      </w:pPr>
      <w:r>
        <w:rPr>
          <w:w w:val="110"/>
        </w:rPr>
        <w:t xml:space="preserve">In this paper </w:t>
      </w:r>
      <w:r>
        <w:rPr>
          <w:spacing w:val="-3"/>
          <w:w w:val="110"/>
        </w:rPr>
        <w:t xml:space="preserve">we </w:t>
      </w:r>
      <w:r>
        <w:rPr>
          <w:w w:val="110"/>
        </w:rPr>
        <w:t>propose a model-code synchronization method for collaboration between model-driven developers and code-driven developers, who are thus the actors who will use the method. Before defining these actors, let us first</w:t>
      </w:r>
      <w:r>
        <w:rPr>
          <w:spacing w:val="-9"/>
          <w:w w:val="110"/>
        </w:rPr>
        <w:t xml:space="preserve"> </w:t>
      </w:r>
      <w:r>
        <w:rPr>
          <w:w w:val="110"/>
        </w:rPr>
        <w:t>define</w:t>
      </w:r>
      <w:r>
        <w:rPr>
          <w:spacing w:val="-9"/>
          <w:w w:val="110"/>
        </w:rPr>
        <w:t xml:space="preserve"> </w:t>
      </w:r>
      <w:r>
        <w:rPr>
          <w:w w:val="110"/>
        </w:rPr>
        <w:t>the</w:t>
      </w:r>
      <w:r>
        <w:rPr>
          <w:spacing w:val="-9"/>
          <w:w w:val="110"/>
        </w:rPr>
        <w:t xml:space="preserve"> </w:t>
      </w:r>
      <w:r>
        <w:rPr>
          <w:w w:val="110"/>
        </w:rPr>
        <w:t>concept</w:t>
      </w:r>
      <w:r>
        <w:rPr>
          <w:spacing w:val="-9"/>
          <w:w w:val="110"/>
        </w:rPr>
        <w:t xml:space="preserve"> </w:t>
      </w:r>
      <w:r>
        <w:rPr>
          <w:w w:val="110"/>
        </w:rPr>
        <w:t>of</w:t>
      </w:r>
      <w:r>
        <w:rPr>
          <w:spacing w:val="-9"/>
          <w:w w:val="110"/>
        </w:rPr>
        <w:t xml:space="preserve"> </w:t>
      </w:r>
      <w:r>
        <w:rPr>
          <w:w w:val="110"/>
        </w:rPr>
        <w:t>development</w:t>
      </w:r>
      <w:r>
        <w:rPr>
          <w:spacing w:val="-9"/>
          <w:w w:val="110"/>
        </w:rPr>
        <w:t xml:space="preserve"> </w:t>
      </w:r>
      <w:r>
        <w:rPr>
          <w:w w:val="110"/>
        </w:rPr>
        <w:t>artifact</w:t>
      </w:r>
      <w:r>
        <w:rPr>
          <w:spacing w:val="-9"/>
          <w:w w:val="110"/>
        </w:rPr>
        <w:t xml:space="preserve"> </w:t>
      </w:r>
      <w:r>
        <w:rPr>
          <w:w w:val="110"/>
        </w:rPr>
        <w:t>and</w:t>
      </w:r>
      <w:r>
        <w:rPr>
          <w:spacing w:val="-9"/>
          <w:w w:val="110"/>
        </w:rPr>
        <w:t xml:space="preserve"> </w:t>
      </w:r>
      <w:r>
        <w:rPr>
          <w:w w:val="110"/>
        </w:rPr>
        <w:t>reference artifact.</w:t>
      </w:r>
    </w:p>
    <w:p w14:paraId="31E80E77" w14:textId="77777777" w:rsidR="00B66BFA" w:rsidRDefault="00B66BFA">
      <w:pPr>
        <w:pStyle w:val="Corpsdetexte"/>
        <w:spacing w:before="1"/>
        <w:rPr>
          <w:sz w:val="14"/>
        </w:rPr>
      </w:pPr>
    </w:p>
    <w:p w14:paraId="2E7FB616" w14:textId="77777777" w:rsidR="00B66BFA" w:rsidRDefault="0044141A">
      <w:pPr>
        <w:spacing w:line="242" w:lineRule="auto"/>
        <w:ind w:left="115" w:right="99" w:firstLine="199"/>
        <w:jc w:val="both"/>
        <w:rPr>
          <w:rFonts w:ascii="Arial"/>
          <w:i/>
          <w:sz w:val="18"/>
        </w:rPr>
      </w:pPr>
      <w:r>
        <w:rPr>
          <w:rFonts w:ascii="PMingLiU"/>
          <w:w w:val="126"/>
          <w:sz w:val="18"/>
        </w:rPr>
        <w:t>De</w:t>
      </w:r>
      <w:r>
        <w:rPr>
          <w:rFonts w:ascii="PMingLiU"/>
          <w:w w:val="145"/>
          <w:sz w:val="18"/>
        </w:rPr>
        <w:t>fi</w:t>
      </w:r>
      <w:r>
        <w:rPr>
          <w:rFonts w:ascii="PMingLiU"/>
          <w:w w:val="151"/>
          <w:sz w:val="18"/>
        </w:rPr>
        <w:t>nit</w:t>
      </w:r>
      <w:r>
        <w:rPr>
          <w:rFonts w:ascii="PMingLiU"/>
          <w:w w:val="128"/>
          <w:sz w:val="18"/>
        </w:rPr>
        <w:t>ion</w:t>
      </w:r>
      <w:r>
        <w:rPr>
          <w:rFonts w:ascii="PMingLiU"/>
          <w:sz w:val="18"/>
        </w:rPr>
        <w:t xml:space="preserve"> </w:t>
      </w:r>
      <w:r>
        <w:rPr>
          <w:rFonts w:ascii="PMingLiU"/>
          <w:w w:val="117"/>
          <w:sz w:val="18"/>
        </w:rPr>
        <w:t>1</w:t>
      </w:r>
      <w:r>
        <w:rPr>
          <w:rFonts w:ascii="PMingLiU"/>
          <w:sz w:val="18"/>
        </w:rPr>
        <w:t xml:space="preserve">     </w:t>
      </w:r>
      <w:r>
        <w:rPr>
          <w:rFonts w:ascii="PMingLiU"/>
          <w:w w:val="128"/>
          <w:sz w:val="18"/>
        </w:rPr>
        <w:t>(De</w:t>
      </w:r>
      <w:r>
        <w:rPr>
          <w:rFonts w:ascii="PMingLiU"/>
          <w:w w:val="131"/>
          <w:sz w:val="18"/>
        </w:rPr>
        <w:t>ve</w:t>
      </w:r>
      <w:r>
        <w:rPr>
          <w:rFonts w:ascii="PMingLiU"/>
          <w:w w:val="156"/>
          <w:sz w:val="18"/>
        </w:rPr>
        <w:t>lo</w:t>
      </w:r>
      <w:r>
        <w:rPr>
          <w:rFonts w:ascii="PMingLiU"/>
          <w:w w:val="118"/>
          <w:sz w:val="18"/>
        </w:rPr>
        <w:t>p</w:t>
      </w:r>
      <w:r>
        <w:rPr>
          <w:rFonts w:ascii="PMingLiU"/>
          <w:w w:val="101"/>
          <w:sz w:val="18"/>
        </w:rPr>
        <w:t>m</w:t>
      </w:r>
      <w:r>
        <w:rPr>
          <w:rFonts w:ascii="PMingLiU"/>
          <w:w w:val="131"/>
          <w:sz w:val="18"/>
        </w:rPr>
        <w:t>en</w:t>
      </w:r>
      <w:r>
        <w:rPr>
          <w:rFonts w:ascii="PMingLiU"/>
          <w:w w:val="225"/>
          <w:sz w:val="18"/>
        </w:rPr>
        <w:t>t</w:t>
      </w:r>
      <w:r>
        <w:rPr>
          <w:rFonts w:ascii="PMingLiU"/>
          <w:sz w:val="18"/>
        </w:rPr>
        <w:t xml:space="preserve"> </w:t>
      </w:r>
      <w:r>
        <w:rPr>
          <w:rFonts w:ascii="PMingLiU"/>
          <w:w w:val="165"/>
          <w:sz w:val="18"/>
        </w:rPr>
        <w:t>ar</w:t>
      </w:r>
      <w:r>
        <w:rPr>
          <w:rFonts w:ascii="PMingLiU"/>
          <w:w w:val="170"/>
          <w:sz w:val="18"/>
        </w:rPr>
        <w:t>tif</w:t>
      </w:r>
      <w:r>
        <w:rPr>
          <w:rFonts w:ascii="PMingLiU"/>
          <w:w w:val="146"/>
          <w:sz w:val="18"/>
        </w:rPr>
        <w:t>a</w:t>
      </w:r>
      <w:r>
        <w:rPr>
          <w:rFonts w:ascii="PMingLiU"/>
          <w:w w:val="157"/>
          <w:sz w:val="18"/>
        </w:rPr>
        <w:t>ct).</w:t>
      </w:r>
      <w:r>
        <w:rPr>
          <w:rFonts w:ascii="PMingLiU"/>
          <w:sz w:val="18"/>
        </w:rPr>
        <w:t xml:space="preserve">  </w:t>
      </w:r>
      <w:r>
        <w:rPr>
          <w:rFonts w:ascii="Arial"/>
          <w:i/>
          <w:w w:val="113"/>
          <w:sz w:val="18"/>
        </w:rPr>
        <w:t>A</w:t>
      </w:r>
      <w:r>
        <w:rPr>
          <w:rFonts w:ascii="Arial"/>
          <w:i/>
          <w:sz w:val="18"/>
        </w:rPr>
        <w:t xml:space="preserve"> </w:t>
      </w:r>
      <w:r>
        <w:rPr>
          <w:rFonts w:ascii="Arial"/>
          <w:i/>
          <w:w w:val="89"/>
          <w:sz w:val="18"/>
        </w:rPr>
        <w:t>de</w:t>
      </w:r>
      <w:r>
        <w:rPr>
          <w:rFonts w:ascii="Arial"/>
          <w:i/>
          <w:w w:val="93"/>
          <w:sz w:val="18"/>
        </w:rPr>
        <w:t>velop</w:t>
      </w:r>
      <w:r>
        <w:rPr>
          <w:rFonts w:ascii="Arial"/>
          <w:i/>
          <w:w w:val="109"/>
          <w:sz w:val="18"/>
        </w:rPr>
        <w:t xml:space="preserve">- </w:t>
      </w:r>
      <w:r>
        <w:rPr>
          <w:rFonts w:ascii="Arial"/>
          <w:i/>
          <w:w w:val="105"/>
          <w:sz w:val="18"/>
        </w:rPr>
        <w:t xml:space="preserve">ment artifact is a artifact that can be used for the full im- </w:t>
      </w:r>
      <w:r>
        <w:rPr>
          <w:rFonts w:ascii="Arial"/>
          <w:i/>
          <w:sz w:val="18"/>
        </w:rPr>
        <w:t>plementation of the system.</w:t>
      </w:r>
    </w:p>
    <w:p w14:paraId="74792F13" w14:textId="77777777" w:rsidR="00B66BFA" w:rsidRDefault="00B66BFA">
      <w:pPr>
        <w:pStyle w:val="Corpsdetexte"/>
        <w:spacing w:before="10"/>
        <w:rPr>
          <w:rFonts w:ascii="Arial"/>
          <w:i/>
          <w:sz w:val="16"/>
        </w:rPr>
      </w:pPr>
    </w:p>
    <w:p w14:paraId="680FD7DF" w14:textId="77777777" w:rsidR="00B66BFA" w:rsidRDefault="0044141A" w:rsidP="00645AD1">
      <w:pPr>
        <w:pStyle w:val="Corpsdetexte"/>
        <w:spacing w:before="1" w:line="242" w:lineRule="auto"/>
        <w:ind w:left="115" w:right="99" w:firstLine="179"/>
        <w:jc w:val="both"/>
        <w:sectPr w:rsidR="00B66BFA">
          <w:pgSz w:w="12240" w:h="15840"/>
          <w:pgMar w:top="1060" w:right="1020" w:bottom="280" w:left="960" w:header="720" w:footer="720" w:gutter="0"/>
          <w:cols w:num="2" w:space="720" w:equalWidth="0">
            <w:col w:w="4899" w:space="362"/>
            <w:col w:w="4999"/>
          </w:cols>
        </w:sectPr>
      </w:pPr>
      <w:r>
        <w:rPr>
          <w:spacing w:val="-6"/>
          <w:w w:val="110"/>
        </w:rPr>
        <w:t xml:space="preserve">For </w:t>
      </w:r>
      <w:r>
        <w:rPr>
          <w:w w:val="110"/>
        </w:rPr>
        <w:t xml:space="preserve">example a system can </w:t>
      </w:r>
      <w:r>
        <w:rPr>
          <w:spacing w:val="2"/>
          <w:w w:val="110"/>
        </w:rPr>
        <w:t xml:space="preserve">be </w:t>
      </w:r>
      <w:r>
        <w:rPr>
          <w:w w:val="110"/>
        </w:rPr>
        <w:t xml:space="preserve">entirely implemented as code. The code is then a development artifact. A model may also </w:t>
      </w:r>
      <w:r>
        <w:rPr>
          <w:spacing w:val="2"/>
          <w:w w:val="110"/>
        </w:rPr>
        <w:t xml:space="preserve">be </w:t>
      </w:r>
      <w:r>
        <w:rPr>
          <w:w w:val="110"/>
        </w:rPr>
        <w:t xml:space="preserve">a development artifact. It is then not only doc- umentation of specification. </w:t>
      </w:r>
      <w:r>
        <w:rPr>
          <w:spacing w:val="-6"/>
          <w:w w:val="110"/>
        </w:rPr>
        <w:t xml:space="preserve">For </w:t>
      </w:r>
      <w:r>
        <w:rPr>
          <w:w w:val="110"/>
        </w:rPr>
        <w:t xml:space="preserve">example a model can </w:t>
      </w:r>
      <w:r>
        <w:rPr>
          <w:spacing w:val="2"/>
          <w:w w:val="110"/>
        </w:rPr>
        <w:t xml:space="preserve">be </w:t>
      </w:r>
      <w:r>
        <w:rPr>
          <w:w w:val="110"/>
        </w:rPr>
        <w:t xml:space="preserve">used for implementation either </w:t>
      </w:r>
      <w:r>
        <w:rPr>
          <w:spacing w:val="-3"/>
          <w:w w:val="110"/>
        </w:rPr>
        <w:t xml:space="preserve">by </w:t>
      </w:r>
      <w:r>
        <w:rPr>
          <w:w w:val="110"/>
        </w:rPr>
        <w:t xml:space="preserve">compiling it directly [10], or </w:t>
      </w:r>
      <w:r>
        <w:rPr>
          <w:spacing w:val="-3"/>
          <w:w w:val="110"/>
        </w:rPr>
        <w:t xml:space="preserve">by </w:t>
      </w:r>
      <w:r>
        <w:rPr>
          <w:w w:val="110"/>
        </w:rPr>
        <w:t>generating code from the model, and compiling the code without the need to modify o</w:t>
      </w:r>
      <w:r w:rsidR="00253283">
        <w:rPr>
          <w:w w:val="110"/>
        </w:rPr>
        <w:t xml:space="preserve">r complete the code. </w:t>
      </w:r>
      <w:r w:rsidR="00645AD1">
        <w:rPr>
          <w:w w:val="110"/>
        </w:rPr>
        <w:t>In</w:t>
      </w:r>
    </w:p>
    <w:p w14:paraId="42D97C79" w14:textId="77777777" w:rsidR="00B66BFA" w:rsidRDefault="00FB6BAA" w:rsidP="00645AD1">
      <w:pPr>
        <w:pStyle w:val="Corpsdetexte"/>
        <w:spacing w:before="47" w:line="242" w:lineRule="auto"/>
        <w:ind w:right="6099"/>
        <w:jc w:val="both"/>
      </w:pPr>
      <w:r>
        <w:rPr>
          <w:noProof/>
          <w:lang w:val="fr-FR" w:eastAsia="fr-FR"/>
        </w:rPr>
        <w:lastRenderedPageBreak/>
        <mc:AlternateContent>
          <mc:Choice Requires="wpg">
            <w:drawing>
              <wp:anchor distT="0" distB="0" distL="114300" distR="114300" simplePos="0" relativeHeight="1312" behindDoc="0" locked="0" layoutInCell="1" allowOverlap="1" wp14:anchorId="2213F465" wp14:editId="72937ABA">
                <wp:simplePos x="0" y="0"/>
                <wp:positionH relativeFrom="page">
                  <wp:posOffset>4311650</wp:posOffset>
                </wp:positionH>
                <wp:positionV relativeFrom="paragraph">
                  <wp:posOffset>13970</wp:posOffset>
                </wp:positionV>
                <wp:extent cx="2738120" cy="2486025"/>
                <wp:effectExtent l="0" t="10795" r="8255" b="0"/>
                <wp:wrapNone/>
                <wp:docPr id="242"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38120" cy="2486025"/>
                          <a:chOff x="6790" y="22"/>
                          <a:chExt cx="4312" cy="3915"/>
                        </a:xfrm>
                      </wpg:grpSpPr>
                      <wps:wsp>
                        <wps:cNvPr id="243" name="Freeform 272"/>
                        <wps:cNvSpPr>
                          <a:spLocks/>
                        </wps:cNvSpPr>
                        <wps:spPr bwMode="auto">
                          <a:xfrm>
                            <a:off x="8989" y="3132"/>
                            <a:ext cx="1029" cy="405"/>
                          </a:xfrm>
                          <a:custGeom>
                            <a:avLst/>
                            <a:gdLst>
                              <a:gd name="T0" fmla="+- 0 9503 8989"/>
                              <a:gd name="T1" fmla="*/ T0 w 1029"/>
                              <a:gd name="T2" fmla="+- 0 3132 3132"/>
                              <a:gd name="T3" fmla="*/ 3132 h 405"/>
                              <a:gd name="T4" fmla="+- 0 9399 8989"/>
                              <a:gd name="T5" fmla="*/ T4 w 1029"/>
                              <a:gd name="T6" fmla="+- 0 3136 3132"/>
                              <a:gd name="T7" fmla="*/ 3136 h 405"/>
                              <a:gd name="T8" fmla="+- 0 9303 8989"/>
                              <a:gd name="T9" fmla="*/ T8 w 1029"/>
                              <a:gd name="T10" fmla="+- 0 3148 3132"/>
                              <a:gd name="T11" fmla="*/ 3148 h 405"/>
                              <a:gd name="T12" fmla="+- 0 9216 8989"/>
                              <a:gd name="T13" fmla="*/ T12 w 1029"/>
                              <a:gd name="T14" fmla="+- 0 3167 3132"/>
                              <a:gd name="T15" fmla="*/ 3167 h 405"/>
                              <a:gd name="T16" fmla="+- 0 9139 8989"/>
                              <a:gd name="T17" fmla="*/ T16 w 1029"/>
                              <a:gd name="T18" fmla="+- 0 3191 3132"/>
                              <a:gd name="T19" fmla="*/ 3191 h 405"/>
                              <a:gd name="T20" fmla="+- 0 9077 8989"/>
                              <a:gd name="T21" fmla="*/ T20 w 1029"/>
                              <a:gd name="T22" fmla="+- 0 3221 3132"/>
                              <a:gd name="T23" fmla="*/ 3221 h 405"/>
                              <a:gd name="T24" fmla="+- 0 9012 8989"/>
                              <a:gd name="T25" fmla="*/ T24 w 1029"/>
                              <a:gd name="T26" fmla="+- 0 3274 3132"/>
                              <a:gd name="T27" fmla="*/ 3274 h 405"/>
                              <a:gd name="T28" fmla="+- 0 8989 8989"/>
                              <a:gd name="T29" fmla="*/ T28 w 1029"/>
                              <a:gd name="T30" fmla="+- 0 3335 3132"/>
                              <a:gd name="T31" fmla="*/ 3335 h 405"/>
                              <a:gd name="T32" fmla="+- 0 8991 8989"/>
                              <a:gd name="T33" fmla="*/ T32 w 1029"/>
                              <a:gd name="T34" fmla="+- 0 3355 3132"/>
                              <a:gd name="T35" fmla="*/ 3355 h 405"/>
                              <a:gd name="T36" fmla="+- 0 9029 8989"/>
                              <a:gd name="T37" fmla="*/ T36 w 1029"/>
                              <a:gd name="T38" fmla="+- 0 3413 3132"/>
                              <a:gd name="T39" fmla="*/ 3413 h 405"/>
                              <a:gd name="T40" fmla="+- 0 9106 8989"/>
                              <a:gd name="T41" fmla="*/ T40 w 1029"/>
                              <a:gd name="T42" fmla="+- 0 3463 3132"/>
                              <a:gd name="T43" fmla="*/ 3463 h 405"/>
                              <a:gd name="T44" fmla="+- 0 9176 8989"/>
                              <a:gd name="T45" fmla="*/ T44 w 1029"/>
                              <a:gd name="T46" fmla="+- 0 3491 3132"/>
                              <a:gd name="T47" fmla="*/ 3491 h 405"/>
                              <a:gd name="T48" fmla="+- 0 9258 8989"/>
                              <a:gd name="T49" fmla="*/ T48 w 1029"/>
                              <a:gd name="T50" fmla="+- 0 3513 3132"/>
                              <a:gd name="T51" fmla="*/ 3513 h 405"/>
                              <a:gd name="T52" fmla="+- 0 9350 8989"/>
                              <a:gd name="T53" fmla="*/ T52 w 1029"/>
                              <a:gd name="T54" fmla="+- 0 3528 3132"/>
                              <a:gd name="T55" fmla="*/ 3528 h 405"/>
                              <a:gd name="T56" fmla="+- 0 9450 8989"/>
                              <a:gd name="T57" fmla="*/ T56 w 1029"/>
                              <a:gd name="T58" fmla="+- 0 3536 3132"/>
                              <a:gd name="T59" fmla="*/ 3536 h 405"/>
                              <a:gd name="T60" fmla="+- 0 9503 8989"/>
                              <a:gd name="T61" fmla="*/ T60 w 1029"/>
                              <a:gd name="T62" fmla="+- 0 3537 3132"/>
                              <a:gd name="T63" fmla="*/ 3537 h 405"/>
                              <a:gd name="T64" fmla="+- 0 9556 8989"/>
                              <a:gd name="T65" fmla="*/ T64 w 1029"/>
                              <a:gd name="T66" fmla="+- 0 3536 3132"/>
                              <a:gd name="T67" fmla="*/ 3536 h 405"/>
                              <a:gd name="T68" fmla="+- 0 9656 8989"/>
                              <a:gd name="T69" fmla="*/ T68 w 1029"/>
                              <a:gd name="T70" fmla="+- 0 3528 3132"/>
                              <a:gd name="T71" fmla="*/ 3528 h 405"/>
                              <a:gd name="T72" fmla="+- 0 9748 8989"/>
                              <a:gd name="T73" fmla="*/ T72 w 1029"/>
                              <a:gd name="T74" fmla="+- 0 3513 3132"/>
                              <a:gd name="T75" fmla="*/ 3513 h 405"/>
                              <a:gd name="T76" fmla="+- 0 9830 8989"/>
                              <a:gd name="T77" fmla="*/ T76 w 1029"/>
                              <a:gd name="T78" fmla="+- 0 3491 3132"/>
                              <a:gd name="T79" fmla="*/ 3491 h 405"/>
                              <a:gd name="T80" fmla="+- 0 9900 8989"/>
                              <a:gd name="T81" fmla="*/ T80 w 1029"/>
                              <a:gd name="T82" fmla="+- 0 3463 3132"/>
                              <a:gd name="T83" fmla="*/ 3463 h 405"/>
                              <a:gd name="T84" fmla="+- 0 9955 8989"/>
                              <a:gd name="T85" fmla="*/ T84 w 1029"/>
                              <a:gd name="T86" fmla="+- 0 3431 3132"/>
                              <a:gd name="T87" fmla="*/ 3431 h 405"/>
                              <a:gd name="T88" fmla="+- 0 10007 8989"/>
                              <a:gd name="T89" fmla="*/ T88 w 1029"/>
                              <a:gd name="T90" fmla="+- 0 3375 3132"/>
                              <a:gd name="T91" fmla="*/ 3375 h 405"/>
                              <a:gd name="T92" fmla="+- 0 10017 8989"/>
                              <a:gd name="T93" fmla="*/ T92 w 1029"/>
                              <a:gd name="T94" fmla="+- 0 3335 3132"/>
                              <a:gd name="T95" fmla="*/ 3335 h 405"/>
                              <a:gd name="T96" fmla="+- 0 10015 8989"/>
                              <a:gd name="T97" fmla="*/ T96 w 1029"/>
                              <a:gd name="T98" fmla="+- 0 3314 3132"/>
                              <a:gd name="T99" fmla="*/ 3314 h 405"/>
                              <a:gd name="T100" fmla="+- 0 9977 8989"/>
                              <a:gd name="T101" fmla="*/ T100 w 1029"/>
                              <a:gd name="T102" fmla="+- 0 3256 3132"/>
                              <a:gd name="T103" fmla="*/ 3256 h 405"/>
                              <a:gd name="T104" fmla="+- 0 9900 8989"/>
                              <a:gd name="T105" fmla="*/ T104 w 1029"/>
                              <a:gd name="T106" fmla="+- 0 3206 3132"/>
                              <a:gd name="T107" fmla="*/ 3206 h 405"/>
                              <a:gd name="T108" fmla="+- 0 9830 8989"/>
                              <a:gd name="T109" fmla="*/ T108 w 1029"/>
                              <a:gd name="T110" fmla="+- 0 3178 3132"/>
                              <a:gd name="T111" fmla="*/ 3178 h 405"/>
                              <a:gd name="T112" fmla="+- 0 9748 8989"/>
                              <a:gd name="T113" fmla="*/ T112 w 1029"/>
                              <a:gd name="T114" fmla="+- 0 3157 3132"/>
                              <a:gd name="T115" fmla="*/ 3157 h 405"/>
                              <a:gd name="T116" fmla="+- 0 9656 8989"/>
                              <a:gd name="T117" fmla="*/ T116 w 1029"/>
                              <a:gd name="T118" fmla="+- 0 3141 3132"/>
                              <a:gd name="T119" fmla="*/ 3141 h 405"/>
                              <a:gd name="T120" fmla="+- 0 9556 8989"/>
                              <a:gd name="T121" fmla="*/ T120 w 1029"/>
                              <a:gd name="T122" fmla="+- 0 3133 3132"/>
                              <a:gd name="T123" fmla="*/ 3133 h 405"/>
                              <a:gd name="T124" fmla="+- 0 9503 8989"/>
                              <a:gd name="T125" fmla="*/ T124 w 1029"/>
                              <a:gd name="T126" fmla="+- 0 3132 3132"/>
                              <a:gd name="T127" fmla="*/ 31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7" y="35"/>
                                </a:lnTo>
                                <a:lnTo>
                                  <a:pt x="150" y="59"/>
                                </a:lnTo>
                                <a:lnTo>
                                  <a:pt x="88" y="89"/>
                                </a:lnTo>
                                <a:lnTo>
                                  <a:pt x="23" y="142"/>
                                </a:lnTo>
                                <a:lnTo>
                                  <a:pt x="0" y="203"/>
                                </a:lnTo>
                                <a:lnTo>
                                  <a:pt x="2" y="223"/>
                                </a:lnTo>
                                <a:lnTo>
                                  <a:pt x="40" y="281"/>
                                </a:lnTo>
                                <a:lnTo>
                                  <a:pt x="117" y="331"/>
                                </a:lnTo>
                                <a:lnTo>
                                  <a:pt x="187" y="359"/>
                                </a:lnTo>
                                <a:lnTo>
                                  <a:pt x="269" y="381"/>
                                </a:lnTo>
                                <a:lnTo>
                                  <a:pt x="361" y="396"/>
                                </a:lnTo>
                                <a:lnTo>
                                  <a:pt x="461" y="404"/>
                                </a:lnTo>
                                <a:lnTo>
                                  <a:pt x="514" y="405"/>
                                </a:lnTo>
                                <a:lnTo>
                                  <a:pt x="567" y="404"/>
                                </a:lnTo>
                                <a:lnTo>
                                  <a:pt x="667" y="396"/>
                                </a:lnTo>
                                <a:lnTo>
                                  <a:pt x="759" y="381"/>
                                </a:lnTo>
                                <a:lnTo>
                                  <a:pt x="841" y="359"/>
                                </a:lnTo>
                                <a:lnTo>
                                  <a:pt x="911" y="331"/>
                                </a:lnTo>
                                <a:lnTo>
                                  <a:pt x="966" y="299"/>
                                </a:lnTo>
                                <a:lnTo>
                                  <a:pt x="1018" y="243"/>
                                </a:lnTo>
                                <a:lnTo>
                                  <a:pt x="1028" y="203"/>
                                </a:lnTo>
                                <a:lnTo>
                                  <a:pt x="1026" y="182"/>
                                </a:lnTo>
                                <a:lnTo>
                                  <a:pt x="988" y="124"/>
                                </a:lnTo>
                                <a:lnTo>
                                  <a:pt x="911" y="74"/>
                                </a:lnTo>
                                <a:lnTo>
                                  <a:pt x="841" y="46"/>
                                </a:lnTo>
                                <a:lnTo>
                                  <a:pt x="759" y="25"/>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271"/>
                        <wps:cNvSpPr>
                          <a:spLocks/>
                        </wps:cNvSpPr>
                        <wps:spPr bwMode="auto">
                          <a:xfrm>
                            <a:off x="8989" y="3132"/>
                            <a:ext cx="1029" cy="405"/>
                          </a:xfrm>
                          <a:custGeom>
                            <a:avLst/>
                            <a:gdLst>
                              <a:gd name="T0" fmla="+- 0 8989 8989"/>
                              <a:gd name="T1" fmla="*/ T0 w 1029"/>
                              <a:gd name="T2" fmla="+- 0 3335 3132"/>
                              <a:gd name="T3" fmla="*/ 3335 h 405"/>
                              <a:gd name="T4" fmla="+- 0 9012 8989"/>
                              <a:gd name="T5" fmla="*/ T4 w 1029"/>
                              <a:gd name="T6" fmla="+- 0 3274 3132"/>
                              <a:gd name="T7" fmla="*/ 3274 h 405"/>
                              <a:gd name="T8" fmla="+- 0 9077 8989"/>
                              <a:gd name="T9" fmla="*/ T8 w 1029"/>
                              <a:gd name="T10" fmla="+- 0 3221 3132"/>
                              <a:gd name="T11" fmla="*/ 3221 h 405"/>
                              <a:gd name="T12" fmla="+- 0 9139 8989"/>
                              <a:gd name="T13" fmla="*/ T12 w 1029"/>
                              <a:gd name="T14" fmla="+- 0 3191 3132"/>
                              <a:gd name="T15" fmla="*/ 3191 h 405"/>
                              <a:gd name="T16" fmla="+- 0 9216 8989"/>
                              <a:gd name="T17" fmla="*/ T16 w 1029"/>
                              <a:gd name="T18" fmla="+- 0 3167 3132"/>
                              <a:gd name="T19" fmla="*/ 3167 h 405"/>
                              <a:gd name="T20" fmla="+- 0 9303 8989"/>
                              <a:gd name="T21" fmla="*/ T20 w 1029"/>
                              <a:gd name="T22" fmla="+- 0 3148 3132"/>
                              <a:gd name="T23" fmla="*/ 3148 h 405"/>
                              <a:gd name="T24" fmla="+- 0 9399 8989"/>
                              <a:gd name="T25" fmla="*/ T24 w 1029"/>
                              <a:gd name="T26" fmla="+- 0 3136 3132"/>
                              <a:gd name="T27" fmla="*/ 3136 h 405"/>
                              <a:gd name="T28" fmla="+- 0 9503 8989"/>
                              <a:gd name="T29" fmla="*/ T28 w 1029"/>
                              <a:gd name="T30" fmla="+- 0 3132 3132"/>
                              <a:gd name="T31" fmla="*/ 3132 h 405"/>
                              <a:gd name="T32" fmla="+- 0 9556 8989"/>
                              <a:gd name="T33" fmla="*/ T32 w 1029"/>
                              <a:gd name="T34" fmla="+- 0 3133 3132"/>
                              <a:gd name="T35" fmla="*/ 3133 h 405"/>
                              <a:gd name="T36" fmla="+- 0 9656 8989"/>
                              <a:gd name="T37" fmla="*/ T36 w 1029"/>
                              <a:gd name="T38" fmla="+- 0 3141 3132"/>
                              <a:gd name="T39" fmla="*/ 3141 h 405"/>
                              <a:gd name="T40" fmla="+- 0 9748 8989"/>
                              <a:gd name="T41" fmla="*/ T40 w 1029"/>
                              <a:gd name="T42" fmla="+- 0 3157 3132"/>
                              <a:gd name="T43" fmla="*/ 3157 h 405"/>
                              <a:gd name="T44" fmla="+- 0 9830 8989"/>
                              <a:gd name="T45" fmla="*/ T44 w 1029"/>
                              <a:gd name="T46" fmla="+- 0 3178 3132"/>
                              <a:gd name="T47" fmla="*/ 3178 h 405"/>
                              <a:gd name="T48" fmla="+- 0 9900 8989"/>
                              <a:gd name="T49" fmla="*/ T48 w 1029"/>
                              <a:gd name="T50" fmla="+- 0 3206 3132"/>
                              <a:gd name="T51" fmla="*/ 3206 h 405"/>
                              <a:gd name="T52" fmla="+- 0 9955 8989"/>
                              <a:gd name="T53" fmla="*/ T52 w 1029"/>
                              <a:gd name="T54" fmla="+- 0 3238 3132"/>
                              <a:gd name="T55" fmla="*/ 3238 h 405"/>
                              <a:gd name="T56" fmla="+- 0 10007 8989"/>
                              <a:gd name="T57" fmla="*/ T56 w 1029"/>
                              <a:gd name="T58" fmla="+- 0 3294 3132"/>
                              <a:gd name="T59" fmla="*/ 3294 h 405"/>
                              <a:gd name="T60" fmla="+- 0 10017 8989"/>
                              <a:gd name="T61" fmla="*/ T60 w 1029"/>
                              <a:gd name="T62" fmla="+- 0 3335 3132"/>
                              <a:gd name="T63" fmla="*/ 3335 h 405"/>
                              <a:gd name="T64" fmla="+- 0 10015 8989"/>
                              <a:gd name="T65" fmla="*/ T64 w 1029"/>
                              <a:gd name="T66" fmla="+- 0 3355 3132"/>
                              <a:gd name="T67" fmla="*/ 3355 h 405"/>
                              <a:gd name="T68" fmla="+- 0 9977 8989"/>
                              <a:gd name="T69" fmla="*/ T68 w 1029"/>
                              <a:gd name="T70" fmla="+- 0 3413 3132"/>
                              <a:gd name="T71" fmla="*/ 3413 h 405"/>
                              <a:gd name="T72" fmla="+- 0 9900 8989"/>
                              <a:gd name="T73" fmla="*/ T72 w 1029"/>
                              <a:gd name="T74" fmla="+- 0 3463 3132"/>
                              <a:gd name="T75" fmla="*/ 3463 h 405"/>
                              <a:gd name="T76" fmla="+- 0 9830 8989"/>
                              <a:gd name="T77" fmla="*/ T76 w 1029"/>
                              <a:gd name="T78" fmla="+- 0 3491 3132"/>
                              <a:gd name="T79" fmla="*/ 3491 h 405"/>
                              <a:gd name="T80" fmla="+- 0 9748 8989"/>
                              <a:gd name="T81" fmla="*/ T80 w 1029"/>
                              <a:gd name="T82" fmla="+- 0 3513 3132"/>
                              <a:gd name="T83" fmla="*/ 3513 h 405"/>
                              <a:gd name="T84" fmla="+- 0 9656 8989"/>
                              <a:gd name="T85" fmla="*/ T84 w 1029"/>
                              <a:gd name="T86" fmla="+- 0 3528 3132"/>
                              <a:gd name="T87" fmla="*/ 3528 h 405"/>
                              <a:gd name="T88" fmla="+- 0 9556 8989"/>
                              <a:gd name="T89" fmla="*/ T88 w 1029"/>
                              <a:gd name="T90" fmla="+- 0 3536 3132"/>
                              <a:gd name="T91" fmla="*/ 3536 h 405"/>
                              <a:gd name="T92" fmla="+- 0 9503 8989"/>
                              <a:gd name="T93" fmla="*/ T92 w 1029"/>
                              <a:gd name="T94" fmla="+- 0 3537 3132"/>
                              <a:gd name="T95" fmla="*/ 3537 h 405"/>
                              <a:gd name="T96" fmla="+- 0 9450 8989"/>
                              <a:gd name="T97" fmla="*/ T96 w 1029"/>
                              <a:gd name="T98" fmla="+- 0 3536 3132"/>
                              <a:gd name="T99" fmla="*/ 3536 h 405"/>
                              <a:gd name="T100" fmla="+- 0 9350 8989"/>
                              <a:gd name="T101" fmla="*/ T100 w 1029"/>
                              <a:gd name="T102" fmla="+- 0 3528 3132"/>
                              <a:gd name="T103" fmla="*/ 3528 h 405"/>
                              <a:gd name="T104" fmla="+- 0 9258 8989"/>
                              <a:gd name="T105" fmla="*/ T104 w 1029"/>
                              <a:gd name="T106" fmla="+- 0 3513 3132"/>
                              <a:gd name="T107" fmla="*/ 3513 h 405"/>
                              <a:gd name="T108" fmla="+- 0 9176 8989"/>
                              <a:gd name="T109" fmla="*/ T108 w 1029"/>
                              <a:gd name="T110" fmla="+- 0 3491 3132"/>
                              <a:gd name="T111" fmla="*/ 3491 h 405"/>
                              <a:gd name="T112" fmla="+- 0 9106 8989"/>
                              <a:gd name="T113" fmla="*/ T112 w 1029"/>
                              <a:gd name="T114" fmla="+- 0 3463 3132"/>
                              <a:gd name="T115" fmla="*/ 3463 h 405"/>
                              <a:gd name="T116" fmla="+- 0 9051 8989"/>
                              <a:gd name="T117" fmla="*/ T116 w 1029"/>
                              <a:gd name="T118" fmla="+- 0 3431 3132"/>
                              <a:gd name="T119" fmla="*/ 3431 h 405"/>
                              <a:gd name="T120" fmla="+- 0 8999 8989"/>
                              <a:gd name="T121" fmla="*/ T120 w 1029"/>
                              <a:gd name="T122" fmla="+- 0 3375 3132"/>
                              <a:gd name="T123" fmla="*/ 3375 h 405"/>
                              <a:gd name="T124" fmla="+- 0 8989 8989"/>
                              <a:gd name="T125" fmla="*/ T124 w 1029"/>
                              <a:gd name="T126" fmla="+- 0 3335 3132"/>
                              <a:gd name="T127" fmla="*/ 333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2"/>
                                </a:lnTo>
                                <a:lnTo>
                                  <a:pt x="88" y="89"/>
                                </a:lnTo>
                                <a:lnTo>
                                  <a:pt x="150" y="59"/>
                                </a:lnTo>
                                <a:lnTo>
                                  <a:pt x="227" y="35"/>
                                </a:lnTo>
                                <a:lnTo>
                                  <a:pt x="314" y="16"/>
                                </a:lnTo>
                                <a:lnTo>
                                  <a:pt x="410" y="4"/>
                                </a:lnTo>
                                <a:lnTo>
                                  <a:pt x="514" y="0"/>
                                </a:lnTo>
                                <a:lnTo>
                                  <a:pt x="567" y="1"/>
                                </a:lnTo>
                                <a:lnTo>
                                  <a:pt x="667" y="9"/>
                                </a:lnTo>
                                <a:lnTo>
                                  <a:pt x="759" y="25"/>
                                </a:lnTo>
                                <a:lnTo>
                                  <a:pt x="841" y="46"/>
                                </a:lnTo>
                                <a:lnTo>
                                  <a:pt x="911" y="74"/>
                                </a:lnTo>
                                <a:lnTo>
                                  <a:pt x="966" y="106"/>
                                </a:lnTo>
                                <a:lnTo>
                                  <a:pt x="1018" y="162"/>
                                </a:lnTo>
                                <a:lnTo>
                                  <a:pt x="1028" y="203"/>
                                </a:lnTo>
                                <a:lnTo>
                                  <a:pt x="1026" y="223"/>
                                </a:lnTo>
                                <a:lnTo>
                                  <a:pt x="988" y="281"/>
                                </a:lnTo>
                                <a:lnTo>
                                  <a:pt x="911" y="331"/>
                                </a:lnTo>
                                <a:lnTo>
                                  <a:pt x="841" y="359"/>
                                </a:lnTo>
                                <a:lnTo>
                                  <a:pt x="759" y="381"/>
                                </a:lnTo>
                                <a:lnTo>
                                  <a:pt x="667" y="396"/>
                                </a:lnTo>
                                <a:lnTo>
                                  <a:pt x="567" y="404"/>
                                </a:lnTo>
                                <a:lnTo>
                                  <a:pt x="514" y="405"/>
                                </a:lnTo>
                                <a:lnTo>
                                  <a:pt x="461" y="404"/>
                                </a:lnTo>
                                <a:lnTo>
                                  <a:pt x="361" y="396"/>
                                </a:lnTo>
                                <a:lnTo>
                                  <a:pt x="269" y="381"/>
                                </a:lnTo>
                                <a:lnTo>
                                  <a:pt x="187" y="359"/>
                                </a:lnTo>
                                <a:lnTo>
                                  <a:pt x="117" y="331"/>
                                </a:lnTo>
                                <a:lnTo>
                                  <a:pt x="62" y="299"/>
                                </a:lnTo>
                                <a:lnTo>
                                  <a:pt x="10"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 name="Freeform 270"/>
                        <wps:cNvSpPr>
                          <a:spLocks/>
                        </wps:cNvSpPr>
                        <wps:spPr bwMode="auto">
                          <a:xfrm>
                            <a:off x="10071" y="3132"/>
                            <a:ext cx="1029" cy="405"/>
                          </a:xfrm>
                          <a:custGeom>
                            <a:avLst/>
                            <a:gdLst>
                              <a:gd name="T0" fmla="+- 0 10585 10071"/>
                              <a:gd name="T1" fmla="*/ T0 w 1029"/>
                              <a:gd name="T2" fmla="+- 0 3132 3132"/>
                              <a:gd name="T3" fmla="*/ 3132 h 405"/>
                              <a:gd name="T4" fmla="+- 0 10481 10071"/>
                              <a:gd name="T5" fmla="*/ T4 w 1029"/>
                              <a:gd name="T6" fmla="+- 0 3136 3132"/>
                              <a:gd name="T7" fmla="*/ 3136 h 405"/>
                              <a:gd name="T8" fmla="+- 0 10385 10071"/>
                              <a:gd name="T9" fmla="*/ T8 w 1029"/>
                              <a:gd name="T10" fmla="+- 0 3148 3132"/>
                              <a:gd name="T11" fmla="*/ 3148 h 405"/>
                              <a:gd name="T12" fmla="+- 0 10297 10071"/>
                              <a:gd name="T13" fmla="*/ T12 w 1029"/>
                              <a:gd name="T14" fmla="+- 0 3167 3132"/>
                              <a:gd name="T15" fmla="*/ 3167 h 405"/>
                              <a:gd name="T16" fmla="+- 0 10221 10071"/>
                              <a:gd name="T17" fmla="*/ T16 w 1029"/>
                              <a:gd name="T18" fmla="+- 0 3191 3132"/>
                              <a:gd name="T19" fmla="*/ 3191 h 405"/>
                              <a:gd name="T20" fmla="+- 0 10158 10071"/>
                              <a:gd name="T21" fmla="*/ T20 w 1029"/>
                              <a:gd name="T22" fmla="+- 0 3221 3132"/>
                              <a:gd name="T23" fmla="*/ 3221 h 405"/>
                              <a:gd name="T24" fmla="+- 0 10094 10071"/>
                              <a:gd name="T25" fmla="*/ T24 w 1029"/>
                              <a:gd name="T26" fmla="+- 0 3274 3132"/>
                              <a:gd name="T27" fmla="*/ 3274 h 405"/>
                              <a:gd name="T28" fmla="+- 0 10071 10071"/>
                              <a:gd name="T29" fmla="*/ T28 w 1029"/>
                              <a:gd name="T30" fmla="+- 0 3335 3132"/>
                              <a:gd name="T31" fmla="*/ 3335 h 405"/>
                              <a:gd name="T32" fmla="+- 0 10073 10071"/>
                              <a:gd name="T33" fmla="*/ T32 w 1029"/>
                              <a:gd name="T34" fmla="+- 0 3355 3132"/>
                              <a:gd name="T35" fmla="*/ 3355 h 405"/>
                              <a:gd name="T36" fmla="+- 0 10111 10071"/>
                              <a:gd name="T37" fmla="*/ T36 w 1029"/>
                              <a:gd name="T38" fmla="+- 0 3413 3132"/>
                              <a:gd name="T39" fmla="*/ 3413 h 405"/>
                              <a:gd name="T40" fmla="+- 0 10188 10071"/>
                              <a:gd name="T41" fmla="*/ T40 w 1029"/>
                              <a:gd name="T42" fmla="+- 0 3463 3132"/>
                              <a:gd name="T43" fmla="*/ 3463 h 405"/>
                              <a:gd name="T44" fmla="+- 0 10258 10071"/>
                              <a:gd name="T45" fmla="*/ T44 w 1029"/>
                              <a:gd name="T46" fmla="+- 0 3491 3132"/>
                              <a:gd name="T47" fmla="*/ 3491 h 405"/>
                              <a:gd name="T48" fmla="+- 0 10340 10071"/>
                              <a:gd name="T49" fmla="*/ T48 w 1029"/>
                              <a:gd name="T50" fmla="+- 0 3513 3132"/>
                              <a:gd name="T51" fmla="*/ 3513 h 405"/>
                              <a:gd name="T52" fmla="+- 0 10432 10071"/>
                              <a:gd name="T53" fmla="*/ T52 w 1029"/>
                              <a:gd name="T54" fmla="+- 0 3528 3132"/>
                              <a:gd name="T55" fmla="*/ 3528 h 405"/>
                              <a:gd name="T56" fmla="+- 0 10532 10071"/>
                              <a:gd name="T57" fmla="*/ T56 w 1029"/>
                              <a:gd name="T58" fmla="+- 0 3536 3132"/>
                              <a:gd name="T59" fmla="*/ 3536 h 405"/>
                              <a:gd name="T60" fmla="+- 0 10585 10071"/>
                              <a:gd name="T61" fmla="*/ T60 w 1029"/>
                              <a:gd name="T62" fmla="+- 0 3537 3132"/>
                              <a:gd name="T63" fmla="*/ 3537 h 405"/>
                              <a:gd name="T64" fmla="+- 0 10637 10071"/>
                              <a:gd name="T65" fmla="*/ T64 w 1029"/>
                              <a:gd name="T66" fmla="+- 0 3536 3132"/>
                              <a:gd name="T67" fmla="*/ 3536 h 405"/>
                              <a:gd name="T68" fmla="+- 0 10738 10071"/>
                              <a:gd name="T69" fmla="*/ T68 w 1029"/>
                              <a:gd name="T70" fmla="+- 0 3528 3132"/>
                              <a:gd name="T71" fmla="*/ 3528 h 405"/>
                              <a:gd name="T72" fmla="+- 0 10830 10071"/>
                              <a:gd name="T73" fmla="*/ T72 w 1029"/>
                              <a:gd name="T74" fmla="+- 0 3513 3132"/>
                              <a:gd name="T75" fmla="*/ 3513 h 405"/>
                              <a:gd name="T76" fmla="+- 0 10912 10071"/>
                              <a:gd name="T77" fmla="*/ T76 w 1029"/>
                              <a:gd name="T78" fmla="+- 0 3491 3132"/>
                              <a:gd name="T79" fmla="*/ 3491 h 405"/>
                              <a:gd name="T80" fmla="+- 0 10982 10071"/>
                              <a:gd name="T81" fmla="*/ T80 w 1029"/>
                              <a:gd name="T82" fmla="+- 0 3463 3132"/>
                              <a:gd name="T83" fmla="*/ 3463 h 405"/>
                              <a:gd name="T84" fmla="+- 0 11037 10071"/>
                              <a:gd name="T85" fmla="*/ T84 w 1029"/>
                              <a:gd name="T86" fmla="+- 0 3431 3132"/>
                              <a:gd name="T87" fmla="*/ 3431 h 405"/>
                              <a:gd name="T88" fmla="+- 0 11089 10071"/>
                              <a:gd name="T89" fmla="*/ T88 w 1029"/>
                              <a:gd name="T90" fmla="+- 0 3375 3132"/>
                              <a:gd name="T91" fmla="*/ 3375 h 405"/>
                              <a:gd name="T92" fmla="+- 0 11099 10071"/>
                              <a:gd name="T93" fmla="*/ T92 w 1029"/>
                              <a:gd name="T94" fmla="+- 0 3335 3132"/>
                              <a:gd name="T95" fmla="*/ 3335 h 405"/>
                              <a:gd name="T96" fmla="+- 0 11096 10071"/>
                              <a:gd name="T97" fmla="*/ T96 w 1029"/>
                              <a:gd name="T98" fmla="+- 0 3314 3132"/>
                              <a:gd name="T99" fmla="*/ 3314 h 405"/>
                              <a:gd name="T100" fmla="+- 0 11059 10071"/>
                              <a:gd name="T101" fmla="*/ T100 w 1029"/>
                              <a:gd name="T102" fmla="+- 0 3256 3132"/>
                              <a:gd name="T103" fmla="*/ 3256 h 405"/>
                              <a:gd name="T104" fmla="+- 0 10982 10071"/>
                              <a:gd name="T105" fmla="*/ T104 w 1029"/>
                              <a:gd name="T106" fmla="+- 0 3206 3132"/>
                              <a:gd name="T107" fmla="*/ 3206 h 405"/>
                              <a:gd name="T108" fmla="+- 0 10912 10071"/>
                              <a:gd name="T109" fmla="*/ T108 w 1029"/>
                              <a:gd name="T110" fmla="+- 0 3178 3132"/>
                              <a:gd name="T111" fmla="*/ 3178 h 405"/>
                              <a:gd name="T112" fmla="+- 0 10830 10071"/>
                              <a:gd name="T113" fmla="*/ T112 w 1029"/>
                              <a:gd name="T114" fmla="+- 0 3157 3132"/>
                              <a:gd name="T115" fmla="*/ 3157 h 405"/>
                              <a:gd name="T116" fmla="+- 0 10738 10071"/>
                              <a:gd name="T117" fmla="*/ T116 w 1029"/>
                              <a:gd name="T118" fmla="+- 0 3141 3132"/>
                              <a:gd name="T119" fmla="*/ 3141 h 405"/>
                              <a:gd name="T120" fmla="+- 0 10637 10071"/>
                              <a:gd name="T121" fmla="*/ T120 w 1029"/>
                              <a:gd name="T122" fmla="+- 0 3133 3132"/>
                              <a:gd name="T123" fmla="*/ 3133 h 405"/>
                              <a:gd name="T124" fmla="+- 0 10585 10071"/>
                              <a:gd name="T125" fmla="*/ T124 w 1029"/>
                              <a:gd name="T126" fmla="+- 0 3132 3132"/>
                              <a:gd name="T127" fmla="*/ 31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5"/>
                                </a:lnTo>
                                <a:lnTo>
                                  <a:pt x="150" y="59"/>
                                </a:lnTo>
                                <a:lnTo>
                                  <a:pt x="87" y="89"/>
                                </a:lnTo>
                                <a:lnTo>
                                  <a:pt x="23" y="142"/>
                                </a:lnTo>
                                <a:lnTo>
                                  <a:pt x="0" y="203"/>
                                </a:lnTo>
                                <a:lnTo>
                                  <a:pt x="2" y="223"/>
                                </a:lnTo>
                                <a:lnTo>
                                  <a:pt x="40" y="281"/>
                                </a:lnTo>
                                <a:lnTo>
                                  <a:pt x="117" y="331"/>
                                </a:lnTo>
                                <a:lnTo>
                                  <a:pt x="187" y="359"/>
                                </a:lnTo>
                                <a:lnTo>
                                  <a:pt x="269" y="381"/>
                                </a:lnTo>
                                <a:lnTo>
                                  <a:pt x="361" y="396"/>
                                </a:lnTo>
                                <a:lnTo>
                                  <a:pt x="461" y="404"/>
                                </a:lnTo>
                                <a:lnTo>
                                  <a:pt x="514" y="405"/>
                                </a:lnTo>
                                <a:lnTo>
                                  <a:pt x="566" y="404"/>
                                </a:lnTo>
                                <a:lnTo>
                                  <a:pt x="667" y="396"/>
                                </a:lnTo>
                                <a:lnTo>
                                  <a:pt x="759" y="381"/>
                                </a:lnTo>
                                <a:lnTo>
                                  <a:pt x="841" y="359"/>
                                </a:lnTo>
                                <a:lnTo>
                                  <a:pt x="911" y="331"/>
                                </a:lnTo>
                                <a:lnTo>
                                  <a:pt x="966" y="299"/>
                                </a:lnTo>
                                <a:lnTo>
                                  <a:pt x="1018" y="243"/>
                                </a:lnTo>
                                <a:lnTo>
                                  <a:pt x="1028" y="203"/>
                                </a:lnTo>
                                <a:lnTo>
                                  <a:pt x="1025" y="182"/>
                                </a:lnTo>
                                <a:lnTo>
                                  <a:pt x="988" y="124"/>
                                </a:lnTo>
                                <a:lnTo>
                                  <a:pt x="911" y="74"/>
                                </a:lnTo>
                                <a:lnTo>
                                  <a:pt x="841" y="46"/>
                                </a:lnTo>
                                <a:lnTo>
                                  <a:pt x="759" y="25"/>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269"/>
                        <wps:cNvSpPr>
                          <a:spLocks/>
                        </wps:cNvSpPr>
                        <wps:spPr bwMode="auto">
                          <a:xfrm>
                            <a:off x="10071" y="3132"/>
                            <a:ext cx="1029" cy="405"/>
                          </a:xfrm>
                          <a:custGeom>
                            <a:avLst/>
                            <a:gdLst>
                              <a:gd name="T0" fmla="+- 0 10071 10071"/>
                              <a:gd name="T1" fmla="*/ T0 w 1029"/>
                              <a:gd name="T2" fmla="+- 0 3335 3132"/>
                              <a:gd name="T3" fmla="*/ 3335 h 405"/>
                              <a:gd name="T4" fmla="+- 0 10094 10071"/>
                              <a:gd name="T5" fmla="*/ T4 w 1029"/>
                              <a:gd name="T6" fmla="+- 0 3274 3132"/>
                              <a:gd name="T7" fmla="*/ 3274 h 405"/>
                              <a:gd name="T8" fmla="+- 0 10158 10071"/>
                              <a:gd name="T9" fmla="*/ T8 w 1029"/>
                              <a:gd name="T10" fmla="+- 0 3221 3132"/>
                              <a:gd name="T11" fmla="*/ 3221 h 405"/>
                              <a:gd name="T12" fmla="+- 0 10221 10071"/>
                              <a:gd name="T13" fmla="*/ T12 w 1029"/>
                              <a:gd name="T14" fmla="+- 0 3191 3132"/>
                              <a:gd name="T15" fmla="*/ 3191 h 405"/>
                              <a:gd name="T16" fmla="+- 0 10297 10071"/>
                              <a:gd name="T17" fmla="*/ T16 w 1029"/>
                              <a:gd name="T18" fmla="+- 0 3167 3132"/>
                              <a:gd name="T19" fmla="*/ 3167 h 405"/>
                              <a:gd name="T20" fmla="+- 0 10385 10071"/>
                              <a:gd name="T21" fmla="*/ T20 w 1029"/>
                              <a:gd name="T22" fmla="+- 0 3148 3132"/>
                              <a:gd name="T23" fmla="*/ 3148 h 405"/>
                              <a:gd name="T24" fmla="+- 0 10481 10071"/>
                              <a:gd name="T25" fmla="*/ T24 w 1029"/>
                              <a:gd name="T26" fmla="+- 0 3136 3132"/>
                              <a:gd name="T27" fmla="*/ 3136 h 405"/>
                              <a:gd name="T28" fmla="+- 0 10585 10071"/>
                              <a:gd name="T29" fmla="*/ T28 w 1029"/>
                              <a:gd name="T30" fmla="+- 0 3132 3132"/>
                              <a:gd name="T31" fmla="*/ 3132 h 405"/>
                              <a:gd name="T32" fmla="+- 0 10637 10071"/>
                              <a:gd name="T33" fmla="*/ T32 w 1029"/>
                              <a:gd name="T34" fmla="+- 0 3133 3132"/>
                              <a:gd name="T35" fmla="*/ 3133 h 405"/>
                              <a:gd name="T36" fmla="+- 0 10738 10071"/>
                              <a:gd name="T37" fmla="*/ T36 w 1029"/>
                              <a:gd name="T38" fmla="+- 0 3141 3132"/>
                              <a:gd name="T39" fmla="*/ 3141 h 405"/>
                              <a:gd name="T40" fmla="+- 0 10830 10071"/>
                              <a:gd name="T41" fmla="*/ T40 w 1029"/>
                              <a:gd name="T42" fmla="+- 0 3157 3132"/>
                              <a:gd name="T43" fmla="*/ 3157 h 405"/>
                              <a:gd name="T44" fmla="+- 0 10912 10071"/>
                              <a:gd name="T45" fmla="*/ T44 w 1029"/>
                              <a:gd name="T46" fmla="+- 0 3178 3132"/>
                              <a:gd name="T47" fmla="*/ 3178 h 405"/>
                              <a:gd name="T48" fmla="+- 0 10982 10071"/>
                              <a:gd name="T49" fmla="*/ T48 w 1029"/>
                              <a:gd name="T50" fmla="+- 0 3206 3132"/>
                              <a:gd name="T51" fmla="*/ 3206 h 405"/>
                              <a:gd name="T52" fmla="+- 0 11037 10071"/>
                              <a:gd name="T53" fmla="*/ T52 w 1029"/>
                              <a:gd name="T54" fmla="+- 0 3238 3132"/>
                              <a:gd name="T55" fmla="*/ 3238 h 405"/>
                              <a:gd name="T56" fmla="+- 0 11089 10071"/>
                              <a:gd name="T57" fmla="*/ T56 w 1029"/>
                              <a:gd name="T58" fmla="+- 0 3294 3132"/>
                              <a:gd name="T59" fmla="*/ 3294 h 405"/>
                              <a:gd name="T60" fmla="+- 0 11099 10071"/>
                              <a:gd name="T61" fmla="*/ T60 w 1029"/>
                              <a:gd name="T62" fmla="+- 0 3335 3132"/>
                              <a:gd name="T63" fmla="*/ 3335 h 405"/>
                              <a:gd name="T64" fmla="+- 0 11096 10071"/>
                              <a:gd name="T65" fmla="*/ T64 w 1029"/>
                              <a:gd name="T66" fmla="+- 0 3355 3132"/>
                              <a:gd name="T67" fmla="*/ 3355 h 405"/>
                              <a:gd name="T68" fmla="+- 0 11059 10071"/>
                              <a:gd name="T69" fmla="*/ T68 w 1029"/>
                              <a:gd name="T70" fmla="+- 0 3413 3132"/>
                              <a:gd name="T71" fmla="*/ 3413 h 405"/>
                              <a:gd name="T72" fmla="+- 0 10982 10071"/>
                              <a:gd name="T73" fmla="*/ T72 w 1029"/>
                              <a:gd name="T74" fmla="+- 0 3463 3132"/>
                              <a:gd name="T75" fmla="*/ 3463 h 405"/>
                              <a:gd name="T76" fmla="+- 0 10912 10071"/>
                              <a:gd name="T77" fmla="*/ T76 w 1029"/>
                              <a:gd name="T78" fmla="+- 0 3491 3132"/>
                              <a:gd name="T79" fmla="*/ 3491 h 405"/>
                              <a:gd name="T80" fmla="+- 0 10830 10071"/>
                              <a:gd name="T81" fmla="*/ T80 w 1029"/>
                              <a:gd name="T82" fmla="+- 0 3513 3132"/>
                              <a:gd name="T83" fmla="*/ 3513 h 405"/>
                              <a:gd name="T84" fmla="+- 0 10738 10071"/>
                              <a:gd name="T85" fmla="*/ T84 w 1029"/>
                              <a:gd name="T86" fmla="+- 0 3528 3132"/>
                              <a:gd name="T87" fmla="*/ 3528 h 405"/>
                              <a:gd name="T88" fmla="+- 0 10637 10071"/>
                              <a:gd name="T89" fmla="*/ T88 w 1029"/>
                              <a:gd name="T90" fmla="+- 0 3536 3132"/>
                              <a:gd name="T91" fmla="*/ 3536 h 405"/>
                              <a:gd name="T92" fmla="+- 0 10585 10071"/>
                              <a:gd name="T93" fmla="*/ T92 w 1029"/>
                              <a:gd name="T94" fmla="+- 0 3537 3132"/>
                              <a:gd name="T95" fmla="*/ 3537 h 405"/>
                              <a:gd name="T96" fmla="+- 0 10532 10071"/>
                              <a:gd name="T97" fmla="*/ T96 w 1029"/>
                              <a:gd name="T98" fmla="+- 0 3536 3132"/>
                              <a:gd name="T99" fmla="*/ 3536 h 405"/>
                              <a:gd name="T100" fmla="+- 0 10432 10071"/>
                              <a:gd name="T101" fmla="*/ T100 w 1029"/>
                              <a:gd name="T102" fmla="+- 0 3528 3132"/>
                              <a:gd name="T103" fmla="*/ 3528 h 405"/>
                              <a:gd name="T104" fmla="+- 0 10340 10071"/>
                              <a:gd name="T105" fmla="*/ T104 w 1029"/>
                              <a:gd name="T106" fmla="+- 0 3513 3132"/>
                              <a:gd name="T107" fmla="*/ 3513 h 405"/>
                              <a:gd name="T108" fmla="+- 0 10258 10071"/>
                              <a:gd name="T109" fmla="*/ T108 w 1029"/>
                              <a:gd name="T110" fmla="+- 0 3491 3132"/>
                              <a:gd name="T111" fmla="*/ 3491 h 405"/>
                              <a:gd name="T112" fmla="+- 0 10188 10071"/>
                              <a:gd name="T113" fmla="*/ T112 w 1029"/>
                              <a:gd name="T114" fmla="+- 0 3463 3132"/>
                              <a:gd name="T115" fmla="*/ 3463 h 405"/>
                              <a:gd name="T116" fmla="+- 0 10133 10071"/>
                              <a:gd name="T117" fmla="*/ T116 w 1029"/>
                              <a:gd name="T118" fmla="+- 0 3431 3132"/>
                              <a:gd name="T119" fmla="*/ 3431 h 405"/>
                              <a:gd name="T120" fmla="+- 0 10081 10071"/>
                              <a:gd name="T121" fmla="*/ T120 w 1029"/>
                              <a:gd name="T122" fmla="+- 0 3375 3132"/>
                              <a:gd name="T123" fmla="*/ 3375 h 405"/>
                              <a:gd name="T124" fmla="+- 0 10071 10071"/>
                              <a:gd name="T125" fmla="*/ T124 w 1029"/>
                              <a:gd name="T126" fmla="+- 0 3335 3132"/>
                              <a:gd name="T127" fmla="*/ 333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2"/>
                                </a:lnTo>
                                <a:lnTo>
                                  <a:pt x="87" y="89"/>
                                </a:lnTo>
                                <a:lnTo>
                                  <a:pt x="150" y="59"/>
                                </a:lnTo>
                                <a:lnTo>
                                  <a:pt x="226" y="35"/>
                                </a:lnTo>
                                <a:lnTo>
                                  <a:pt x="314" y="16"/>
                                </a:lnTo>
                                <a:lnTo>
                                  <a:pt x="410" y="4"/>
                                </a:lnTo>
                                <a:lnTo>
                                  <a:pt x="514" y="0"/>
                                </a:lnTo>
                                <a:lnTo>
                                  <a:pt x="566" y="1"/>
                                </a:lnTo>
                                <a:lnTo>
                                  <a:pt x="667" y="9"/>
                                </a:lnTo>
                                <a:lnTo>
                                  <a:pt x="759" y="25"/>
                                </a:lnTo>
                                <a:lnTo>
                                  <a:pt x="841" y="46"/>
                                </a:lnTo>
                                <a:lnTo>
                                  <a:pt x="911" y="74"/>
                                </a:lnTo>
                                <a:lnTo>
                                  <a:pt x="966" y="106"/>
                                </a:lnTo>
                                <a:lnTo>
                                  <a:pt x="1018" y="162"/>
                                </a:lnTo>
                                <a:lnTo>
                                  <a:pt x="1028" y="203"/>
                                </a:lnTo>
                                <a:lnTo>
                                  <a:pt x="1025" y="223"/>
                                </a:lnTo>
                                <a:lnTo>
                                  <a:pt x="988" y="281"/>
                                </a:lnTo>
                                <a:lnTo>
                                  <a:pt x="911" y="331"/>
                                </a:lnTo>
                                <a:lnTo>
                                  <a:pt x="841" y="359"/>
                                </a:lnTo>
                                <a:lnTo>
                                  <a:pt x="759" y="381"/>
                                </a:lnTo>
                                <a:lnTo>
                                  <a:pt x="667" y="396"/>
                                </a:lnTo>
                                <a:lnTo>
                                  <a:pt x="566" y="404"/>
                                </a:lnTo>
                                <a:lnTo>
                                  <a:pt x="514" y="405"/>
                                </a:lnTo>
                                <a:lnTo>
                                  <a:pt x="461" y="404"/>
                                </a:lnTo>
                                <a:lnTo>
                                  <a:pt x="361" y="396"/>
                                </a:lnTo>
                                <a:lnTo>
                                  <a:pt x="269" y="381"/>
                                </a:lnTo>
                                <a:lnTo>
                                  <a:pt x="187" y="359"/>
                                </a:lnTo>
                                <a:lnTo>
                                  <a:pt x="117" y="331"/>
                                </a:lnTo>
                                <a:lnTo>
                                  <a:pt x="62" y="299"/>
                                </a:lnTo>
                                <a:lnTo>
                                  <a:pt x="10" y="243"/>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Freeform 268"/>
                        <wps:cNvSpPr>
                          <a:spLocks/>
                        </wps:cNvSpPr>
                        <wps:spPr bwMode="auto">
                          <a:xfrm>
                            <a:off x="9530" y="2556"/>
                            <a:ext cx="1029" cy="405"/>
                          </a:xfrm>
                          <a:custGeom>
                            <a:avLst/>
                            <a:gdLst>
                              <a:gd name="T0" fmla="+- 0 10044 9530"/>
                              <a:gd name="T1" fmla="*/ T0 w 1029"/>
                              <a:gd name="T2" fmla="+- 0 2556 2556"/>
                              <a:gd name="T3" fmla="*/ 2556 h 405"/>
                              <a:gd name="T4" fmla="+- 0 9940 9530"/>
                              <a:gd name="T5" fmla="*/ T4 w 1029"/>
                              <a:gd name="T6" fmla="+- 0 2561 2556"/>
                              <a:gd name="T7" fmla="*/ 2561 h 405"/>
                              <a:gd name="T8" fmla="+- 0 9844 9530"/>
                              <a:gd name="T9" fmla="*/ T8 w 1029"/>
                              <a:gd name="T10" fmla="+- 0 2572 2556"/>
                              <a:gd name="T11" fmla="*/ 2572 h 405"/>
                              <a:gd name="T12" fmla="+- 0 9756 9530"/>
                              <a:gd name="T13" fmla="*/ T12 w 1029"/>
                              <a:gd name="T14" fmla="+- 0 2591 2556"/>
                              <a:gd name="T15" fmla="*/ 2591 h 405"/>
                              <a:gd name="T16" fmla="+- 0 9680 9530"/>
                              <a:gd name="T17" fmla="*/ T16 w 1029"/>
                              <a:gd name="T18" fmla="+- 0 2616 2556"/>
                              <a:gd name="T19" fmla="*/ 2616 h 405"/>
                              <a:gd name="T20" fmla="+- 0 9617 9530"/>
                              <a:gd name="T21" fmla="*/ T20 w 1029"/>
                              <a:gd name="T22" fmla="+- 0 2646 2556"/>
                              <a:gd name="T23" fmla="*/ 2646 h 405"/>
                              <a:gd name="T24" fmla="+- 0 9553 9530"/>
                              <a:gd name="T25" fmla="*/ T24 w 1029"/>
                              <a:gd name="T26" fmla="+- 0 2699 2556"/>
                              <a:gd name="T27" fmla="*/ 2699 h 405"/>
                              <a:gd name="T28" fmla="+- 0 9530 9530"/>
                              <a:gd name="T29" fmla="*/ T28 w 1029"/>
                              <a:gd name="T30" fmla="+- 0 2759 2556"/>
                              <a:gd name="T31" fmla="*/ 2759 h 405"/>
                              <a:gd name="T32" fmla="+- 0 9532 9530"/>
                              <a:gd name="T33" fmla="*/ T32 w 1029"/>
                              <a:gd name="T34" fmla="+- 0 2780 2556"/>
                              <a:gd name="T35" fmla="*/ 2780 h 405"/>
                              <a:gd name="T36" fmla="+- 0 9570 9530"/>
                              <a:gd name="T37" fmla="*/ T36 w 1029"/>
                              <a:gd name="T38" fmla="+- 0 2838 2556"/>
                              <a:gd name="T39" fmla="*/ 2838 h 405"/>
                              <a:gd name="T40" fmla="+- 0 9647 9530"/>
                              <a:gd name="T41" fmla="*/ T40 w 1029"/>
                              <a:gd name="T42" fmla="+- 0 2888 2556"/>
                              <a:gd name="T43" fmla="*/ 2888 h 405"/>
                              <a:gd name="T44" fmla="+- 0 9717 9530"/>
                              <a:gd name="T45" fmla="*/ T44 w 1029"/>
                              <a:gd name="T46" fmla="+- 0 2915 2556"/>
                              <a:gd name="T47" fmla="*/ 2915 h 405"/>
                              <a:gd name="T48" fmla="+- 0 9799 9530"/>
                              <a:gd name="T49" fmla="*/ T48 w 1029"/>
                              <a:gd name="T50" fmla="+- 0 2937 2556"/>
                              <a:gd name="T51" fmla="*/ 2937 h 405"/>
                              <a:gd name="T52" fmla="+- 0 9891 9530"/>
                              <a:gd name="T53" fmla="*/ T52 w 1029"/>
                              <a:gd name="T54" fmla="+- 0 2952 2556"/>
                              <a:gd name="T55" fmla="*/ 2952 h 405"/>
                              <a:gd name="T56" fmla="+- 0 9991 9530"/>
                              <a:gd name="T57" fmla="*/ T56 w 1029"/>
                              <a:gd name="T58" fmla="+- 0 2960 2556"/>
                              <a:gd name="T59" fmla="*/ 2960 h 405"/>
                              <a:gd name="T60" fmla="+- 0 10044 9530"/>
                              <a:gd name="T61" fmla="*/ T60 w 1029"/>
                              <a:gd name="T62" fmla="+- 0 2961 2556"/>
                              <a:gd name="T63" fmla="*/ 2961 h 405"/>
                              <a:gd name="T64" fmla="+- 0 10096 9530"/>
                              <a:gd name="T65" fmla="*/ T64 w 1029"/>
                              <a:gd name="T66" fmla="+- 0 2960 2556"/>
                              <a:gd name="T67" fmla="*/ 2960 h 405"/>
                              <a:gd name="T68" fmla="+- 0 10197 9530"/>
                              <a:gd name="T69" fmla="*/ T68 w 1029"/>
                              <a:gd name="T70" fmla="+- 0 2952 2556"/>
                              <a:gd name="T71" fmla="*/ 2952 h 405"/>
                              <a:gd name="T72" fmla="+- 0 10289 9530"/>
                              <a:gd name="T73" fmla="*/ T72 w 1029"/>
                              <a:gd name="T74" fmla="+- 0 2937 2556"/>
                              <a:gd name="T75" fmla="*/ 2937 h 405"/>
                              <a:gd name="T76" fmla="+- 0 10371 9530"/>
                              <a:gd name="T77" fmla="*/ T76 w 1029"/>
                              <a:gd name="T78" fmla="+- 0 2915 2556"/>
                              <a:gd name="T79" fmla="*/ 2915 h 405"/>
                              <a:gd name="T80" fmla="+- 0 10441 9530"/>
                              <a:gd name="T81" fmla="*/ T80 w 1029"/>
                              <a:gd name="T82" fmla="+- 0 2888 2556"/>
                              <a:gd name="T83" fmla="*/ 2888 h 405"/>
                              <a:gd name="T84" fmla="+- 0 10496 9530"/>
                              <a:gd name="T85" fmla="*/ T84 w 1029"/>
                              <a:gd name="T86" fmla="+- 0 2855 2556"/>
                              <a:gd name="T87" fmla="*/ 2855 h 405"/>
                              <a:gd name="T88" fmla="+- 0 10548 9530"/>
                              <a:gd name="T89" fmla="*/ T88 w 1029"/>
                              <a:gd name="T90" fmla="+- 0 2800 2556"/>
                              <a:gd name="T91" fmla="*/ 2800 h 405"/>
                              <a:gd name="T92" fmla="+- 0 10558 9530"/>
                              <a:gd name="T93" fmla="*/ T92 w 1029"/>
                              <a:gd name="T94" fmla="+- 0 2759 2556"/>
                              <a:gd name="T95" fmla="*/ 2759 h 405"/>
                              <a:gd name="T96" fmla="+- 0 10555 9530"/>
                              <a:gd name="T97" fmla="*/ T96 w 1029"/>
                              <a:gd name="T98" fmla="+- 0 2738 2556"/>
                              <a:gd name="T99" fmla="*/ 2738 h 405"/>
                              <a:gd name="T100" fmla="+- 0 10518 9530"/>
                              <a:gd name="T101" fmla="*/ T100 w 1029"/>
                              <a:gd name="T102" fmla="+- 0 2680 2556"/>
                              <a:gd name="T103" fmla="*/ 2680 h 405"/>
                              <a:gd name="T104" fmla="+- 0 10441 9530"/>
                              <a:gd name="T105" fmla="*/ T104 w 1029"/>
                              <a:gd name="T106" fmla="+- 0 2630 2556"/>
                              <a:gd name="T107" fmla="*/ 2630 h 405"/>
                              <a:gd name="T108" fmla="+- 0 10371 9530"/>
                              <a:gd name="T109" fmla="*/ T108 w 1029"/>
                              <a:gd name="T110" fmla="+- 0 2603 2556"/>
                              <a:gd name="T111" fmla="*/ 2603 h 405"/>
                              <a:gd name="T112" fmla="+- 0 10289 9530"/>
                              <a:gd name="T113" fmla="*/ T112 w 1029"/>
                              <a:gd name="T114" fmla="+- 0 2581 2556"/>
                              <a:gd name="T115" fmla="*/ 2581 h 405"/>
                              <a:gd name="T116" fmla="+- 0 10197 9530"/>
                              <a:gd name="T117" fmla="*/ T116 w 1029"/>
                              <a:gd name="T118" fmla="+- 0 2566 2556"/>
                              <a:gd name="T119" fmla="*/ 2566 h 405"/>
                              <a:gd name="T120" fmla="+- 0 10096 9530"/>
                              <a:gd name="T121" fmla="*/ T120 w 1029"/>
                              <a:gd name="T122" fmla="+- 0 2558 2556"/>
                              <a:gd name="T123" fmla="*/ 2558 h 405"/>
                              <a:gd name="T124" fmla="+- 0 10044 9530"/>
                              <a:gd name="T125" fmla="*/ T124 w 1029"/>
                              <a:gd name="T126" fmla="+- 0 2556 2556"/>
                              <a:gd name="T127" fmla="*/ 255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5"/>
                                </a:lnTo>
                                <a:lnTo>
                                  <a:pt x="314" y="16"/>
                                </a:lnTo>
                                <a:lnTo>
                                  <a:pt x="226" y="35"/>
                                </a:lnTo>
                                <a:lnTo>
                                  <a:pt x="150" y="60"/>
                                </a:lnTo>
                                <a:lnTo>
                                  <a:pt x="87" y="90"/>
                                </a:lnTo>
                                <a:lnTo>
                                  <a:pt x="23" y="143"/>
                                </a:lnTo>
                                <a:lnTo>
                                  <a:pt x="0" y="203"/>
                                </a:lnTo>
                                <a:lnTo>
                                  <a:pt x="2" y="224"/>
                                </a:lnTo>
                                <a:lnTo>
                                  <a:pt x="40" y="282"/>
                                </a:lnTo>
                                <a:lnTo>
                                  <a:pt x="117" y="332"/>
                                </a:lnTo>
                                <a:lnTo>
                                  <a:pt x="187" y="359"/>
                                </a:lnTo>
                                <a:lnTo>
                                  <a:pt x="269" y="381"/>
                                </a:lnTo>
                                <a:lnTo>
                                  <a:pt x="361" y="396"/>
                                </a:lnTo>
                                <a:lnTo>
                                  <a:pt x="461" y="404"/>
                                </a:lnTo>
                                <a:lnTo>
                                  <a:pt x="514" y="405"/>
                                </a:lnTo>
                                <a:lnTo>
                                  <a:pt x="566" y="404"/>
                                </a:lnTo>
                                <a:lnTo>
                                  <a:pt x="667" y="396"/>
                                </a:lnTo>
                                <a:lnTo>
                                  <a:pt x="759" y="381"/>
                                </a:lnTo>
                                <a:lnTo>
                                  <a:pt x="841" y="359"/>
                                </a:lnTo>
                                <a:lnTo>
                                  <a:pt x="911" y="332"/>
                                </a:lnTo>
                                <a:lnTo>
                                  <a:pt x="966" y="299"/>
                                </a:lnTo>
                                <a:lnTo>
                                  <a:pt x="1018" y="244"/>
                                </a:lnTo>
                                <a:lnTo>
                                  <a:pt x="1028" y="203"/>
                                </a:lnTo>
                                <a:lnTo>
                                  <a:pt x="1025" y="182"/>
                                </a:lnTo>
                                <a:lnTo>
                                  <a:pt x="988" y="124"/>
                                </a:lnTo>
                                <a:lnTo>
                                  <a:pt x="911" y="74"/>
                                </a:lnTo>
                                <a:lnTo>
                                  <a:pt x="841" y="47"/>
                                </a:lnTo>
                                <a:lnTo>
                                  <a:pt x="759" y="25"/>
                                </a:lnTo>
                                <a:lnTo>
                                  <a:pt x="667" y="10"/>
                                </a:lnTo>
                                <a:lnTo>
                                  <a:pt x="566" y="2"/>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AutoShape 267"/>
                        <wps:cNvSpPr>
                          <a:spLocks/>
                        </wps:cNvSpPr>
                        <wps:spPr bwMode="auto">
                          <a:xfrm>
                            <a:off x="6351" y="11048"/>
                            <a:ext cx="2170" cy="1155"/>
                          </a:xfrm>
                          <a:custGeom>
                            <a:avLst/>
                            <a:gdLst>
                              <a:gd name="T0" fmla="+- 0 9532 6351"/>
                              <a:gd name="T1" fmla="*/ T0 w 2170"/>
                              <a:gd name="T2" fmla="+- 0 2738 11048"/>
                              <a:gd name="T3" fmla="*/ 2738 h 1155"/>
                              <a:gd name="T4" fmla="+- 0 9553 6351"/>
                              <a:gd name="T5" fmla="*/ T4 w 2170"/>
                              <a:gd name="T6" fmla="+- 0 2699 11048"/>
                              <a:gd name="T7" fmla="*/ 2699 h 1155"/>
                              <a:gd name="T8" fmla="+- 0 9592 6351"/>
                              <a:gd name="T9" fmla="*/ T8 w 2170"/>
                              <a:gd name="T10" fmla="+- 0 2662 11048"/>
                              <a:gd name="T11" fmla="*/ 2662 h 1155"/>
                              <a:gd name="T12" fmla="+- 0 9647 6351"/>
                              <a:gd name="T13" fmla="*/ T12 w 2170"/>
                              <a:gd name="T14" fmla="+- 0 2630 11048"/>
                              <a:gd name="T15" fmla="*/ 2630 h 1155"/>
                              <a:gd name="T16" fmla="+- 0 9717 6351"/>
                              <a:gd name="T17" fmla="*/ T16 w 2170"/>
                              <a:gd name="T18" fmla="+- 0 2603 11048"/>
                              <a:gd name="T19" fmla="*/ 2603 h 1155"/>
                              <a:gd name="T20" fmla="+- 0 9799 6351"/>
                              <a:gd name="T21" fmla="*/ T20 w 2170"/>
                              <a:gd name="T22" fmla="+- 0 2581 11048"/>
                              <a:gd name="T23" fmla="*/ 2581 h 1155"/>
                              <a:gd name="T24" fmla="+- 0 9891 6351"/>
                              <a:gd name="T25" fmla="*/ T24 w 2170"/>
                              <a:gd name="T26" fmla="+- 0 2566 11048"/>
                              <a:gd name="T27" fmla="*/ 2566 h 1155"/>
                              <a:gd name="T28" fmla="+- 0 9991 6351"/>
                              <a:gd name="T29" fmla="*/ T28 w 2170"/>
                              <a:gd name="T30" fmla="+- 0 2558 11048"/>
                              <a:gd name="T31" fmla="*/ 2558 h 1155"/>
                              <a:gd name="T32" fmla="+- 0 10096 6351"/>
                              <a:gd name="T33" fmla="*/ T32 w 2170"/>
                              <a:gd name="T34" fmla="+- 0 2558 11048"/>
                              <a:gd name="T35" fmla="*/ 2558 h 1155"/>
                              <a:gd name="T36" fmla="+- 0 10197 6351"/>
                              <a:gd name="T37" fmla="*/ T36 w 2170"/>
                              <a:gd name="T38" fmla="+- 0 2566 11048"/>
                              <a:gd name="T39" fmla="*/ 2566 h 1155"/>
                              <a:gd name="T40" fmla="+- 0 10289 6351"/>
                              <a:gd name="T41" fmla="*/ T40 w 2170"/>
                              <a:gd name="T42" fmla="+- 0 2581 11048"/>
                              <a:gd name="T43" fmla="*/ 2581 h 1155"/>
                              <a:gd name="T44" fmla="+- 0 10371 6351"/>
                              <a:gd name="T45" fmla="*/ T44 w 2170"/>
                              <a:gd name="T46" fmla="+- 0 2603 11048"/>
                              <a:gd name="T47" fmla="*/ 2603 h 1155"/>
                              <a:gd name="T48" fmla="+- 0 10441 6351"/>
                              <a:gd name="T49" fmla="*/ T48 w 2170"/>
                              <a:gd name="T50" fmla="+- 0 2630 11048"/>
                              <a:gd name="T51" fmla="*/ 2630 h 1155"/>
                              <a:gd name="T52" fmla="+- 0 10496 6351"/>
                              <a:gd name="T53" fmla="*/ T52 w 2170"/>
                              <a:gd name="T54" fmla="+- 0 2662 11048"/>
                              <a:gd name="T55" fmla="*/ 2662 h 1155"/>
                              <a:gd name="T56" fmla="+- 0 10535 6351"/>
                              <a:gd name="T57" fmla="*/ T56 w 2170"/>
                              <a:gd name="T58" fmla="+- 0 2699 11048"/>
                              <a:gd name="T59" fmla="*/ 2699 h 1155"/>
                              <a:gd name="T60" fmla="+- 0 10555 6351"/>
                              <a:gd name="T61" fmla="*/ T60 w 2170"/>
                              <a:gd name="T62" fmla="+- 0 2738 11048"/>
                              <a:gd name="T63" fmla="*/ 2738 h 1155"/>
                              <a:gd name="T64" fmla="+- 0 10555 6351"/>
                              <a:gd name="T65" fmla="*/ T64 w 2170"/>
                              <a:gd name="T66" fmla="+- 0 2780 11048"/>
                              <a:gd name="T67" fmla="*/ 2780 h 1155"/>
                              <a:gd name="T68" fmla="+- 0 10535 6351"/>
                              <a:gd name="T69" fmla="*/ T68 w 2170"/>
                              <a:gd name="T70" fmla="+- 0 2819 11048"/>
                              <a:gd name="T71" fmla="*/ 2819 h 1155"/>
                              <a:gd name="T72" fmla="+- 0 10496 6351"/>
                              <a:gd name="T73" fmla="*/ T72 w 2170"/>
                              <a:gd name="T74" fmla="+- 0 2855 11048"/>
                              <a:gd name="T75" fmla="*/ 2855 h 1155"/>
                              <a:gd name="T76" fmla="+- 0 10441 6351"/>
                              <a:gd name="T77" fmla="*/ T76 w 2170"/>
                              <a:gd name="T78" fmla="+- 0 2888 11048"/>
                              <a:gd name="T79" fmla="*/ 2888 h 1155"/>
                              <a:gd name="T80" fmla="+- 0 10371 6351"/>
                              <a:gd name="T81" fmla="*/ T80 w 2170"/>
                              <a:gd name="T82" fmla="+- 0 2915 11048"/>
                              <a:gd name="T83" fmla="*/ 2915 h 1155"/>
                              <a:gd name="T84" fmla="+- 0 10289 6351"/>
                              <a:gd name="T85" fmla="*/ T84 w 2170"/>
                              <a:gd name="T86" fmla="+- 0 2937 11048"/>
                              <a:gd name="T87" fmla="*/ 2937 h 1155"/>
                              <a:gd name="T88" fmla="+- 0 10197 6351"/>
                              <a:gd name="T89" fmla="*/ T88 w 2170"/>
                              <a:gd name="T90" fmla="+- 0 2952 11048"/>
                              <a:gd name="T91" fmla="*/ 2952 h 1155"/>
                              <a:gd name="T92" fmla="+- 0 10096 6351"/>
                              <a:gd name="T93" fmla="*/ T92 w 2170"/>
                              <a:gd name="T94" fmla="+- 0 2960 11048"/>
                              <a:gd name="T95" fmla="*/ 2960 h 1155"/>
                              <a:gd name="T96" fmla="+- 0 9991 6351"/>
                              <a:gd name="T97" fmla="*/ T96 w 2170"/>
                              <a:gd name="T98" fmla="+- 0 2960 11048"/>
                              <a:gd name="T99" fmla="*/ 2960 h 1155"/>
                              <a:gd name="T100" fmla="+- 0 9891 6351"/>
                              <a:gd name="T101" fmla="*/ T100 w 2170"/>
                              <a:gd name="T102" fmla="+- 0 2952 11048"/>
                              <a:gd name="T103" fmla="*/ 2952 h 1155"/>
                              <a:gd name="T104" fmla="+- 0 9799 6351"/>
                              <a:gd name="T105" fmla="*/ T104 w 2170"/>
                              <a:gd name="T106" fmla="+- 0 2937 11048"/>
                              <a:gd name="T107" fmla="*/ 2937 h 1155"/>
                              <a:gd name="T108" fmla="+- 0 9717 6351"/>
                              <a:gd name="T109" fmla="*/ T108 w 2170"/>
                              <a:gd name="T110" fmla="+- 0 2915 11048"/>
                              <a:gd name="T111" fmla="*/ 2915 h 1155"/>
                              <a:gd name="T112" fmla="+- 0 9647 6351"/>
                              <a:gd name="T113" fmla="*/ T112 w 2170"/>
                              <a:gd name="T114" fmla="+- 0 2888 11048"/>
                              <a:gd name="T115" fmla="*/ 2888 h 1155"/>
                              <a:gd name="T116" fmla="+- 0 9592 6351"/>
                              <a:gd name="T117" fmla="*/ T116 w 2170"/>
                              <a:gd name="T118" fmla="+- 0 2855 11048"/>
                              <a:gd name="T119" fmla="*/ 2855 h 1155"/>
                              <a:gd name="T120" fmla="+- 0 9553 6351"/>
                              <a:gd name="T121" fmla="*/ T120 w 2170"/>
                              <a:gd name="T122" fmla="+- 0 2819 11048"/>
                              <a:gd name="T123" fmla="*/ 2819 h 1155"/>
                              <a:gd name="T124" fmla="+- 0 9532 6351"/>
                              <a:gd name="T125" fmla="*/ T124 w 2170"/>
                              <a:gd name="T126" fmla="+- 0 2780 11048"/>
                              <a:gd name="T127" fmla="*/ 2780 h 1155"/>
                              <a:gd name="T128" fmla="+- 0 10009 6351"/>
                              <a:gd name="T129" fmla="*/ T128 w 2170"/>
                              <a:gd name="T130" fmla="+- 0 3021 11048"/>
                              <a:gd name="T131" fmla="*/ 3021 h 1155"/>
                              <a:gd name="T132" fmla="+- 0 10078 6351"/>
                              <a:gd name="T133" fmla="*/ T132 w 2170"/>
                              <a:gd name="T134" fmla="+- 0 3021 11048"/>
                              <a:gd name="T135" fmla="*/ 3021 h 1155"/>
                              <a:gd name="T136" fmla="+- 0 9503 6351"/>
                              <a:gd name="T137" fmla="*/ T136 w 2170"/>
                              <a:gd name="T138" fmla="+- 0 3132 11048"/>
                              <a:gd name="T139" fmla="*/ 3132 h 1155"/>
                              <a:gd name="T140" fmla="+- 0 10044 6351"/>
                              <a:gd name="T141" fmla="*/ T140 w 2170"/>
                              <a:gd name="T142" fmla="+- 0 3076 11048"/>
                              <a:gd name="T143" fmla="*/ 3076 h 1155"/>
                              <a:gd name="T144" fmla="+- 0 10585 6351"/>
                              <a:gd name="T145" fmla="*/ T144 w 2170"/>
                              <a:gd name="T146" fmla="+- 0 3132 11048"/>
                              <a:gd name="T147" fmla="*/ 3132 h 1155"/>
                              <a:gd name="T148" fmla="+- 0 10044 6351"/>
                              <a:gd name="T149" fmla="*/ T148 w 2170"/>
                              <a:gd name="T150" fmla="+- 0 3076 11048"/>
                              <a:gd name="T151" fmla="*/ 3076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3179" y="-8289"/>
                                </a:moveTo>
                                <a:lnTo>
                                  <a:pt x="3181" y="-8310"/>
                                </a:lnTo>
                                <a:lnTo>
                                  <a:pt x="3189" y="-8330"/>
                                </a:lnTo>
                                <a:lnTo>
                                  <a:pt x="3202" y="-8349"/>
                                </a:lnTo>
                                <a:lnTo>
                                  <a:pt x="3219" y="-8368"/>
                                </a:lnTo>
                                <a:lnTo>
                                  <a:pt x="3241" y="-8386"/>
                                </a:lnTo>
                                <a:lnTo>
                                  <a:pt x="3266" y="-8402"/>
                                </a:lnTo>
                                <a:lnTo>
                                  <a:pt x="3296" y="-8418"/>
                                </a:lnTo>
                                <a:lnTo>
                                  <a:pt x="3329" y="-8432"/>
                                </a:lnTo>
                                <a:lnTo>
                                  <a:pt x="3366" y="-8445"/>
                                </a:lnTo>
                                <a:lnTo>
                                  <a:pt x="3405" y="-8457"/>
                                </a:lnTo>
                                <a:lnTo>
                                  <a:pt x="3448" y="-8467"/>
                                </a:lnTo>
                                <a:lnTo>
                                  <a:pt x="3493" y="-8476"/>
                                </a:lnTo>
                                <a:lnTo>
                                  <a:pt x="3540" y="-8482"/>
                                </a:lnTo>
                                <a:lnTo>
                                  <a:pt x="3589" y="-8487"/>
                                </a:lnTo>
                                <a:lnTo>
                                  <a:pt x="3640" y="-8490"/>
                                </a:lnTo>
                                <a:lnTo>
                                  <a:pt x="3693" y="-8492"/>
                                </a:lnTo>
                                <a:lnTo>
                                  <a:pt x="3745" y="-8490"/>
                                </a:lnTo>
                                <a:lnTo>
                                  <a:pt x="3796" y="-8487"/>
                                </a:lnTo>
                                <a:lnTo>
                                  <a:pt x="3846" y="-8482"/>
                                </a:lnTo>
                                <a:lnTo>
                                  <a:pt x="3893" y="-8476"/>
                                </a:lnTo>
                                <a:lnTo>
                                  <a:pt x="3938" y="-8467"/>
                                </a:lnTo>
                                <a:lnTo>
                                  <a:pt x="3980" y="-8457"/>
                                </a:lnTo>
                                <a:lnTo>
                                  <a:pt x="4020" y="-8445"/>
                                </a:lnTo>
                                <a:lnTo>
                                  <a:pt x="4057" y="-8432"/>
                                </a:lnTo>
                                <a:lnTo>
                                  <a:pt x="4090" y="-8418"/>
                                </a:lnTo>
                                <a:lnTo>
                                  <a:pt x="4119" y="-8402"/>
                                </a:lnTo>
                                <a:lnTo>
                                  <a:pt x="4145" y="-8386"/>
                                </a:lnTo>
                                <a:lnTo>
                                  <a:pt x="4167" y="-8368"/>
                                </a:lnTo>
                                <a:lnTo>
                                  <a:pt x="4184" y="-8349"/>
                                </a:lnTo>
                                <a:lnTo>
                                  <a:pt x="4197" y="-8330"/>
                                </a:lnTo>
                                <a:lnTo>
                                  <a:pt x="4204" y="-8310"/>
                                </a:lnTo>
                                <a:lnTo>
                                  <a:pt x="4207" y="-8289"/>
                                </a:lnTo>
                                <a:lnTo>
                                  <a:pt x="4204" y="-8268"/>
                                </a:lnTo>
                                <a:lnTo>
                                  <a:pt x="4197" y="-8248"/>
                                </a:lnTo>
                                <a:lnTo>
                                  <a:pt x="4184" y="-8229"/>
                                </a:lnTo>
                                <a:lnTo>
                                  <a:pt x="4167" y="-8210"/>
                                </a:lnTo>
                                <a:lnTo>
                                  <a:pt x="4145" y="-8193"/>
                                </a:lnTo>
                                <a:lnTo>
                                  <a:pt x="4119" y="-8176"/>
                                </a:lnTo>
                                <a:lnTo>
                                  <a:pt x="4090" y="-8160"/>
                                </a:lnTo>
                                <a:lnTo>
                                  <a:pt x="4057" y="-8146"/>
                                </a:lnTo>
                                <a:lnTo>
                                  <a:pt x="4020" y="-8133"/>
                                </a:lnTo>
                                <a:lnTo>
                                  <a:pt x="3980" y="-8121"/>
                                </a:lnTo>
                                <a:lnTo>
                                  <a:pt x="3938" y="-8111"/>
                                </a:lnTo>
                                <a:lnTo>
                                  <a:pt x="3893" y="-8103"/>
                                </a:lnTo>
                                <a:lnTo>
                                  <a:pt x="3846" y="-8096"/>
                                </a:lnTo>
                                <a:lnTo>
                                  <a:pt x="3796" y="-8091"/>
                                </a:lnTo>
                                <a:lnTo>
                                  <a:pt x="3745" y="-8088"/>
                                </a:lnTo>
                                <a:lnTo>
                                  <a:pt x="3693" y="-8087"/>
                                </a:lnTo>
                                <a:lnTo>
                                  <a:pt x="3640" y="-8088"/>
                                </a:lnTo>
                                <a:lnTo>
                                  <a:pt x="3589" y="-8091"/>
                                </a:lnTo>
                                <a:lnTo>
                                  <a:pt x="3540" y="-8096"/>
                                </a:lnTo>
                                <a:lnTo>
                                  <a:pt x="3493" y="-8103"/>
                                </a:lnTo>
                                <a:lnTo>
                                  <a:pt x="3448" y="-8111"/>
                                </a:lnTo>
                                <a:lnTo>
                                  <a:pt x="3405" y="-8121"/>
                                </a:lnTo>
                                <a:lnTo>
                                  <a:pt x="3366" y="-8133"/>
                                </a:lnTo>
                                <a:lnTo>
                                  <a:pt x="3329" y="-8146"/>
                                </a:lnTo>
                                <a:lnTo>
                                  <a:pt x="3296" y="-8160"/>
                                </a:lnTo>
                                <a:lnTo>
                                  <a:pt x="3266" y="-8176"/>
                                </a:lnTo>
                                <a:lnTo>
                                  <a:pt x="3241" y="-8193"/>
                                </a:lnTo>
                                <a:lnTo>
                                  <a:pt x="3219" y="-8210"/>
                                </a:lnTo>
                                <a:lnTo>
                                  <a:pt x="3202" y="-8229"/>
                                </a:lnTo>
                                <a:lnTo>
                                  <a:pt x="3189" y="-8248"/>
                                </a:lnTo>
                                <a:lnTo>
                                  <a:pt x="3181" y="-8268"/>
                                </a:lnTo>
                                <a:lnTo>
                                  <a:pt x="3179" y="-8289"/>
                                </a:lnTo>
                                <a:close/>
                                <a:moveTo>
                                  <a:pt x="3658" y="-8027"/>
                                </a:moveTo>
                                <a:lnTo>
                                  <a:pt x="3693" y="-8087"/>
                                </a:lnTo>
                                <a:lnTo>
                                  <a:pt x="3727" y="-8027"/>
                                </a:lnTo>
                                <a:lnTo>
                                  <a:pt x="3658" y="-8027"/>
                                </a:lnTo>
                                <a:close/>
                                <a:moveTo>
                                  <a:pt x="3152" y="-7916"/>
                                </a:moveTo>
                                <a:lnTo>
                                  <a:pt x="3152" y="-7972"/>
                                </a:lnTo>
                                <a:lnTo>
                                  <a:pt x="3693" y="-7972"/>
                                </a:lnTo>
                                <a:lnTo>
                                  <a:pt x="3693" y="-8027"/>
                                </a:lnTo>
                                <a:moveTo>
                                  <a:pt x="4234" y="-7916"/>
                                </a:moveTo>
                                <a:lnTo>
                                  <a:pt x="4234" y="-7972"/>
                                </a:lnTo>
                                <a:lnTo>
                                  <a:pt x="3693" y="-7972"/>
                                </a:lnTo>
                                <a:lnTo>
                                  <a:pt x="3693" y="-8027"/>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 name="Freeform 266"/>
                        <wps:cNvSpPr>
                          <a:spLocks/>
                        </wps:cNvSpPr>
                        <wps:spPr bwMode="auto">
                          <a:xfrm>
                            <a:off x="8989" y="1866"/>
                            <a:ext cx="1029" cy="405"/>
                          </a:xfrm>
                          <a:custGeom>
                            <a:avLst/>
                            <a:gdLst>
                              <a:gd name="T0" fmla="+- 0 9503 8989"/>
                              <a:gd name="T1" fmla="*/ T0 w 1029"/>
                              <a:gd name="T2" fmla="+- 0 1866 1866"/>
                              <a:gd name="T3" fmla="*/ 1866 h 405"/>
                              <a:gd name="T4" fmla="+- 0 9399 8989"/>
                              <a:gd name="T5" fmla="*/ T4 w 1029"/>
                              <a:gd name="T6" fmla="+- 0 1870 1866"/>
                              <a:gd name="T7" fmla="*/ 1870 h 405"/>
                              <a:gd name="T8" fmla="+- 0 9303 8989"/>
                              <a:gd name="T9" fmla="*/ T8 w 1029"/>
                              <a:gd name="T10" fmla="+- 0 1882 1866"/>
                              <a:gd name="T11" fmla="*/ 1882 h 405"/>
                              <a:gd name="T12" fmla="+- 0 9216 8989"/>
                              <a:gd name="T13" fmla="*/ T12 w 1029"/>
                              <a:gd name="T14" fmla="+- 0 1901 1866"/>
                              <a:gd name="T15" fmla="*/ 1901 h 405"/>
                              <a:gd name="T16" fmla="+- 0 9139 8989"/>
                              <a:gd name="T17" fmla="*/ T16 w 1029"/>
                              <a:gd name="T18" fmla="+- 0 1926 1866"/>
                              <a:gd name="T19" fmla="*/ 1926 h 405"/>
                              <a:gd name="T20" fmla="+- 0 9077 8989"/>
                              <a:gd name="T21" fmla="*/ T20 w 1029"/>
                              <a:gd name="T22" fmla="+- 0 1956 1866"/>
                              <a:gd name="T23" fmla="*/ 1956 h 405"/>
                              <a:gd name="T24" fmla="+- 0 9012 8989"/>
                              <a:gd name="T25" fmla="*/ T24 w 1029"/>
                              <a:gd name="T26" fmla="+- 0 2009 1866"/>
                              <a:gd name="T27" fmla="*/ 2009 h 405"/>
                              <a:gd name="T28" fmla="+- 0 8989 8989"/>
                              <a:gd name="T29" fmla="*/ T28 w 1029"/>
                              <a:gd name="T30" fmla="+- 0 2069 1866"/>
                              <a:gd name="T31" fmla="*/ 2069 h 405"/>
                              <a:gd name="T32" fmla="+- 0 8991 8989"/>
                              <a:gd name="T33" fmla="*/ T32 w 1029"/>
                              <a:gd name="T34" fmla="+- 0 2089 1866"/>
                              <a:gd name="T35" fmla="*/ 2089 h 405"/>
                              <a:gd name="T36" fmla="+- 0 9029 8989"/>
                              <a:gd name="T37" fmla="*/ T36 w 1029"/>
                              <a:gd name="T38" fmla="+- 0 2148 1866"/>
                              <a:gd name="T39" fmla="*/ 2148 h 405"/>
                              <a:gd name="T40" fmla="+- 0 9106 8989"/>
                              <a:gd name="T41" fmla="*/ T40 w 1029"/>
                              <a:gd name="T42" fmla="+- 0 2197 1866"/>
                              <a:gd name="T43" fmla="*/ 2197 h 405"/>
                              <a:gd name="T44" fmla="+- 0 9176 8989"/>
                              <a:gd name="T45" fmla="*/ T44 w 1029"/>
                              <a:gd name="T46" fmla="+- 0 2225 1866"/>
                              <a:gd name="T47" fmla="*/ 2225 h 405"/>
                              <a:gd name="T48" fmla="+- 0 9258 8989"/>
                              <a:gd name="T49" fmla="*/ T48 w 1029"/>
                              <a:gd name="T50" fmla="+- 0 2247 1866"/>
                              <a:gd name="T51" fmla="*/ 2247 h 405"/>
                              <a:gd name="T52" fmla="+- 0 9350 8989"/>
                              <a:gd name="T53" fmla="*/ T52 w 1029"/>
                              <a:gd name="T54" fmla="+- 0 2262 1866"/>
                              <a:gd name="T55" fmla="*/ 2262 h 405"/>
                              <a:gd name="T56" fmla="+- 0 9450 8989"/>
                              <a:gd name="T57" fmla="*/ T56 w 1029"/>
                              <a:gd name="T58" fmla="+- 0 2270 1866"/>
                              <a:gd name="T59" fmla="*/ 2270 h 405"/>
                              <a:gd name="T60" fmla="+- 0 9503 8989"/>
                              <a:gd name="T61" fmla="*/ T60 w 1029"/>
                              <a:gd name="T62" fmla="+- 0 2271 1866"/>
                              <a:gd name="T63" fmla="*/ 2271 h 405"/>
                              <a:gd name="T64" fmla="+- 0 9556 8989"/>
                              <a:gd name="T65" fmla="*/ T64 w 1029"/>
                              <a:gd name="T66" fmla="+- 0 2270 1866"/>
                              <a:gd name="T67" fmla="*/ 2270 h 405"/>
                              <a:gd name="T68" fmla="+- 0 9656 8989"/>
                              <a:gd name="T69" fmla="*/ T68 w 1029"/>
                              <a:gd name="T70" fmla="+- 0 2262 1866"/>
                              <a:gd name="T71" fmla="*/ 2262 h 405"/>
                              <a:gd name="T72" fmla="+- 0 9748 8989"/>
                              <a:gd name="T73" fmla="*/ T72 w 1029"/>
                              <a:gd name="T74" fmla="+- 0 2247 1866"/>
                              <a:gd name="T75" fmla="*/ 2247 h 405"/>
                              <a:gd name="T76" fmla="+- 0 9830 8989"/>
                              <a:gd name="T77" fmla="*/ T76 w 1029"/>
                              <a:gd name="T78" fmla="+- 0 2225 1866"/>
                              <a:gd name="T79" fmla="*/ 2225 h 405"/>
                              <a:gd name="T80" fmla="+- 0 9900 8989"/>
                              <a:gd name="T81" fmla="*/ T80 w 1029"/>
                              <a:gd name="T82" fmla="+- 0 2197 1866"/>
                              <a:gd name="T83" fmla="*/ 2197 h 405"/>
                              <a:gd name="T84" fmla="+- 0 9955 8989"/>
                              <a:gd name="T85" fmla="*/ T84 w 1029"/>
                              <a:gd name="T86" fmla="+- 0 2165 1866"/>
                              <a:gd name="T87" fmla="*/ 2165 h 405"/>
                              <a:gd name="T88" fmla="+- 0 10007 8989"/>
                              <a:gd name="T89" fmla="*/ T88 w 1029"/>
                              <a:gd name="T90" fmla="+- 0 2110 1866"/>
                              <a:gd name="T91" fmla="*/ 2110 h 405"/>
                              <a:gd name="T92" fmla="+- 0 10017 8989"/>
                              <a:gd name="T93" fmla="*/ T92 w 1029"/>
                              <a:gd name="T94" fmla="+- 0 2069 1866"/>
                              <a:gd name="T95" fmla="*/ 2069 h 405"/>
                              <a:gd name="T96" fmla="+- 0 10015 8989"/>
                              <a:gd name="T97" fmla="*/ T96 w 1029"/>
                              <a:gd name="T98" fmla="+- 0 2048 1866"/>
                              <a:gd name="T99" fmla="*/ 2048 h 405"/>
                              <a:gd name="T100" fmla="+- 0 9977 8989"/>
                              <a:gd name="T101" fmla="*/ T100 w 1029"/>
                              <a:gd name="T102" fmla="+- 0 1990 1866"/>
                              <a:gd name="T103" fmla="*/ 1990 h 405"/>
                              <a:gd name="T104" fmla="+- 0 9900 8989"/>
                              <a:gd name="T105" fmla="*/ T104 w 1029"/>
                              <a:gd name="T106" fmla="+- 0 1940 1866"/>
                              <a:gd name="T107" fmla="*/ 1940 h 405"/>
                              <a:gd name="T108" fmla="+- 0 9830 8989"/>
                              <a:gd name="T109" fmla="*/ T108 w 1029"/>
                              <a:gd name="T110" fmla="+- 0 1913 1866"/>
                              <a:gd name="T111" fmla="*/ 1913 h 405"/>
                              <a:gd name="T112" fmla="+- 0 9748 8989"/>
                              <a:gd name="T113" fmla="*/ T112 w 1029"/>
                              <a:gd name="T114" fmla="+- 0 1891 1866"/>
                              <a:gd name="T115" fmla="*/ 1891 h 405"/>
                              <a:gd name="T116" fmla="+- 0 9656 8989"/>
                              <a:gd name="T117" fmla="*/ T116 w 1029"/>
                              <a:gd name="T118" fmla="+- 0 1875 1866"/>
                              <a:gd name="T119" fmla="*/ 1875 h 405"/>
                              <a:gd name="T120" fmla="+- 0 9556 8989"/>
                              <a:gd name="T121" fmla="*/ T120 w 1029"/>
                              <a:gd name="T122" fmla="+- 0 1867 1866"/>
                              <a:gd name="T123" fmla="*/ 1867 h 405"/>
                              <a:gd name="T124" fmla="+- 0 9503 8989"/>
                              <a:gd name="T125" fmla="*/ T124 w 1029"/>
                              <a:gd name="T126" fmla="+- 0 1866 1866"/>
                              <a:gd name="T127" fmla="*/ 186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7" y="35"/>
                                </a:lnTo>
                                <a:lnTo>
                                  <a:pt x="150" y="60"/>
                                </a:lnTo>
                                <a:lnTo>
                                  <a:pt x="88" y="90"/>
                                </a:lnTo>
                                <a:lnTo>
                                  <a:pt x="23" y="143"/>
                                </a:lnTo>
                                <a:lnTo>
                                  <a:pt x="0" y="203"/>
                                </a:lnTo>
                                <a:lnTo>
                                  <a:pt x="2" y="223"/>
                                </a:lnTo>
                                <a:lnTo>
                                  <a:pt x="40" y="282"/>
                                </a:lnTo>
                                <a:lnTo>
                                  <a:pt x="117" y="331"/>
                                </a:lnTo>
                                <a:lnTo>
                                  <a:pt x="187" y="359"/>
                                </a:lnTo>
                                <a:lnTo>
                                  <a:pt x="269" y="381"/>
                                </a:lnTo>
                                <a:lnTo>
                                  <a:pt x="361" y="396"/>
                                </a:lnTo>
                                <a:lnTo>
                                  <a:pt x="461" y="404"/>
                                </a:lnTo>
                                <a:lnTo>
                                  <a:pt x="514" y="405"/>
                                </a:lnTo>
                                <a:lnTo>
                                  <a:pt x="567" y="404"/>
                                </a:lnTo>
                                <a:lnTo>
                                  <a:pt x="667" y="396"/>
                                </a:lnTo>
                                <a:lnTo>
                                  <a:pt x="759" y="381"/>
                                </a:lnTo>
                                <a:lnTo>
                                  <a:pt x="841" y="359"/>
                                </a:lnTo>
                                <a:lnTo>
                                  <a:pt x="911" y="331"/>
                                </a:lnTo>
                                <a:lnTo>
                                  <a:pt x="966" y="299"/>
                                </a:lnTo>
                                <a:lnTo>
                                  <a:pt x="1018" y="244"/>
                                </a:lnTo>
                                <a:lnTo>
                                  <a:pt x="1028" y="203"/>
                                </a:lnTo>
                                <a:lnTo>
                                  <a:pt x="1026" y="182"/>
                                </a:lnTo>
                                <a:lnTo>
                                  <a:pt x="988" y="124"/>
                                </a:lnTo>
                                <a:lnTo>
                                  <a:pt x="911" y="74"/>
                                </a:lnTo>
                                <a:lnTo>
                                  <a:pt x="841" y="47"/>
                                </a:lnTo>
                                <a:lnTo>
                                  <a:pt x="759" y="25"/>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265"/>
                        <wps:cNvSpPr>
                          <a:spLocks/>
                        </wps:cNvSpPr>
                        <wps:spPr bwMode="auto">
                          <a:xfrm>
                            <a:off x="8989" y="1866"/>
                            <a:ext cx="1029" cy="405"/>
                          </a:xfrm>
                          <a:custGeom>
                            <a:avLst/>
                            <a:gdLst>
                              <a:gd name="T0" fmla="+- 0 8989 8989"/>
                              <a:gd name="T1" fmla="*/ T0 w 1029"/>
                              <a:gd name="T2" fmla="+- 0 2069 1866"/>
                              <a:gd name="T3" fmla="*/ 2069 h 405"/>
                              <a:gd name="T4" fmla="+- 0 9012 8989"/>
                              <a:gd name="T5" fmla="*/ T4 w 1029"/>
                              <a:gd name="T6" fmla="+- 0 2009 1866"/>
                              <a:gd name="T7" fmla="*/ 2009 h 405"/>
                              <a:gd name="T8" fmla="+- 0 9077 8989"/>
                              <a:gd name="T9" fmla="*/ T8 w 1029"/>
                              <a:gd name="T10" fmla="+- 0 1956 1866"/>
                              <a:gd name="T11" fmla="*/ 1956 h 405"/>
                              <a:gd name="T12" fmla="+- 0 9139 8989"/>
                              <a:gd name="T13" fmla="*/ T12 w 1029"/>
                              <a:gd name="T14" fmla="+- 0 1926 1866"/>
                              <a:gd name="T15" fmla="*/ 1926 h 405"/>
                              <a:gd name="T16" fmla="+- 0 9216 8989"/>
                              <a:gd name="T17" fmla="*/ T16 w 1029"/>
                              <a:gd name="T18" fmla="+- 0 1901 1866"/>
                              <a:gd name="T19" fmla="*/ 1901 h 405"/>
                              <a:gd name="T20" fmla="+- 0 9303 8989"/>
                              <a:gd name="T21" fmla="*/ T20 w 1029"/>
                              <a:gd name="T22" fmla="+- 0 1882 1866"/>
                              <a:gd name="T23" fmla="*/ 1882 h 405"/>
                              <a:gd name="T24" fmla="+- 0 9399 8989"/>
                              <a:gd name="T25" fmla="*/ T24 w 1029"/>
                              <a:gd name="T26" fmla="+- 0 1870 1866"/>
                              <a:gd name="T27" fmla="*/ 1870 h 405"/>
                              <a:gd name="T28" fmla="+- 0 9503 8989"/>
                              <a:gd name="T29" fmla="*/ T28 w 1029"/>
                              <a:gd name="T30" fmla="+- 0 1866 1866"/>
                              <a:gd name="T31" fmla="*/ 1866 h 405"/>
                              <a:gd name="T32" fmla="+- 0 9556 8989"/>
                              <a:gd name="T33" fmla="*/ T32 w 1029"/>
                              <a:gd name="T34" fmla="+- 0 1867 1866"/>
                              <a:gd name="T35" fmla="*/ 1867 h 405"/>
                              <a:gd name="T36" fmla="+- 0 9656 8989"/>
                              <a:gd name="T37" fmla="*/ T36 w 1029"/>
                              <a:gd name="T38" fmla="+- 0 1875 1866"/>
                              <a:gd name="T39" fmla="*/ 1875 h 405"/>
                              <a:gd name="T40" fmla="+- 0 9748 8989"/>
                              <a:gd name="T41" fmla="*/ T40 w 1029"/>
                              <a:gd name="T42" fmla="+- 0 1891 1866"/>
                              <a:gd name="T43" fmla="*/ 1891 h 405"/>
                              <a:gd name="T44" fmla="+- 0 9830 8989"/>
                              <a:gd name="T45" fmla="*/ T44 w 1029"/>
                              <a:gd name="T46" fmla="+- 0 1913 1866"/>
                              <a:gd name="T47" fmla="*/ 1913 h 405"/>
                              <a:gd name="T48" fmla="+- 0 9900 8989"/>
                              <a:gd name="T49" fmla="*/ T48 w 1029"/>
                              <a:gd name="T50" fmla="+- 0 1940 1866"/>
                              <a:gd name="T51" fmla="*/ 1940 h 405"/>
                              <a:gd name="T52" fmla="+- 0 9955 8989"/>
                              <a:gd name="T53" fmla="*/ T52 w 1029"/>
                              <a:gd name="T54" fmla="+- 0 1972 1866"/>
                              <a:gd name="T55" fmla="*/ 1972 h 405"/>
                              <a:gd name="T56" fmla="+- 0 10007 8989"/>
                              <a:gd name="T57" fmla="*/ T56 w 1029"/>
                              <a:gd name="T58" fmla="+- 0 2028 1866"/>
                              <a:gd name="T59" fmla="*/ 2028 h 405"/>
                              <a:gd name="T60" fmla="+- 0 10017 8989"/>
                              <a:gd name="T61" fmla="*/ T60 w 1029"/>
                              <a:gd name="T62" fmla="+- 0 2069 1866"/>
                              <a:gd name="T63" fmla="*/ 2069 h 405"/>
                              <a:gd name="T64" fmla="+- 0 10015 8989"/>
                              <a:gd name="T65" fmla="*/ T64 w 1029"/>
                              <a:gd name="T66" fmla="+- 0 2089 1866"/>
                              <a:gd name="T67" fmla="*/ 2089 h 405"/>
                              <a:gd name="T68" fmla="+- 0 9977 8989"/>
                              <a:gd name="T69" fmla="*/ T68 w 1029"/>
                              <a:gd name="T70" fmla="+- 0 2148 1866"/>
                              <a:gd name="T71" fmla="*/ 2148 h 405"/>
                              <a:gd name="T72" fmla="+- 0 9900 8989"/>
                              <a:gd name="T73" fmla="*/ T72 w 1029"/>
                              <a:gd name="T74" fmla="+- 0 2197 1866"/>
                              <a:gd name="T75" fmla="*/ 2197 h 405"/>
                              <a:gd name="T76" fmla="+- 0 9830 8989"/>
                              <a:gd name="T77" fmla="*/ T76 w 1029"/>
                              <a:gd name="T78" fmla="+- 0 2225 1866"/>
                              <a:gd name="T79" fmla="*/ 2225 h 405"/>
                              <a:gd name="T80" fmla="+- 0 9748 8989"/>
                              <a:gd name="T81" fmla="*/ T80 w 1029"/>
                              <a:gd name="T82" fmla="+- 0 2247 1866"/>
                              <a:gd name="T83" fmla="*/ 2247 h 405"/>
                              <a:gd name="T84" fmla="+- 0 9656 8989"/>
                              <a:gd name="T85" fmla="*/ T84 w 1029"/>
                              <a:gd name="T86" fmla="+- 0 2262 1866"/>
                              <a:gd name="T87" fmla="*/ 2262 h 405"/>
                              <a:gd name="T88" fmla="+- 0 9556 8989"/>
                              <a:gd name="T89" fmla="*/ T88 w 1029"/>
                              <a:gd name="T90" fmla="+- 0 2270 1866"/>
                              <a:gd name="T91" fmla="*/ 2270 h 405"/>
                              <a:gd name="T92" fmla="+- 0 9503 8989"/>
                              <a:gd name="T93" fmla="*/ T92 w 1029"/>
                              <a:gd name="T94" fmla="+- 0 2271 1866"/>
                              <a:gd name="T95" fmla="*/ 2271 h 405"/>
                              <a:gd name="T96" fmla="+- 0 9450 8989"/>
                              <a:gd name="T97" fmla="*/ T96 w 1029"/>
                              <a:gd name="T98" fmla="+- 0 2270 1866"/>
                              <a:gd name="T99" fmla="*/ 2270 h 405"/>
                              <a:gd name="T100" fmla="+- 0 9350 8989"/>
                              <a:gd name="T101" fmla="*/ T100 w 1029"/>
                              <a:gd name="T102" fmla="+- 0 2262 1866"/>
                              <a:gd name="T103" fmla="*/ 2262 h 405"/>
                              <a:gd name="T104" fmla="+- 0 9258 8989"/>
                              <a:gd name="T105" fmla="*/ T104 w 1029"/>
                              <a:gd name="T106" fmla="+- 0 2247 1866"/>
                              <a:gd name="T107" fmla="*/ 2247 h 405"/>
                              <a:gd name="T108" fmla="+- 0 9176 8989"/>
                              <a:gd name="T109" fmla="*/ T108 w 1029"/>
                              <a:gd name="T110" fmla="+- 0 2225 1866"/>
                              <a:gd name="T111" fmla="*/ 2225 h 405"/>
                              <a:gd name="T112" fmla="+- 0 9106 8989"/>
                              <a:gd name="T113" fmla="*/ T112 w 1029"/>
                              <a:gd name="T114" fmla="+- 0 2197 1866"/>
                              <a:gd name="T115" fmla="*/ 2197 h 405"/>
                              <a:gd name="T116" fmla="+- 0 9051 8989"/>
                              <a:gd name="T117" fmla="*/ T116 w 1029"/>
                              <a:gd name="T118" fmla="+- 0 2165 1866"/>
                              <a:gd name="T119" fmla="*/ 2165 h 405"/>
                              <a:gd name="T120" fmla="+- 0 8999 8989"/>
                              <a:gd name="T121" fmla="*/ T120 w 1029"/>
                              <a:gd name="T122" fmla="+- 0 2110 1866"/>
                              <a:gd name="T123" fmla="*/ 2110 h 405"/>
                              <a:gd name="T124" fmla="+- 0 8989 8989"/>
                              <a:gd name="T125" fmla="*/ T124 w 1029"/>
                              <a:gd name="T126" fmla="+- 0 2069 1866"/>
                              <a:gd name="T127" fmla="*/ 2069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8" y="90"/>
                                </a:lnTo>
                                <a:lnTo>
                                  <a:pt x="150" y="60"/>
                                </a:lnTo>
                                <a:lnTo>
                                  <a:pt x="227" y="35"/>
                                </a:lnTo>
                                <a:lnTo>
                                  <a:pt x="314" y="16"/>
                                </a:lnTo>
                                <a:lnTo>
                                  <a:pt x="410" y="4"/>
                                </a:lnTo>
                                <a:lnTo>
                                  <a:pt x="514" y="0"/>
                                </a:lnTo>
                                <a:lnTo>
                                  <a:pt x="567" y="1"/>
                                </a:lnTo>
                                <a:lnTo>
                                  <a:pt x="667" y="9"/>
                                </a:lnTo>
                                <a:lnTo>
                                  <a:pt x="759" y="25"/>
                                </a:lnTo>
                                <a:lnTo>
                                  <a:pt x="841" y="47"/>
                                </a:lnTo>
                                <a:lnTo>
                                  <a:pt x="911" y="74"/>
                                </a:lnTo>
                                <a:lnTo>
                                  <a:pt x="966" y="106"/>
                                </a:lnTo>
                                <a:lnTo>
                                  <a:pt x="1018" y="162"/>
                                </a:lnTo>
                                <a:lnTo>
                                  <a:pt x="1028" y="203"/>
                                </a:lnTo>
                                <a:lnTo>
                                  <a:pt x="1026" y="223"/>
                                </a:lnTo>
                                <a:lnTo>
                                  <a:pt x="988" y="282"/>
                                </a:lnTo>
                                <a:lnTo>
                                  <a:pt x="911" y="331"/>
                                </a:lnTo>
                                <a:lnTo>
                                  <a:pt x="841" y="359"/>
                                </a:lnTo>
                                <a:lnTo>
                                  <a:pt x="759" y="381"/>
                                </a:lnTo>
                                <a:lnTo>
                                  <a:pt x="667" y="396"/>
                                </a:lnTo>
                                <a:lnTo>
                                  <a:pt x="567" y="404"/>
                                </a:lnTo>
                                <a:lnTo>
                                  <a:pt x="514" y="405"/>
                                </a:lnTo>
                                <a:lnTo>
                                  <a:pt x="461" y="404"/>
                                </a:lnTo>
                                <a:lnTo>
                                  <a:pt x="361" y="396"/>
                                </a:lnTo>
                                <a:lnTo>
                                  <a:pt x="269" y="381"/>
                                </a:lnTo>
                                <a:lnTo>
                                  <a:pt x="187" y="359"/>
                                </a:lnTo>
                                <a:lnTo>
                                  <a:pt x="117" y="331"/>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 name="Freeform 264"/>
                        <wps:cNvSpPr>
                          <a:spLocks/>
                        </wps:cNvSpPr>
                        <wps:spPr bwMode="auto">
                          <a:xfrm>
                            <a:off x="10071" y="1866"/>
                            <a:ext cx="1029" cy="405"/>
                          </a:xfrm>
                          <a:custGeom>
                            <a:avLst/>
                            <a:gdLst>
                              <a:gd name="T0" fmla="+- 0 10585 10071"/>
                              <a:gd name="T1" fmla="*/ T0 w 1029"/>
                              <a:gd name="T2" fmla="+- 0 1866 1866"/>
                              <a:gd name="T3" fmla="*/ 1866 h 405"/>
                              <a:gd name="T4" fmla="+- 0 10481 10071"/>
                              <a:gd name="T5" fmla="*/ T4 w 1029"/>
                              <a:gd name="T6" fmla="+- 0 1870 1866"/>
                              <a:gd name="T7" fmla="*/ 1870 h 405"/>
                              <a:gd name="T8" fmla="+- 0 10385 10071"/>
                              <a:gd name="T9" fmla="*/ T8 w 1029"/>
                              <a:gd name="T10" fmla="+- 0 1882 1866"/>
                              <a:gd name="T11" fmla="*/ 1882 h 405"/>
                              <a:gd name="T12" fmla="+- 0 10297 10071"/>
                              <a:gd name="T13" fmla="*/ T12 w 1029"/>
                              <a:gd name="T14" fmla="+- 0 1901 1866"/>
                              <a:gd name="T15" fmla="*/ 1901 h 405"/>
                              <a:gd name="T16" fmla="+- 0 10221 10071"/>
                              <a:gd name="T17" fmla="*/ T16 w 1029"/>
                              <a:gd name="T18" fmla="+- 0 1926 1866"/>
                              <a:gd name="T19" fmla="*/ 1926 h 405"/>
                              <a:gd name="T20" fmla="+- 0 10158 10071"/>
                              <a:gd name="T21" fmla="*/ T20 w 1029"/>
                              <a:gd name="T22" fmla="+- 0 1956 1866"/>
                              <a:gd name="T23" fmla="*/ 1956 h 405"/>
                              <a:gd name="T24" fmla="+- 0 10094 10071"/>
                              <a:gd name="T25" fmla="*/ T24 w 1029"/>
                              <a:gd name="T26" fmla="+- 0 2009 1866"/>
                              <a:gd name="T27" fmla="*/ 2009 h 405"/>
                              <a:gd name="T28" fmla="+- 0 10071 10071"/>
                              <a:gd name="T29" fmla="*/ T28 w 1029"/>
                              <a:gd name="T30" fmla="+- 0 2069 1866"/>
                              <a:gd name="T31" fmla="*/ 2069 h 405"/>
                              <a:gd name="T32" fmla="+- 0 10073 10071"/>
                              <a:gd name="T33" fmla="*/ T32 w 1029"/>
                              <a:gd name="T34" fmla="+- 0 2089 1866"/>
                              <a:gd name="T35" fmla="*/ 2089 h 405"/>
                              <a:gd name="T36" fmla="+- 0 10111 10071"/>
                              <a:gd name="T37" fmla="*/ T36 w 1029"/>
                              <a:gd name="T38" fmla="+- 0 2148 1866"/>
                              <a:gd name="T39" fmla="*/ 2148 h 405"/>
                              <a:gd name="T40" fmla="+- 0 10188 10071"/>
                              <a:gd name="T41" fmla="*/ T40 w 1029"/>
                              <a:gd name="T42" fmla="+- 0 2197 1866"/>
                              <a:gd name="T43" fmla="*/ 2197 h 405"/>
                              <a:gd name="T44" fmla="+- 0 10258 10071"/>
                              <a:gd name="T45" fmla="*/ T44 w 1029"/>
                              <a:gd name="T46" fmla="+- 0 2225 1866"/>
                              <a:gd name="T47" fmla="*/ 2225 h 405"/>
                              <a:gd name="T48" fmla="+- 0 10340 10071"/>
                              <a:gd name="T49" fmla="*/ T48 w 1029"/>
                              <a:gd name="T50" fmla="+- 0 2247 1866"/>
                              <a:gd name="T51" fmla="*/ 2247 h 405"/>
                              <a:gd name="T52" fmla="+- 0 10432 10071"/>
                              <a:gd name="T53" fmla="*/ T52 w 1029"/>
                              <a:gd name="T54" fmla="+- 0 2262 1866"/>
                              <a:gd name="T55" fmla="*/ 2262 h 405"/>
                              <a:gd name="T56" fmla="+- 0 10532 10071"/>
                              <a:gd name="T57" fmla="*/ T56 w 1029"/>
                              <a:gd name="T58" fmla="+- 0 2270 1866"/>
                              <a:gd name="T59" fmla="*/ 2270 h 405"/>
                              <a:gd name="T60" fmla="+- 0 10585 10071"/>
                              <a:gd name="T61" fmla="*/ T60 w 1029"/>
                              <a:gd name="T62" fmla="+- 0 2271 1866"/>
                              <a:gd name="T63" fmla="*/ 2271 h 405"/>
                              <a:gd name="T64" fmla="+- 0 10637 10071"/>
                              <a:gd name="T65" fmla="*/ T64 w 1029"/>
                              <a:gd name="T66" fmla="+- 0 2270 1866"/>
                              <a:gd name="T67" fmla="*/ 2270 h 405"/>
                              <a:gd name="T68" fmla="+- 0 10738 10071"/>
                              <a:gd name="T69" fmla="*/ T68 w 1029"/>
                              <a:gd name="T70" fmla="+- 0 2262 1866"/>
                              <a:gd name="T71" fmla="*/ 2262 h 405"/>
                              <a:gd name="T72" fmla="+- 0 10830 10071"/>
                              <a:gd name="T73" fmla="*/ T72 w 1029"/>
                              <a:gd name="T74" fmla="+- 0 2247 1866"/>
                              <a:gd name="T75" fmla="*/ 2247 h 405"/>
                              <a:gd name="T76" fmla="+- 0 10912 10071"/>
                              <a:gd name="T77" fmla="*/ T76 w 1029"/>
                              <a:gd name="T78" fmla="+- 0 2225 1866"/>
                              <a:gd name="T79" fmla="*/ 2225 h 405"/>
                              <a:gd name="T80" fmla="+- 0 10982 10071"/>
                              <a:gd name="T81" fmla="*/ T80 w 1029"/>
                              <a:gd name="T82" fmla="+- 0 2197 1866"/>
                              <a:gd name="T83" fmla="*/ 2197 h 405"/>
                              <a:gd name="T84" fmla="+- 0 11037 10071"/>
                              <a:gd name="T85" fmla="*/ T84 w 1029"/>
                              <a:gd name="T86" fmla="+- 0 2165 1866"/>
                              <a:gd name="T87" fmla="*/ 2165 h 405"/>
                              <a:gd name="T88" fmla="+- 0 11089 10071"/>
                              <a:gd name="T89" fmla="*/ T88 w 1029"/>
                              <a:gd name="T90" fmla="+- 0 2110 1866"/>
                              <a:gd name="T91" fmla="*/ 2110 h 405"/>
                              <a:gd name="T92" fmla="+- 0 11099 10071"/>
                              <a:gd name="T93" fmla="*/ T92 w 1029"/>
                              <a:gd name="T94" fmla="+- 0 2069 1866"/>
                              <a:gd name="T95" fmla="*/ 2069 h 405"/>
                              <a:gd name="T96" fmla="+- 0 11096 10071"/>
                              <a:gd name="T97" fmla="*/ T96 w 1029"/>
                              <a:gd name="T98" fmla="+- 0 2048 1866"/>
                              <a:gd name="T99" fmla="*/ 2048 h 405"/>
                              <a:gd name="T100" fmla="+- 0 11059 10071"/>
                              <a:gd name="T101" fmla="*/ T100 w 1029"/>
                              <a:gd name="T102" fmla="+- 0 1990 1866"/>
                              <a:gd name="T103" fmla="*/ 1990 h 405"/>
                              <a:gd name="T104" fmla="+- 0 10982 10071"/>
                              <a:gd name="T105" fmla="*/ T104 w 1029"/>
                              <a:gd name="T106" fmla="+- 0 1940 1866"/>
                              <a:gd name="T107" fmla="*/ 1940 h 405"/>
                              <a:gd name="T108" fmla="+- 0 10912 10071"/>
                              <a:gd name="T109" fmla="*/ T108 w 1029"/>
                              <a:gd name="T110" fmla="+- 0 1913 1866"/>
                              <a:gd name="T111" fmla="*/ 1913 h 405"/>
                              <a:gd name="T112" fmla="+- 0 10830 10071"/>
                              <a:gd name="T113" fmla="*/ T112 w 1029"/>
                              <a:gd name="T114" fmla="+- 0 1891 1866"/>
                              <a:gd name="T115" fmla="*/ 1891 h 405"/>
                              <a:gd name="T116" fmla="+- 0 10738 10071"/>
                              <a:gd name="T117" fmla="*/ T116 w 1029"/>
                              <a:gd name="T118" fmla="+- 0 1875 1866"/>
                              <a:gd name="T119" fmla="*/ 1875 h 405"/>
                              <a:gd name="T120" fmla="+- 0 10637 10071"/>
                              <a:gd name="T121" fmla="*/ T120 w 1029"/>
                              <a:gd name="T122" fmla="+- 0 1867 1866"/>
                              <a:gd name="T123" fmla="*/ 1867 h 405"/>
                              <a:gd name="T124" fmla="+- 0 10585 10071"/>
                              <a:gd name="T125" fmla="*/ T124 w 1029"/>
                              <a:gd name="T126" fmla="+- 0 1866 1866"/>
                              <a:gd name="T127" fmla="*/ 1866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5"/>
                                </a:lnTo>
                                <a:lnTo>
                                  <a:pt x="150" y="60"/>
                                </a:lnTo>
                                <a:lnTo>
                                  <a:pt x="87" y="90"/>
                                </a:lnTo>
                                <a:lnTo>
                                  <a:pt x="23" y="143"/>
                                </a:lnTo>
                                <a:lnTo>
                                  <a:pt x="0" y="203"/>
                                </a:lnTo>
                                <a:lnTo>
                                  <a:pt x="2" y="223"/>
                                </a:lnTo>
                                <a:lnTo>
                                  <a:pt x="40" y="282"/>
                                </a:lnTo>
                                <a:lnTo>
                                  <a:pt x="117" y="331"/>
                                </a:lnTo>
                                <a:lnTo>
                                  <a:pt x="187" y="359"/>
                                </a:lnTo>
                                <a:lnTo>
                                  <a:pt x="269" y="381"/>
                                </a:lnTo>
                                <a:lnTo>
                                  <a:pt x="361" y="396"/>
                                </a:lnTo>
                                <a:lnTo>
                                  <a:pt x="461" y="404"/>
                                </a:lnTo>
                                <a:lnTo>
                                  <a:pt x="514" y="405"/>
                                </a:lnTo>
                                <a:lnTo>
                                  <a:pt x="566" y="404"/>
                                </a:lnTo>
                                <a:lnTo>
                                  <a:pt x="667" y="396"/>
                                </a:lnTo>
                                <a:lnTo>
                                  <a:pt x="759" y="381"/>
                                </a:lnTo>
                                <a:lnTo>
                                  <a:pt x="841" y="359"/>
                                </a:lnTo>
                                <a:lnTo>
                                  <a:pt x="911" y="331"/>
                                </a:lnTo>
                                <a:lnTo>
                                  <a:pt x="966" y="299"/>
                                </a:lnTo>
                                <a:lnTo>
                                  <a:pt x="1018" y="244"/>
                                </a:lnTo>
                                <a:lnTo>
                                  <a:pt x="1028" y="203"/>
                                </a:lnTo>
                                <a:lnTo>
                                  <a:pt x="1025" y="182"/>
                                </a:lnTo>
                                <a:lnTo>
                                  <a:pt x="988" y="124"/>
                                </a:lnTo>
                                <a:lnTo>
                                  <a:pt x="911" y="74"/>
                                </a:lnTo>
                                <a:lnTo>
                                  <a:pt x="841" y="47"/>
                                </a:lnTo>
                                <a:lnTo>
                                  <a:pt x="759" y="25"/>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263"/>
                        <wps:cNvSpPr>
                          <a:spLocks/>
                        </wps:cNvSpPr>
                        <wps:spPr bwMode="auto">
                          <a:xfrm>
                            <a:off x="10071" y="1866"/>
                            <a:ext cx="1029" cy="405"/>
                          </a:xfrm>
                          <a:custGeom>
                            <a:avLst/>
                            <a:gdLst>
                              <a:gd name="T0" fmla="+- 0 10071 10071"/>
                              <a:gd name="T1" fmla="*/ T0 w 1029"/>
                              <a:gd name="T2" fmla="+- 0 2069 1866"/>
                              <a:gd name="T3" fmla="*/ 2069 h 405"/>
                              <a:gd name="T4" fmla="+- 0 10094 10071"/>
                              <a:gd name="T5" fmla="*/ T4 w 1029"/>
                              <a:gd name="T6" fmla="+- 0 2009 1866"/>
                              <a:gd name="T7" fmla="*/ 2009 h 405"/>
                              <a:gd name="T8" fmla="+- 0 10158 10071"/>
                              <a:gd name="T9" fmla="*/ T8 w 1029"/>
                              <a:gd name="T10" fmla="+- 0 1956 1866"/>
                              <a:gd name="T11" fmla="*/ 1956 h 405"/>
                              <a:gd name="T12" fmla="+- 0 10221 10071"/>
                              <a:gd name="T13" fmla="*/ T12 w 1029"/>
                              <a:gd name="T14" fmla="+- 0 1926 1866"/>
                              <a:gd name="T15" fmla="*/ 1926 h 405"/>
                              <a:gd name="T16" fmla="+- 0 10297 10071"/>
                              <a:gd name="T17" fmla="*/ T16 w 1029"/>
                              <a:gd name="T18" fmla="+- 0 1901 1866"/>
                              <a:gd name="T19" fmla="*/ 1901 h 405"/>
                              <a:gd name="T20" fmla="+- 0 10385 10071"/>
                              <a:gd name="T21" fmla="*/ T20 w 1029"/>
                              <a:gd name="T22" fmla="+- 0 1882 1866"/>
                              <a:gd name="T23" fmla="*/ 1882 h 405"/>
                              <a:gd name="T24" fmla="+- 0 10481 10071"/>
                              <a:gd name="T25" fmla="*/ T24 w 1029"/>
                              <a:gd name="T26" fmla="+- 0 1870 1866"/>
                              <a:gd name="T27" fmla="*/ 1870 h 405"/>
                              <a:gd name="T28" fmla="+- 0 10585 10071"/>
                              <a:gd name="T29" fmla="*/ T28 w 1029"/>
                              <a:gd name="T30" fmla="+- 0 1866 1866"/>
                              <a:gd name="T31" fmla="*/ 1866 h 405"/>
                              <a:gd name="T32" fmla="+- 0 10637 10071"/>
                              <a:gd name="T33" fmla="*/ T32 w 1029"/>
                              <a:gd name="T34" fmla="+- 0 1867 1866"/>
                              <a:gd name="T35" fmla="*/ 1867 h 405"/>
                              <a:gd name="T36" fmla="+- 0 10738 10071"/>
                              <a:gd name="T37" fmla="*/ T36 w 1029"/>
                              <a:gd name="T38" fmla="+- 0 1875 1866"/>
                              <a:gd name="T39" fmla="*/ 1875 h 405"/>
                              <a:gd name="T40" fmla="+- 0 10830 10071"/>
                              <a:gd name="T41" fmla="*/ T40 w 1029"/>
                              <a:gd name="T42" fmla="+- 0 1891 1866"/>
                              <a:gd name="T43" fmla="*/ 1891 h 405"/>
                              <a:gd name="T44" fmla="+- 0 10912 10071"/>
                              <a:gd name="T45" fmla="*/ T44 w 1029"/>
                              <a:gd name="T46" fmla="+- 0 1913 1866"/>
                              <a:gd name="T47" fmla="*/ 1913 h 405"/>
                              <a:gd name="T48" fmla="+- 0 10982 10071"/>
                              <a:gd name="T49" fmla="*/ T48 w 1029"/>
                              <a:gd name="T50" fmla="+- 0 1940 1866"/>
                              <a:gd name="T51" fmla="*/ 1940 h 405"/>
                              <a:gd name="T52" fmla="+- 0 11037 10071"/>
                              <a:gd name="T53" fmla="*/ T52 w 1029"/>
                              <a:gd name="T54" fmla="+- 0 1972 1866"/>
                              <a:gd name="T55" fmla="*/ 1972 h 405"/>
                              <a:gd name="T56" fmla="+- 0 11089 10071"/>
                              <a:gd name="T57" fmla="*/ T56 w 1029"/>
                              <a:gd name="T58" fmla="+- 0 2028 1866"/>
                              <a:gd name="T59" fmla="*/ 2028 h 405"/>
                              <a:gd name="T60" fmla="+- 0 11099 10071"/>
                              <a:gd name="T61" fmla="*/ T60 w 1029"/>
                              <a:gd name="T62" fmla="+- 0 2069 1866"/>
                              <a:gd name="T63" fmla="*/ 2069 h 405"/>
                              <a:gd name="T64" fmla="+- 0 11096 10071"/>
                              <a:gd name="T65" fmla="*/ T64 w 1029"/>
                              <a:gd name="T66" fmla="+- 0 2089 1866"/>
                              <a:gd name="T67" fmla="*/ 2089 h 405"/>
                              <a:gd name="T68" fmla="+- 0 11059 10071"/>
                              <a:gd name="T69" fmla="*/ T68 w 1029"/>
                              <a:gd name="T70" fmla="+- 0 2148 1866"/>
                              <a:gd name="T71" fmla="*/ 2148 h 405"/>
                              <a:gd name="T72" fmla="+- 0 10982 10071"/>
                              <a:gd name="T73" fmla="*/ T72 w 1029"/>
                              <a:gd name="T74" fmla="+- 0 2197 1866"/>
                              <a:gd name="T75" fmla="*/ 2197 h 405"/>
                              <a:gd name="T76" fmla="+- 0 10912 10071"/>
                              <a:gd name="T77" fmla="*/ T76 w 1029"/>
                              <a:gd name="T78" fmla="+- 0 2225 1866"/>
                              <a:gd name="T79" fmla="*/ 2225 h 405"/>
                              <a:gd name="T80" fmla="+- 0 10830 10071"/>
                              <a:gd name="T81" fmla="*/ T80 w 1029"/>
                              <a:gd name="T82" fmla="+- 0 2247 1866"/>
                              <a:gd name="T83" fmla="*/ 2247 h 405"/>
                              <a:gd name="T84" fmla="+- 0 10738 10071"/>
                              <a:gd name="T85" fmla="*/ T84 w 1029"/>
                              <a:gd name="T86" fmla="+- 0 2262 1866"/>
                              <a:gd name="T87" fmla="*/ 2262 h 405"/>
                              <a:gd name="T88" fmla="+- 0 10637 10071"/>
                              <a:gd name="T89" fmla="*/ T88 w 1029"/>
                              <a:gd name="T90" fmla="+- 0 2270 1866"/>
                              <a:gd name="T91" fmla="*/ 2270 h 405"/>
                              <a:gd name="T92" fmla="+- 0 10585 10071"/>
                              <a:gd name="T93" fmla="*/ T92 w 1029"/>
                              <a:gd name="T94" fmla="+- 0 2271 1866"/>
                              <a:gd name="T95" fmla="*/ 2271 h 405"/>
                              <a:gd name="T96" fmla="+- 0 10532 10071"/>
                              <a:gd name="T97" fmla="*/ T96 w 1029"/>
                              <a:gd name="T98" fmla="+- 0 2270 1866"/>
                              <a:gd name="T99" fmla="*/ 2270 h 405"/>
                              <a:gd name="T100" fmla="+- 0 10432 10071"/>
                              <a:gd name="T101" fmla="*/ T100 w 1029"/>
                              <a:gd name="T102" fmla="+- 0 2262 1866"/>
                              <a:gd name="T103" fmla="*/ 2262 h 405"/>
                              <a:gd name="T104" fmla="+- 0 10340 10071"/>
                              <a:gd name="T105" fmla="*/ T104 w 1029"/>
                              <a:gd name="T106" fmla="+- 0 2247 1866"/>
                              <a:gd name="T107" fmla="*/ 2247 h 405"/>
                              <a:gd name="T108" fmla="+- 0 10258 10071"/>
                              <a:gd name="T109" fmla="*/ T108 w 1029"/>
                              <a:gd name="T110" fmla="+- 0 2225 1866"/>
                              <a:gd name="T111" fmla="*/ 2225 h 405"/>
                              <a:gd name="T112" fmla="+- 0 10188 10071"/>
                              <a:gd name="T113" fmla="*/ T112 w 1029"/>
                              <a:gd name="T114" fmla="+- 0 2197 1866"/>
                              <a:gd name="T115" fmla="*/ 2197 h 405"/>
                              <a:gd name="T116" fmla="+- 0 10133 10071"/>
                              <a:gd name="T117" fmla="*/ T116 w 1029"/>
                              <a:gd name="T118" fmla="+- 0 2165 1866"/>
                              <a:gd name="T119" fmla="*/ 2165 h 405"/>
                              <a:gd name="T120" fmla="+- 0 10081 10071"/>
                              <a:gd name="T121" fmla="*/ T120 w 1029"/>
                              <a:gd name="T122" fmla="+- 0 2110 1866"/>
                              <a:gd name="T123" fmla="*/ 2110 h 405"/>
                              <a:gd name="T124" fmla="+- 0 10071 10071"/>
                              <a:gd name="T125" fmla="*/ T124 w 1029"/>
                              <a:gd name="T126" fmla="+- 0 2069 1866"/>
                              <a:gd name="T127" fmla="*/ 2069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7" y="90"/>
                                </a:lnTo>
                                <a:lnTo>
                                  <a:pt x="150" y="60"/>
                                </a:lnTo>
                                <a:lnTo>
                                  <a:pt x="226" y="35"/>
                                </a:lnTo>
                                <a:lnTo>
                                  <a:pt x="314" y="16"/>
                                </a:lnTo>
                                <a:lnTo>
                                  <a:pt x="410" y="4"/>
                                </a:lnTo>
                                <a:lnTo>
                                  <a:pt x="514" y="0"/>
                                </a:lnTo>
                                <a:lnTo>
                                  <a:pt x="566" y="1"/>
                                </a:lnTo>
                                <a:lnTo>
                                  <a:pt x="667" y="9"/>
                                </a:lnTo>
                                <a:lnTo>
                                  <a:pt x="759" y="25"/>
                                </a:lnTo>
                                <a:lnTo>
                                  <a:pt x="841" y="47"/>
                                </a:lnTo>
                                <a:lnTo>
                                  <a:pt x="911" y="74"/>
                                </a:lnTo>
                                <a:lnTo>
                                  <a:pt x="966" y="106"/>
                                </a:lnTo>
                                <a:lnTo>
                                  <a:pt x="1018" y="162"/>
                                </a:lnTo>
                                <a:lnTo>
                                  <a:pt x="1028" y="203"/>
                                </a:lnTo>
                                <a:lnTo>
                                  <a:pt x="1025" y="223"/>
                                </a:lnTo>
                                <a:lnTo>
                                  <a:pt x="988" y="282"/>
                                </a:lnTo>
                                <a:lnTo>
                                  <a:pt x="911" y="331"/>
                                </a:lnTo>
                                <a:lnTo>
                                  <a:pt x="841" y="359"/>
                                </a:lnTo>
                                <a:lnTo>
                                  <a:pt x="759" y="381"/>
                                </a:lnTo>
                                <a:lnTo>
                                  <a:pt x="667" y="396"/>
                                </a:lnTo>
                                <a:lnTo>
                                  <a:pt x="566" y="404"/>
                                </a:lnTo>
                                <a:lnTo>
                                  <a:pt x="514" y="405"/>
                                </a:lnTo>
                                <a:lnTo>
                                  <a:pt x="461" y="404"/>
                                </a:lnTo>
                                <a:lnTo>
                                  <a:pt x="361" y="396"/>
                                </a:lnTo>
                                <a:lnTo>
                                  <a:pt x="269" y="381"/>
                                </a:lnTo>
                                <a:lnTo>
                                  <a:pt x="187" y="359"/>
                                </a:lnTo>
                                <a:lnTo>
                                  <a:pt x="117" y="331"/>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Freeform 262"/>
                        <wps:cNvSpPr>
                          <a:spLocks/>
                        </wps:cNvSpPr>
                        <wps:spPr bwMode="auto">
                          <a:xfrm>
                            <a:off x="9530" y="1291"/>
                            <a:ext cx="1029" cy="405"/>
                          </a:xfrm>
                          <a:custGeom>
                            <a:avLst/>
                            <a:gdLst>
                              <a:gd name="T0" fmla="+- 0 10044 9530"/>
                              <a:gd name="T1" fmla="*/ T0 w 1029"/>
                              <a:gd name="T2" fmla="+- 0 1291 1291"/>
                              <a:gd name="T3" fmla="*/ 1291 h 405"/>
                              <a:gd name="T4" fmla="+- 0 9940 9530"/>
                              <a:gd name="T5" fmla="*/ T4 w 1029"/>
                              <a:gd name="T6" fmla="+- 0 1295 1291"/>
                              <a:gd name="T7" fmla="*/ 1295 h 405"/>
                              <a:gd name="T8" fmla="+- 0 9844 9530"/>
                              <a:gd name="T9" fmla="*/ T8 w 1029"/>
                              <a:gd name="T10" fmla="+- 0 1307 1291"/>
                              <a:gd name="T11" fmla="*/ 1307 h 405"/>
                              <a:gd name="T12" fmla="+- 0 9756 9530"/>
                              <a:gd name="T13" fmla="*/ T12 w 1029"/>
                              <a:gd name="T14" fmla="+- 0 1325 1291"/>
                              <a:gd name="T15" fmla="*/ 1325 h 405"/>
                              <a:gd name="T16" fmla="+- 0 9680 9530"/>
                              <a:gd name="T17" fmla="*/ T16 w 1029"/>
                              <a:gd name="T18" fmla="+- 0 1350 1291"/>
                              <a:gd name="T19" fmla="*/ 1350 h 405"/>
                              <a:gd name="T20" fmla="+- 0 9617 9530"/>
                              <a:gd name="T21" fmla="*/ T20 w 1029"/>
                              <a:gd name="T22" fmla="+- 0 1380 1291"/>
                              <a:gd name="T23" fmla="*/ 1380 h 405"/>
                              <a:gd name="T24" fmla="+- 0 9553 9530"/>
                              <a:gd name="T25" fmla="*/ T24 w 1029"/>
                              <a:gd name="T26" fmla="+- 0 1433 1291"/>
                              <a:gd name="T27" fmla="*/ 1433 h 405"/>
                              <a:gd name="T28" fmla="+- 0 9530 9530"/>
                              <a:gd name="T29" fmla="*/ T28 w 1029"/>
                              <a:gd name="T30" fmla="+- 0 1493 1291"/>
                              <a:gd name="T31" fmla="*/ 1493 h 405"/>
                              <a:gd name="T32" fmla="+- 0 9532 9530"/>
                              <a:gd name="T33" fmla="*/ T32 w 1029"/>
                              <a:gd name="T34" fmla="+- 0 1514 1291"/>
                              <a:gd name="T35" fmla="*/ 1514 h 405"/>
                              <a:gd name="T36" fmla="+- 0 9570 9530"/>
                              <a:gd name="T37" fmla="*/ T36 w 1029"/>
                              <a:gd name="T38" fmla="+- 0 1572 1291"/>
                              <a:gd name="T39" fmla="*/ 1572 h 405"/>
                              <a:gd name="T40" fmla="+- 0 9647 9530"/>
                              <a:gd name="T41" fmla="*/ T40 w 1029"/>
                              <a:gd name="T42" fmla="+- 0 1622 1291"/>
                              <a:gd name="T43" fmla="*/ 1622 h 405"/>
                              <a:gd name="T44" fmla="+- 0 9717 9530"/>
                              <a:gd name="T45" fmla="*/ T44 w 1029"/>
                              <a:gd name="T46" fmla="+- 0 1649 1291"/>
                              <a:gd name="T47" fmla="*/ 1649 h 405"/>
                              <a:gd name="T48" fmla="+- 0 9799 9530"/>
                              <a:gd name="T49" fmla="*/ T48 w 1029"/>
                              <a:gd name="T50" fmla="+- 0 1671 1291"/>
                              <a:gd name="T51" fmla="*/ 1671 h 405"/>
                              <a:gd name="T52" fmla="+- 0 9891 9530"/>
                              <a:gd name="T53" fmla="*/ T52 w 1029"/>
                              <a:gd name="T54" fmla="+- 0 1686 1291"/>
                              <a:gd name="T55" fmla="*/ 1686 h 405"/>
                              <a:gd name="T56" fmla="+- 0 9991 9530"/>
                              <a:gd name="T57" fmla="*/ T56 w 1029"/>
                              <a:gd name="T58" fmla="+- 0 1694 1291"/>
                              <a:gd name="T59" fmla="*/ 1694 h 405"/>
                              <a:gd name="T60" fmla="+- 0 10044 9530"/>
                              <a:gd name="T61" fmla="*/ T60 w 1029"/>
                              <a:gd name="T62" fmla="+- 0 1696 1291"/>
                              <a:gd name="T63" fmla="*/ 1696 h 405"/>
                              <a:gd name="T64" fmla="+- 0 10096 9530"/>
                              <a:gd name="T65" fmla="*/ T64 w 1029"/>
                              <a:gd name="T66" fmla="+- 0 1694 1291"/>
                              <a:gd name="T67" fmla="*/ 1694 h 405"/>
                              <a:gd name="T68" fmla="+- 0 10197 9530"/>
                              <a:gd name="T69" fmla="*/ T68 w 1029"/>
                              <a:gd name="T70" fmla="+- 0 1686 1291"/>
                              <a:gd name="T71" fmla="*/ 1686 h 405"/>
                              <a:gd name="T72" fmla="+- 0 10289 9530"/>
                              <a:gd name="T73" fmla="*/ T72 w 1029"/>
                              <a:gd name="T74" fmla="+- 0 1671 1291"/>
                              <a:gd name="T75" fmla="*/ 1671 h 405"/>
                              <a:gd name="T76" fmla="+- 0 10371 9530"/>
                              <a:gd name="T77" fmla="*/ T76 w 1029"/>
                              <a:gd name="T78" fmla="+- 0 1649 1291"/>
                              <a:gd name="T79" fmla="*/ 1649 h 405"/>
                              <a:gd name="T80" fmla="+- 0 10441 9530"/>
                              <a:gd name="T81" fmla="*/ T80 w 1029"/>
                              <a:gd name="T82" fmla="+- 0 1622 1291"/>
                              <a:gd name="T83" fmla="*/ 1622 h 405"/>
                              <a:gd name="T84" fmla="+- 0 10496 9530"/>
                              <a:gd name="T85" fmla="*/ T84 w 1029"/>
                              <a:gd name="T86" fmla="+- 0 1590 1291"/>
                              <a:gd name="T87" fmla="*/ 1590 h 405"/>
                              <a:gd name="T88" fmla="+- 0 10548 9530"/>
                              <a:gd name="T89" fmla="*/ T88 w 1029"/>
                              <a:gd name="T90" fmla="+- 0 1534 1291"/>
                              <a:gd name="T91" fmla="*/ 1534 h 405"/>
                              <a:gd name="T92" fmla="+- 0 10558 9530"/>
                              <a:gd name="T93" fmla="*/ T92 w 1029"/>
                              <a:gd name="T94" fmla="+- 0 1493 1291"/>
                              <a:gd name="T95" fmla="*/ 1493 h 405"/>
                              <a:gd name="T96" fmla="+- 0 10555 9530"/>
                              <a:gd name="T97" fmla="*/ T96 w 1029"/>
                              <a:gd name="T98" fmla="+- 0 1472 1291"/>
                              <a:gd name="T99" fmla="*/ 1472 h 405"/>
                              <a:gd name="T100" fmla="+- 0 10518 9530"/>
                              <a:gd name="T101" fmla="*/ T100 w 1029"/>
                              <a:gd name="T102" fmla="+- 0 1414 1291"/>
                              <a:gd name="T103" fmla="*/ 1414 h 405"/>
                              <a:gd name="T104" fmla="+- 0 10441 9530"/>
                              <a:gd name="T105" fmla="*/ T104 w 1029"/>
                              <a:gd name="T106" fmla="+- 0 1364 1291"/>
                              <a:gd name="T107" fmla="*/ 1364 h 405"/>
                              <a:gd name="T108" fmla="+- 0 10371 9530"/>
                              <a:gd name="T109" fmla="*/ T108 w 1029"/>
                              <a:gd name="T110" fmla="+- 0 1337 1291"/>
                              <a:gd name="T111" fmla="*/ 1337 h 405"/>
                              <a:gd name="T112" fmla="+- 0 10289 9530"/>
                              <a:gd name="T113" fmla="*/ T112 w 1029"/>
                              <a:gd name="T114" fmla="+- 0 1315 1291"/>
                              <a:gd name="T115" fmla="*/ 1315 h 405"/>
                              <a:gd name="T116" fmla="+- 0 10197 9530"/>
                              <a:gd name="T117" fmla="*/ T116 w 1029"/>
                              <a:gd name="T118" fmla="+- 0 1300 1291"/>
                              <a:gd name="T119" fmla="*/ 1300 h 405"/>
                              <a:gd name="T120" fmla="+- 0 10096 9530"/>
                              <a:gd name="T121" fmla="*/ T120 w 1029"/>
                              <a:gd name="T122" fmla="+- 0 1292 1291"/>
                              <a:gd name="T123" fmla="*/ 1292 h 405"/>
                              <a:gd name="T124" fmla="+- 0 10044 9530"/>
                              <a:gd name="T125" fmla="*/ T124 w 1029"/>
                              <a:gd name="T126" fmla="+- 0 1291 1291"/>
                              <a:gd name="T127" fmla="*/ 1291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4"/>
                                </a:lnTo>
                                <a:lnTo>
                                  <a:pt x="150" y="59"/>
                                </a:lnTo>
                                <a:lnTo>
                                  <a:pt x="87" y="89"/>
                                </a:lnTo>
                                <a:lnTo>
                                  <a:pt x="23" y="142"/>
                                </a:lnTo>
                                <a:lnTo>
                                  <a:pt x="0" y="202"/>
                                </a:lnTo>
                                <a:lnTo>
                                  <a:pt x="2" y="223"/>
                                </a:lnTo>
                                <a:lnTo>
                                  <a:pt x="40" y="281"/>
                                </a:lnTo>
                                <a:lnTo>
                                  <a:pt x="117" y="331"/>
                                </a:lnTo>
                                <a:lnTo>
                                  <a:pt x="187" y="358"/>
                                </a:lnTo>
                                <a:lnTo>
                                  <a:pt x="269" y="380"/>
                                </a:lnTo>
                                <a:lnTo>
                                  <a:pt x="361" y="395"/>
                                </a:lnTo>
                                <a:lnTo>
                                  <a:pt x="461" y="403"/>
                                </a:lnTo>
                                <a:lnTo>
                                  <a:pt x="514" y="405"/>
                                </a:lnTo>
                                <a:lnTo>
                                  <a:pt x="566" y="403"/>
                                </a:lnTo>
                                <a:lnTo>
                                  <a:pt x="667" y="395"/>
                                </a:lnTo>
                                <a:lnTo>
                                  <a:pt x="759" y="380"/>
                                </a:lnTo>
                                <a:lnTo>
                                  <a:pt x="841" y="358"/>
                                </a:lnTo>
                                <a:lnTo>
                                  <a:pt x="911" y="331"/>
                                </a:lnTo>
                                <a:lnTo>
                                  <a:pt x="966" y="299"/>
                                </a:lnTo>
                                <a:lnTo>
                                  <a:pt x="1018" y="243"/>
                                </a:lnTo>
                                <a:lnTo>
                                  <a:pt x="1028" y="202"/>
                                </a:lnTo>
                                <a:lnTo>
                                  <a:pt x="1025" y="181"/>
                                </a:lnTo>
                                <a:lnTo>
                                  <a:pt x="988" y="123"/>
                                </a:lnTo>
                                <a:lnTo>
                                  <a:pt x="911" y="73"/>
                                </a:lnTo>
                                <a:lnTo>
                                  <a:pt x="841" y="46"/>
                                </a:lnTo>
                                <a:lnTo>
                                  <a:pt x="759" y="24"/>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AutoShape 261"/>
                        <wps:cNvSpPr>
                          <a:spLocks/>
                        </wps:cNvSpPr>
                        <wps:spPr bwMode="auto">
                          <a:xfrm>
                            <a:off x="6351" y="8509"/>
                            <a:ext cx="2170" cy="1155"/>
                          </a:xfrm>
                          <a:custGeom>
                            <a:avLst/>
                            <a:gdLst>
                              <a:gd name="T0" fmla="+- 0 9532 6351"/>
                              <a:gd name="T1" fmla="*/ T0 w 2170"/>
                              <a:gd name="T2" fmla="+- 0 1472 8509"/>
                              <a:gd name="T3" fmla="*/ 1472 h 1155"/>
                              <a:gd name="T4" fmla="+- 0 9553 6351"/>
                              <a:gd name="T5" fmla="*/ T4 w 2170"/>
                              <a:gd name="T6" fmla="+- 0 1433 8509"/>
                              <a:gd name="T7" fmla="*/ 1433 h 1155"/>
                              <a:gd name="T8" fmla="+- 0 9592 6351"/>
                              <a:gd name="T9" fmla="*/ T8 w 2170"/>
                              <a:gd name="T10" fmla="+- 0 1397 8509"/>
                              <a:gd name="T11" fmla="*/ 1397 h 1155"/>
                              <a:gd name="T12" fmla="+- 0 9647 6351"/>
                              <a:gd name="T13" fmla="*/ T12 w 2170"/>
                              <a:gd name="T14" fmla="+- 0 1364 8509"/>
                              <a:gd name="T15" fmla="*/ 1364 h 1155"/>
                              <a:gd name="T16" fmla="+- 0 9717 6351"/>
                              <a:gd name="T17" fmla="*/ T16 w 2170"/>
                              <a:gd name="T18" fmla="+- 0 1337 8509"/>
                              <a:gd name="T19" fmla="*/ 1337 h 1155"/>
                              <a:gd name="T20" fmla="+- 0 9799 6351"/>
                              <a:gd name="T21" fmla="*/ T20 w 2170"/>
                              <a:gd name="T22" fmla="+- 0 1315 8509"/>
                              <a:gd name="T23" fmla="*/ 1315 h 1155"/>
                              <a:gd name="T24" fmla="+- 0 9891 6351"/>
                              <a:gd name="T25" fmla="*/ T24 w 2170"/>
                              <a:gd name="T26" fmla="+- 0 1300 8509"/>
                              <a:gd name="T27" fmla="*/ 1300 h 1155"/>
                              <a:gd name="T28" fmla="+- 0 9991 6351"/>
                              <a:gd name="T29" fmla="*/ T28 w 2170"/>
                              <a:gd name="T30" fmla="+- 0 1292 8509"/>
                              <a:gd name="T31" fmla="*/ 1292 h 1155"/>
                              <a:gd name="T32" fmla="+- 0 10096 6351"/>
                              <a:gd name="T33" fmla="*/ T32 w 2170"/>
                              <a:gd name="T34" fmla="+- 0 1292 8509"/>
                              <a:gd name="T35" fmla="*/ 1292 h 1155"/>
                              <a:gd name="T36" fmla="+- 0 10197 6351"/>
                              <a:gd name="T37" fmla="*/ T36 w 2170"/>
                              <a:gd name="T38" fmla="+- 0 1300 8509"/>
                              <a:gd name="T39" fmla="*/ 1300 h 1155"/>
                              <a:gd name="T40" fmla="+- 0 10289 6351"/>
                              <a:gd name="T41" fmla="*/ T40 w 2170"/>
                              <a:gd name="T42" fmla="+- 0 1315 8509"/>
                              <a:gd name="T43" fmla="*/ 1315 h 1155"/>
                              <a:gd name="T44" fmla="+- 0 10371 6351"/>
                              <a:gd name="T45" fmla="*/ T44 w 2170"/>
                              <a:gd name="T46" fmla="+- 0 1337 8509"/>
                              <a:gd name="T47" fmla="*/ 1337 h 1155"/>
                              <a:gd name="T48" fmla="+- 0 10441 6351"/>
                              <a:gd name="T49" fmla="*/ T48 w 2170"/>
                              <a:gd name="T50" fmla="+- 0 1364 8509"/>
                              <a:gd name="T51" fmla="*/ 1364 h 1155"/>
                              <a:gd name="T52" fmla="+- 0 10496 6351"/>
                              <a:gd name="T53" fmla="*/ T52 w 2170"/>
                              <a:gd name="T54" fmla="+- 0 1397 8509"/>
                              <a:gd name="T55" fmla="*/ 1397 h 1155"/>
                              <a:gd name="T56" fmla="+- 0 10535 6351"/>
                              <a:gd name="T57" fmla="*/ T56 w 2170"/>
                              <a:gd name="T58" fmla="+- 0 1433 8509"/>
                              <a:gd name="T59" fmla="*/ 1433 h 1155"/>
                              <a:gd name="T60" fmla="+- 0 10555 6351"/>
                              <a:gd name="T61" fmla="*/ T60 w 2170"/>
                              <a:gd name="T62" fmla="+- 0 1472 8509"/>
                              <a:gd name="T63" fmla="*/ 1472 h 1155"/>
                              <a:gd name="T64" fmla="+- 0 10555 6351"/>
                              <a:gd name="T65" fmla="*/ T64 w 2170"/>
                              <a:gd name="T66" fmla="+- 0 1514 8509"/>
                              <a:gd name="T67" fmla="*/ 1514 h 1155"/>
                              <a:gd name="T68" fmla="+- 0 10535 6351"/>
                              <a:gd name="T69" fmla="*/ T68 w 2170"/>
                              <a:gd name="T70" fmla="+- 0 1553 8509"/>
                              <a:gd name="T71" fmla="*/ 1553 h 1155"/>
                              <a:gd name="T72" fmla="+- 0 10496 6351"/>
                              <a:gd name="T73" fmla="*/ T72 w 2170"/>
                              <a:gd name="T74" fmla="+- 0 1590 8509"/>
                              <a:gd name="T75" fmla="*/ 1590 h 1155"/>
                              <a:gd name="T76" fmla="+- 0 10441 6351"/>
                              <a:gd name="T77" fmla="*/ T76 w 2170"/>
                              <a:gd name="T78" fmla="+- 0 1622 8509"/>
                              <a:gd name="T79" fmla="*/ 1622 h 1155"/>
                              <a:gd name="T80" fmla="+- 0 10371 6351"/>
                              <a:gd name="T81" fmla="*/ T80 w 2170"/>
                              <a:gd name="T82" fmla="+- 0 1649 8509"/>
                              <a:gd name="T83" fmla="*/ 1649 h 1155"/>
                              <a:gd name="T84" fmla="+- 0 10289 6351"/>
                              <a:gd name="T85" fmla="*/ T84 w 2170"/>
                              <a:gd name="T86" fmla="+- 0 1671 8509"/>
                              <a:gd name="T87" fmla="*/ 1671 h 1155"/>
                              <a:gd name="T88" fmla="+- 0 10197 6351"/>
                              <a:gd name="T89" fmla="*/ T88 w 2170"/>
                              <a:gd name="T90" fmla="+- 0 1686 8509"/>
                              <a:gd name="T91" fmla="*/ 1686 h 1155"/>
                              <a:gd name="T92" fmla="+- 0 10096 6351"/>
                              <a:gd name="T93" fmla="*/ T92 w 2170"/>
                              <a:gd name="T94" fmla="+- 0 1694 8509"/>
                              <a:gd name="T95" fmla="*/ 1694 h 1155"/>
                              <a:gd name="T96" fmla="+- 0 9991 6351"/>
                              <a:gd name="T97" fmla="*/ T96 w 2170"/>
                              <a:gd name="T98" fmla="+- 0 1694 8509"/>
                              <a:gd name="T99" fmla="*/ 1694 h 1155"/>
                              <a:gd name="T100" fmla="+- 0 9891 6351"/>
                              <a:gd name="T101" fmla="*/ T100 w 2170"/>
                              <a:gd name="T102" fmla="+- 0 1686 8509"/>
                              <a:gd name="T103" fmla="*/ 1686 h 1155"/>
                              <a:gd name="T104" fmla="+- 0 9799 6351"/>
                              <a:gd name="T105" fmla="*/ T104 w 2170"/>
                              <a:gd name="T106" fmla="+- 0 1671 8509"/>
                              <a:gd name="T107" fmla="*/ 1671 h 1155"/>
                              <a:gd name="T108" fmla="+- 0 9717 6351"/>
                              <a:gd name="T109" fmla="*/ T108 w 2170"/>
                              <a:gd name="T110" fmla="+- 0 1649 8509"/>
                              <a:gd name="T111" fmla="*/ 1649 h 1155"/>
                              <a:gd name="T112" fmla="+- 0 9647 6351"/>
                              <a:gd name="T113" fmla="*/ T112 w 2170"/>
                              <a:gd name="T114" fmla="+- 0 1622 8509"/>
                              <a:gd name="T115" fmla="*/ 1622 h 1155"/>
                              <a:gd name="T116" fmla="+- 0 9592 6351"/>
                              <a:gd name="T117" fmla="*/ T116 w 2170"/>
                              <a:gd name="T118" fmla="+- 0 1590 8509"/>
                              <a:gd name="T119" fmla="*/ 1590 h 1155"/>
                              <a:gd name="T120" fmla="+- 0 9553 6351"/>
                              <a:gd name="T121" fmla="*/ T120 w 2170"/>
                              <a:gd name="T122" fmla="+- 0 1553 8509"/>
                              <a:gd name="T123" fmla="*/ 1553 h 1155"/>
                              <a:gd name="T124" fmla="+- 0 9532 6351"/>
                              <a:gd name="T125" fmla="*/ T124 w 2170"/>
                              <a:gd name="T126" fmla="+- 0 1514 8509"/>
                              <a:gd name="T127" fmla="*/ 1514 h 1155"/>
                              <a:gd name="T128" fmla="+- 0 10009 6351"/>
                              <a:gd name="T129" fmla="*/ T128 w 2170"/>
                              <a:gd name="T130" fmla="+- 0 1755 8509"/>
                              <a:gd name="T131" fmla="*/ 1755 h 1155"/>
                              <a:gd name="T132" fmla="+- 0 10078 6351"/>
                              <a:gd name="T133" fmla="*/ T132 w 2170"/>
                              <a:gd name="T134" fmla="+- 0 1755 8509"/>
                              <a:gd name="T135" fmla="*/ 1755 h 1155"/>
                              <a:gd name="T136" fmla="+- 0 9503 6351"/>
                              <a:gd name="T137" fmla="*/ T136 w 2170"/>
                              <a:gd name="T138" fmla="+- 0 1866 8509"/>
                              <a:gd name="T139" fmla="*/ 1866 h 1155"/>
                              <a:gd name="T140" fmla="+- 0 10044 6351"/>
                              <a:gd name="T141" fmla="*/ T140 w 2170"/>
                              <a:gd name="T142" fmla="+- 0 1811 8509"/>
                              <a:gd name="T143" fmla="*/ 1811 h 1155"/>
                              <a:gd name="T144" fmla="+- 0 10585 6351"/>
                              <a:gd name="T145" fmla="*/ T144 w 2170"/>
                              <a:gd name="T146" fmla="+- 0 1866 8509"/>
                              <a:gd name="T147" fmla="*/ 1866 h 1155"/>
                              <a:gd name="T148" fmla="+- 0 10044 6351"/>
                              <a:gd name="T149" fmla="*/ T148 w 2170"/>
                              <a:gd name="T150" fmla="+- 0 1811 8509"/>
                              <a:gd name="T151" fmla="*/ 1811 h 11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2170" h="1155">
                                <a:moveTo>
                                  <a:pt x="3179" y="-7016"/>
                                </a:moveTo>
                                <a:lnTo>
                                  <a:pt x="3181" y="-7037"/>
                                </a:lnTo>
                                <a:lnTo>
                                  <a:pt x="3189" y="-7057"/>
                                </a:lnTo>
                                <a:lnTo>
                                  <a:pt x="3202" y="-7076"/>
                                </a:lnTo>
                                <a:lnTo>
                                  <a:pt x="3219" y="-7095"/>
                                </a:lnTo>
                                <a:lnTo>
                                  <a:pt x="3241" y="-7112"/>
                                </a:lnTo>
                                <a:lnTo>
                                  <a:pt x="3266" y="-7129"/>
                                </a:lnTo>
                                <a:lnTo>
                                  <a:pt x="3296" y="-7145"/>
                                </a:lnTo>
                                <a:lnTo>
                                  <a:pt x="3329" y="-7159"/>
                                </a:lnTo>
                                <a:lnTo>
                                  <a:pt x="3366" y="-7172"/>
                                </a:lnTo>
                                <a:lnTo>
                                  <a:pt x="3405" y="-7184"/>
                                </a:lnTo>
                                <a:lnTo>
                                  <a:pt x="3448" y="-7194"/>
                                </a:lnTo>
                                <a:lnTo>
                                  <a:pt x="3493" y="-7202"/>
                                </a:lnTo>
                                <a:lnTo>
                                  <a:pt x="3540" y="-7209"/>
                                </a:lnTo>
                                <a:lnTo>
                                  <a:pt x="3589" y="-7214"/>
                                </a:lnTo>
                                <a:lnTo>
                                  <a:pt x="3640" y="-7217"/>
                                </a:lnTo>
                                <a:lnTo>
                                  <a:pt x="3693" y="-7218"/>
                                </a:lnTo>
                                <a:lnTo>
                                  <a:pt x="3745" y="-7217"/>
                                </a:lnTo>
                                <a:lnTo>
                                  <a:pt x="3796" y="-7214"/>
                                </a:lnTo>
                                <a:lnTo>
                                  <a:pt x="3846" y="-7209"/>
                                </a:lnTo>
                                <a:lnTo>
                                  <a:pt x="3893" y="-7202"/>
                                </a:lnTo>
                                <a:lnTo>
                                  <a:pt x="3938" y="-7194"/>
                                </a:lnTo>
                                <a:lnTo>
                                  <a:pt x="3980" y="-7184"/>
                                </a:lnTo>
                                <a:lnTo>
                                  <a:pt x="4020" y="-7172"/>
                                </a:lnTo>
                                <a:lnTo>
                                  <a:pt x="4057" y="-7159"/>
                                </a:lnTo>
                                <a:lnTo>
                                  <a:pt x="4090" y="-7145"/>
                                </a:lnTo>
                                <a:lnTo>
                                  <a:pt x="4119" y="-7129"/>
                                </a:lnTo>
                                <a:lnTo>
                                  <a:pt x="4145" y="-7112"/>
                                </a:lnTo>
                                <a:lnTo>
                                  <a:pt x="4167" y="-7095"/>
                                </a:lnTo>
                                <a:lnTo>
                                  <a:pt x="4184" y="-7076"/>
                                </a:lnTo>
                                <a:lnTo>
                                  <a:pt x="4197" y="-7057"/>
                                </a:lnTo>
                                <a:lnTo>
                                  <a:pt x="4204" y="-7037"/>
                                </a:lnTo>
                                <a:lnTo>
                                  <a:pt x="4207" y="-7016"/>
                                </a:lnTo>
                                <a:lnTo>
                                  <a:pt x="4204" y="-6995"/>
                                </a:lnTo>
                                <a:lnTo>
                                  <a:pt x="4197" y="-6975"/>
                                </a:lnTo>
                                <a:lnTo>
                                  <a:pt x="4184" y="-6956"/>
                                </a:lnTo>
                                <a:lnTo>
                                  <a:pt x="4167" y="-6937"/>
                                </a:lnTo>
                                <a:lnTo>
                                  <a:pt x="4145" y="-6919"/>
                                </a:lnTo>
                                <a:lnTo>
                                  <a:pt x="4119" y="-6903"/>
                                </a:lnTo>
                                <a:lnTo>
                                  <a:pt x="4090" y="-6887"/>
                                </a:lnTo>
                                <a:lnTo>
                                  <a:pt x="4057" y="-6873"/>
                                </a:lnTo>
                                <a:lnTo>
                                  <a:pt x="4020" y="-6860"/>
                                </a:lnTo>
                                <a:lnTo>
                                  <a:pt x="3980" y="-6848"/>
                                </a:lnTo>
                                <a:lnTo>
                                  <a:pt x="3938" y="-6838"/>
                                </a:lnTo>
                                <a:lnTo>
                                  <a:pt x="3893" y="-6829"/>
                                </a:lnTo>
                                <a:lnTo>
                                  <a:pt x="3846" y="-6823"/>
                                </a:lnTo>
                                <a:lnTo>
                                  <a:pt x="3796" y="-6818"/>
                                </a:lnTo>
                                <a:lnTo>
                                  <a:pt x="3745" y="-6815"/>
                                </a:lnTo>
                                <a:lnTo>
                                  <a:pt x="3693" y="-6813"/>
                                </a:lnTo>
                                <a:lnTo>
                                  <a:pt x="3640" y="-6815"/>
                                </a:lnTo>
                                <a:lnTo>
                                  <a:pt x="3589" y="-6818"/>
                                </a:lnTo>
                                <a:lnTo>
                                  <a:pt x="3540" y="-6823"/>
                                </a:lnTo>
                                <a:lnTo>
                                  <a:pt x="3493" y="-6829"/>
                                </a:lnTo>
                                <a:lnTo>
                                  <a:pt x="3448" y="-6838"/>
                                </a:lnTo>
                                <a:lnTo>
                                  <a:pt x="3405" y="-6848"/>
                                </a:lnTo>
                                <a:lnTo>
                                  <a:pt x="3366" y="-6860"/>
                                </a:lnTo>
                                <a:lnTo>
                                  <a:pt x="3329" y="-6873"/>
                                </a:lnTo>
                                <a:lnTo>
                                  <a:pt x="3296" y="-6887"/>
                                </a:lnTo>
                                <a:lnTo>
                                  <a:pt x="3266" y="-6903"/>
                                </a:lnTo>
                                <a:lnTo>
                                  <a:pt x="3241" y="-6919"/>
                                </a:lnTo>
                                <a:lnTo>
                                  <a:pt x="3219" y="-6937"/>
                                </a:lnTo>
                                <a:lnTo>
                                  <a:pt x="3202" y="-6956"/>
                                </a:lnTo>
                                <a:lnTo>
                                  <a:pt x="3189" y="-6975"/>
                                </a:lnTo>
                                <a:lnTo>
                                  <a:pt x="3181" y="-6995"/>
                                </a:lnTo>
                                <a:lnTo>
                                  <a:pt x="3179" y="-7016"/>
                                </a:lnTo>
                                <a:close/>
                                <a:moveTo>
                                  <a:pt x="3658" y="-6754"/>
                                </a:moveTo>
                                <a:lnTo>
                                  <a:pt x="3693" y="-6813"/>
                                </a:lnTo>
                                <a:lnTo>
                                  <a:pt x="3727" y="-6754"/>
                                </a:lnTo>
                                <a:lnTo>
                                  <a:pt x="3658" y="-6754"/>
                                </a:lnTo>
                                <a:close/>
                                <a:moveTo>
                                  <a:pt x="3152" y="-6643"/>
                                </a:moveTo>
                                <a:lnTo>
                                  <a:pt x="3152" y="-6698"/>
                                </a:lnTo>
                                <a:lnTo>
                                  <a:pt x="3693" y="-6698"/>
                                </a:lnTo>
                                <a:lnTo>
                                  <a:pt x="3693" y="-6754"/>
                                </a:lnTo>
                                <a:moveTo>
                                  <a:pt x="4234" y="-6643"/>
                                </a:moveTo>
                                <a:lnTo>
                                  <a:pt x="4234" y="-6698"/>
                                </a:lnTo>
                                <a:lnTo>
                                  <a:pt x="3693" y="-6698"/>
                                </a:lnTo>
                                <a:lnTo>
                                  <a:pt x="3693" y="-6754"/>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55" name="Picture 2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993" y="3511"/>
                            <a:ext cx="167" cy="4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6" name="Picture 2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790" y="3511"/>
                            <a:ext cx="167" cy="426"/>
                          </a:xfrm>
                          <a:prstGeom prst="rect">
                            <a:avLst/>
                          </a:prstGeom>
                          <a:noFill/>
                          <a:extLst>
                            <a:ext uri="{909E8E84-426E-40DD-AFC4-6F175D3DCCD1}">
                              <a14:hiddenFill xmlns:a14="http://schemas.microsoft.com/office/drawing/2010/main">
                                <a:solidFill>
                                  <a:srgbClr val="FFFFFF"/>
                                </a:solidFill>
                              </a14:hiddenFill>
                            </a:ext>
                          </a:extLst>
                        </pic:spPr>
                      </pic:pic>
                      <wps:wsp>
                        <wps:cNvPr id="257" name="AutoShape 258"/>
                        <wps:cNvSpPr>
                          <a:spLocks/>
                        </wps:cNvSpPr>
                        <wps:spPr bwMode="auto">
                          <a:xfrm>
                            <a:off x="1080" y="9053"/>
                            <a:ext cx="1288" cy="3914"/>
                          </a:xfrm>
                          <a:custGeom>
                            <a:avLst/>
                            <a:gdLst>
                              <a:gd name="T0" fmla="+- 0 7448 1080"/>
                              <a:gd name="T1" fmla="*/ T0 w 1288"/>
                              <a:gd name="T2" fmla="+- 0 1621 9053"/>
                              <a:gd name="T3" fmla="*/ 1621 h 3914"/>
                              <a:gd name="T4" fmla="+- 0 7482 1080"/>
                              <a:gd name="T5" fmla="*/ T4 w 1288"/>
                              <a:gd name="T6" fmla="+- 0 1562 9053"/>
                              <a:gd name="T7" fmla="*/ 1562 h 3914"/>
                              <a:gd name="T8" fmla="+- 0 7517 1080"/>
                              <a:gd name="T9" fmla="*/ T8 w 1288"/>
                              <a:gd name="T10" fmla="+- 0 1621 9053"/>
                              <a:gd name="T11" fmla="*/ 1621 h 3914"/>
                              <a:gd name="T12" fmla="+- 0 7448 1080"/>
                              <a:gd name="T13" fmla="*/ T12 w 1288"/>
                              <a:gd name="T14" fmla="+- 0 1621 9053"/>
                              <a:gd name="T15" fmla="*/ 1621 h 3914"/>
                              <a:gd name="T16" fmla="+- 0 6875 1080"/>
                              <a:gd name="T17" fmla="*/ T16 w 1288"/>
                              <a:gd name="T18" fmla="+- 0 3513 9053"/>
                              <a:gd name="T19" fmla="*/ 3513 h 3914"/>
                              <a:gd name="T20" fmla="+- 0 6875 1080"/>
                              <a:gd name="T21" fmla="*/ T20 w 1288"/>
                              <a:gd name="T22" fmla="+- 0 2567 9053"/>
                              <a:gd name="T23" fmla="*/ 2567 h 3914"/>
                              <a:gd name="T24" fmla="+- 0 7482 1080"/>
                              <a:gd name="T25" fmla="*/ T24 w 1288"/>
                              <a:gd name="T26" fmla="+- 0 2567 9053"/>
                              <a:gd name="T27" fmla="*/ 2567 h 3914"/>
                              <a:gd name="T28" fmla="+- 0 7482 1080"/>
                              <a:gd name="T29" fmla="*/ T28 w 1288"/>
                              <a:gd name="T30" fmla="+- 0 1621 9053"/>
                              <a:gd name="T31" fmla="*/ 1621 h 391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88" h="3914">
                                <a:moveTo>
                                  <a:pt x="6368" y="-7432"/>
                                </a:moveTo>
                                <a:lnTo>
                                  <a:pt x="6402" y="-7491"/>
                                </a:lnTo>
                                <a:lnTo>
                                  <a:pt x="6437" y="-7432"/>
                                </a:lnTo>
                                <a:lnTo>
                                  <a:pt x="6368" y="-7432"/>
                                </a:lnTo>
                                <a:close/>
                                <a:moveTo>
                                  <a:pt x="5795" y="-5540"/>
                                </a:moveTo>
                                <a:lnTo>
                                  <a:pt x="5795" y="-6486"/>
                                </a:lnTo>
                                <a:lnTo>
                                  <a:pt x="6402" y="-6486"/>
                                </a:lnTo>
                                <a:lnTo>
                                  <a:pt x="6402" y="-743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Freeform 257"/>
                        <wps:cNvSpPr>
                          <a:spLocks/>
                        </wps:cNvSpPr>
                        <wps:spPr bwMode="auto">
                          <a:xfrm>
                            <a:off x="7482" y="1621"/>
                            <a:ext cx="597" cy="1893"/>
                          </a:xfrm>
                          <a:custGeom>
                            <a:avLst/>
                            <a:gdLst>
                              <a:gd name="T0" fmla="+- 0 8079 7482"/>
                              <a:gd name="T1" fmla="*/ T0 w 597"/>
                              <a:gd name="T2" fmla="+- 0 3513 1621"/>
                              <a:gd name="T3" fmla="*/ 3513 h 1893"/>
                              <a:gd name="T4" fmla="+- 0 8079 7482"/>
                              <a:gd name="T5" fmla="*/ T4 w 597"/>
                              <a:gd name="T6" fmla="+- 0 2567 1621"/>
                              <a:gd name="T7" fmla="*/ 2567 h 1893"/>
                              <a:gd name="T8" fmla="+- 0 7482 7482"/>
                              <a:gd name="T9" fmla="*/ T8 w 597"/>
                              <a:gd name="T10" fmla="+- 0 2567 1621"/>
                              <a:gd name="T11" fmla="*/ 2567 h 1893"/>
                              <a:gd name="T12" fmla="+- 0 7482 7482"/>
                              <a:gd name="T13" fmla="*/ T12 w 597"/>
                              <a:gd name="T14" fmla="+- 0 1621 1621"/>
                              <a:gd name="T15" fmla="*/ 1621 h 1893"/>
                            </a:gdLst>
                            <a:ahLst/>
                            <a:cxnLst>
                              <a:cxn ang="0">
                                <a:pos x="T1" y="T3"/>
                              </a:cxn>
                              <a:cxn ang="0">
                                <a:pos x="T5" y="T7"/>
                              </a:cxn>
                              <a:cxn ang="0">
                                <a:pos x="T9" y="T11"/>
                              </a:cxn>
                              <a:cxn ang="0">
                                <a:pos x="T13" y="T15"/>
                              </a:cxn>
                            </a:cxnLst>
                            <a:rect l="0" t="0" r="r" b="b"/>
                            <a:pathLst>
                              <a:path w="597" h="1893">
                                <a:moveTo>
                                  <a:pt x="597" y="1892"/>
                                </a:moveTo>
                                <a:lnTo>
                                  <a:pt x="597" y="946"/>
                                </a:lnTo>
                                <a:lnTo>
                                  <a:pt x="0" y="946"/>
                                </a:lnTo>
                                <a:lnTo>
                                  <a:pt x="0" y="0"/>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Line 256"/>
                        <wps:cNvCnPr>
                          <a:cxnSpLocks noChangeShapeType="1"/>
                        </wps:cNvCnPr>
                        <wps:spPr bwMode="auto">
                          <a:xfrm>
                            <a:off x="7783" y="1499"/>
                            <a:ext cx="1747" cy="0"/>
                          </a:xfrm>
                          <a:prstGeom prst="line">
                            <a:avLst/>
                          </a:prstGeom>
                          <a:noFill/>
                          <a:ln w="3166">
                            <a:solidFill>
                              <a:srgbClr val="000000"/>
                            </a:solidFill>
                            <a:round/>
                            <a:headEnd/>
                            <a:tailEnd/>
                          </a:ln>
                          <a:extLst>
                            <a:ext uri="{909E8E84-426E-40DD-AFC4-6F175D3DCCD1}">
                              <a14:hiddenFill xmlns:a14="http://schemas.microsoft.com/office/drawing/2010/main">
                                <a:noFill/>
                              </a14:hiddenFill>
                            </a:ext>
                          </a:extLst>
                        </wps:spPr>
                        <wps:bodyPr/>
                      </wps:wsp>
                      <wps:wsp>
                        <wps:cNvPr id="260" name="Freeform 255"/>
                        <wps:cNvSpPr>
                          <a:spLocks/>
                        </wps:cNvSpPr>
                        <wps:spPr bwMode="auto">
                          <a:xfrm>
                            <a:off x="8989" y="600"/>
                            <a:ext cx="1029" cy="405"/>
                          </a:xfrm>
                          <a:custGeom>
                            <a:avLst/>
                            <a:gdLst>
                              <a:gd name="T0" fmla="+- 0 9503 8989"/>
                              <a:gd name="T1" fmla="*/ T0 w 1029"/>
                              <a:gd name="T2" fmla="+- 0 600 600"/>
                              <a:gd name="T3" fmla="*/ 600 h 405"/>
                              <a:gd name="T4" fmla="+- 0 9399 8989"/>
                              <a:gd name="T5" fmla="*/ T4 w 1029"/>
                              <a:gd name="T6" fmla="+- 0 605 600"/>
                              <a:gd name="T7" fmla="*/ 605 h 405"/>
                              <a:gd name="T8" fmla="+- 0 9303 8989"/>
                              <a:gd name="T9" fmla="*/ T8 w 1029"/>
                              <a:gd name="T10" fmla="+- 0 616 600"/>
                              <a:gd name="T11" fmla="*/ 616 h 405"/>
                              <a:gd name="T12" fmla="+- 0 9216 8989"/>
                              <a:gd name="T13" fmla="*/ T12 w 1029"/>
                              <a:gd name="T14" fmla="+- 0 635 600"/>
                              <a:gd name="T15" fmla="*/ 635 h 405"/>
                              <a:gd name="T16" fmla="+- 0 9139 8989"/>
                              <a:gd name="T17" fmla="*/ T16 w 1029"/>
                              <a:gd name="T18" fmla="+- 0 660 600"/>
                              <a:gd name="T19" fmla="*/ 660 h 405"/>
                              <a:gd name="T20" fmla="+- 0 9077 8989"/>
                              <a:gd name="T21" fmla="*/ T20 w 1029"/>
                              <a:gd name="T22" fmla="+- 0 690 600"/>
                              <a:gd name="T23" fmla="*/ 690 h 405"/>
                              <a:gd name="T24" fmla="+- 0 9012 8989"/>
                              <a:gd name="T25" fmla="*/ T24 w 1029"/>
                              <a:gd name="T26" fmla="+- 0 743 600"/>
                              <a:gd name="T27" fmla="*/ 743 h 405"/>
                              <a:gd name="T28" fmla="+- 0 8989 8989"/>
                              <a:gd name="T29" fmla="*/ T28 w 1029"/>
                              <a:gd name="T30" fmla="+- 0 803 600"/>
                              <a:gd name="T31" fmla="*/ 803 h 405"/>
                              <a:gd name="T32" fmla="+- 0 8991 8989"/>
                              <a:gd name="T33" fmla="*/ T32 w 1029"/>
                              <a:gd name="T34" fmla="+- 0 824 600"/>
                              <a:gd name="T35" fmla="*/ 824 h 405"/>
                              <a:gd name="T36" fmla="+- 0 9029 8989"/>
                              <a:gd name="T37" fmla="*/ T36 w 1029"/>
                              <a:gd name="T38" fmla="+- 0 882 600"/>
                              <a:gd name="T39" fmla="*/ 882 h 405"/>
                              <a:gd name="T40" fmla="+- 0 9106 8989"/>
                              <a:gd name="T41" fmla="*/ T40 w 1029"/>
                              <a:gd name="T42" fmla="+- 0 932 600"/>
                              <a:gd name="T43" fmla="*/ 932 h 405"/>
                              <a:gd name="T44" fmla="+- 0 9176 8989"/>
                              <a:gd name="T45" fmla="*/ T44 w 1029"/>
                              <a:gd name="T46" fmla="+- 0 959 600"/>
                              <a:gd name="T47" fmla="*/ 959 h 405"/>
                              <a:gd name="T48" fmla="+- 0 9258 8989"/>
                              <a:gd name="T49" fmla="*/ T48 w 1029"/>
                              <a:gd name="T50" fmla="+- 0 981 600"/>
                              <a:gd name="T51" fmla="*/ 981 h 405"/>
                              <a:gd name="T52" fmla="+- 0 9350 8989"/>
                              <a:gd name="T53" fmla="*/ T52 w 1029"/>
                              <a:gd name="T54" fmla="+- 0 996 600"/>
                              <a:gd name="T55" fmla="*/ 996 h 405"/>
                              <a:gd name="T56" fmla="+- 0 9450 8989"/>
                              <a:gd name="T57" fmla="*/ T56 w 1029"/>
                              <a:gd name="T58" fmla="+- 0 1004 600"/>
                              <a:gd name="T59" fmla="*/ 1004 h 405"/>
                              <a:gd name="T60" fmla="+- 0 9503 8989"/>
                              <a:gd name="T61" fmla="*/ T60 w 1029"/>
                              <a:gd name="T62" fmla="+- 0 1005 600"/>
                              <a:gd name="T63" fmla="*/ 1005 h 405"/>
                              <a:gd name="T64" fmla="+- 0 9556 8989"/>
                              <a:gd name="T65" fmla="*/ T64 w 1029"/>
                              <a:gd name="T66" fmla="+- 0 1004 600"/>
                              <a:gd name="T67" fmla="*/ 1004 h 405"/>
                              <a:gd name="T68" fmla="+- 0 9656 8989"/>
                              <a:gd name="T69" fmla="*/ T68 w 1029"/>
                              <a:gd name="T70" fmla="+- 0 996 600"/>
                              <a:gd name="T71" fmla="*/ 996 h 405"/>
                              <a:gd name="T72" fmla="+- 0 9748 8989"/>
                              <a:gd name="T73" fmla="*/ T72 w 1029"/>
                              <a:gd name="T74" fmla="+- 0 981 600"/>
                              <a:gd name="T75" fmla="*/ 981 h 405"/>
                              <a:gd name="T76" fmla="+- 0 9830 8989"/>
                              <a:gd name="T77" fmla="*/ T76 w 1029"/>
                              <a:gd name="T78" fmla="+- 0 959 600"/>
                              <a:gd name="T79" fmla="*/ 959 h 405"/>
                              <a:gd name="T80" fmla="+- 0 9900 8989"/>
                              <a:gd name="T81" fmla="*/ T80 w 1029"/>
                              <a:gd name="T82" fmla="+- 0 932 600"/>
                              <a:gd name="T83" fmla="*/ 932 h 405"/>
                              <a:gd name="T84" fmla="+- 0 9955 8989"/>
                              <a:gd name="T85" fmla="*/ T84 w 1029"/>
                              <a:gd name="T86" fmla="+- 0 899 600"/>
                              <a:gd name="T87" fmla="*/ 899 h 405"/>
                              <a:gd name="T88" fmla="+- 0 10007 8989"/>
                              <a:gd name="T89" fmla="*/ T88 w 1029"/>
                              <a:gd name="T90" fmla="+- 0 844 600"/>
                              <a:gd name="T91" fmla="*/ 844 h 405"/>
                              <a:gd name="T92" fmla="+- 0 10017 8989"/>
                              <a:gd name="T93" fmla="*/ T92 w 1029"/>
                              <a:gd name="T94" fmla="+- 0 803 600"/>
                              <a:gd name="T95" fmla="*/ 803 h 405"/>
                              <a:gd name="T96" fmla="+- 0 10015 8989"/>
                              <a:gd name="T97" fmla="*/ T96 w 1029"/>
                              <a:gd name="T98" fmla="+- 0 782 600"/>
                              <a:gd name="T99" fmla="*/ 782 h 405"/>
                              <a:gd name="T100" fmla="+- 0 9977 8989"/>
                              <a:gd name="T101" fmla="*/ T100 w 1029"/>
                              <a:gd name="T102" fmla="+- 0 724 600"/>
                              <a:gd name="T103" fmla="*/ 724 h 405"/>
                              <a:gd name="T104" fmla="+- 0 9900 8989"/>
                              <a:gd name="T105" fmla="*/ T104 w 1029"/>
                              <a:gd name="T106" fmla="+- 0 674 600"/>
                              <a:gd name="T107" fmla="*/ 674 h 405"/>
                              <a:gd name="T108" fmla="+- 0 9830 8989"/>
                              <a:gd name="T109" fmla="*/ T108 w 1029"/>
                              <a:gd name="T110" fmla="+- 0 647 600"/>
                              <a:gd name="T111" fmla="*/ 647 h 405"/>
                              <a:gd name="T112" fmla="+- 0 9748 8989"/>
                              <a:gd name="T113" fmla="*/ T112 w 1029"/>
                              <a:gd name="T114" fmla="+- 0 625 600"/>
                              <a:gd name="T115" fmla="*/ 625 h 405"/>
                              <a:gd name="T116" fmla="+- 0 9656 8989"/>
                              <a:gd name="T117" fmla="*/ T116 w 1029"/>
                              <a:gd name="T118" fmla="+- 0 610 600"/>
                              <a:gd name="T119" fmla="*/ 610 h 405"/>
                              <a:gd name="T120" fmla="+- 0 9556 8989"/>
                              <a:gd name="T121" fmla="*/ T120 w 1029"/>
                              <a:gd name="T122" fmla="+- 0 601 600"/>
                              <a:gd name="T123" fmla="*/ 601 h 405"/>
                              <a:gd name="T124" fmla="+- 0 9503 8989"/>
                              <a:gd name="T125" fmla="*/ T124 w 1029"/>
                              <a:gd name="T126" fmla="+- 0 600 600"/>
                              <a:gd name="T127" fmla="*/ 60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5"/>
                                </a:lnTo>
                                <a:lnTo>
                                  <a:pt x="314" y="16"/>
                                </a:lnTo>
                                <a:lnTo>
                                  <a:pt x="227" y="35"/>
                                </a:lnTo>
                                <a:lnTo>
                                  <a:pt x="150" y="60"/>
                                </a:lnTo>
                                <a:lnTo>
                                  <a:pt x="88" y="90"/>
                                </a:lnTo>
                                <a:lnTo>
                                  <a:pt x="23" y="143"/>
                                </a:lnTo>
                                <a:lnTo>
                                  <a:pt x="0" y="203"/>
                                </a:lnTo>
                                <a:lnTo>
                                  <a:pt x="2" y="224"/>
                                </a:lnTo>
                                <a:lnTo>
                                  <a:pt x="40" y="282"/>
                                </a:lnTo>
                                <a:lnTo>
                                  <a:pt x="117" y="332"/>
                                </a:lnTo>
                                <a:lnTo>
                                  <a:pt x="187" y="359"/>
                                </a:lnTo>
                                <a:lnTo>
                                  <a:pt x="269" y="381"/>
                                </a:lnTo>
                                <a:lnTo>
                                  <a:pt x="361" y="396"/>
                                </a:lnTo>
                                <a:lnTo>
                                  <a:pt x="461" y="404"/>
                                </a:lnTo>
                                <a:lnTo>
                                  <a:pt x="514" y="405"/>
                                </a:lnTo>
                                <a:lnTo>
                                  <a:pt x="567" y="404"/>
                                </a:lnTo>
                                <a:lnTo>
                                  <a:pt x="667" y="396"/>
                                </a:lnTo>
                                <a:lnTo>
                                  <a:pt x="759" y="381"/>
                                </a:lnTo>
                                <a:lnTo>
                                  <a:pt x="841" y="359"/>
                                </a:lnTo>
                                <a:lnTo>
                                  <a:pt x="911" y="332"/>
                                </a:lnTo>
                                <a:lnTo>
                                  <a:pt x="966" y="299"/>
                                </a:lnTo>
                                <a:lnTo>
                                  <a:pt x="1018" y="244"/>
                                </a:lnTo>
                                <a:lnTo>
                                  <a:pt x="1028" y="203"/>
                                </a:lnTo>
                                <a:lnTo>
                                  <a:pt x="1026" y="182"/>
                                </a:lnTo>
                                <a:lnTo>
                                  <a:pt x="988" y="124"/>
                                </a:lnTo>
                                <a:lnTo>
                                  <a:pt x="911" y="74"/>
                                </a:lnTo>
                                <a:lnTo>
                                  <a:pt x="841" y="47"/>
                                </a:lnTo>
                                <a:lnTo>
                                  <a:pt x="759" y="25"/>
                                </a:lnTo>
                                <a:lnTo>
                                  <a:pt x="667" y="10"/>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Freeform 254"/>
                        <wps:cNvSpPr>
                          <a:spLocks/>
                        </wps:cNvSpPr>
                        <wps:spPr bwMode="auto">
                          <a:xfrm>
                            <a:off x="8989" y="600"/>
                            <a:ext cx="1029" cy="405"/>
                          </a:xfrm>
                          <a:custGeom>
                            <a:avLst/>
                            <a:gdLst>
                              <a:gd name="T0" fmla="+- 0 8989 8989"/>
                              <a:gd name="T1" fmla="*/ T0 w 1029"/>
                              <a:gd name="T2" fmla="+- 0 803 600"/>
                              <a:gd name="T3" fmla="*/ 803 h 405"/>
                              <a:gd name="T4" fmla="+- 0 9012 8989"/>
                              <a:gd name="T5" fmla="*/ T4 w 1029"/>
                              <a:gd name="T6" fmla="+- 0 743 600"/>
                              <a:gd name="T7" fmla="*/ 743 h 405"/>
                              <a:gd name="T8" fmla="+- 0 9077 8989"/>
                              <a:gd name="T9" fmla="*/ T8 w 1029"/>
                              <a:gd name="T10" fmla="+- 0 690 600"/>
                              <a:gd name="T11" fmla="*/ 690 h 405"/>
                              <a:gd name="T12" fmla="+- 0 9139 8989"/>
                              <a:gd name="T13" fmla="*/ T12 w 1029"/>
                              <a:gd name="T14" fmla="+- 0 660 600"/>
                              <a:gd name="T15" fmla="*/ 660 h 405"/>
                              <a:gd name="T16" fmla="+- 0 9216 8989"/>
                              <a:gd name="T17" fmla="*/ T16 w 1029"/>
                              <a:gd name="T18" fmla="+- 0 635 600"/>
                              <a:gd name="T19" fmla="*/ 635 h 405"/>
                              <a:gd name="T20" fmla="+- 0 9303 8989"/>
                              <a:gd name="T21" fmla="*/ T20 w 1029"/>
                              <a:gd name="T22" fmla="+- 0 616 600"/>
                              <a:gd name="T23" fmla="*/ 616 h 405"/>
                              <a:gd name="T24" fmla="+- 0 9399 8989"/>
                              <a:gd name="T25" fmla="*/ T24 w 1029"/>
                              <a:gd name="T26" fmla="+- 0 605 600"/>
                              <a:gd name="T27" fmla="*/ 605 h 405"/>
                              <a:gd name="T28" fmla="+- 0 9503 8989"/>
                              <a:gd name="T29" fmla="*/ T28 w 1029"/>
                              <a:gd name="T30" fmla="+- 0 600 600"/>
                              <a:gd name="T31" fmla="*/ 600 h 405"/>
                              <a:gd name="T32" fmla="+- 0 9556 8989"/>
                              <a:gd name="T33" fmla="*/ T32 w 1029"/>
                              <a:gd name="T34" fmla="+- 0 601 600"/>
                              <a:gd name="T35" fmla="*/ 601 h 405"/>
                              <a:gd name="T36" fmla="+- 0 9656 8989"/>
                              <a:gd name="T37" fmla="*/ T36 w 1029"/>
                              <a:gd name="T38" fmla="+- 0 610 600"/>
                              <a:gd name="T39" fmla="*/ 610 h 405"/>
                              <a:gd name="T40" fmla="+- 0 9748 8989"/>
                              <a:gd name="T41" fmla="*/ T40 w 1029"/>
                              <a:gd name="T42" fmla="+- 0 625 600"/>
                              <a:gd name="T43" fmla="*/ 625 h 405"/>
                              <a:gd name="T44" fmla="+- 0 9830 8989"/>
                              <a:gd name="T45" fmla="*/ T44 w 1029"/>
                              <a:gd name="T46" fmla="+- 0 647 600"/>
                              <a:gd name="T47" fmla="*/ 647 h 405"/>
                              <a:gd name="T48" fmla="+- 0 9900 8989"/>
                              <a:gd name="T49" fmla="*/ T48 w 1029"/>
                              <a:gd name="T50" fmla="+- 0 674 600"/>
                              <a:gd name="T51" fmla="*/ 674 h 405"/>
                              <a:gd name="T52" fmla="+- 0 9955 8989"/>
                              <a:gd name="T53" fmla="*/ T52 w 1029"/>
                              <a:gd name="T54" fmla="+- 0 706 600"/>
                              <a:gd name="T55" fmla="*/ 706 h 405"/>
                              <a:gd name="T56" fmla="+- 0 10007 8989"/>
                              <a:gd name="T57" fmla="*/ T56 w 1029"/>
                              <a:gd name="T58" fmla="+- 0 762 600"/>
                              <a:gd name="T59" fmla="*/ 762 h 405"/>
                              <a:gd name="T60" fmla="+- 0 10017 8989"/>
                              <a:gd name="T61" fmla="*/ T60 w 1029"/>
                              <a:gd name="T62" fmla="+- 0 803 600"/>
                              <a:gd name="T63" fmla="*/ 803 h 405"/>
                              <a:gd name="T64" fmla="+- 0 10015 8989"/>
                              <a:gd name="T65" fmla="*/ T64 w 1029"/>
                              <a:gd name="T66" fmla="+- 0 824 600"/>
                              <a:gd name="T67" fmla="*/ 824 h 405"/>
                              <a:gd name="T68" fmla="+- 0 9977 8989"/>
                              <a:gd name="T69" fmla="*/ T68 w 1029"/>
                              <a:gd name="T70" fmla="+- 0 882 600"/>
                              <a:gd name="T71" fmla="*/ 882 h 405"/>
                              <a:gd name="T72" fmla="+- 0 9900 8989"/>
                              <a:gd name="T73" fmla="*/ T72 w 1029"/>
                              <a:gd name="T74" fmla="+- 0 932 600"/>
                              <a:gd name="T75" fmla="*/ 932 h 405"/>
                              <a:gd name="T76" fmla="+- 0 9830 8989"/>
                              <a:gd name="T77" fmla="*/ T76 w 1029"/>
                              <a:gd name="T78" fmla="+- 0 959 600"/>
                              <a:gd name="T79" fmla="*/ 959 h 405"/>
                              <a:gd name="T80" fmla="+- 0 9748 8989"/>
                              <a:gd name="T81" fmla="*/ T80 w 1029"/>
                              <a:gd name="T82" fmla="+- 0 981 600"/>
                              <a:gd name="T83" fmla="*/ 981 h 405"/>
                              <a:gd name="T84" fmla="+- 0 9656 8989"/>
                              <a:gd name="T85" fmla="*/ T84 w 1029"/>
                              <a:gd name="T86" fmla="+- 0 996 600"/>
                              <a:gd name="T87" fmla="*/ 996 h 405"/>
                              <a:gd name="T88" fmla="+- 0 9556 8989"/>
                              <a:gd name="T89" fmla="*/ T88 w 1029"/>
                              <a:gd name="T90" fmla="+- 0 1004 600"/>
                              <a:gd name="T91" fmla="*/ 1004 h 405"/>
                              <a:gd name="T92" fmla="+- 0 9503 8989"/>
                              <a:gd name="T93" fmla="*/ T92 w 1029"/>
                              <a:gd name="T94" fmla="+- 0 1005 600"/>
                              <a:gd name="T95" fmla="*/ 1005 h 405"/>
                              <a:gd name="T96" fmla="+- 0 9450 8989"/>
                              <a:gd name="T97" fmla="*/ T96 w 1029"/>
                              <a:gd name="T98" fmla="+- 0 1004 600"/>
                              <a:gd name="T99" fmla="*/ 1004 h 405"/>
                              <a:gd name="T100" fmla="+- 0 9350 8989"/>
                              <a:gd name="T101" fmla="*/ T100 w 1029"/>
                              <a:gd name="T102" fmla="+- 0 996 600"/>
                              <a:gd name="T103" fmla="*/ 996 h 405"/>
                              <a:gd name="T104" fmla="+- 0 9258 8989"/>
                              <a:gd name="T105" fmla="*/ T104 w 1029"/>
                              <a:gd name="T106" fmla="+- 0 981 600"/>
                              <a:gd name="T107" fmla="*/ 981 h 405"/>
                              <a:gd name="T108" fmla="+- 0 9176 8989"/>
                              <a:gd name="T109" fmla="*/ T108 w 1029"/>
                              <a:gd name="T110" fmla="+- 0 959 600"/>
                              <a:gd name="T111" fmla="*/ 959 h 405"/>
                              <a:gd name="T112" fmla="+- 0 9106 8989"/>
                              <a:gd name="T113" fmla="*/ T112 w 1029"/>
                              <a:gd name="T114" fmla="+- 0 932 600"/>
                              <a:gd name="T115" fmla="*/ 932 h 405"/>
                              <a:gd name="T116" fmla="+- 0 9051 8989"/>
                              <a:gd name="T117" fmla="*/ T116 w 1029"/>
                              <a:gd name="T118" fmla="+- 0 899 600"/>
                              <a:gd name="T119" fmla="*/ 899 h 405"/>
                              <a:gd name="T120" fmla="+- 0 8999 8989"/>
                              <a:gd name="T121" fmla="*/ T120 w 1029"/>
                              <a:gd name="T122" fmla="+- 0 844 600"/>
                              <a:gd name="T123" fmla="*/ 844 h 405"/>
                              <a:gd name="T124" fmla="+- 0 8989 8989"/>
                              <a:gd name="T125" fmla="*/ T124 w 1029"/>
                              <a:gd name="T126" fmla="+- 0 803 600"/>
                              <a:gd name="T127" fmla="*/ 803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8" y="90"/>
                                </a:lnTo>
                                <a:lnTo>
                                  <a:pt x="150" y="60"/>
                                </a:lnTo>
                                <a:lnTo>
                                  <a:pt x="227" y="35"/>
                                </a:lnTo>
                                <a:lnTo>
                                  <a:pt x="314" y="16"/>
                                </a:lnTo>
                                <a:lnTo>
                                  <a:pt x="410" y="5"/>
                                </a:lnTo>
                                <a:lnTo>
                                  <a:pt x="514" y="0"/>
                                </a:lnTo>
                                <a:lnTo>
                                  <a:pt x="567" y="1"/>
                                </a:lnTo>
                                <a:lnTo>
                                  <a:pt x="667" y="10"/>
                                </a:lnTo>
                                <a:lnTo>
                                  <a:pt x="759" y="25"/>
                                </a:lnTo>
                                <a:lnTo>
                                  <a:pt x="841" y="47"/>
                                </a:lnTo>
                                <a:lnTo>
                                  <a:pt x="911" y="74"/>
                                </a:lnTo>
                                <a:lnTo>
                                  <a:pt x="966" y="106"/>
                                </a:lnTo>
                                <a:lnTo>
                                  <a:pt x="1018" y="162"/>
                                </a:lnTo>
                                <a:lnTo>
                                  <a:pt x="1028" y="203"/>
                                </a:lnTo>
                                <a:lnTo>
                                  <a:pt x="1026" y="224"/>
                                </a:lnTo>
                                <a:lnTo>
                                  <a:pt x="988" y="282"/>
                                </a:lnTo>
                                <a:lnTo>
                                  <a:pt x="911" y="332"/>
                                </a:lnTo>
                                <a:lnTo>
                                  <a:pt x="841" y="359"/>
                                </a:lnTo>
                                <a:lnTo>
                                  <a:pt x="759" y="381"/>
                                </a:lnTo>
                                <a:lnTo>
                                  <a:pt x="667" y="396"/>
                                </a:lnTo>
                                <a:lnTo>
                                  <a:pt x="567" y="404"/>
                                </a:lnTo>
                                <a:lnTo>
                                  <a:pt x="514" y="405"/>
                                </a:lnTo>
                                <a:lnTo>
                                  <a:pt x="461" y="404"/>
                                </a:lnTo>
                                <a:lnTo>
                                  <a:pt x="361" y="396"/>
                                </a:lnTo>
                                <a:lnTo>
                                  <a:pt x="269" y="381"/>
                                </a:lnTo>
                                <a:lnTo>
                                  <a:pt x="187" y="359"/>
                                </a:lnTo>
                                <a:lnTo>
                                  <a:pt x="117" y="332"/>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Freeform 253"/>
                        <wps:cNvSpPr>
                          <a:spLocks/>
                        </wps:cNvSpPr>
                        <wps:spPr bwMode="auto">
                          <a:xfrm>
                            <a:off x="10071" y="600"/>
                            <a:ext cx="1029" cy="405"/>
                          </a:xfrm>
                          <a:custGeom>
                            <a:avLst/>
                            <a:gdLst>
                              <a:gd name="T0" fmla="+- 0 10585 10071"/>
                              <a:gd name="T1" fmla="*/ T0 w 1029"/>
                              <a:gd name="T2" fmla="+- 0 600 600"/>
                              <a:gd name="T3" fmla="*/ 600 h 405"/>
                              <a:gd name="T4" fmla="+- 0 10481 10071"/>
                              <a:gd name="T5" fmla="*/ T4 w 1029"/>
                              <a:gd name="T6" fmla="+- 0 605 600"/>
                              <a:gd name="T7" fmla="*/ 605 h 405"/>
                              <a:gd name="T8" fmla="+- 0 10385 10071"/>
                              <a:gd name="T9" fmla="*/ T8 w 1029"/>
                              <a:gd name="T10" fmla="+- 0 616 600"/>
                              <a:gd name="T11" fmla="*/ 616 h 405"/>
                              <a:gd name="T12" fmla="+- 0 10297 10071"/>
                              <a:gd name="T13" fmla="*/ T12 w 1029"/>
                              <a:gd name="T14" fmla="+- 0 635 600"/>
                              <a:gd name="T15" fmla="*/ 635 h 405"/>
                              <a:gd name="T16" fmla="+- 0 10221 10071"/>
                              <a:gd name="T17" fmla="*/ T16 w 1029"/>
                              <a:gd name="T18" fmla="+- 0 660 600"/>
                              <a:gd name="T19" fmla="*/ 660 h 405"/>
                              <a:gd name="T20" fmla="+- 0 10158 10071"/>
                              <a:gd name="T21" fmla="*/ T20 w 1029"/>
                              <a:gd name="T22" fmla="+- 0 690 600"/>
                              <a:gd name="T23" fmla="*/ 690 h 405"/>
                              <a:gd name="T24" fmla="+- 0 10094 10071"/>
                              <a:gd name="T25" fmla="*/ T24 w 1029"/>
                              <a:gd name="T26" fmla="+- 0 743 600"/>
                              <a:gd name="T27" fmla="*/ 743 h 405"/>
                              <a:gd name="T28" fmla="+- 0 10071 10071"/>
                              <a:gd name="T29" fmla="*/ T28 w 1029"/>
                              <a:gd name="T30" fmla="+- 0 803 600"/>
                              <a:gd name="T31" fmla="*/ 803 h 405"/>
                              <a:gd name="T32" fmla="+- 0 10073 10071"/>
                              <a:gd name="T33" fmla="*/ T32 w 1029"/>
                              <a:gd name="T34" fmla="+- 0 824 600"/>
                              <a:gd name="T35" fmla="*/ 824 h 405"/>
                              <a:gd name="T36" fmla="+- 0 10111 10071"/>
                              <a:gd name="T37" fmla="*/ T36 w 1029"/>
                              <a:gd name="T38" fmla="+- 0 882 600"/>
                              <a:gd name="T39" fmla="*/ 882 h 405"/>
                              <a:gd name="T40" fmla="+- 0 10188 10071"/>
                              <a:gd name="T41" fmla="*/ T40 w 1029"/>
                              <a:gd name="T42" fmla="+- 0 932 600"/>
                              <a:gd name="T43" fmla="*/ 932 h 405"/>
                              <a:gd name="T44" fmla="+- 0 10258 10071"/>
                              <a:gd name="T45" fmla="*/ T44 w 1029"/>
                              <a:gd name="T46" fmla="+- 0 959 600"/>
                              <a:gd name="T47" fmla="*/ 959 h 405"/>
                              <a:gd name="T48" fmla="+- 0 10340 10071"/>
                              <a:gd name="T49" fmla="*/ T48 w 1029"/>
                              <a:gd name="T50" fmla="+- 0 981 600"/>
                              <a:gd name="T51" fmla="*/ 981 h 405"/>
                              <a:gd name="T52" fmla="+- 0 10432 10071"/>
                              <a:gd name="T53" fmla="*/ T52 w 1029"/>
                              <a:gd name="T54" fmla="+- 0 996 600"/>
                              <a:gd name="T55" fmla="*/ 996 h 405"/>
                              <a:gd name="T56" fmla="+- 0 10532 10071"/>
                              <a:gd name="T57" fmla="*/ T56 w 1029"/>
                              <a:gd name="T58" fmla="+- 0 1004 600"/>
                              <a:gd name="T59" fmla="*/ 1004 h 405"/>
                              <a:gd name="T60" fmla="+- 0 10585 10071"/>
                              <a:gd name="T61" fmla="*/ T60 w 1029"/>
                              <a:gd name="T62" fmla="+- 0 1005 600"/>
                              <a:gd name="T63" fmla="*/ 1005 h 405"/>
                              <a:gd name="T64" fmla="+- 0 10637 10071"/>
                              <a:gd name="T65" fmla="*/ T64 w 1029"/>
                              <a:gd name="T66" fmla="+- 0 1004 600"/>
                              <a:gd name="T67" fmla="*/ 1004 h 405"/>
                              <a:gd name="T68" fmla="+- 0 10738 10071"/>
                              <a:gd name="T69" fmla="*/ T68 w 1029"/>
                              <a:gd name="T70" fmla="+- 0 996 600"/>
                              <a:gd name="T71" fmla="*/ 996 h 405"/>
                              <a:gd name="T72" fmla="+- 0 10830 10071"/>
                              <a:gd name="T73" fmla="*/ T72 w 1029"/>
                              <a:gd name="T74" fmla="+- 0 981 600"/>
                              <a:gd name="T75" fmla="*/ 981 h 405"/>
                              <a:gd name="T76" fmla="+- 0 10912 10071"/>
                              <a:gd name="T77" fmla="*/ T76 w 1029"/>
                              <a:gd name="T78" fmla="+- 0 959 600"/>
                              <a:gd name="T79" fmla="*/ 959 h 405"/>
                              <a:gd name="T80" fmla="+- 0 10982 10071"/>
                              <a:gd name="T81" fmla="*/ T80 w 1029"/>
                              <a:gd name="T82" fmla="+- 0 932 600"/>
                              <a:gd name="T83" fmla="*/ 932 h 405"/>
                              <a:gd name="T84" fmla="+- 0 11037 10071"/>
                              <a:gd name="T85" fmla="*/ T84 w 1029"/>
                              <a:gd name="T86" fmla="+- 0 899 600"/>
                              <a:gd name="T87" fmla="*/ 899 h 405"/>
                              <a:gd name="T88" fmla="+- 0 11089 10071"/>
                              <a:gd name="T89" fmla="*/ T88 w 1029"/>
                              <a:gd name="T90" fmla="+- 0 844 600"/>
                              <a:gd name="T91" fmla="*/ 844 h 405"/>
                              <a:gd name="T92" fmla="+- 0 11099 10071"/>
                              <a:gd name="T93" fmla="*/ T92 w 1029"/>
                              <a:gd name="T94" fmla="+- 0 803 600"/>
                              <a:gd name="T95" fmla="*/ 803 h 405"/>
                              <a:gd name="T96" fmla="+- 0 11096 10071"/>
                              <a:gd name="T97" fmla="*/ T96 w 1029"/>
                              <a:gd name="T98" fmla="+- 0 782 600"/>
                              <a:gd name="T99" fmla="*/ 782 h 405"/>
                              <a:gd name="T100" fmla="+- 0 11059 10071"/>
                              <a:gd name="T101" fmla="*/ T100 w 1029"/>
                              <a:gd name="T102" fmla="+- 0 724 600"/>
                              <a:gd name="T103" fmla="*/ 724 h 405"/>
                              <a:gd name="T104" fmla="+- 0 10982 10071"/>
                              <a:gd name="T105" fmla="*/ T104 w 1029"/>
                              <a:gd name="T106" fmla="+- 0 674 600"/>
                              <a:gd name="T107" fmla="*/ 674 h 405"/>
                              <a:gd name="T108" fmla="+- 0 10912 10071"/>
                              <a:gd name="T109" fmla="*/ T108 w 1029"/>
                              <a:gd name="T110" fmla="+- 0 647 600"/>
                              <a:gd name="T111" fmla="*/ 647 h 405"/>
                              <a:gd name="T112" fmla="+- 0 10830 10071"/>
                              <a:gd name="T113" fmla="*/ T112 w 1029"/>
                              <a:gd name="T114" fmla="+- 0 625 600"/>
                              <a:gd name="T115" fmla="*/ 625 h 405"/>
                              <a:gd name="T116" fmla="+- 0 10738 10071"/>
                              <a:gd name="T117" fmla="*/ T116 w 1029"/>
                              <a:gd name="T118" fmla="+- 0 610 600"/>
                              <a:gd name="T119" fmla="*/ 610 h 405"/>
                              <a:gd name="T120" fmla="+- 0 10637 10071"/>
                              <a:gd name="T121" fmla="*/ T120 w 1029"/>
                              <a:gd name="T122" fmla="+- 0 601 600"/>
                              <a:gd name="T123" fmla="*/ 601 h 405"/>
                              <a:gd name="T124" fmla="+- 0 10585 10071"/>
                              <a:gd name="T125" fmla="*/ T124 w 1029"/>
                              <a:gd name="T126" fmla="+- 0 600 600"/>
                              <a:gd name="T127" fmla="*/ 600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5"/>
                                </a:lnTo>
                                <a:lnTo>
                                  <a:pt x="314" y="16"/>
                                </a:lnTo>
                                <a:lnTo>
                                  <a:pt x="226" y="35"/>
                                </a:lnTo>
                                <a:lnTo>
                                  <a:pt x="150" y="60"/>
                                </a:lnTo>
                                <a:lnTo>
                                  <a:pt x="87" y="90"/>
                                </a:lnTo>
                                <a:lnTo>
                                  <a:pt x="23" y="143"/>
                                </a:lnTo>
                                <a:lnTo>
                                  <a:pt x="0" y="203"/>
                                </a:lnTo>
                                <a:lnTo>
                                  <a:pt x="2" y="224"/>
                                </a:lnTo>
                                <a:lnTo>
                                  <a:pt x="40" y="282"/>
                                </a:lnTo>
                                <a:lnTo>
                                  <a:pt x="117" y="332"/>
                                </a:lnTo>
                                <a:lnTo>
                                  <a:pt x="187" y="359"/>
                                </a:lnTo>
                                <a:lnTo>
                                  <a:pt x="269" y="381"/>
                                </a:lnTo>
                                <a:lnTo>
                                  <a:pt x="361" y="396"/>
                                </a:lnTo>
                                <a:lnTo>
                                  <a:pt x="461" y="404"/>
                                </a:lnTo>
                                <a:lnTo>
                                  <a:pt x="514" y="405"/>
                                </a:lnTo>
                                <a:lnTo>
                                  <a:pt x="566" y="404"/>
                                </a:lnTo>
                                <a:lnTo>
                                  <a:pt x="667" y="396"/>
                                </a:lnTo>
                                <a:lnTo>
                                  <a:pt x="759" y="381"/>
                                </a:lnTo>
                                <a:lnTo>
                                  <a:pt x="841" y="359"/>
                                </a:lnTo>
                                <a:lnTo>
                                  <a:pt x="911" y="332"/>
                                </a:lnTo>
                                <a:lnTo>
                                  <a:pt x="966" y="299"/>
                                </a:lnTo>
                                <a:lnTo>
                                  <a:pt x="1018" y="244"/>
                                </a:lnTo>
                                <a:lnTo>
                                  <a:pt x="1028" y="203"/>
                                </a:lnTo>
                                <a:lnTo>
                                  <a:pt x="1025" y="182"/>
                                </a:lnTo>
                                <a:lnTo>
                                  <a:pt x="988" y="124"/>
                                </a:lnTo>
                                <a:lnTo>
                                  <a:pt x="911" y="74"/>
                                </a:lnTo>
                                <a:lnTo>
                                  <a:pt x="841" y="47"/>
                                </a:lnTo>
                                <a:lnTo>
                                  <a:pt x="759" y="25"/>
                                </a:lnTo>
                                <a:lnTo>
                                  <a:pt x="667" y="10"/>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 name="Freeform 252"/>
                        <wps:cNvSpPr>
                          <a:spLocks/>
                        </wps:cNvSpPr>
                        <wps:spPr bwMode="auto">
                          <a:xfrm>
                            <a:off x="10071" y="600"/>
                            <a:ext cx="1029" cy="405"/>
                          </a:xfrm>
                          <a:custGeom>
                            <a:avLst/>
                            <a:gdLst>
                              <a:gd name="T0" fmla="+- 0 10071 10071"/>
                              <a:gd name="T1" fmla="*/ T0 w 1029"/>
                              <a:gd name="T2" fmla="+- 0 803 600"/>
                              <a:gd name="T3" fmla="*/ 803 h 405"/>
                              <a:gd name="T4" fmla="+- 0 10094 10071"/>
                              <a:gd name="T5" fmla="*/ T4 w 1029"/>
                              <a:gd name="T6" fmla="+- 0 743 600"/>
                              <a:gd name="T7" fmla="*/ 743 h 405"/>
                              <a:gd name="T8" fmla="+- 0 10158 10071"/>
                              <a:gd name="T9" fmla="*/ T8 w 1029"/>
                              <a:gd name="T10" fmla="+- 0 690 600"/>
                              <a:gd name="T11" fmla="*/ 690 h 405"/>
                              <a:gd name="T12" fmla="+- 0 10221 10071"/>
                              <a:gd name="T13" fmla="*/ T12 w 1029"/>
                              <a:gd name="T14" fmla="+- 0 660 600"/>
                              <a:gd name="T15" fmla="*/ 660 h 405"/>
                              <a:gd name="T16" fmla="+- 0 10297 10071"/>
                              <a:gd name="T17" fmla="*/ T16 w 1029"/>
                              <a:gd name="T18" fmla="+- 0 635 600"/>
                              <a:gd name="T19" fmla="*/ 635 h 405"/>
                              <a:gd name="T20" fmla="+- 0 10385 10071"/>
                              <a:gd name="T21" fmla="*/ T20 w 1029"/>
                              <a:gd name="T22" fmla="+- 0 616 600"/>
                              <a:gd name="T23" fmla="*/ 616 h 405"/>
                              <a:gd name="T24" fmla="+- 0 10481 10071"/>
                              <a:gd name="T25" fmla="*/ T24 w 1029"/>
                              <a:gd name="T26" fmla="+- 0 605 600"/>
                              <a:gd name="T27" fmla="*/ 605 h 405"/>
                              <a:gd name="T28" fmla="+- 0 10585 10071"/>
                              <a:gd name="T29" fmla="*/ T28 w 1029"/>
                              <a:gd name="T30" fmla="+- 0 600 600"/>
                              <a:gd name="T31" fmla="*/ 600 h 405"/>
                              <a:gd name="T32" fmla="+- 0 10637 10071"/>
                              <a:gd name="T33" fmla="*/ T32 w 1029"/>
                              <a:gd name="T34" fmla="+- 0 601 600"/>
                              <a:gd name="T35" fmla="*/ 601 h 405"/>
                              <a:gd name="T36" fmla="+- 0 10738 10071"/>
                              <a:gd name="T37" fmla="*/ T36 w 1029"/>
                              <a:gd name="T38" fmla="+- 0 610 600"/>
                              <a:gd name="T39" fmla="*/ 610 h 405"/>
                              <a:gd name="T40" fmla="+- 0 10830 10071"/>
                              <a:gd name="T41" fmla="*/ T40 w 1029"/>
                              <a:gd name="T42" fmla="+- 0 625 600"/>
                              <a:gd name="T43" fmla="*/ 625 h 405"/>
                              <a:gd name="T44" fmla="+- 0 10912 10071"/>
                              <a:gd name="T45" fmla="*/ T44 w 1029"/>
                              <a:gd name="T46" fmla="+- 0 647 600"/>
                              <a:gd name="T47" fmla="*/ 647 h 405"/>
                              <a:gd name="T48" fmla="+- 0 10982 10071"/>
                              <a:gd name="T49" fmla="*/ T48 w 1029"/>
                              <a:gd name="T50" fmla="+- 0 674 600"/>
                              <a:gd name="T51" fmla="*/ 674 h 405"/>
                              <a:gd name="T52" fmla="+- 0 11037 10071"/>
                              <a:gd name="T53" fmla="*/ T52 w 1029"/>
                              <a:gd name="T54" fmla="+- 0 706 600"/>
                              <a:gd name="T55" fmla="*/ 706 h 405"/>
                              <a:gd name="T56" fmla="+- 0 11089 10071"/>
                              <a:gd name="T57" fmla="*/ T56 w 1029"/>
                              <a:gd name="T58" fmla="+- 0 762 600"/>
                              <a:gd name="T59" fmla="*/ 762 h 405"/>
                              <a:gd name="T60" fmla="+- 0 11099 10071"/>
                              <a:gd name="T61" fmla="*/ T60 w 1029"/>
                              <a:gd name="T62" fmla="+- 0 803 600"/>
                              <a:gd name="T63" fmla="*/ 803 h 405"/>
                              <a:gd name="T64" fmla="+- 0 11096 10071"/>
                              <a:gd name="T65" fmla="*/ T64 w 1029"/>
                              <a:gd name="T66" fmla="+- 0 824 600"/>
                              <a:gd name="T67" fmla="*/ 824 h 405"/>
                              <a:gd name="T68" fmla="+- 0 11059 10071"/>
                              <a:gd name="T69" fmla="*/ T68 w 1029"/>
                              <a:gd name="T70" fmla="+- 0 882 600"/>
                              <a:gd name="T71" fmla="*/ 882 h 405"/>
                              <a:gd name="T72" fmla="+- 0 10982 10071"/>
                              <a:gd name="T73" fmla="*/ T72 w 1029"/>
                              <a:gd name="T74" fmla="+- 0 932 600"/>
                              <a:gd name="T75" fmla="*/ 932 h 405"/>
                              <a:gd name="T76" fmla="+- 0 10912 10071"/>
                              <a:gd name="T77" fmla="*/ T76 w 1029"/>
                              <a:gd name="T78" fmla="+- 0 959 600"/>
                              <a:gd name="T79" fmla="*/ 959 h 405"/>
                              <a:gd name="T80" fmla="+- 0 10830 10071"/>
                              <a:gd name="T81" fmla="*/ T80 w 1029"/>
                              <a:gd name="T82" fmla="+- 0 981 600"/>
                              <a:gd name="T83" fmla="*/ 981 h 405"/>
                              <a:gd name="T84" fmla="+- 0 10738 10071"/>
                              <a:gd name="T85" fmla="*/ T84 w 1029"/>
                              <a:gd name="T86" fmla="+- 0 996 600"/>
                              <a:gd name="T87" fmla="*/ 996 h 405"/>
                              <a:gd name="T88" fmla="+- 0 10637 10071"/>
                              <a:gd name="T89" fmla="*/ T88 w 1029"/>
                              <a:gd name="T90" fmla="+- 0 1004 600"/>
                              <a:gd name="T91" fmla="*/ 1004 h 405"/>
                              <a:gd name="T92" fmla="+- 0 10585 10071"/>
                              <a:gd name="T93" fmla="*/ T92 w 1029"/>
                              <a:gd name="T94" fmla="+- 0 1005 600"/>
                              <a:gd name="T95" fmla="*/ 1005 h 405"/>
                              <a:gd name="T96" fmla="+- 0 10532 10071"/>
                              <a:gd name="T97" fmla="*/ T96 w 1029"/>
                              <a:gd name="T98" fmla="+- 0 1004 600"/>
                              <a:gd name="T99" fmla="*/ 1004 h 405"/>
                              <a:gd name="T100" fmla="+- 0 10432 10071"/>
                              <a:gd name="T101" fmla="*/ T100 w 1029"/>
                              <a:gd name="T102" fmla="+- 0 996 600"/>
                              <a:gd name="T103" fmla="*/ 996 h 405"/>
                              <a:gd name="T104" fmla="+- 0 10340 10071"/>
                              <a:gd name="T105" fmla="*/ T104 w 1029"/>
                              <a:gd name="T106" fmla="+- 0 981 600"/>
                              <a:gd name="T107" fmla="*/ 981 h 405"/>
                              <a:gd name="T108" fmla="+- 0 10258 10071"/>
                              <a:gd name="T109" fmla="*/ T108 w 1029"/>
                              <a:gd name="T110" fmla="+- 0 959 600"/>
                              <a:gd name="T111" fmla="*/ 959 h 405"/>
                              <a:gd name="T112" fmla="+- 0 10188 10071"/>
                              <a:gd name="T113" fmla="*/ T112 w 1029"/>
                              <a:gd name="T114" fmla="+- 0 932 600"/>
                              <a:gd name="T115" fmla="*/ 932 h 405"/>
                              <a:gd name="T116" fmla="+- 0 10133 10071"/>
                              <a:gd name="T117" fmla="*/ T116 w 1029"/>
                              <a:gd name="T118" fmla="+- 0 899 600"/>
                              <a:gd name="T119" fmla="*/ 899 h 405"/>
                              <a:gd name="T120" fmla="+- 0 10081 10071"/>
                              <a:gd name="T121" fmla="*/ T120 w 1029"/>
                              <a:gd name="T122" fmla="+- 0 844 600"/>
                              <a:gd name="T123" fmla="*/ 844 h 405"/>
                              <a:gd name="T124" fmla="+- 0 10071 10071"/>
                              <a:gd name="T125" fmla="*/ T124 w 1029"/>
                              <a:gd name="T126" fmla="+- 0 803 600"/>
                              <a:gd name="T127" fmla="*/ 803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3"/>
                                </a:moveTo>
                                <a:lnTo>
                                  <a:pt x="23" y="143"/>
                                </a:lnTo>
                                <a:lnTo>
                                  <a:pt x="87" y="90"/>
                                </a:lnTo>
                                <a:lnTo>
                                  <a:pt x="150" y="60"/>
                                </a:lnTo>
                                <a:lnTo>
                                  <a:pt x="226" y="35"/>
                                </a:lnTo>
                                <a:lnTo>
                                  <a:pt x="314" y="16"/>
                                </a:lnTo>
                                <a:lnTo>
                                  <a:pt x="410" y="5"/>
                                </a:lnTo>
                                <a:lnTo>
                                  <a:pt x="514" y="0"/>
                                </a:lnTo>
                                <a:lnTo>
                                  <a:pt x="566" y="1"/>
                                </a:lnTo>
                                <a:lnTo>
                                  <a:pt x="667" y="10"/>
                                </a:lnTo>
                                <a:lnTo>
                                  <a:pt x="759" y="25"/>
                                </a:lnTo>
                                <a:lnTo>
                                  <a:pt x="841" y="47"/>
                                </a:lnTo>
                                <a:lnTo>
                                  <a:pt x="911" y="74"/>
                                </a:lnTo>
                                <a:lnTo>
                                  <a:pt x="966" y="106"/>
                                </a:lnTo>
                                <a:lnTo>
                                  <a:pt x="1018" y="162"/>
                                </a:lnTo>
                                <a:lnTo>
                                  <a:pt x="1028" y="203"/>
                                </a:lnTo>
                                <a:lnTo>
                                  <a:pt x="1025" y="224"/>
                                </a:lnTo>
                                <a:lnTo>
                                  <a:pt x="988" y="282"/>
                                </a:lnTo>
                                <a:lnTo>
                                  <a:pt x="911" y="332"/>
                                </a:lnTo>
                                <a:lnTo>
                                  <a:pt x="841" y="359"/>
                                </a:lnTo>
                                <a:lnTo>
                                  <a:pt x="759" y="381"/>
                                </a:lnTo>
                                <a:lnTo>
                                  <a:pt x="667" y="396"/>
                                </a:lnTo>
                                <a:lnTo>
                                  <a:pt x="566" y="404"/>
                                </a:lnTo>
                                <a:lnTo>
                                  <a:pt x="514" y="405"/>
                                </a:lnTo>
                                <a:lnTo>
                                  <a:pt x="461" y="404"/>
                                </a:lnTo>
                                <a:lnTo>
                                  <a:pt x="361" y="396"/>
                                </a:lnTo>
                                <a:lnTo>
                                  <a:pt x="269" y="381"/>
                                </a:lnTo>
                                <a:lnTo>
                                  <a:pt x="187" y="359"/>
                                </a:lnTo>
                                <a:lnTo>
                                  <a:pt x="117" y="332"/>
                                </a:lnTo>
                                <a:lnTo>
                                  <a:pt x="62" y="299"/>
                                </a:lnTo>
                                <a:lnTo>
                                  <a:pt x="10" y="244"/>
                                </a:lnTo>
                                <a:lnTo>
                                  <a:pt x="0" y="203"/>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Freeform 251"/>
                        <wps:cNvSpPr>
                          <a:spLocks/>
                        </wps:cNvSpPr>
                        <wps:spPr bwMode="auto">
                          <a:xfrm>
                            <a:off x="9530" y="25"/>
                            <a:ext cx="1029" cy="405"/>
                          </a:xfrm>
                          <a:custGeom>
                            <a:avLst/>
                            <a:gdLst>
                              <a:gd name="T0" fmla="+- 0 10044 9530"/>
                              <a:gd name="T1" fmla="*/ T0 w 1029"/>
                              <a:gd name="T2" fmla="+- 0 25 25"/>
                              <a:gd name="T3" fmla="*/ 25 h 405"/>
                              <a:gd name="T4" fmla="+- 0 9940 9530"/>
                              <a:gd name="T5" fmla="*/ T4 w 1029"/>
                              <a:gd name="T6" fmla="+- 0 29 25"/>
                              <a:gd name="T7" fmla="*/ 29 h 405"/>
                              <a:gd name="T8" fmla="+- 0 9844 9530"/>
                              <a:gd name="T9" fmla="*/ T8 w 1029"/>
                              <a:gd name="T10" fmla="+- 0 41 25"/>
                              <a:gd name="T11" fmla="*/ 41 h 405"/>
                              <a:gd name="T12" fmla="+- 0 9756 9530"/>
                              <a:gd name="T13" fmla="*/ T12 w 1029"/>
                              <a:gd name="T14" fmla="+- 0 59 25"/>
                              <a:gd name="T15" fmla="*/ 59 h 405"/>
                              <a:gd name="T16" fmla="+- 0 9680 9530"/>
                              <a:gd name="T17" fmla="*/ T16 w 1029"/>
                              <a:gd name="T18" fmla="+- 0 84 25"/>
                              <a:gd name="T19" fmla="*/ 84 h 405"/>
                              <a:gd name="T20" fmla="+- 0 9617 9530"/>
                              <a:gd name="T21" fmla="*/ T20 w 1029"/>
                              <a:gd name="T22" fmla="+- 0 114 25"/>
                              <a:gd name="T23" fmla="*/ 114 h 405"/>
                              <a:gd name="T24" fmla="+- 0 9553 9530"/>
                              <a:gd name="T25" fmla="*/ T24 w 1029"/>
                              <a:gd name="T26" fmla="+- 0 167 25"/>
                              <a:gd name="T27" fmla="*/ 167 h 405"/>
                              <a:gd name="T28" fmla="+- 0 9530 9530"/>
                              <a:gd name="T29" fmla="*/ T28 w 1029"/>
                              <a:gd name="T30" fmla="+- 0 227 25"/>
                              <a:gd name="T31" fmla="*/ 227 h 405"/>
                              <a:gd name="T32" fmla="+- 0 9532 9530"/>
                              <a:gd name="T33" fmla="*/ T32 w 1029"/>
                              <a:gd name="T34" fmla="+- 0 248 25"/>
                              <a:gd name="T35" fmla="*/ 248 h 405"/>
                              <a:gd name="T36" fmla="+- 0 9570 9530"/>
                              <a:gd name="T37" fmla="*/ T36 w 1029"/>
                              <a:gd name="T38" fmla="+- 0 306 25"/>
                              <a:gd name="T39" fmla="*/ 306 h 405"/>
                              <a:gd name="T40" fmla="+- 0 9647 9530"/>
                              <a:gd name="T41" fmla="*/ T40 w 1029"/>
                              <a:gd name="T42" fmla="+- 0 356 25"/>
                              <a:gd name="T43" fmla="*/ 356 h 405"/>
                              <a:gd name="T44" fmla="+- 0 9717 9530"/>
                              <a:gd name="T45" fmla="*/ T44 w 1029"/>
                              <a:gd name="T46" fmla="+- 0 383 25"/>
                              <a:gd name="T47" fmla="*/ 383 h 405"/>
                              <a:gd name="T48" fmla="+- 0 9799 9530"/>
                              <a:gd name="T49" fmla="*/ T48 w 1029"/>
                              <a:gd name="T50" fmla="+- 0 405 25"/>
                              <a:gd name="T51" fmla="*/ 405 h 405"/>
                              <a:gd name="T52" fmla="+- 0 9891 9530"/>
                              <a:gd name="T53" fmla="*/ T52 w 1029"/>
                              <a:gd name="T54" fmla="+- 0 421 25"/>
                              <a:gd name="T55" fmla="*/ 421 h 405"/>
                              <a:gd name="T56" fmla="+- 0 9991 9530"/>
                              <a:gd name="T57" fmla="*/ T56 w 1029"/>
                              <a:gd name="T58" fmla="+- 0 429 25"/>
                              <a:gd name="T59" fmla="*/ 429 h 405"/>
                              <a:gd name="T60" fmla="+- 0 10044 9530"/>
                              <a:gd name="T61" fmla="*/ T60 w 1029"/>
                              <a:gd name="T62" fmla="+- 0 430 25"/>
                              <a:gd name="T63" fmla="*/ 430 h 405"/>
                              <a:gd name="T64" fmla="+- 0 10096 9530"/>
                              <a:gd name="T65" fmla="*/ T64 w 1029"/>
                              <a:gd name="T66" fmla="+- 0 429 25"/>
                              <a:gd name="T67" fmla="*/ 429 h 405"/>
                              <a:gd name="T68" fmla="+- 0 10197 9530"/>
                              <a:gd name="T69" fmla="*/ T68 w 1029"/>
                              <a:gd name="T70" fmla="+- 0 421 25"/>
                              <a:gd name="T71" fmla="*/ 421 h 405"/>
                              <a:gd name="T72" fmla="+- 0 10289 9530"/>
                              <a:gd name="T73" fmla="*/ T72 w 1029"/>
                              <a:gd name="T74" fmla="+- 0 405 25"/>
                              <a:gd name="T75" fmla="*/ 405 h 405"/>
                              <a:gd name="T76" fmla="+- 0 10371 9530"/>
                              <a:gd name="T77" fmla="*/ T76 w 1029"/>
                              <a:gd name="T78" fmla="+- 0 383 25"/>
                              <a:gd name="T79" fmla="*/ 383 h 405"/>
                              <a:gd name="T80" fmla="+- 0 10441 9530"/>
                              <a:gd name="T81" fmla="*/ T80 w 1029"/>
                              <a:gd name="T82" fmla="+- 0 356 25"/>
                              <a:gd name="T83" fmla="*/ 356 h 405"/>
                              <a:gd name="T84" fmla="+- 0 10496 9530"/>
                              <a:gd name="T85" fmla="*/ T84 w 1029"/>
                              <a:gd name="T86" fmla="+- 0 324 25"/>
                              <a:gd name="T87" fmla="*/ 324 h 405"/>
                              <a:gd name="T88" fmla="+- 0 10548 9530"/>
                              <a:gd name="T89" fmla="*/ T88 w 1029"/>
                              <a:gd name="T90" fmla="+- 0 268 25"/>
                              <a:gd name="T91" fmla="*/ 268 h 405"/>
                              <a:gd name="T92" fmla="+- 0 10558 9530"/>
                              <a:gd name="T93" fmla="*/ T92 w 1029"/>
                              <a:gd name="T94" fmla="+- 0 227 25"/>
                              <a:gd name="T95" fmla="*/ 227 h 405"/>
                              <a:gd name="T96" fmla="+- 0 10555 9530"/>
                              <a:gd name="T97" fmla="*/ T96 w 1029"/>
                              <a:gd name="T98" fmla="+- 0 207 25"/>
                              <a:gd name="T99" fmla="*/ 207 h 405"/>
                              <a:gd name="T100" fmla="+- 0 10518 9530"/>
                              <a:gd name="T101" fmla="*/ T100 w 1029"/>
                              <a:gd name="T102" fmla="+- 0 148 25"/>
                              <a:gd name="T103" fmla="*/ 148 h 405"/>
                              <a:gd name="T104" fmla="+- 0 10441 9530"/>
                              <a:gd name="T105" fmla="*/ T104 w 1029"/>
                              <a:gd name="T106" fmla="+- 0 99 25"/>
                              <a:gd name="T107" fmla="*/ 99 h 405"/>
                              <a:gd name="T108" fmla="+- 0 10371 9530"/>
                              <a:gd name="T109" fmla="*/ T108 w 1029"/>
                              <a:gd name="T110" fmla="+- 0 71 25"/>
                              <a:gd name="T111" fmla="*/ 71 h 405"/>
                              <a:gd name="T112" fmla="+- 0 10289 9530"/>
                              <a:gd name="T113" fmla="*/ T112 w 1029"/>
                              <a:gd name="T114" fmla="+- 0 49 25"/>
                              <a:gd name="T115" fmla="*/ 49 h 405"/>
                              <a:gd name="T116" fmla="+- 0 10197 9530"/>
                              <a:gd name="T117" fmla="*/ T116 w 1029"/>
                              <a:gd name="T118" fmla="+- 0 34 25"/>
                              <a:gd name="T119" fmla="*/ 34 h 405"/>
                              <a:gd name="T120" fmla="+- 0 10096 9530"/>
                              <a:gd name="T121" fmla="*/ T120 w 1029"/>
                              <a:gd name="T122" fmla="+- 0 26 25"/>
                              <a:gd name="T123" fmla="*/ 26 h 405"/>
                              <a:gd name="T124" fmla="+- 0 10044 9530"/>
                              <a:gd name="T125" fmla="*/ T124 w 1029"/>
                              <a:gd name="T126" fmla="+- 0 25 25"/>
                              <a:gd name="T127" fmla="*/ 25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6" y="34"/>
                                </a:lnTo>
                                <a:lnTo>
                                  <a:pt x="150" y="59"/>
                                </a:lnTo>
                                <a:lnTo>
                                  <a:pt x="87" y="89"/>
                                </a:lnTo>
                                <a:lnTo>
                                  <a:pt x="23" y="142"/>
                                </a:lnTo>
                                <a:lnTo>
                                  <a:pt x="0" y="202"/>
                                </a:lnTo>
                                <a:lnTo>
                                  <a:pt x="2" y="223"/>
                                </a:lnTo>
                                <a:lnTo>
                                  <a:pt x="40" y="281"/>
                                </a:lnTo>
                                <a:lnTo>
                                  <a:pt x="117" y="331"/>
                                </a:lnTo>
                                <a:lnTo>
                                  <a:pt x="187" y="358"/>
                                </a:lnTo>
                                <a:lnTo>
                                  <a:pt x="269" y="380"/>
                                </a:lnTo>
                                <a:lnTo>
                                  <a:pt x="361" y="396"/>
                                </a:lnTo>
                                <a:lnTo>
                                  <a:pt x="461" y="404"/>
                                </a:lnTo>
                                <a:lnTo>
                                  <a:pt x="514" y="405"/>
                                </a:lnTo>
                                <a:lnTo>
                                  <a:pt x="566" y="404"/>
                                </a:lnTo>
                                <a:lnTo>
                                  <a:pt x="667" y="396"/>
                                </a:lnTo>
                                <a:lnTo>
                                  <a:pt x="759" y="380"/>
                                </a:lnTo>
                                <a:lnTo>
                                  <a:pt x="841" y="358"/>
                                </a:lnTo>
                                <a:lnTo>
                                  <a:pt x="911" y="331"/>
                                </a:lnTo>
                                <a:lnTo>
                                  <a:pt x="966" y="299"/>
                                </a:lnTo>
                                <a:lnTo>
                                  <a:pt x="1018" y="243"/>
                                </a:lnTo>
                                <a:lnTo>
                                  <a:pt x="1028" y="202"/>
                                </a:lnTo>
                                <a:lnTo>
                                  <a:pt x="1025" y="182"/>
                                </a:lnTo>
                                <a:lnTo>
                                  <a:pt x="988" y="123"/>
                                </a:lnTo>
                                <a:lnTo>
                                  <a:pt x="911" y="74"/>
                                </a:lnTo>
                                <a:lnTo>
                                  <a:pt x="841" y="46"/>
                                </a:lnTo>
                                <a:lnTo>
                                  <a:pt x="759" y="24"/>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AutoShape 250"/>
                        <wps:cNvSpPr>
                          <a:spLocks/>
                        </wps:cNvSpPr>
                        <wps:spPr bwMode="auto">
                          <a:xfrm>
                            <a:off x="2902" y="5971"/>
                            <a:ext cx="5618" cy="5484"/>
                          </a:xfrm>
                          <a:custGeom>
                            <a:avLst/>
                            <a:gdLst>
                              <a:gd name="T0" fmla="+- 0 9532 2902"/>
                              <a:gd name="T1" fmla="*/ T0 w 5618"/>
                              <a:gd name="T2" fmla="+- 0 207 5971"/>
                              <a:gd name="T3" fmla="*/ 207 h 5484"/>
                              <a:gd name="T4" fmla="+- 0 9553 2902"/>
                              <a:gd name="T5" fmla="*/ T4 w 5618"/>
                              <a:gd name="T6" fmla="+- 0 167 5971"/>
                              <a:gd name="T7" fmla="*/ 167 h 5484"/>
                              <a:gd name="T8" fmla="+- 0 9592 2902"/>
                              <a:gd name="T9" fmla="*/ T8 w 5618"/>
                              <a:gd name="T10" fmla="+- 0 131 5971"/>
                              <a:gd name="T11" fmla="*/ 131 h 5484"/>
                              <a:gd name="T12" fmla="+- 0 9647 2902"/>
                              <a:gd name="T13" fmla="*/ T12 w 5618"/>
                              <a:gd name="T14" fmla="+- 0 99 5971"/>
                              <a:gd name="T15" fmla="*/ 99 h 5484"/>
                              <a:gd name="T16" fmla="+- 0 9717 2902"/>
                              <a:gd name="T17" fmla="*/ T16 w 5618"/>
                              <a:gd name="T18" fmla="+- 0 71 5971"/>
                              <a:gd name="T19" fmla="*/ 71 h 5484"/>
                              <a:gd name="T20" fmla="+- 0 9799 2902"/>
                              <a:gd name="T21" fmla="*/ T20 w 5618"/>
                              <a:gd name="T22" fmla="+- 0 49 5971"/>
                              <a:gd name="T23" fmla="*/ 49 h 5484"/>
                              <a:gd name="T24" fmla="+- 0 9891 2902"/>
                              <a:gd name="T25" fmla="*/ T24 w 5618"/>
                              <a:gd name="T26" fmla="+- 0 34 5971"/>
                              <a:gd name="T27" fmla="*/ 34 h 5484"/>
                              <a:gd name="T28" fmla="+- 0 9991 2902"/>
                              <a:gd name="T29" fmla="*/ T28 w 5618"/>
                              <a:gd name="T30" fmla="+- 0 26 5971"/>
                              <a:gd name="T31" fmla="*/ 26 h 5484"/>
                              <a:gd name="T32" fmla="+- 0 10096 2902"/>
                              <a:gd name="T33" fmla="*/ T32 w 5618"/>
                              <a:gd name="T34" fmla="+- 0 26 5971"/>
                              <a:gd name="T35" fmla="*/ 26 h 5484"/>
                              <a:gd name="T36" fmla="+- 0 10197 2902"/>
                              <a:gd name="T37" fmla="*/ T36 w 5618"/>
                              <a:gd name="T38" fmla="+- 0 34 5971"/>
                              <a:gd name="T39" fmla="*/ 34 h 5484"/>
                              <a:gd name="T40" fmla="+- 0 10289 2902"/>
                              <a:gd name="T41" fmla="*/ T40 w 5618"/>
                              <a:gd name="T42" fmla="+- 0 49 5971"/>
                              <a:gd name="T43" fmla="*/ 49 h 5484"/>
                              <a:gd name="T44" fmla="+- 0 10371 2902"/>
                              <a:gd name="T45" fmla="*/ T44 w 5618"/>
                              <a:gd name="T46" fmla="+- 0 71 5971"/>
                              <a:gd name="T47" fmla="*/ 71 h 5484"/>
                              <a:gd name="T48" fmla="+- 0 10441 2902"/>
                              <a:gd name="T49" fmla="*/ T48 w 5618"/>
                              <a:gd name="T50" fmla="+- 0 99 5971"/>
                              <a:gd name="T51" fmla="*/ 99 h 5484"/>
                              <a:gd name="T52" fmla="+- 0 10496 2902"/>
                              <a:gd name="T53" fmla="*/ T52 w 5618"/>
                              <a:gd name="T54" fmla="+- 0 131 5971"/>
                              <a:gd name="T55" fmla="*/ 131 h 5484"/>
                              <a:gd name="T56" fmla="+- 0 10535 2902"/>
                              <a:gd name="T57" fmla="*/ T56 w 5618"/>
                              <a:gd name="T58" fmla="+- 0 167 5971"/>
                              <a:gd name="T59" fmla="*/ 167 h 5484"/>
                              <a:gd name="T60" fmla="+- 0 10555 2902"/>
                              <a:gd name="T61" fmla="*/ T60 w 5618"/>
                              <a:gd name="T62" fmla="+- 0 207 5971"/>
                              <a:gd name="T63" fmla="*/ 207 h 5484"/>
                              <a:gd name="T64" fmla="+- 0 10555 2902"/>
                              <a:gd name="T65" fmla="*/ T64 w 5618"/>
                              <a:gd name="T66" fmla="+- 0 248 5971"/>
                              <a:gd name="T67" fmla="*/ 248 h 5484"/>
                              <a:gd name="T68" fmla="+- 0 10535 2902"/>
                              <a:gd name="T69" fmla="*/ T68 w 5618"/>
                              <a:gd name="T70" fmla="+- 0 287 5971"/>
                              <a:gd name="T71" fmla="*/ 287 h 5484"/>
                              <a:gd name="T72" fmla="+- 0 10496 2902"/>
                              <a:gd name="T73" fmla="*/ T72 w 5618"/>
                              <a:gd name="T74" fmla="+- 0 324 5971"/>
                              <a:gd name="T75" fmla="*/ 324 h 5484"/>
                              <a:gd name="T76" fmla="+- 0 10441 2902"/>
                              <a:gd name="T77" fmla="*/ T76 w 5618"/>
                              <a:gd name="T78" fmla="+- 0 356 5971"/>
                              <a:gd name="T79" fmla="*/ 356 h 5484"/>
                              <a:gd name="T80" fmla="+- 0 10371 2902"/>
                              <a:gd name="T81" fmla="*/ T80 w 5618"/>
                              <a:gd name="T82" fmla="+- 0 383 5971"/>
                              <a:gd name="T83" fmla="*/ 383 h 5484"/>
                              <a:gd name="T84" fmla="+- 0 10289 2902"/>
                              <a:gd name="T85" fmla="*/ T84 w 5618"/>
                              <a:gd name="T86" fmla="+- 0 405 5971"/>
                              <a:gd name="T87" fmla="*/ 405 h 5484"/>
                              <a:gd name="T88" fmla="+- 0 10197 2902"/>
                              <a:gd name="T89" fmla="*/ T88 w 5618"/>
                              <a:gd name="T90" fmla="+- 0 421 5971"/>
                              <a:gd name="T91" fmla="*/ 421 h 5484"/>
                              <a:gd name="T92" fmla="+- 0 10096 2902"/>
                              <a:gd name="T93" fmla="*/ T92 w 5618"/>
                              <a:gd name="T94" fmla="+- 0 429 5971"/>
                              <a:gd name="T95" fmla="*/ 429 h 5484"/>
                              <a:gd name="T96" fmla="+- 0 9991 2902"/>
                              <a:gd name="T97" fmla="*/ T96 w 5618"/>
                              <a:gd name="T98" fmla="+- 0 429 5971"/>
                              <a:gd name="T99" fmla="*/ 429 h 5484"/>
                              <a:gd name="T100" fmla="+- 0 9891 2902"/>
                              <a:gd name="T101" fmla="*/ T100 w 5618"/>
                              <a:gd name="T102" fmla="+- 0 421 5971"/>
                              <a:gd name="T103" fmla="*/ 421 h 5484"/>
                              <a:gd name="T104" fmla="+- 0 9799 2902"/>
                              <a:gd name="T105" fmla="*/ T104 w 5618"/>
                              <a:gd name="T106" fmla="+- 0 405 5971"/>
                              <a:gd name="T107" fmla="*/ 405 h 5484"/>
                              <a:gd name="T108" fmla="+- 0 9717 2902"/>
                              <a:gd name="T109" fmla="*/ T108 w 5618"/>
                              <a:gd name="T110" fmla="+- 0 383 5971"/>
                              <a:gd name="T111" fmla="*/ 383 h 5484"/>
                              <a:gd name="T112" fmla="+- 0 9647 2902"/>
                              <a:gd name="T113" fmla="*/ T112 w 5618"/>
                              <a:gd name="T114" fmla="+- 0 356 5971"/>
                              <a:gd name="T115" fmla="*/ 356 h 5484"/>
                              <a:gd name="T116" fmla="+- 0 9592 2902"/>
                              <a:gd name="T117" fmla="*/ T116 w 5618"/>
                              <a:gd name="T118" fmla="+- 0 324 5971"/>
                              <a:gd name="T119" fmla="*/ 324 h 5484"/>
                              <a:gd name="T120" fmla="+- 0 9553 2902"/>
                              <a:gd name="T121" fmla="*/ T120 w 5618"/>
                              <a:gd name="T122" fmla="+- 0 287 5971"/>
                              <a:gd name="T123" fmla="*/ 287 h 5484"/>
                              <a:gd name="T124" fmla="+- 0 9532 2902"/>
                              <a:gd name="T125" fmla="*/ T124 w 5618"/>
                              <a:gd name="T126" fmla="+- 0 248 5971"/>
                              <a:gd name="T127" fmla="*/ 248 h 5484"/>
                              <a:gd name="T128" fmla="+- 0 10009 2902"/>
                              <a:gd name="T129" fmla="*/ T128 w 5618"/>
                              <a:gd name="T130" fmla="+- 0 489 5971"/>
                              <a:gd name="T131" fmla="*/ 489 h 5484"/>
                              <a:gd name="T132" fmla="+- 0 10078 2902"/>
                              <a:gd name="T133" fmla="*/ T132 w 5618"/>
                              <a:gd name="T134" fmla="+- 0 489 5971"/>
                              <a:gd name="T135" fmla="*/ 489 h 5484"/>
                              <a:gd name="T136" fmla="+- 0 9503 2902"/>
                              <a:gd name="T137" fmla="*/ T136 w 5618"/>
                              <a:gd name="T138" fmla="+- 0 600 5971"/>
                              <a:gd name="T139" fmla="*/ 600 h 5484"/>
                              <a:gd name="T140" fmla="+- 0 10044 2902"/>
                              <a:gd name="T141" fmla="*/ T140 w 5618"/>
                              <a:gd name="T142" fmla="+- 0 545 5971"/>
                              <a:gd name="T143" fmla="*/ 545 h 5484"/>
                              <a:gd name="T144" fmla="+- 0 10585 2902"/>
                              <a:gd name="T145" fmla="*/ T144 w 5618"/>
                              <a:gd name="T146" fmla="+- 0 600 5971"/>
                              <a:gd name="T147" fmla="*/ 600 h 5484"/>
                              <a:gd name="T148" fmla="+- 0 10044 2902"/>
                              <a:gd name="T149" fmla="*/ T148 w 5618"/>
                              <a:gd name="T150" fmla="+- 0 545 5971"/>
                              <a:gd name="T151" fmla="*/ 545 h 5484"/>
                              <a:gd name="T152" fmla="+- 0 7783 2902"/>
                              <a:gd name="T153" fmla="*/ T152 w 5618"/>
                              <a:gd name="T154" fmla="+- 0 1499 5971"/>
                              <a:gd name="T155" fmla="*/ 1499 h 5484"/>
                              <a:gd name="T156" fmla="+- 0 7783 2902"/>
                              <a:gd name="T157" fmla="*/ T156 w 5618"/>
                              <a:gd name="T158" fmla="+- 0 1499 5971"/>
                              <a:gd name="T159" fmla="*/ 1499 h 54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5618" h="5484">
                                <a:moveTo>
                                  <a:pt x="6628" y="-5744"/>
                                </a:moveTo>
                                <a:lnTo>
                                  <a:pt x="6630" y="-5764"/>
                                </a:lnTo>
                                <a:lnTo>
                                  <a:pt x="6638" y="-5785"/>
                                </a:lnTo>
                                <a:lnTo>
                                  <a:pt x="6651" y="-5804"/>
                                </a:lnTo>
                                <a:lnTo>
                                  <a:pt x="6668" y="-5823"/>
                                </a:lnTo>
                                <a:lnTo>
                                  <a:pt x="6690" y="-5840"/>
                                </a:lnTo>
                                <a:lnTo>
                                  <a:pt x="6715" y="-5857"/>
                                </a:lnTo>
                                <a:lnTo>
                                  <a:pt x="6745" y="-5872"/>
                                </a:lnTo>
                                <a:lnTo>
                                  <a:pt x="6778" y="-5887"/>
                                </a:lnTo>
                                <a:lnTo>
                                  <a:pt x="6815" y="-5900"/>
                                </a:lnTo>
                                <a:lnTo>
                                  <a:pt x="6854" y="-5912"/>
                                </a:lnTo>
                                <a:lnTo>
                                  <a:pt x="6897" y="-5922"/>
                                </a:lnTo>
                                <a:lnTo>
                                  <a:pt x="6942" y="-5930"/>
                                </a:lnTo>
                                <a:lnTo>
                                  <a:pt x="6989" y="-5937"/>
                                </a:lnTo>
                                <a:lnTo>
                                  <a:pt x="7038" y="-5942"/>
                                </a:lnTo>
                                <a:lnTo>
                                  <a:pt x="7089" y="-5945"/>
                                </a:lnTo>
                                <a:lnTo>
                                  <a:pt x="7142" y="-5946"/>
                                </a:lnTo>
                                <a:lnTo>
                                  <a:pt x="7194" y="-5945"/>
                                </a:lnTo>
                                <a:lnTo>
                                  <a:pt x="7245" y="-5942"/>
                                </a:lnTo>
                                <a:lnTo>
                                  <a:pt x="7295" y="-5937"/>
                                </a:lnTo>
                                <a:lnTo>
                                  <a:pt x="7342" y="-5930"/>
                                </a:lnTo>
                                <a:lnTo>
                                  <a:pt x="7387" y="-5922"/>
                                </a:lnTo>
                                <a:lnTo>
                                  <a:pt x="7429" y="-5912"/>
                                </a:lnTo>
                                <a:lnTo>
                                  <a:pt x="7469" y="-5900"/>
                                </a:lnTo>
                                <a:lnTo>
                                  <a:pt x="7506" y="-5887"/>
                                </a:lnTo>
                                <a:lnTo>
                                  <a:pt x="7539" y="-5872"/>
                                </a:lnTo>
                                <a:lnTo>
                                  <a:pt x="7568" y="-5857"/>
                                </a:lnTo>
                                <a:lnTo>
                                  <a:pt x="7594" y="-5840"/>
                                </a:lnTo>
                                <a:lnTo>
                                  <a:pt x="7616" y="-5823"/>
                                </a:lnTo>
                                <a:lnTo>
                                  <a:pt x="7633" y="-5804"/>
                                </a:lnTo>
                                <a:lnTo>
                                  <a:pt x="7646" y="-5785"/>
                                </a:lnTo>
                                <a:lnTo>
                                  <a:pt x="7653" y="-5764"/>
                                </a:lnTo>
                                <a:lnTo>
                                  <a:pt x="7656" y="-5744"/>
                                </a:lnTo>
                                <a:lnTo>
                                  <a:pt x="7653" y="-5723"/>
                                </a:lnTo>
                                <a:lnTo>
                                  <a:pt x="7646" y="-5703"/>
                                </a:lnTo>
                                <a:lnTo>
                                  <a:pt x="7633" y="-5684"/>
                                </a:lnTo>
                                <a:lnTo>
                                  <a:pt x="7616" y="-5665"/>
                                </a:lnTo>
                                <a:lnTo>
                                  <a:pt x="7594" y="-5647"/>
                                </a:lnTo>
                                <a:lnTo>
                                  <a:pt x="7568" y="-5631"/>
                                </a:lnTo>
                                <a:lnTo>
                                  <a:pt x="7539" y="-5615"/>
                                </a:lnTo>
                                <a:lnTo>
                                  <a:pt x="7506" y="-5601"/>
                                </a:lnTo>
                                <a:lnTo>
                                  <a:pt x="7469" y="-5588"/>
                                </a:lnTo>
                                <a:lnTo>
                                  <a:pt x="7429" y="-5576"/>
                                </a:lnTo>
                                <a:lnTo>
                                  <a:pt x="7387" y="-5566"/>
                                </a:lnTo>
                                <a:lnTo>
                                  <a:pt x="7342" y="-5557"/>
                                </a:lnTo>
                                <a:lnTo>
                                  <a:pt x="7295" y="-5550"/>
                                </a:lnTo>
                                <a:lnTo>
                                  <a:pt x="7245" y="-5545"/>
                                </a:lnTo>
                                <a:lnTo>
                                  <a:pt x="7194" y="-5542"/>
                                </a:lnTo>
                                <a:lnTo>
                                  <a:pt x="7142" y="-5541"/>
                                </a:lnTo>
                                <a:lnTo>
                                  <a:pt x="7089" y="-5542"/>
                                </a:lnTo>
                                <a:lnTo>
                                  <a:pt x="7038" y="-5545"/>
                                </a:lnTo>
                                <a:lnTo>
                                  <a:pt x="6989" y="-5550"/>
                                </a:lnTo>
                                <a:lnTo>
                                  <a:pt x="6942" y="-5557"/>
                                </a:lnTo>
                                <a:lnTo>
                                  <a:pt x="6897" y="-5566"/>
                                </a:lnTo>
                                <a:lnTo>
                                  <a:pt x="6854" y="-5576"/>
                                </a:lnTo>
                                <a:lnTo>
                                  <a:pt x="6815" y="-5588"/>
                                </a:lnTo>
                                <a:lnTo>
                                  <a:pt x="6778" y="-5601"/>
                                </a:lnTo>
                                <a:lnTo>
                                  <a:pt x="6745" y="-5615"/>
                                </a:lnTo>
                                <a:lnTo>
                                  <a:pt x="6715" y="-5631"/>
                                </a:lnTo>
                                <a:lnTo>
                                  <a:pt x="6690" y="-5647"/>
                                </a:lnTo>
                                <a:lnTo>
                                  <a:pt x="6668" y="-5665"/>
                                </a:lnTo>
                                <a:lnTo>
                                  <a:pt x="6651" y="-5684"/>
                                </a:lnTo>
                                <a:lnTo>
                                  <a:pt x="6638" y="-5703"/>
                                </a:lnTo>
                                <a:lnTo>
                                  <a:pt x="6630" y="-5723"/>
                                </a:lnTo>
                                <a:lnTo>
                                  <a:pt x="6628" y="-5744"/>
                                </a:lnTo>
                                <a:close/>
                                <a:moveTo>
                                  <a:pt x="7107" y="-5482"/>
                                </a:moveTo>
                                <a:lnTo>
                                  <a:pt x="7142" y="-5541"/>
                                </a:lnTo>
                                <a:lnTo>
                                  <a:pt x="7176" y="-5482"/>
                                </a:lnTo>
                                <a:lnTo>
                                  <a:pt x="7107" y="-5482"/>
                                </a:lnTo>
                                <a:close/>
                                <a:moveTo>
                                  <a:pt x="6601" y="-5371"/>
                                </a:moveTo>
                                <a:lnTo>
                                  <a:pt x="6601" y="-5426"/>
                                </a:lnTo>
                                <a:lnTo>
                                  <a:pt x="7142" y="-5426"/>
                                </a:lnTo>
                                <a:lnTo>
                                  <a:pt x="7142" y="-5482"/>
                                </a:lnTo>
                                <a:moveTo>
                                  <a:pt x="7683" y="-5371"/>
                                </a:moveTo>
                                <a:lnTo>
                                  <a:pt x="7683" y="-5426"/>
                                </a:lnTo>
                                <a:lnTo>
                                  <a:pt x="7142" y="-5426"/>
                                </a:lnTo>
                                <a:lnTo>
                                  <a:pt x="7142" y="-5482"/>
                                </a:lnTo>
                                <a:moveTo>
                                  <a:pt x="4881" y="-4472"/>
                                </a:moveTo>
                                <a:lnTo>
                                  <a:pt x="6628" y="-5744"/>
                                </a:lnTo>
                                <a:moveTo>
                                  <a:pt x="4881" y="-4472"/>
                                </a:moveTo>
                                <a:lnTo>
                                  <a:pt x="6628" y="-321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Text Box 249"/>
                        <wps:cNvSpPr txBox="1">
                          <a:spLocks noChangeArrowheads="1"/>
                        </wps:cNvSpPr>
                        <wps:spPr bwMode="auto">
                          <a:xfrm>
                            <a:off x="9860" y="124"/>
                            <a:ext cx="370"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22495" w14:textId="77777777" w:rsidR="000A0F80" w:rsidRDefault="000A0F80">
                              <w:pPr>
                                <w:spacing w:line="102" w:lineRule="exact"/>
                                <w:ind w:left="65" w:right="-3" w:hanging="66"/>
                                <w:rPr>
                                  <w:rFonts w:ascii="Arial"/>
                                  <w:sz w:val="10"/>
                                </w:rPr>
                              </w:pPr>
                              <w:r>
                                <w:rPr>
                                  <w:rFonts w:ascii="Arial"/>
                                  <w:color w:val="FFFFFF"/>
                                  <w:w w:val="95"/>
                                  <w:sz w:val="10"/>
                                </w:rPr>
                                <w:t>Reverse</w:t>
                              </w:r>
                            </w:p>
                            <w:p w14:paraId="3C12565A" w14:textId="77777777" w:rsidR="000A0F80" w:rsidRDefault="000A0F80">
                              <w:pPr>
                                <w:spacing w:before="4" w:line="113" w:lineRule="exact"/>
                                <w:ind w:left="65" w:right="-3"/>
                                <w:rPr>
                                  <w:rFonts w:ascii="Arial"/>
                                  <w:sz w:val="10"/>
                                </w:rPr>
                              </w:pPr>
                              <w:r>
                                <w:rPr>
                                  <w:rFonts w:ascii="Arial"/>
                                  <w:color w:val="FFFFFF"/>
                                  <w:sz w:val="10"/>
                                </w:rPr>
                                <w:t>Code</w:t>
                              </w:r>
                            </w:p>
                          </w:txbxContent>
                        </wps:txbx>
                        <wps:bodyPr rot="0" vert="horz" wrap="square" lIns="0" tIns="0" rIns="0" bIns="0" anchor="t" anchorCtr="0" upright="1">
                          <a:noAutofit/>
                        </wps:bodyPr>
                      </wps:wsp>
                      <wps:wsp>
                        <wps:cNvPr id="267" name="Text Box 248"/>
                        <wps:cNvSpPr txBox="1">
                          <a:spLocks noChangeArrowheads="1"/>
                        </wps:cNvSpPr>
                        <wps:spPr bwMode="auto">
                          <a:xfrm>
                            <a:off x="9211" y="700"/>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47ECF" w14:textId="77777777" w:rsidR="000A0F80" w:rsidRDefault="000A0F80">
                              <w:pPr>
                                <w:spacing w:line="102" w:lineRule="exact"/>
                                <w:ind w:left="85" w:right="86"/>
                                <w:jc w:val="center"/>
                                <w:rPr>
                                  <w:rFonts w:ascii="Arial"/>
                                  <w:sz w:val="10"/>
                                </w:rPr>
                              </w:pPr>
                              <w:r>
                                <w:rPr>
                                  <w:rFonts w:ascii="Arial"/>
                                  <w:color w:val="FFFFFF"/>
                                  <w:sz w:val="10"/>
                                </w:rPr>
                                <w:t>Reverse</w:t>
                              </w:r>
                            </w:p>
                            <w:p w14:paraId="0B3199A7" w14:textId="77777777" w:rsidR="000A0F80" w:rsidRDefault="000A0F80">
                              <w:pPr>
                                <w:spacing w:before="4" w:line="113" w:lineRule="exact"/>
                                <w:ind w:left="-1"/>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68" name="Text Box 247"/>
                        <wps:cNvSpPr txBox="1">
                          <a:spLocks noChangeArrowheads="1"/>
                        </wps:cNvSpPr>
                        <wps:spPr bwMode="auto">
                          <a:xfrm>
                            <a:off x="10292" y="640"/>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EA459" w14:textId="77777777" w:rsidR="000A0F80" w:rsidRDefault="000A0F80">
                              <w:pPr>
                                <w:spacing w:line="102" w:lineRule="exact"/>
                                <w:ind w:left="174" w:hanging="66"/>
                                <w:rPr>
                                  <w:rFonts w:ascii="Arial"/>
                                  <w:sz w:val="10"/>
                                </w:rPr>
                              </w:pPr>
                              <w:r>
                                <w:rPr>
                                  <w:rFonts w:ascii="Arial"/>
                                  <w:color w:val="FFFFFF"/>
                                  <w:sz w:val="10"/>
                                </w:rPr>
                                <w:t>Reverse</w:t>
                              </w:r>
                            </w:p>
                            <w:p w14:paraId="6103A5F9" w14:textId="77777777" w:rsidR="000A0F80" w:rsidRDefault="000A0F8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69" name="Text Box 246"/>
                        <wps:cNvSpPr txBox="1">
                          <a:spLocks noChangeArrowheads="1"/>
                        </wps:cNvSpPr>
                        <wps:spPr bwMode="auto">
                          <a:xfrm>
                            <a:off x="7257" y="1455"/>
                            <a:ext cx="451" cy="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95D7B" w14:textId="77777777" w:rsidR="000A0F80" w:rsidRDefault="000A0F80">
                              <w:pPr>
                                <w:spacing w:line="99" w:lineRule="exact"/>
                                <w:ind w:right="-16"/>
                                <w:rPr>
                                  <w:rFonts w:ascii="Arial"/>
                                  <w:sz w:val="10"/>
                                </w:rPr>
                              </w:pPr>
                              <w:r>
                                <w:rPr>
                                  <w:rFonts w:ascii="Arial"/>
                                  <w:spacing w:val="-1"/>
                                  <w:sz w:val="10"/>
                                </w:rPr>
                                <w:t>Developer</w:t>
                              </w:r>
                            </w:p>
                          </w:txbxContent>
                        </wps:txbx>
                        <wps:bodyPr rot="0" vert="horz" wrap="square" lIns="0" tIns="0" rIns="0" bIns="0" anchor="t" anchorCtr="0" upright="1">
                          <a:noAutofit/>
                        </wps:bodyPr>
                      </wps:wsp>
                      <wps:wsp>
                        <wps:cNvPr id="270" name="Text Box 245"/>
                        <wps:cNvSpPr txBox="1">
                          <a:spLocks noChangeArrowheads="1"/>
                        </wps:cNvSpPr>
                        <wps:spPr bwMode="auto">
                          <a:xfrm>
                            <a:off x="9837" y="1390"/>
                            <a:ext cx="41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220EB" w14:textId="77777777" w:rsidR="000A0F80" w:rsidRDefault="000A0F80">
                              <w:pPr>
                                <w:spacing w:line="102" w:lineRule="exact"/>
                                <w:ind w:left="88" w:right="-1" w:hanging="89"/>
                                <w:rPr>
                                  <w:rFonts w:ascii="Arial"/>
                                  <w:sz w:val="10"/>
                                </w:rPr>
                              </w:pPr>
                              <w:r>
                                <w:rPr>
                                  <w:rFonts w:ascii="Arial"/>
                                  <w:color w:val="FFFFFF"/>
                                  <w:w w:val="95"/>
                                  <w:sz w:val="10"/>
                                </w:rPr>
                                <w:t>Generate</w:t>
                              </w:r>
                            </w:p>
                            <w:p w14:paraId="7AD58E71" w14:textId="77777777" w:rsidR="000A0F80" w:rsidRDefault="000A0F80">
                              <w:pPr>
                                <w:spacing w:before="4" w:line="113" w:lineRule="exact"/>
                                <w:ind w:left="88" w:right="-1"/>
                                <w:rPr>
                                  <w:rFonts w:ascii="Arial"/>
                                  <w:sz w:val="10"/>
                                </w:rPr>
                              </w:pPr>
                              <w:r>
                                <w:rPr>
                                  <w:rFonts w:ascii="Arial"/>
                                  <w:color w:val="FFFFFF"/>
                                  <w:sz w:val="10"/>
                                </w:rPr>
                                <w:t>Code</w:t>
                              </w:r>
                            </w:p>
                          </w:txbxContent>
                        </wps:txbx>
                        <wps:bodyPr rot="0" vert="horz" wrap="square" lIns="0" tIns="0" rIns="0" bIns="0" anchor="t" anchorCtr="0" upright="1">
                          <a:noAutofit/>
                        </wps:bodyPr>
                      </wps:wsp>
                      <wps:wsp>
                        <wps:cNvPr id="271" name="Text Box 244"/>
                        <wps:cNvSpPr txBox="1">
                          <a:spLocks noChangeArrowheads="1"/>
                        </wps:cNvSpPr>
                        <wps:spPr bwMode="auto">
                          <a:xfrm>
                            <a:off x="9211" y="1966"/>
                            <a:ext cx="585"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BA127" w14:textId="77777777" w:rsidR="000A0F80" w:rsidRDefault="000A0F80">
                              <w:pPr>
                                <w:spacing w:line="102" w:lineRule="exact"/>
                                <w:ind w:right="-19" w:firstLine="84"/>
                                <w:rPr>
                                  <w:rFonts w:ascii="Arial"/>
                                  <w:sz w:val="10"/>
                                </w:rPr>
                              </w:pPr>
                              <w:r>
                                <w:rPr>
                                  <w:rFonts w:ascii="Arial"/>
                                  <w:color w:val="FFFFFF"/>
                                  <w:sz w:val="10"/>
                                </w:rPr>
                                <w:t>Generate</w:t>
                              </w:r>
                            </w:p>
                            <w:p w14:paraId="4C024363" w14:textId="77777777" w:rsidR="000A0F80" w:rsidRDefault="000A0F80">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wps:txbx>
                        <wps:bodyPr rot="0" vert="horz" wrap="square" lIns="0" tIns="0" rIns="0" bIns="0" anchor="t" anchorCtr="0" upright="1">
                          <a:noAutofit/>
                        </wps:bodyPr>
                      </wps:wsp>
                      <wps:wsp>
                        <wps:cNvPr id="272" name="Text Box 243"/>
                        <wps:cNvSpPr txBox="1">
                          <a:spLocks noChangeArrowheads="1"/>
                        </wps:cNvSpPr>
                        <wps:spPr bwMode="auto">
                          <a:xfrm>
                            <a:off x="10292" y="1906"/>
                            <a:ext cx="588"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15193" w14:textId="77777777" w:rsidR="000A0F80" w:rsidRDefault="000A0F80">
                              <w:pPr>
                                <w:spacing w:line="102" w:lineRule="exact"/>
                                <w:ind w:left="174" w:hanging="89"/>
                                <w:rPr>
                                  <w:rFonts w:ascii="Arial"/>
                                  <w:sz w:val="10"/>
                                </w:rPr>
                              </w:pPr>
                              <w:r>
                                <w:rPr>
                                  <w:rFonts w:ascii="Arial"/>
                                  <w:color w:val="FFFFFF"/>
                                  <w:sz w:val="10"/>
                                </w:rPr>
                                <w:t>Generate</w:t>
                              </w:r>
                            </w:p>
                            <w:p w14:paraId="4CF357AF" w14:textId="77777777" w:rsidR="000A0F80" w:rsidRDefault="000A0F8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wps:txbx>
                        <wps:bodyPr rot="0" vert="horz" wrap="square" lIns="0" tIns="0" rIns="0" bIns="0" anchor="t" anchorCtr="0" upright="1">
                          <a:noAutofit/>
                        </wps:bodyPr>
                      </wps:wsp>
                      <wps:wsp>
                        <wps:cNvPr id="273" name="Text Box 242"/>
                        <wps:cNvSpPr txBox="1">
                          <a:spLocks noChangeArrowheads="1"/>
                        </wps:cNvSpPr>
                        <wps:spPr bwMode="auto">
                          <a:xfrm>
                            <a:off x="9774" y="2656"/>
                            <a:ext cx="54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ADFC7" w14:textId="77777777" w:rsidR="000A0F80" w:rsidRDefault="000A0F80">
                              <w:pPr>
                                <w:spacing w:line="102" w:lineRule="exact"/>
                                <w:jc w:val="center"/>
                                <w:rPr>
                                  <w:rFonts w:ascii="Arial"/>
                                  <w:sz w:val="10"/>
                                </w:rPr>
                              </w:pPr>
                              <w:r>
                                <w:rPr>
                                  <w:rFonts w:ascii="Arial"/>
                                  <w:color w:val="FFFFFF"/>
                                  <w:spacing w:val="-1"/>
                                  <w:sz w:val="10"/>
                                </w:rPr>
                                <w:t>Synchronize</w:t>
                              </w:r>
                            </w:p>
                            <w:p w14:paraId="70B7AC5B" w14:textId="77777777" w:rsidR="000A0F80" w:rsidRDefault="000A0F80">
                              <w:pPr>
                                <w:spacing w:before="5" w:line="113" w:lineRule="exact"/>
                                <w:jc w:val="center"/>
                                <w:rPr>
                                  <w:rFonts w:ascii="Arial"/>
                                  <w:sz w:val="10"/>
                                </w:rPr>
                              </w:pPr>
                              <w:r>
                                <w:rPr>
                                  <w:rFonts w:ascii="Arial"/>
                                  <w:color w:val="FFFFFF"/>
                                  <w:sz w:val="10"/>
                                </w:rPr>
                                <w:t>Artifact</w:t>
                              </w:r>
                            </w:p>
                          </w:txbxContent>
                        </wps:txbx>
                        <wps:bodyPr rot="0" vert="horz" wrap="square" lIns="0" tIns="0" rIns="0" bIns="0" anchor="t" anchorCtr="0" upright="1">
                          <a:noAutofit/>
                        </wps:bodyPr>
                      </wps:wsp>
                      <wps:wsp>
                        <wps:cNvPr id="274" name="Text Box 241"/>
                        <wps:cNvSpPr txBox="1">
                          <a:spLocks noChangeArrowheads="1"/>
                        </wps:cNvSpPr>
                        <wps:spPr bwMode="auto">
                          <a:xfrm>
                            <a:off x="9233" y="3232"/>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9DAB0" w14:textId="77777777" w:rsidR="000A0F80" w:rsidRDefault="000A0F80">
                              <w:pPr>
                                <w:spacing w:line="102" w:lineRule="exact"/>
                                <w:ind w:left="-1"/>
                                <w:jc w:val="center"/>
                                <w:rPr>
                                  <w:rFonts w:ascii="Arial"/>
                                  <w:sz w:val="10"/>
                                </w:rPr>
                              </w:pPr>
                              <w:r>
                                <w:rPr>
                                  <w:rFonts w:ascii="Arial"/>
                                  <w:color w:val="FFFFFF"/>
                                  <w:spacing w:val="-1"/>
                                  <w:sz w:val="10"/>
                                </w:rPr>
                                <w:t>Synchronize</w:t>
                              </w:r>
                            </w:p>
                            <w:p w14:paraId="01977FA3" w14:textId="77777777" w:rsidR="000A0F80" w:rsidRDefault="000A0F80">
                              <w:pPr>
                                <w:spacing w:before="4" w:line="113" w:lineRule="exact"/>
                                <w:jc w:val="center"/>
                                <w:rPr>
                                  <w:rFonts w:ascii="Arial"/>
                                  <w:sz w:val="10"/>
                                </w:rPr>
                              </w:pPr>
                              <w:r>
                                <w:rPr>
                                  <w:rFonts w:ascii="Arial"/>
                                  <w:color w:val="FFFFFF"/>
                                  <w:sz w:val="10"/>
                                </w:rPr>
                                <w:t>Code</w:t>
                              </w:r>
                            </w:p>
                          </w:txbxContent>
                        </wps:txbx>
                        <wps:bodyPr rot="0" vert="horz" wrap="square" lIns="0" tIns="0" rIns="0" bIns="0" anchor="t" anchorCtr="0" upright="1">
                          <a:noAutofit/>
                        </wps:bodyPr>
                      </wps:wsp>
                      <wps:wsp>
                        <wps:cNvPr id="275" name="Text Box 240"/>
                        <wps:cNvSpPr txBox="1">
                          <a:spLocks noChangeArrowheads="1"/>
                        </wps:cNvSpPr>
                        <wps:spPr bwMode="auto">
                          <a:xfrm>
                            <a:off x="10315" y="3232"/>
                            <a:ext cx="542"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6B425" w14:textId="77777777" w:rsidR="000A0F80" w:rsidRDefault="000A0F80">
                              <w:pPr>
                                <w:spacing w:line="102" w:lineRule="exact"/>
                                <w:jc w:val="center"/>
                                <w:rPr>
                                  <w:rFonts w:ascii="Arial"/>
                                  <w:sz w:val="10"/>
                                </w:rPr>
                              </w:pPr>
                              <w:r>
                                <w:rPr>
                                  <w:rFonts w:ascii="Arial"/>
                                  <w:color w:val="FFFFFF"/>
                                  <w:spacing w:val="-1"/>
                                  <w:sz w:val="10"/>
                                </w:rPr>
                                <w:t>Synchronize</w:t>
                              </w:r>
                            </w:p>
                            <w:p w14:paraId="3D59DFB9" w14:textId="77777777" w:rsidR="000A0F80" w:rsidRDefault="000A0F80">
                              <w:pPr>
                                <w:spacing w:before="4" w:line="113" w:lineRule="exact"/>
                                <w:ind w:left="1"/>
                                <w:jc w:val="center"/>
                                <w:rPr>
                                  <w:rFonts w:ascii="Arial"/>
                                  <w:sz w:val="10"/>
                                </w:rPr>
                              </w:pPr>
                              <w:r>
                                <w:rPr>
                                  <w:rFonts w:ascii="Arial"/>
                                  <w:color w:val="FFFFFF"/>
                                  <w:sz w:val="10"/>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13F465" id="Group 239" o:spid="_x0000_s1026" style="position:absolute;left:0;text-align:left;margin-left:339.5pt;margin-top:1.1pt;width:215.6pt;height:195.75pt;z-index:1312;mso-position-horizontal-relative:page" coordorigin="6790,22" coordsize="4312,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">
                <v:shape id="Freeform 272" o:spid="_x0000_s1027" style="position:absolute;left:8989;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55jMYA&#10;AADcAAAADwAAAGRycy9kb3ducmV2LnhtbESP3WrCQBSE7wu+w3KE3tWNthSJruIPLVIqJLbg7SF7&#10;TILZs2F3m6Rv3y0IXg4z8w2zXA+mER05X1tWMJ0kIIgLq2suFXx/vT3NQfiArLGxTAp+ycN6NXpY&#10;Yqptzzl1p1CKCGGfooIqhDaV0hcVGfQT2xJH72KdwRClK6V22Ee4aeQsSV6lwZrjQoUt7Soqrqcf&#10;o+C8NYfL+0fmjpkvBs6vn/u9niv1OB42CxCBhnAP39oHrWD28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55jMYAAADcAAAADwAAAAAAAAAAAAAAAACYAgAAZHJz&#10;L2Rvd25yZXYueG1sUEsFBgAAAAAEAAQA9QAAAIsDAAAAAA==&#10;" path="m514,l410,4,314,16,227,35,150,59,88,89,23,142,,203r2,20l40,281r77,50l187,359r82,22l361,396r100,8l514,405r53,-1l667,396r92,-15l841,359r70,-28l966,299r52,-56l1028,203r-2,-21l988,124,911,74,841,46,759,25,667,9,567,1,514,xe" fillcolor="#c90" stroked="f">
                  <v:path arrowok="t" o:connecttype="custom" o:connectlocs="514,3132;410,3136;314,3148;227,3167;150,3191;88,3221;23,3274;0,3335;2,3355;40,3413;117,3463;187,3491;269,3513;361,3528;461,3536;514,3537;567,3536;667,3528;759,3513;841,3491;911,3463;966,3431;1018,3375;1028,3335;1026,3314;988,3256;911,3206;841,3178;759,3157;667,3141;567,3133;514,3132" o:connectangles="0,0,0,0,0,0,0,0,0,0,0,0,0,0,0,0,0,0,0,0,0,0,0,0,0,0,0,0,0,0,0,0"/>
                </v:shape>
                <v:shape id="Freeform 271" o:spid="_x0000_s1028" style="position:absolute;left:8989;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4F+8UA&#10;AADcAAAADwAAAGRycy9kb3ducmV2LnhtbESPT2sCMRTE74LfIbyCF9Gsiy2yNYoULF4E/128PTev&#10;m6Wbl3STuuu3bwqFHoeZ+Q2zXPe2EXdqQ+1YwWyagSAuna65UnA5bycLECEia2wck4IHBVivhoMl&#10;Ftp1fKT7KVYiQTgUqMDE6AspQ2nIYpg6T5y8D9dajEm2ldQtdgluG5ln2Yu0WHNaMOjpzVD5efq2&#10;Cvw5yqvJD358Oxy7en99zr/evVKjp37zCiJSH//Df+2dVpDP5/B7Jh0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LgX7xQAAANwAAAAPAAAAAAAAAAAAAAAAAJgCAABkcnMv&#10;ZG93bnJldi54bWxQSwUGAAAAAAQABAD1AAAAigMAAAAA&#10;" path="m,203l23,142,88,89,150,59,227,35,314,16,410,4,514,r53,1l667,9r92,16l841,46r70,28l966,106r52,56l1028,203r-2,20l988,281r-77,50l841,359r-82,22l667,396r-100,8l514,405r-53,-1l361,396,269,381,187,359,117,331,62,299,10,243,,203xe" filled="f" strokeweight=".08794mm">
                  <v:path arrowok="t" o:connecttype="custom" o:connectlocs="0,3335;23,3274;88,3221;150,3191;227,3167;314,3148;410,3136;514,3132;567,3133;667,3141;759,3157;841,3178;911,3206;966,3238;1018,3294;1028,3335;1026,3355;988,3413;911,3463;841,3491;759,3513;667,3528;567,3536;514,3537;461,3536;361,3528;269,3513;187,3491;117,3463;62,3431;10,3375;0,3335" o:connectangles="0,0,0,0,0,0,0,0,0,0,0,0,0,0,0,0,0,0,0,0,0,0,0,0,0,0,0,0,0,0,0,0"/>
                </v:shape>
                <v:shape id="Freeform 270" o:spid="_x0000_s1029" style="position:absolute;left:10071;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tEY8YA&#10;AADcAAAADwAAAGRycy9kb3ducmV2LnhtbESP3WrCQBSE7wu+w3KE3tWN0haJruIPLVIqJLbg7SF7&#10;TILZs2F3m6Rv3y0IXg4z8w2zXA+mER05X1tWMJ0kIIgLq2suFXx/vT3NQfiArLGxTAp+ycN6NXpY&#10;Yqptzzl1p1CKCGGfooIqhDaV0hcVGfQT2xJH72KdwRClK6V22Ee4aeQsSV6lwZrjQoUt7Soqrqcf&#10;o+C8NYfL+0fmjpkvBs6vn/u9niv1OB42CxCBhnAP39oHrWD2/AL/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tEY8YAAADcAAAADwAAAAAAAAAAAAAAAACYAgAAZHJz&#10;L2Rvd25yZXYueG1sUEsFBgAAAAAEAAQA9QAAAIsDAAAAAA==&#10;" path="m514,l410,4,314,16,226,35,150,59,87,89,23,142,,203r2,20l40,281r77,50l187,359r82,22l361,396r100,8l514,405r52,-1l667,396r92,-15l841,359r70,-28l966,299r52,-56l1028,203r-3,-21l988,124,911,74,841,46,759,25,667,9,566,1,514,xe" fillcolor="#c90" stroked="f">
                  <v:path arrowok="t" o:connecttype="custom" o:connectlocs="514,3132;410,3136;314,3148;226,3167;150,3191;87,3221;23,3274;0,3335;2,3355;40,3413;117,3463;187,3491;269,3513;361,3528;461,3536;514,3537;566,3536;667,3528;759,3513;841,3491;911,3463;966,3431;1018,3375;1028,3335;1025,3314;988,3256;911,3206;841,3178;759,3157;667,3141;566,3133;514,3132" o:connectangles="0,0,0,0,0,0,0,0,0,0,0,0,0,0,0,0,0,0,0,0,0,0,0,0,0,0,0,0,0,0,0,0"/>
                </v:shape>
                <v:shape id="Freeform 269" o:spid="_x0000_s1030" style="position:absolute;left:10071;top:31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A+F8UA&#10;AADcAAAADwAAAGRycy9kb3ducmV2LnhtbESPT2sCMRTE74LfITyhF6lZl1bKahQRWrwU/NOLt+fm&#10;dbN08xI3qbt+eyMUehxm5jfMYtXbRlypDbVjBdNJBoK4dLrmSsHX8f35DUSIyBobx6TgRgFWy+Fg&#10;gYV2He/peoiVSBAOBSowMfpCylAashgmzhMn79u1FmOSbSV1i12C20bmWTaTFmtOCwY9bQyVP4df&#10;q8AfozyZfOfH592+qz9Pr/nlwyv1NOrXcxCR+vgf/mtvtYL8ZQaPM+k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D4XxQAAANwAAAAPAAAAAAAAAAAAAAAAAJgCAABkcnMv&#10;ZG93bnJldi54bWxQSwUGAAAAAAQABAD1AAAAigMAAAAA&#10;" path="m,203l23,142,87,89,150,59,226,35,314,16,410,4,514,r52,1l667,9r92,16l841,46r70,28l966,106r52,56l1028,203r-3,20l988,281r-77,50l841,359r-82,22l667,396r-101,8l514,405r-53,-1l361,396,269,381,187,359,117,331,62,299,10,243,,203xe" filled="f" strokeweight=".08794mm">
                  <v:path arrowok="t" o:connecttype="custom" o:connectlocs="0,3335;23,3274;87,3221;150,3191;226,3167;314,3148;410,3136;514,3132;566,3133;667,3141;759,3157;841,3178;911,3206;966,3238;1018,3294;1028,3335;1025,3355;988,3413;911,3463;841,3491;759,3513;667,3528;566,3536;514,3537;461,3536;361,3528;269,3513;187,3491;117,3463;62,3431;10,3375;0,3335" o:connectangles="0,0,0,0,0,0,0,0,0,0,0,0,0,0,0,0,0,0,0,0,0,0,0,0,0,0,0,0,0,0,0,0"/>
                </v:shape>
                <v:shape id="Freeform 268" o:spid="_x0000_s1031" style="position:absolute;left:9530;top:255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V/j8YA&#10;AADcAAAADwAAAGRycy9kb3ducmV2LnhtbESP3WrCQBSE7wu+w3KE3tWNUlqJruIPLVIqJLbg7SF7&#10;TILZs2F3m6Rv3y0IXg4z8w2zXA+mER05X1tWMJ0kIIgLq2suFXx/vT3NQfiArLGxTAp+ycN6NXpY&#10;Yqptzzl1p1CKCGGfooIqhDaV0hcVGfQT2xJH72KdwRClK6V22Ee4aeQsSV6kwZrjQoUt7Soqrqcf&#10;o+C8NYfL+0fmjpkvBs6vn/u9niv1OB42CxCBhnAP39oHrWD2/Ar/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V/j8YAAADcAAAADwAAAAAAAAAAAAAAAACYAgAAZHJz&#10;L2Rvd25yZXYueG1sUEsFBgAAAAAEAAQA9QAAAIsDAAAAAA==&#10;" path="m514,l410,5,314,16,226,35,150,60,87,90,23,143,,203r2,21l40,282r77,50l187,359r82,22l361,396r100,8l514,405r52,-1l667,396r92,-15l841,359r70,-27l966,299r52,-55l1028,203r-3,-21l988,124,911,74,841,47,759,25,667,10,566,2,514,xe" fillcolor="#c90" stroked="f">
                  <v:path arrowok="t" o:connecttype="custom" o:connectlocs="514,2556;410,2561;314,2572;226,2591;150,2616;87,2646;23,2699;0,2759;2,2780;40,2838;117,2888;187,2915;269,2937;361,2952;461,2960;514,2961;566,2960;667,2952;759,2937;841,2915;911,2888;966,2855;1018,2800;1028,2759;1025,2738;988,2680;911,2630;841,2603;759,2581;667,2566;566,2558;514,2556" o:connectangles="0,0,0,0,0,0,0,0,0,0,0,0,0,0,0,0,0,0,0,0,0,0,0,0,0,0,0,0,0,0,0,0"/>
                </v:shape>
                <v:shape id="AutoShape 267" o:spid="_x0000_s1032" style="position:absolute;left:6351;top:11048;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USIMMA&#10;AADcAAAADwAAAGRycy9kb3ducmV2LnhtbERP3WrCMBS+H+wdwhl4I5pMN5XOKEMoCDJx1gc4NGdt&#10;WXPSNbFWn95cCLv8+P6X697WoqPWV441vI4VCOLcmYoLDacsHS1A+IBssHZMGq7kYb16flpiYtyF&#10;v6k7hkLEEPYJaihDaBIpfV6SRT92DXHkflxrMUTYFtK0eInhtpYTpWbSYsWxocSGNiXlv8ez1aDS&#10;U3o72N1XpzbD6X7+l73XWab14KX//AARqA//4od7azRM3uLaeCYeAb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USIMMAAADcAAAADwAAAAAAAAAAAAAAAACYAgAAZHJzL2Rv&#10;d25yZXYueG1sUEsFBgAAAAAEAAQA9QAAAIgDAAAAAA==&#10;" path="m3179,-8289r2,-21l3189,-8330r13,-19l3219,-8368r22,-18l3266,-8402r30,-16l3329,-8432r37,-13l3405,-8457r43,-10l3493,-8476r47,-6l3589,-8487r51,-3l3693,-8492r52,2l3796,-8487r50,5l3893,-8476r45,9l3980,-8457r40,12l4057,-8432r33,14l4119,-8402r26,16l4167,-8368r17,19l4197,-8330r7,20l4207,-8289r-3,21l4197,-8248r-13,19l4167,-8210r-22,17l4119,-8176r-29,16l4057,-8146r-37,13l3980,-8121r-42,10l3893,-8103r-47,7l3796,-8091r-51,3l3693,-8087r-53,-1l3589,-8091r-49,-5l3493,-8103r-45,-8l3405,-8121r-39,-12l3329,-8146r-33,-14l3266,-8176r-25,-17l3219,-8210r-17,-19l3189,-8248r-8,-20l3179,-8289xm3658,-8027r35,-60l3727,-8027r-69,xm3152,-7916r,-56l3693,-7972r,-55m4234,-7916r,-56l3693,-7972r,-55e" filled="f" strokeweight=".08794mm">
                  <v:path arrowok="t" o:connecttype="custom" o:connectlocs="3181,2738;3202,2699;3241,2662;3296,2630;3366,2603;3448,2581;3540,2566;3640,2558;3745,2558;3846,2566;3938,2581;4020,2603;4090,2630;4145,2662;4184,2699;4204,2738;4204,2780;4184,2819;4145,2855;4090,2888;4020,2915;3938,2937;3846,2952;3745,2960;3640,2960;3540,2952;3448,2937;3366,2915;3296,2888;3241,2855;3202,2819;3181,2780;3658,3021;3727,3021;3152,3132;3693,3076;4234,3132;3693,3076" o:connectangles="0,0,0,0,0,0,0,0,0,0,0,0,0,0,0,0,0,0,0,0,0,0,0,0,0,0,0,0,0,0,0,0,0,0,0,0,0,0"/>
                </v:shape>
                <v:shape id="Freeform 266" o:spid="_x0000_s1033" style="position:absolute;left:8989;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ZOZsYA&#10;AADcAAAADwAAAGRycy9kb3ducmV2LnhtbESP3WrCQBSE7wu+w3KE3tWNUopGV/GHFikVElvw9pA9&#10;JsHs2bC7TdK37xYKXg4z8w2z2gymER05X1tWMJ0kIIgLq2suFXx9vj7NQfiArLGxTAp+yMNmPXpY&#10;Yaptzzl151CKCGGfooIqhDaV0hcVGfQT2xJH72qdwRClK6V22Ee4aeQsSV6kwZrjQoUt7Ssqbudv&#10;o+CyM8fr23vmTpkvBs5vH4eDniv1OB62SxCBhnAP/7ePWsHseQF/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ZOZsYAAADcAAAADwAAAAAAAAAAAAAAAACYAgAAZHJz&#10;L2Rvd25yZXYueG1sUEsFBgAAAAAEAAQA9QAAAIsDAAAAAA==&#10;" path="m514,l410,4,314,16,227,35,150,60,88,90,23,143,,203r2,20l40,282r77,49l187,359r82,22l361,396r100,8l514,405r53,-1l667,396r92,-15l841,359r70,-28l966,299r52,-55l1028,203r-2,-21l988,124,911,74,841,47,759,25,667,9,567,1,514,xe" fillcolor="#c90" stroked="f">
                  <v:path arrowok="t" o:connecttype="custom" o:connectlocs="514,1866;410,1870;314,1882;227,1901;150,1926;88,1956;23,2009;0,2069;2,2089;40,2148;117,2197;187,2225;269,2247;361,2262;461,2270;514,2271;567,2270;667,2262;759,2247;841,2225;911,2197;966,2165;1018,2110;1028,2069;1026,2048;988,1990;911,1940;841,1913;759,1891;667,1875;567,1867;514,1866" o:connectangles="0,0,0,0,0,0,0,0,0,0,0,0,0,0,0,0,0,0,0,0,0,0,0,0,0,0,0,0,0,0,0,0"/>
                </v:shape>
                <v:shape id="Freeform 265" o:spid="_x0000_s1034" style="position:absolute;left:8989;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VJcEA&#10;AADcAAAADwAAAGRycy9kb3ducmV2LnhtbERPy4rCMBTdD8w/hDvgZtDUgiLVKMOAgxvB18bdtbk2&#10;ZZqbTJOx9e/NQnB5OO/FqreNuFEbascKxqMMBHHpdM2VgtNxPZyBCBFZY+OYFNwpwGr5/rbAQruO&#10;93Q7xEqkEA4FKjAx+kLKUBqyGEbOEyfu6lqLMcG2krrFLoXbRuZZNpUWa04NBj19Gyp/D/9WgT9G&#10;eTb5zn9edvuu3p4n+d+PV2rw0X/NQUTq40v8dG+0gnyS5qcz6Qj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MlSXBAAAA3AAAAA8AAAAAAAAAAAAAAAAAmAIAAGRycy9kb3du&#10;cmV2LnhtbFBLBQYAAAAABAAEAPUAAACGAwAAAAA=&#10;" path="m,203l23,143,88,90,150,60,227,35,314,16,410,4,514,r53,1l667,9r92,16l841,47r70,27l966,106r52,56l1028,203r-2,20l988,282r-77,49l841,359r-82,22l667,396r-100,8l514,405r-53,-1l361,396,269,381,187,359,117,331,62,299,10,244,,203xe" filled="f" strokeweight=".08794mm">
                  <v:path arrowok="t" o:connecttype="custom" o:connectlocs="0,2069;23,2009;88,1956;150,1926;227,1901;314,1882;410,1870;514,1866;567,1867;667,1875;759,1891;841,1913;911,1940;966,1972;1018,2028;1028,2069;1026,2089;988,2148;911,2197;841,2225;759,2247;667,2262;567,2270;514,2271;461,2270;361,2262;269,2247;187,2225;117,2197;62,2165;10,2110;0,2069" o:connectangles="0,0,0,0,0,0,0,0,0,0,0,0,0,0,0,0,0,0,0,0,0,0,0,0,0,0,0,0,0,0,0,0"/>
                </v:shape>
                <v:shape id="Freeform 264" o:spid="_x0000_s1035" style="position:absolute;left:10071;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nUvcQA&#10;AADcAAAADwAAAGRycy9kb3ducmV2LnhtbESP3YrCMBSE7wXfIRzBO00VFKlG2V3ZRRaF+gPeHppj&#10;W2xOSpLV7tsbQfBymJlvmMWqNbW4kfOVZQWjYQKCOLe64kLB6fg9mIHwAVljbZkU/JOH1bLbWWCq&#10;7Z33dDuEQkQI+xQVlCE0qZQ+L8mgH9qGOHoX6wyGKF0htcN7hJtajpNkKg1WHBdKbOirpPx6+DMK&#10;zp9mc/n5zdwu83nL++t2vdYzpfq99mMOIlAb3uFXe6MVjCcjeJ6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J1L3EAAAA3AAAAA8AAAAAAAAAAAAAAAAAmAIAAGRycy9k&#10;b3ducmV2LnhtbFBLBQYAAAAABAAEAPUAAACJAwAAAAA=&#10;" path="m514,l410,4,314,16,226,35,150,60,87,90,23,143,,203r2,20l40,282r77,49l187,359r82,22l361,396r100,8l514,405r52,-1l667,396r92,-15l841,359r70,-28l966,299r52,-55l1028,203r-3,-21l988,124,911,74,841,47,759,25,667,9,566,1,514,xe" fillcolor="#c90" stroked="f">
                  <v:path arrowok="t" o:connecttype="custom" o:connectlocs="514,1866;410,1870;314,1882;226,1901;150,1926;87,1956;23,2009;0,2069;2,2089;40,2148;117,2197;187,2225;269,2247;361,2262;461,2270;514,2271;566,2270;667,2262;759,2247;841,2225;911,2197;966,2165;1018,2110;1028,2069;1025,2048;988,1990;911,1940;841,1913;759,1891;667,1875;566,1867;514,1866" o:connectangles="0,0,0,0,0,0,0,0,0,0,0,0,0,0,0,0,0,0,0,0,0,0,0,0,0,0,0,0,0,0,0,0"/>
                </v:shape>
                <v:shape id="Freeform 263" o:spid="_x0000_s1036" style="position:absolute;left:10071;top:1866;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KuycUA&#10;AADcAAAADwAAAGRycy9kb3ducmV2LnhtbESPT2sCMRTE74V+h/AKvZSabUApW6OUgqWXgv8u3l43&#10;z83i5iVuUnf99kYQPA4z8xtmOh9cK07UxcazhrdRAYK48qbhWsN2s3h9BxETssHWM2k4U4T57PFh&#10;iqXxPa/otE61yBCOJWqwKYVSylhZchhHPhBnb+87hynLrpamwz7DXStVUUykw4bzgsVAX5aqw/rf&#10;aQibJHdWLcPL33LVN7+7sTp+B62fn4bPDxCJhnQP39o/RoMaK7ieyUdAz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Uq7JxQAAANwAAAAPAAAAAAAAAAAAAAAAAJgCAABkcnMv&#10;ZG93bnJldi54bWxQSwUGAAAAAAQABAD1AAAAigMAAAAA&#10;" path="m,203l23,143,87,90,150,60,226,35,314,16,410,4,514,r52,1l667,9r92,16l841,47r70,27l966,106r52,56l1028,203r-3,20l988,282r-77,49l841,359r-82,22l667,396r-101,8l514,405r-53,-1l361,396,269,381,187,359,117,331,62,299,10,244,,203xe" filled="f" strokeweight=".08794mm">
                  <v:path arrowok="t" o:connecttype="custom" o:connectlocs="0,2069;23,2009;87,1956;150,1926;226,1901;314,1882;410,1870;514,1866;566,1867;667,1875;759,1891;841,1913;911,1940;966,1972;1018,2028;1028,2069;1025,2089;988,2148;911,2197;841,2225;759,2247;667,2262;566,2270;514,2271;461,2270;361,2262;269,2247;187,2225;117,2197;62,2165;10,2110;0,2069" o:connectangles="0,0,0,0,0,0,0,0,0,0,0,0,0,0,0,0,0,0,0,0,0,0,0,0,0,0,0,0,0,0,0,0"/>
                </v:shape>
                <v:shape id="Freeform 262" o:spid="_x0000_s1037" style="position:absolute;left:9530;top:1291;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fvUcYA&#10;AADcAAAADwAAAGRycy9kb3ducmV2LnhtbESP3WrCQBSE7wu+w3KE3tWNlhaJruIPLVIqJLbg7SF7&#10;TILZs2F3m6Rv3y0IXg4z8w2zXA+mER05X1tWMJ0kIIgLq2suFXx/vT3NQfiArLGxTAp+ycN6NXpY&#10;Yqptzzl1p1CKCGGfooIqhDaV0hcVGfQT2xJH72KdwRClK6V22Ee4aeQsSV6lwZrjQoUt7Soqrqcf&#10;o+C8NYfL+0fmjpkvBs6vn/u9niv1OB42CxCBhnAP39oHrWD28g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5fvUcYAAADcAAAADwAAAAAAAAAAAAAAAACYAgAAZHJz&#10;L2Rvd25yZXYueG1sUEsFBgAAAAAEAAQA9QAAAIsDAAAAAA==&#10;" path="m514,l410,4,314,16,226,34,150,59,87,89,23,142,,202r2,21l40,281r77,50l187,358r82,22l361,395r100,8l514,405r52,-2l667,395r92,-15l841,358r70,-27l966,299r52,-56l1028,202r-3,-21l988,123,911,73,841,46,759,24,667,9,566,1,514,xe" fillcolor="#c90" stroked="f">
                  <v:path arrowok="t" o:connecttype="custom" o:connectlocs="514,1291;410,1295;314,1307;226,1325;150,1350;87,1380;23,1433;0,1493;2,1514;40,1572;117,1622;187,1649;269,1671;361,1686;461,1694;514,1696;566,1694;667,1686;759,1671;841,1649;911,1622;966,1590;1018,1534;1028,1493;1025,1472;988,1414;911,1364;841,1337;759,1315;667,1300;566,1292;514,1291" o:connectangles="0,0,0,0,0,0,0,0,0,0,0,0,0,0,0,0,0,0,0,0,0,0,0,0,0,0,0,0,0,0,0,0"/>
                </v:shape>
                <v:shape id="AutoShape 261" o:spid="_x0000_s1038" style="position:absolute;left:6351;top:8509;width:2170;height:1155;visibility:visible;mso-wrap-style:square;v-text-anchor:top" coordsize="2170,1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GO+MYA&#10;AADcAAAADwAAAGRycy9kb3ducmV2LnhtbESP3WrCQBSE7wt9h+UIvSm6W+sf0VWKEChIS2t8gEP2&#10;mASzZ9PsNkaf3i0IvRxm5htmteltLTpqfeVYw8tIgSDOnam40HDI0uEChA/IBmvHpOFCHjbrx4cV&#10;Jsad+Zu6fShEhLBPUEMZQpNI6fOSLPqRa4ijd3StxRBlW0jT4jnCbS3HSs2kxYrjQokNbUvKT/tf&#10;q0Glh/T6ZXcfndo+v37Of7JpnWVaPw36tyWIQH34D9/b70bDeDqBvzPxCM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GO+MYAAADcAAAADwAAAAAAAAAAAAAAAACYAgAAZHJz&#10;L2Rvd25yZXYueG1sUEsFBgAAAAAEAAQA9QAAAIsDAAAAAA==&#10;" path="m3179,-7016r2,-21l3189,-7057r13,-19l3219,-7095r22,-17l3266,-7129r30,-16l3329,-7159r37,-13l3405,-7184r43,-10l3493,-7202r47,-7l3589,-7214r51,-3l3693,-7218r52,1l3796,-7214r50,5l3893,-7202r45,8l3980,-7184r40,12l4057,-7159r33,14l4119,-7129r26,17l4167,-7095r17,19l4197,-7057r7,20l4207,-7016r-3,21l4197,-6975r-13,19l4167,-6937r-22,18l4119,-6903r-29,16l4057,-6873r-37,13l3980,-6848r-42,10l3893,-6829r-47,6l3796,-6818r-51,3l3693,-6813r-53,-2l3589,-6818r-49,-5l3493,-6829r-45,-9l3405,-6848r-39,-12l3329,-6873r-33,-14l3266,-6903r-25,-16l3219,-6937r-17,-19l3189,-6975r-8,-20l3179,-7016xm3658,-6754r35,-59l3727,-6754r-69,xm3152,-6643r,-55l3693,-6698r,-56m4234,-6643r,-55l3693,-6698r,-56e" filled="f" strokeweight=".08794mm">
                  <v:path arrowok="t" o:connecttype="custom" o:connectlocs="3181,1472;3202,1433;3241,1397;3296,1364;3366,1337;3448,1315;3540,1300;3640,1292;3745,1292;3846,1300;3938,1315;4020,1337;4090,1364;4145,1397;4184,1433;4204,1472;4204,1514;4184,1553;4145,1590;4090,1622;4020,1649;3938,1671;3846,1686;3745,1694;3640,1694;3540,1686;3448,1671;3366,1649;3296,1622;3241,1590;3202,1553;3181,1514;3658,1755;3727,1755;3152,1866;3693,1811;4234,1866;3693,1811" o:connectangles="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 o:spid="_x0000_s1039" type="#_x0000_t75" style="position:absolute;left:7993;top:3511;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g9k/FAAAA3AAAAA8AAABkcnMvZG93bnJldi54bWxEj0FrwkAUhO+C/2F5hd50o6JIdJUiWjy0&#10;B2MPPT6yzySYfRt3t0naX98VBI/DzHzDrLe9qUVLzleWFUzGCQji3OqKCwVf58NoCcIHZI21ZVLw&#10;Sx62m+Fgjam2HZ+ozUIhIoR9igrKEJpUSp+XZNCPbUMcvYt1BkOUrpDaYRfhppbTJFlIgxXHhRIb&#10;2pWUX7Mfo+Dz+72tb9ls90ez4767JrmbLD+Uen3p31YgAvXhGX60j1rBdD6H+5l4BOTm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oPZPxQAAANwAAAAPAAAAAAAAAAAAAAAA&#10;AJ8CAABkcnMvZG93bnJldi54bWxQSwUGAAAAAAQABAD3AAAAkQMAAAAA&#10;">
                  <v:imagedata r:id="rId12" o:title=""/>
                </v:shape>
                <v:shape id="Picture 259" o:spid="_x0000_s1040" type="#_x0000_t75" style="position:absolute;left:6790;top:3511;width:167;height: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pXrzDAAAA3AAAAA8AAABkcnMvZG93bnJldi54bWxEj09rAjEUxO8Fv0N4Qm81W7GLrEapouBJ&#10;qX/uj81zs7h5WZKoWz+9KQg9DjPzG2Y672wjbuRD7VjB5yADQVw6XXOl4HhYf4xBhIissXFMCn4p&#10;wHzWe5tiod2df+i2j5VIEA4FKjAxtoWUoTRkMQxcS5y8s/MWY5K+ktrjPcFtI4dZlkuLNacFgy0t&#10;DZWX/dUmSh6vq9Fm/PCn+vTY+bDg7cgo9d7vvicgInXxP/xqb7SC4VcOf2fSEZCz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ulevMMAAADcAAAADwAAAAAAAAAAAAAAAACf&#10;AgAAZHJzL2Rvd25yZXYueG1sUEsFBgAAAAAEAAQA9wAAAI8DAAAAAA==&#10;">
                  <v:imagedata r:id="rId13" o:title=""/>
                </v:shape>
                <v:shape id="AutoShape 258" o:spid="_x0000_s1041" style="position:absolute;left:1080;top:9053;width:1288;height:3914;visibility:visible;mso-wrap-style:square;v-text-anchor:top" coordsize="1288,39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af38UA&#10;AADcAAAADwAAAGRycy9kb3ducmV2LnhtbESPQWvCQBSE74L/YXmF3nQTqVqiGxGltFA8GL309sg+&#10;k9Ds25Ddxm1/fVcQPA4z8w2z3gTTioF611hWkE4TEMSl1Q1XCs6nt8krCOeRNbaWScEvOdjk49Ea&#10;M22vfKSh8JWIEHYZKqi97zIpXVmTQTe1HXH0LrY36KPsK6l7vEa4aeUsSRbSYMNxocaOdjWV38WP&#10;UdAdXnTx98UuPb0P86Row375GZR6fgrbFQhPwT/C9/aHVjCbL+F2Jh4B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p/fxQAAANwAAAAPAAAAAAAAAAAAAAAAAJgCAABkcnMv&#10;ZG93bnJldi54bWxQSwUGAAAAAAQABAD1AAAAigMAAAAA&#10;" path="m6368,-7432r34,-59l6437,-7432r-69,xm5795,-5540r,-946l6402,-6486r,-946e" filled="f" strokeweight=".08794mm">
                  <v:path arrowok="t" o:connecttype="custom" o:connectlocs="6368,1621;6402,1562;6437,1621;6368,1621;5795,3513;5795,2567;6402,2567;6402,1621" o:connectangles="0,0,0,0,0,0,0,0"/>
                </v:shape>
                <v:shape id="Freeform 257" o:spid="_x0000_s1042" style="position:absolute;left:7482;top:1621;width:597;height:1893;visibility:visible;mso-wrap-style:square;v-text-anchor:top" coordsize="597,1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ZEL8EA&#10;AADcAAAADwAAAGRycy9kb3ducmV2LnhtbERPz2vCMBS+C/4P4QneZqrgdNUom+j0JKgb8/honm2x&#10;eSlJrPW/N4eBx4/v93zZmko05HxpWcFwkIAgzqwuOVfwc9q8TUH4gKyxskwKHuRhueh25phqe+cD&#10;NceQixjCPkUFRQh1KqXPCjLoB7YmjtzFOoMhQpdL7fAew00lR0nyLg2WHBsKrGlVUHY93oyCrZy4&#10;8/mv/vja+zV+737lweWNUv1e+zkDEagNL/G/e6cVjMZxbTwTj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2RC/BAAAA3AAAAA8AAAAAAAAAAAAAAAAAmAIAAGRycy9kb3du&#10;cmV2LnhtbFBLBQYAAAAABAAEAPUAAACGAwAAAAA=&#10;" path="m597,1892r,-946l,946,,e" filled="f" strokeweight=".08794mm">
                  <v:path arrowok="t" o:connecttype="custom" o:connectlocs="597,3513;597,2567;0,2567;0,1621" o:connectangles="0,0,0,0"/>
                </v:shape>
                <v:line id="Line 256" o:spid="_x0000_s1043" style="position:absolute;visibility:visible;mso-wrap-style:square" from="7783,1499" to="9530,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aUMYAAADcAAAADwAAAGRycy9kb3ducmV2LnhtbESP0WrCQBRE3wv+w3ILvpS6UbG0qauo&#10;KORBWqp+wCV7TVKzd+PuauLfu0Khj8PMnGGm887U4krOV5YVDAcJCOLc6ooLBYf95vUdhA/IGmvL&#10;pOBGHuaz3tMUU21b/qHrLhQiQtinqKAMoUml9HlJBv3ANsTRO1pnMETpCqkdthFuajlKkjdpsOK4&#10;UGJDq5Ly0+5iFJy/X3i9XW35d5m5JhufvpbH9qJU/7lbfIII1IX/8F870wpGkw94nIlHQM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42lDGAAAA3AAAAA8AAAAAAAAA&#10;AAAAAAAAoQIAAGRycy9kb3ducmV2LnhtbFBLBQYAAAAABAAEAPkAAACUAwAAAAA=&#10;" strokeweight=".08794mm"/>
                <v:shape id="Freeform 255" o:spid="_x0000_s1044" style="position:absolute;left:8989;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m7m8IA&#10;AADcAAAADwAAAGRycy9kb3ducmV2LnhtbERPz2vCMBS+D/Y/hCfsNlM9FKlGUcuGjAlWBa+P5tmW&#10;Ni8lyWr33y+HgceP7/dqM5pODOR8Y1nBbJqAIC6tbrhScL18vC9A+ICssbNMCn7Jw2b9+rLCTNsH&#10;FzScQyViCPsMFdQh9JmUvqzJoJ/anjhyd+sMhghdJbXDRww3nZwnSSoNNhwbauxpX1PZnn+MgtvO&#10;HO6fXyd3PPly5KL9znO9UOptMm6XIAKN4Sn+dx+0gnka58cz8Qj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bubwgAAANwAAAAPAAAAAAAAAAAAAAAAAJgCAABkcnMvZG93&#10;bnJldi54bWxQSwUGAAAAAAQABAD1AAAAhwMAAAAA&#10;" path="m514,l410,5,314,16,227,35,150,60,88,90,23,143,,203r2,21l40,282r77,50l187,359r82,22l361,396r100,8l514,405r53,-1l667,396r92,-15l841,359r70,-27l966,299r52,-55l1028,203r-2,-21l988,124,911,74,841,47,759,25,667,10,567,1,514,xe" fillcolor="#c90" stroked="f">
                  <v:path arrowok="t" o:connecttype="custom" o:connectlocs="514,600;410,605;314,616;227,635;150,660;88,690;23,743;0,803;2,824;40,882;117,932;187,959;269,981;361,996;461,1004;514,1005;567,1004;667,996;759,981;841,959;911,932;966,899;1018,844;1028,803;1026,782;988,724;911,674;841,647;759,625;667,610;567,601;514,600" o:connectangles="0,0,0,0,0,0,0,0,0,0,0,0,0,0,0,0,0,0,0,0,0,0,0,0,0,0,0,0,0,0,0,0"/>
                </v:shape>
                <v:shape id="Freeform 254" o:spid="_x0000_s1045" style="position:absolute;left:8989;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6A8UA&#10;AADcAAAADwAAAGRycy9kb3ducmV2LnhtbESPT2sCMRTE7wW/Q3hCL0WzLlTKahQRWrwU/NOLt+fm&#10;uVncvMRNdNdvbwqFHoeZ+Q0zX/a2EXdqQ+1YwWScgSAuna65UvBz+Bx9gAgRWWPjmBQ8KMByMXiZ&#10;Y6Fdxzu672MlEoRDgQpMjL6QMpSGLIax88TJO7vWYkyyraRusUtw28g8y6bSYs1pwaCntaHysr9Z&#10;Bf4Q5dHkW/922u66+vv4nl+/vFKvw341AxGpj//hv/ZGK8inE/g9k46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7PoDxQAAANwAAAAPAAAAAAAAAAAAAAAAAJgCAABkcnMv&#10;ZG93bnJldi54bWxQSwUGAAAAAAQABAD1AAAAigMAAAAA&#10;" path="m,203l23,143,88,90,150,60,227,35,314,16,410,5,514,r53,1l667,10r92,15l841,47r70,27l966,106r52,56l1028,203r-2,21l988,282r-77,50l841,359r-82,22l667,396r-100,8l514,405r-53,-1l361,396,269,381,187,359,117,332,62,299,10,244,,203xe" filled="f" strokeweight=".08794mm">
                  <v:path arrowok="t" o:connecttype="custom" o:connectlocs="0,803;23,743;88,690;150,660;227,635;314,616;410,605;514,600;567,601;667,610;759,625;841,647;911,674;966,706;1018,762;1028,803;1026,824;988,882;911,932;841,959;759,981;667,996;567,1004;514,1005;461,1004;361,996;269,981;187,959;117,932;62,899;10,844;0,803" o:connectangles="0,0,0,0,0,0,0,0,0,0,0,0,0,0,0,0,0,0,0,0,0,0,0,0,0,0,0,0,0,0,0,0"/>
                </v:shape>
                <v:shape id="Freeform 253" o:spid="_x0000_s1046" style="position:absolute;left:10071;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eAd8UA&#10;AADcAAAADwAAAGRycy9kb3ducmV2LnhtbESPzWrDMBCE74W8g9hAb40cH0xwLYf8kBBCC0la6HWx&#10;NraJtTKSGjtvXxUKPQ4z8w1TLEfTiTs531pWMJ8lIIgrq1uuFXx+7F4WIHxA1thZJgUP8rAsJ08F&#10;5toOfKb7JdQiQtjnqKAJoc+l9FVDBv3M9sTRu1pnMETpaqkdDhFuOpkmSSYNthwXGuxp01B1u3wb&#10;BV9rc7jujyf3fvLVyOfb23arF0o9T8fVK4hAY/gP/7UPWkGapfB7Jh4BWf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t4B3xQAAANwAAAAPAAAAAAAAAAAAAAAAAJgCAABkcnMv&#10;ZG93bnJldi54bWxQSwUGAAAAAAQABAD1AAAAigMAAAAA&#10;" path="m514,l410,5,314,16,226,35,150,60,87,90,23,143,,203r2,21l40,282r77,50l187,359r82,22l361,396r100,8l514,405r52,-1l667,396r92,-15l841,359r70,-27l966,299r52,-55l1028,203r-3,-21l988,124,911,74,841,47,759,25,667,10,566,1,514,xe" fillcolor="#c90" stroked="f">
                  <v:path arrowok="t" o:connecttype="custom" o:connectlocs="514,600;410,605;314,616;226,635;150,660;87,690;23,743;0,803;2,824;40,882;117,932;187,959;269,981;361,996;461,1004;514,1005;566,1004;667,996;759,981;841,959;911,932;966,899;1018,844;1028,803;1025,782;988,724;911,674;841,647;759,625;667,610;566,601;514,600" o:connectangles="0,0,0,0,0,0,0,0,0,0,0,0,0,0,0,0,0,0,0,0,0,0,0,0,0,0,0,0,0,0,0,0"/>
                </v:shape>
                <v:shape id="Freeform 252" o:spid="_x0000_s1047" style="position:absolute;left:10071;top:600;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LB78UA&#10;AADcAAAADwAAAGRycy9kb3ducmV2LnhtbESPT2sCMRTE74LfITyhF6lZt1TKahQRWrwU/NOLt+fm&#10;dbN08xI3qbt+eyMUehxm5jfMYtXbRlypDbVjBdNJBoK4dLrmSsHX8f35DUSIyBobx6TgRgFWy+Fg&#10;gYV2He/peoiVSBAOBSowMfpCylAashgmzhMn79u1FmOSbSV1i12C20bmWTaTFmtOCwY9bQyVP4df&#10;q8AfozyZfOfH592+qz9Pr/nlwyv1NOrXcxCR+vgf/mtvtYJ89gKPM+kI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csHvxQAAANwAAAAPAAAAAAAAAAAAAAAAAJgCAABkcnMv&#10;ZG93bnJldi54bWxQSwUGAAAAAAQABAD1AAAAigMAAAAA&#10;" path="m,203l23,143,87,90,150,60,226,35,314,16,410,5,514,r52,1l667,10r92,15l841,47r70,27l966,106r52,56l1028,203r-3,21l988,282r-77,50l841,359r-82,22l667,396r-101,8l514,405r-53,-1l361,396,269,381,187,359,117,332,62,299,10,244,,203xe" filled="f" strokeweight=".08794mm">
                  <v:path arrowok="t" o:connecttype="custom" o:connectlocs="0,803;23,743;87,690;150,660;226,635;314,616;410,605;514,600;566,601;667,610;759,625;841,647;911,674;966,706;1018,762;1028,803;1025,824;988,882;911,932;841,959;759,981;667,996;566,1004;514,1005;461,1004;361,996;269,981;187,959;117,932;62,899;10,844;0,803" o:connectangles="0,0,0,0,0,0,0,0,0,0,0,0,0,0,0,0,0,0,0,0,0,0,0,0,0,0,0,0,0,0,0,0"/>
                </v:shape>
                <v:shape id="Freeform 251" o:spid="_x0000_s1048" style="position:absolute;left:9530;top:25;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K9mMUA&#10;AADcAAAADwAAAGRycy9kb3ducmV2LnhtbESP3WrCQBSE7wu+w3KE3tWNUoKkruIPllBaMKng7SF7&#10;TILZs2F31fTtu4WCl8PMfMMsVoPpxI2cby0rmE4SEMSV1S3XCo7f+5c5CB+QNXaWScEPeVgtR08L&#10;zLS9c0G3MtQiQthnqKAJoc+k9FVDBv3E9sTRO1tnMETpaqkd3iPcdHKWJKk02HJcaLCnbUPVpbwa&#10;BaeNyc/vHwf3dfDVwMXlc7fTc6Wex8P6DUSgITzC/+1cK5ilr/B3Jh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Er2YxQAAANwAAAAPAAAAAAAAAAAAAAAAAJgCAABkcnMv&#10;ZG93bnJldi54bWxQSwUGAAAAAAQABAD1AAAAigMAAAAA&#10;" path="m514,l410,4,314,16,226,34,150,59,87,89,23,142,,202r2,21l40,281r77,50l187,358r82,22l361,396r100,8l514,405r52,-1l667,396r92,-16l841,358r70,-27l966,299r52,-56l1028,202r-3,-20l988,123,911,74,841,46,759,24,667,9,566,1,514,xe" fillcolor="#c90" stroked="f">
                  <v:path arrowok="t" o:connecttype="custom" o:connectlocs="514,25;410,29;314,41;226,59;150,84;87,114;23,167;0,227;2,248;40,306;117,356;187,383;269,405;361,421;461,429;514,430;566,429;667,421;759,405;841,383;911,356;966,324;1018,268;1028,227;1025,207;988,148;911,99;841,71;759,49;667,34;566,26;514,25" o:connectangles="0,0,0,0,0,0,0,0,0,0,0,0,0,0,0,0,0,0,0,0,0,0,0,0,0,0,0,0,0,0,0,0"/>
                </v:shape>
                <v:shape id="AutoShape 250" o:spid="_x0000_s1049" style="position:absolute;left:2902;top:5971;width:5618;height:5484;visibility:visible;mso-wrap-style:square;v-text-anchor:top" coordsize="5618,54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DeTMAA&#10;AADcAAAADwAAAGRycy9kb3ducmV2LnhtbESPzQrCMBCE74LvEFbwpqmCRapRtCCo4MGfB1iatS02&#10;m9JEW9/eCILHYWa+YZbrzlTiRY0rLSuYjCMQxJnVJecKbtfdaA7CeWSNlWVS8CYH61W/t8RE25bP&#10;9Lr4XAQIuwQVFN7XiZQuK8igG9uaOHh32xj0QTa51A22AW4qOY2iWBosOSwUWFNaUPa4PI2C9Hbc&#10;kmz9tsrj/XUmXRqfDm+lhoNuswDhqfP/8K+91wqm8Qy+Z8IR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DeTMAAAADcAAAADwAAAAAAAAAAAAAAAACYAgAAZHJzL2Rvd25y&#10;ZXYueG1sUEsFBgAAAAAEAAQA9QAAAIUDAAAAAA==&#10;" path="m6628,-5744r2,-20l6638,-5785r13,-19l6668,-5823r22,-17l6715,-5857r30,-15l6778,-5887r37,-13l6854,-5912r43,-10l6942,-5930r47,-7l7038,-5942r51,-3l7142,-5946r52,1l7245,-5942r50,5l7342,-5930r45,8l7429,-5912r40,12l7506,-5887r33,15l7568,-5857r26,17l7616,-5823r17,19l7646,-5785r7,21l7656,-5744r-3,21l7646,-5703r-13,19l7616,-5665r-22,18l7568,-5631r-29,16l7506,-5601r-37,13l7429,-5576r-42,10l7342,-5557r-47,7l7245,-5545r-51,3l7142,-5541r-53,-1l7038,-5545r-49,-5l6942,-5557r-45,-9l6854,-5576r-39,-12l6778,-5601r-33,-14l6715,-5631r-25,-16l6668,-5665r-17,-19l6638,-5703r-8,-20l6628,-5744xm7107,-5482r35,-59l7176,-5482r-69,xm6601,-5371r,-55l7142,-5426r,-56m7683,-5371r,-55l7142,-5426r,-56m4881,-4472l6628,-5744m4881,-4472r1747,1260e" filled="f" strokeweight=".08794mm">
                  <v:path arrowok="t" o:connecttype="custom" o:connectlocs="6630,207;6651,167;6690,131;6745,99;6815,71;6897,49;6989,34;7089,26;7194,26;7295,34;7387,49;7469,71;7539,99;7594,131;7633,167;7653,207;7653,248;7633,287;7594,324;7539,356;7469,383;7387,405;7295,421;7194,429;7089,429;6989,421;6897,405;6815,383;6745,356;6690,324;6651,287;6630,248;7107,489;7176,489;6601,600;7142,545;7683,600;7142,545;4881,1499;4881,1499" o:connectangles="0,0,0,0,0,0,0,0,0,0,0,0,0,0,0,0,0,0,0,0,0,0,0,0,0,0,0,0,0,0,0,0,0,0,0,0,0,0,0,0"/>
                </v:shape>
                <v:shapetype id="_x0000_t202" coordsize="21600,21600" o:spt="202" path="m,l,21600r21600,l21600,xe">
                  <v:stroke joinstyle="miter"/>
                  <v:path gradientshapeok="t" o:connecttype="rect"/>
                </v:shapetype>
                <v:shape id="Text Box 249" o:spid="_x0000_s1050" type="#_x0000_t202" style="position:absolute;left:9860;top:124;width:370;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14:paraId="7D122495" w14:textId="77777777" w:rsidR="000A0F80" w:rsidRDefault="000A0F80">
                        <w:pPr>
                          <w:spacing w:line="102" w:lineRule="exact"/>
                          <w:ind w:left="65" w:right="-3" w:hanging="66"/>
                          <w:rPr>
                            <w:rFonts w:ascii="Arial"/>
                            <w:sz w:val="10"/>
                          </w:rPr>
                        </w:pPr>
                        <w:r>
                          <w:rPr>
                            <w:rFonts w:ascii="Arial"/>
                            <w:color w:val="FFFFFF"/>
                            <w:w w:val="95"/>
                            <w:sz w:val="10"/>
                          </w:rPr>
                          <w:t>Reverse</w:t>
                        </w:r>
                      </w:p>
                      <w:p w14:paraId="3C12565A" w14:textId="77777777" w:rsidR="000A0F80" w:rsidRDefault="000A0F80">
                        <w:pPr>
                          <w:spacing w:before="4" w:line="113" w:lineRule="exact"/>
                          <w:ind w:left="65" w:right="-3"/>
                          <w:rPr>
                            <w:rFonts w:ascii="Arial"/>
                            <w:sz w:val="10"/>
                          </w:rPr>
                        </w:pPr>
                        <w:r>
                          <w:rPr>
                            <w:rFonts w:ascii="Arial"/>
                            <w:color w:val="FFFFFF"/>
                            <w:sz w:val="10"/>
                          </w:rPr>
                          <w:t>Code</w:t>
                        </w:r>
                      </w:p>
                    </w:txbxContent>
                  </v:textbox>
                </v:shape>
                <v:shape id="Text Box 248" o:spid="_x0000_s1051" type="#_x0000_t202" style="position:absolute;left:9211;top:700;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14:paraId="37747ECF" w14:textId="77777777" w:rsidR="000A0F80" w:rsidRDefault="000A0F80">
                        <w:pPr>
                          <w:spacing w:line="102" w:lineRule="exact"/>
                          <w:ind w:left="85" w:right="86"/>
                          <w:jc w:val="center"/>
                          <w:rPr>
                            <w:rFonts w:ascii="Arial"/>
                            <w:sz w:val="10"/>
                          </w:rPr>
                        </w:pPr>
                        <w:r>
                          <w:rPr>
                            <w:rFonts w:ascii="Arial"/>
                            <w:color w:val="FFFFFF"/>
                            <w:sz w:val="10"/>
                          </w:rPr>
                          <w:t>Reverse</w:t>
                        </w:r>
                      </w:p>
                      <w:p w14:paraId="0B3199A7" w14:textId="77777777" w:rsidR="000A0F80" w:rsidRDefault="000A0F80">
                        <w:pPr>
                          <w:spacing w:before="4" w:line="113" w:lineRule="exact"/>
                          <w:ind w:left="-1"/>
                          <w:jc w:val="center"/>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47" o:spid="_x0000_s1052" type="#_x0000_t202" style="position:absolute;left:10292;top:640;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LZNcEA&#10;AADcAAAADwAAAGRycy9kb3ducmV2LnhtbERPTYvCMBC9C/sfwgjeNNVD0a5RRFZYEBZrPexxbMY2&#10;2Exqk9XuvzcHwePjfS/XvW3EnTpvHCuYThIQxKXThisFp2I3noPwAVlj45gU/JOH9epjsMRMuwfn&#10;dD+GSsQQ9hkqqENoMyl9WZNFP3EtceQurrMYIuwqqTt8xHDbyFmSpNKi4dhQY0vbmsrr8c8q2Pxy&#10;/mVuP+dDfslNUSwS3qdXpUbDfvMJIlAf3uKX+1srmKVxbTwTj4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S2TXBAAAA3AAAAA8AAAAAAAAAAAAAAAAAmAIAAGRycy9kb3du&#10;cmV2LnhtbFBLBQYAAAAABAAEAPUAAACGAwAAAAA=&#10;" filled="f" stroked="f">
                  <v:textbox inset="0,0,0,0">
                    <w:txbxContent>
                      <w:p w14:paraId="214EA459" w14:textId="77777777" w:rsidR="000A0F80" w:rsidRDefault="000A0F80">
                        <w:pPr>
                          <w:spacing w:line="102" w:lineRule="exact"/>
                          <w:ind w:left="174" w:hanging="66"/>
                          <w:rPr>
                            <w:rFonts w:ascii="Arial"/>
                            <w:sz w:val="10"/>
                          </w:rPr>
                        </w:pPr>
                        <w:r>
                          <w:rPr>
                            <w:rFonts w:ascii="Arial"/>
                            <w:color w:val="FFFFFF"/>
                            <w:sz w:val="10"/>
                          </w:rPr>
                          <w:t>Reverse</w:t>
                        </w:r>
                      </w:p>
                      <w:p w14:paraId="6103A5F9" w14:textId="77777777" w:rsidR="000A0F80" w:rsidRDefault="000A0F8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46" o:spid="_x0000_s1053" type="#_x0000_t202" style="position:absolute;left:7257;top:1455;width:451;height: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58rsUA&#10;AADcAAAADwAAAGRycy9kb3ducmV2LnhtbESPQWvCQBSE70L/w/KE3sxGD6FGV5FSQSgUYzx4fM0+&#10;k8Xs25hdNf33bqHQ4zAz3zDL9WBbcafeG8cKpkkKgrhy2nCt4FhuJ28gfEDW2DomBT/kYb16GS0x&#10;1+7BBd0PoRYRwj5HBU0IXS6lrxqy6BPXEUfv7HqLIcq+lrrHR4TbVs7SNJMWDceFBjt6b6i6HG5W&#10;webExYe5fn3vi3NhynKe8md2Uep1PGwWIAIN4T/8195pBbNsD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HnyuxQAAANwAAAAPAAAAAAAAAAAAAAAAAJgCAABkcnMv&#10;ZG93bnJldi54bWxQSwUGAAAAAAQABAD1AAAAigMAAAAA&#10;" filled="f" stroked="f">
                  <v:textbox inset="0,0,0,0">
                    <w:txbxContent>
                      <w:p w14:paraId="69995D7B" w14:textId="77777777" w:rsidR="000A0F80" w:rsidRDefault="000A0F80">
                        <w:pPr>
                          <w:spacing w:line="99" w:lineRule="exact"/>
                          <w:ind w:right="-16"/>
                          <w:rPr>
                            <w:rFonts w:ascii="Arial"/>
                            <w:sz w:val="10"/>
                          </w:rPr>
                        </w:pPr>
                        <w:r>
                          <w:rPr>
                            <w:rFonts w:ascii="Arial"/>
                            <w:spacing w:val="-1"/>
                            <w:sz w:val="10"/>
                          </w:rPr>
                          <w:t>Developer</w:t>
                        </w:r>
                      </w:p>
                    </w:txbxContent>
                  </v:textbox>
                </v:shape>
                <v:shape id="Text Box 245" o:spid="_x0000_s1054" type="#_x0000_t202" style="position:absolute;left:9837;top:1390;width:41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D7sEA&#10;AADcAAAADwAAAGRycy9kb3ducmV2LnhtbERPTYvCMBC9L/gfwgje1lQPuluNIqIgCIu1e/A4NmMb&#10;bCa1idr99+Yg7PHxvufLztbiQa03jhWMhgkI4sJpw6WC33z7+QXCB2SNtWNS8EcelovexxxT7Z6c&#10;0eMYShFD2KeooAqhSaX0RUUW/dA1xJG7uNZiiLAtpW7xGcNtLcdJMpEWDceGChtaV1Rcj3erYHXi&#10;bGNuP+dDdslMnn8nvJ9clRr0u9UMRKAu/Ivf7p1WMJ7G+fFMPAJ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9Q+7BAAAA3AAAAA8AAAAAAAAAAAAAAAAAmAIAAGRycy9kb3du&#10;cmV2LnhtbFBLBQYAAAAABAAEAPUAAACGAwAAAAA=&#10;" filled="f" stroked="f">
                  <v:textbox inset="0,0,0,0">
                    <w:txbxContent>
                      <w:p w14:paraId="24A220EB" w14:textId="77777777" w:rsidR="000A0F80" w:rsidRDefault="000A0F80">
                        <w:pPr>
                          <w:spacing w:line="102" w:lineRule="exact"/>
                          <w:ind w:left="88" w:right="-1" w:hanging="89"/>
                          <w:rPr>
                            <w:rFonts w:ascii="Arial"/>
                            <w:sz w:val="10"/>
                          </w:rPr>
                        </w:pPr>
                        <w:r>
                          <w:rPr>
                            <w:rFonts w:ascii="Arial"/>
                            <w:color w:val="FFFFFF"/>
                            <w:w w:val="95"/>
                            <w:sz w:val="10"/>
                          </w:rPr>
                          <w:t>Generate</w:t>
                        </w:r>
                      </w:p>
                      <w:p w14:paraId="7AD58E71" w14:textId="77777777" w:rsidR="000A0F80" w:rsidRDefault="000A0F80">
                        <w:pPr>
                          <w:spacing w:before="4" w:line="113" w:lineRule="exact"/>
                          <w:ind w:left="88" w:right="-1"/>
                          <w:rPr>
                            <w:rFonts w:ascii="Arial"/>
                            <w:sz w:val="10"/>
                          </w:rPr>
                        </w:pPr>
                        <w:r>
                          <w:rPr>
                            <w:rFonts w:ascii="Arial"/>
                            <w:color w:val="FFFFFF"/>
                            <w:sz w:val="10"/>
                          </w:rPr>
                          <w:t>Code</w:t>
                        </w:r>
                      </w:p>
                    </w:txbxContent>
                  </v:textbox>
                </v:shape>
                <v:shape id="Text Box 244" o:spid="_x0000_s1055" type="#_x0000_t202" style="position:absolute;left:9211;top:1966;width:585;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14:paraId="711BA127" w14:textId="77777777" w:rsidR="000A0F80" w:rsidRDefault="000A0F80">
                        <w:pPr>
                          <w:spacing w:line="102" w:lineRule="exact"/>
                          <w:ind w:right="-19" w:firstLine="84"/>
                          <w:rPr>
                            <w:rFonts w:ascii="Arial"/>
                            <w:sz w:val="10"/>
                          </w:rPr>
                        </w:pPr>
                        <w:r>
                          <w:rPr>
                            <w:rFonts w:ascii="Arial"/>
                            <w:color w:val="FFFFFF"/>
                            <w:sz w:val="10"/>
                          </w:rPr>
                          <w:t>Generate</w:t>
                        </w:r>
                      </w:p>
                      <w:p w14:paraId="4C024363" w14:textId="77777777" w:rsidR="000A0F80" w:rsidRDefault="000A0F80">
                        <w:pPr>
                          <w:spacing w:before="4" w:line="113" w:lineRule="exact"/>
                          <w:ind w:right="-19"/>
                          <w:rPr>
                            <w:rFonts w:ascii="Arial"/>
                            <w:sz w:val="10"/>
                          </w:rPr>
                        </w:pPr>
                        <w:r>
                          <w:rPr>
                            <w:rFonts w:ascii="Arial"/>
                            <w:color w:val="FFFFFF"/>
                            <w:sz w:val="10"/>
                          </w:rPr>
                          <w:t>Code</w:t>
                        </w:r>
                        <w:r>
                          <w:rPr>
                            <w:rFonts w:ascii="Arial"/>
                            <w:color w:val="FFFFFF"/>
                            <w:spacing w:val="-6"/>
                            <w:sz w:val="10"/>
                          </w:rPr>
                          <w:t xml:space="preserve"> </w:t>
                        </w:r>
                        <w:r>
                          <w:rPr>
                            <w:rFonts w:ascii="Arial"/>
                            <w:color w:val="FFFFFF"/>
                            <w:sz w:val="10"/>
                          </w:rPr>
                          <w:t>(Batch)</w:t>
                        </w:r>
                      </w:p>
                    </w:txbxContent>
                  </v:textbox>
                </v:shape>
                <v:shape id="Text Box 243" o:spid="_x0000_s1056" type="#_x0000_t202" style="position:absolute;left:10292;top:1906;width:588;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14:paraId="67915193" w14:textId="77777777" w:rsidR="000A0F80" w:rsidRDefault="000A0F80">
                        <w:pPr>
                          <w:spacing w:line="102" w:lineRule="exact"/>
                          <w:ind w:left="174" w:hanging="89"/>
                          <w:rPr>
                            <w:rFonts w:ascii="Arial"/>
                            <w:sz w:val="10"/>
                          </w:rPr>
                        </w:pPr>
                        <w:r>
                          <w:rPr>
                            <w:rFonts w:ascii="Arial"/>
                            <w:color w:val="FFFFFF"/>
                            <w:sz w:val="10"/>
                          </w:rPr>
                          <w:t>Generate</w:t>
                        </w:r>
                      </w:p>
                      <w:p w14:paraId="4CF357AF" w14:textId="77777777" w:rsidR="000A0F80" w:rsidRDefault="000A0F80">
                        <w:pPr>
                          <w:spacing w:before="4" w:line="249" w:lineRule="auto"/>
                          <w:ind w:firstLine="174"/>
                          <w:rPr>
                            <w:rFonts w:ascii="Arial"/>
                            <w:sz w:val="10"/>
                          </w:rPr>
                        </w:pPr>
                        <w:r>
                          <w:rPr>
                            <w:rFonts w:ascii="Arial"/>
                            <w:color w:val="FFFFFF"/>
                            <w:sz w:val="10"/>
                          </w:rPr>
                          <w:t xml:space="preserve">Code </w:t>
                        </w:r>
                        <w:r>
                          <w:rPr>
                            <w:rFonts w:ascii="Arial"/>
                            <w:color w:val="FFFFFF"/>
                            <w:w w:val="95"/>
                            <w:sz w:val="10"/>
                          </w:rPr>
                          <w:t>(Incremental)</w:t>
                        </w:r>
                      </w:p>
                    </w:txbxContent>
                  </v:textbox>
                </v:shape>
                <v:shape id="Text Box 242" o:spid="_x0000_s1057" type="#_x0000_t202" style="position:absolute;left:9774;top:2656;width:542;height: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14:paraId="3E8ADFC7" w14:textId="77777777" w:rsidR="000A0F80" w:rsidRDefault="000A0F80">
                        <w:pPr>
                          <w:spacing w:line="102" w:lineRule="exact"/>
                          <w:jc w:val="center"/>
                          <w:rPr>
                            <w:rFonts w:ascii="Arial"/>
                            <w:sz w:val="10"/>
                          </w:rPr>
                        </w:pPr>
                        <w:r>
                          <w:rPr>
                            <w:rFonts w:ascii="Arial"/>
                            <w:color w:val="FFFFFF"/>
                            <w:spacing w:val="-1"/>
                            <w:sz w:val="10"/>
                          </w:rPr>
                          <w:t>Synchronize</w:t>
                        </w:r>
                      </w:p>
                      <w:p w14:paraId="70B7AC5B" w14:textId="77777777" w:rsidR="000A0F80" w:rsidRDefault="000A0F80">
                        <w:pPr>
                          <w:spacing w:before="5" w:line="113" w:lineRule="exact"/>
                          <w:jc w:val="center"/>
                          <w:rPr>
                            <w:rFonts w:ascii="Arial"/>
                            <w:sz w:val="10"/>
                          </w:rPr>
                        </w:pPr>
                        <w:r>
                          <w:rPr>
                            <w:rFonts w:ascii="Arial"/>
                            <w:color w:val="FFFFFF"/>
                            <w:sz w:val="10"/>
                          </w:rPr>
                          <w:t>Artifact</w:t>
                        </w:r>
                      </w:p>
                    </w:txbxContent>
                  </v:textbox>
                </v:shape>
                <v:shape id="Text Box 241" o:spid="_x0000_s1058" type="#_x0000_t202" style="position:absolute;left:9233;top:3232;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14:paraId="5689DAB0" w14:textId="77777777" w:rsidR="000A0F80" w:rsidRDefault="000A0F80">
                        <w:pPr>
                          <w:spacing w:line="102" w:lineRule="exact"/>
                          <w:ind w:left="-1"/>
                          <w:jc w:val="center"/>
                          <w:rPr>
                            <w:rFonts w:ascii="Arial"/>
                            <w:sz w:val="10"/>
                          </w:rPr>
                        </w:pPr>
                        <w:r>
                          <w:rPr>
                            <w:rFonts w:ascii="Arial"/>
                            <w:color w:val="FFFFFF"/>
                            <w:spacing w:val="-1"/>
                            <w:sz w:val="10"/>
                          </w:rPr>
                          <w:t>Synchronize</w:t>
                        </w:r>
                      </w:p>
                      <w:p w14:paraId="01977FA3" w14:textId="77777777" w:rsidR="000A0F80" w:rsidRDefault="000A0F80">
                        <w:pPr>
                          <w:spacing w:before="4" w:line="113" w:lineRule="exact"/>
                          <w:jc w:val="center"/>
                          <w:rPr>
                            <w:rFonts w:ascii="Arial"/>
                            <w:sz w:val="10"/>
                          </w:rPr>
                        </w:pPr>
                        <w:r>
                          <w:rPr>
                            <w:rFonts w:ascii="Arial"/>
                            <w:color w:val="FFFFFF"/>
                            <w:sz w:val="10"/>
                          </w:rPr>
                          <w:t>Code</w:t>
                        </w:r>
                      </w:p>
                    </w:txbxContent>
                  </v:textbox>
                </v:shape>
                <v:shape id="Text Box 240" o:spid="_x0000_s1059" type="#_x0000_t202" style="position:absolute;left:10315;top:3232;width:542;height: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14:paraId="53A6B425" w14:textId="77777777" w:rsidR="000A0F80" w:rsidRDefault="000A0F80">
                        <w:pPr>
                          <w:spacing w:line="102" w:lineRule="exact"/>
                          <w:jc w:val="center"/>
                          <w:rPr>
                            <w:rFonts w:ascii="Arial"/>
                            <w:sz w:val="10"/>
                          </w:rPr>
                        </w:pPr>
                        <w:r>
                          <w:rPr>
                            <w:rFonts w:ascii="Arial"/>
                            <w:color w:val="FFFFFF"/>
                            <w:spacing w:val="-1"/>
                            <w:sz w:val="10"/>
                          </w:rPr>
                          <w:t>Synchronize</w:t>
                        </w:r>
                      </w:p>
                      <w:p w14:paraId="3D59DFB9" w14:textId="77777777" w:rsidR="000A0F80" w:rsidRDefault="000A0F80">
                        <w:pPr>
                          <w:spacing w:before="4" w:line="113" w:lineRule="exact"/>
                          <w:ind w:left="1"/>
                          <w:jc w:val="center"/>
                          <w:rPr>
                            <w:rFonts w:ascii="Arial"/>
                            <w:sz w:val="10"/>
                          </w:rPr>
                        </w:pPr>
                        <w:r>
                          <w:rPr>
                            <w:rFonts w:ascii="Arial"/>
                            <w:color w:val="FFFFFF"/>
                            <w:sz w:val="10"/>
                          </w:rPr>
                          <w:t>Model</w:t>
                        </w:r>
                      </w:p>
                    </w:txbxContent>
                  </v:textbox>
                </v:shape>
                <w10:wrap anchorx="page"/>
              </v:group>
            </w:pict>
          </mc:Fallback>
        </mc:AlternateContent>
      </w:r>
      <w:r w:rsidR="0044141A">
        <w:rPr>
          <w:w w:val="110"/>
        </w:rPr>
        <w:t>our work, we assume that model and code are both develop- ment artifacts. A development artifact may be the reference artifact, defined as follows:</w:t>
      </w:r>
    </w:p>
    <w:p w14:paraId="2C890E77" w14:textId="77777777" w:rsidR="00B66BFA" w:rsidRDefault="00B66BFA">
      <w:pPr>
        <w:pStyle w:val="Corpsdetexte"/>
        <w:spacing w:before="6"/>
        <w:rPr>
          <w:sz w:val="16"/>
        </w:rPr>
      </w:pPr>
    </w:p>
    <w:p w14:paraId="20FCC346" w14:textId="77777777" w:rsidR="00B66BFA" w:rsidRDefault="0044141A">
      <w:pPr>
        <w:spacing w:line="242" w:lineRule="auto"/>
        <w:ind w:left="115" w:right="6058" w:firstLine="199"/>
        <w:jc w:val="both"/>
        <w:rPr>
          <w:rFonts w:ascii="Arial"/>
          <w:i/>
          <w:sz w:val="18"/>
        </w:rPr>
      </w:pPr>
      <w:r>
        <w:rPr>
          <w:noProof/>
          <w:lang w:val="fr-FR" w:eastAsia="fr-FR"/>
        </w:rPr>
        <w:drawing>
          <wp:anchor distT="0" distB="0" distL="0" distR="0" simplePos="0" relativeHeight="1336" behindDoc="0" locked="0" layoutInCell="1" allowOverlap="1" wp14:anchorId="1ED82453" wp14:editId="64F651DA">
            <wp:simplePos x="0" y="0"/>
            <wp:positionH relativeFrom="page">
              <wp:posOffset>4698377</wp:posOffset>
            </wp:positionH>
            <wp:positionV relativeFrom="paragraph">
              <wp:posOffset>48272</wp:posOffset>
            </wp:positionV>
            <wp:extent cx="106007" cy="270465"/>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4" cstate="print"/>
                    <a:stretch>
                      <a:fillRect/>
                    </a:stretch>
                  </pic:blipFill>
                  <pic:spPr>
                    <a:xfrm>
                      <a:off x="0" y="0"/>
                      <a:ext cx="106007" cy="270465"/>
                    </a:xfrm>
                    <a:prstGeom prst="rect">
                      <a:avLst/>
                    </a:prstGeom>
                  </pic:spPr>
                </pic:pic>
              </a:graphicData>
            </a:graphic>
          </wp:anchor>
        </w:drawing>
      </w:r>
      <w:r>
        <w:rPr>
          <w:rFonts w:ascii="PMingLiU"/>
          <w:w w:val="140"/>
          <w:sz w:val="18"/>
        </w:rPr>
        <w:t xml:space="preserve">Definition </w:t>
      </w:r>
      <w:r>
        <w:rPr>
          <w:rFonts w:ascii="PMingLiU"/>
          <w:w w:val="105"/>
          <w:sz w:val="18"/>
        </w:rPr>
        <w:t xml:space="preserve">2 </w:t>
      </w:r>
      <w:r>
        <w:rPr>
          <w:rFonts w:ascii="PMingLiU"/>
          <w:w w:val="140"/>
          <w:sz w:val="18"/>
        </w:rPr>
        <w:t xml:space="preserve">(Reference </w:t>
      </w:r>
      <w:r>
        <w:rPr>
          <w:rFonts w:ascii="PMingLiU"/>
          <w:spacing w:val="-4"/>
          <w:w w:val="140"/>
          <w:sz w:val="18"/>
        </w:rPr>
        <w:t xml:space="preserve">artifact). </w:t>
      </w:r>
      <w:r>
        <w:rPr>
          <w:rFonts w:ascii="Arial"/>
          <w:i/>
          <w:w w:val="105"/>
          <w:sz w:val="18"/>
        </w:rPr>
        <w:t xml:space="preserve">A </w:t>
      </w:r>
      <w:r>
        <w:rPr>
          <w:rFonts w:ascii="Arial"/>
          <w:i/>
          <w:spacing w:val="-4"/>
          <w:w w:val="105"/>
          <w:sz w:val="18"/>
        </w:rPr>
        <w:t xml:space="preserve">reference </w:t>
      </w:r>
      <w:r>
        <w:rPr>
          <w:rFonts w:ascii="Arial"/>
          <w:i/>
          <w:w w:val="105"/>
          <w:sz w:val="18"/>
        </w:rPr>
        <w:t xml:space="preserve">ar- tifact is one which may </w:t>
      </w:r>
      <w:r>
        <w:rPr>
          <w:rFonts w:ascii="Arial"/>
          <w:i/>
          <w:spacing w:val="-5"/>
          <w:w w:val="105"/>
          <w:sz w:val="18"/>
        </w:rPr>
        <w:t xml:space="preserve">be </w:t>
      </w:r>
      <w:r>
        <w:rPr>
          <w:rFonts w:ascii="Arial"/>
          <w:i/>
          <w:spacing w:val="-3"/>
          <w:w w:val="105"/>
          <w:sz w:val="18"/>
        </w:rPr>
        <w:t xml:space="preserve">modified </w:t>
      </w:r>
      <w:r>
        <w:rPr>
          <w:rFonts w:ascii="Arial"/>
          <w:i/>
          <w:w w:val="105"/>
          <w:sz w:val="18"/>
        </w:rPr>
        <w:t>manually. All other ar- tifacts</w:t>
      </w:r>
      <w:r>
        <w:rPr>
          <w:rFonts w:ascii="Arial"/>
          <w:i/>
          <w:spacing w:val="-24"/>
          <w:w w:val="105"/>
          <w:sz w:val="18"/>
        </w:rPr>
        <w:t xml:space="preserve"> </w:t>
      </w:r>
      <w:r>
        <w:rPr>
          <w:rFonts w:ascii="Arial"/>
          <w:i/>
          <w:spacing w:val="-4"/>
          <w:w w:val="105"/>
          <w:sz w:val="18"/>
        </w:rPr>
        <w:t>are</w:t>
      </w:r>
      <w:r>
        <w:rPr>
          <w:rFonts w:ascii="Arial"/>
          <w:i/>
          <w:spacing w:val="-24"/>
          <w:w w:val="105"/>
          <w:sz w:val="18"/>
        </w:rPr>
        <w:t xml:space="preserve"> </w:t>
      </w:r>
      <w:r>
        <w:rPr>
          <w:rFonts w:ascii="Arial"/>
          <w:i/>
          <w:spacing w:val="-6"/>
          <w:w w:val="105"/>
          <w:sz w:val="18"/>
        </w:rPr>
        <w:t>produced</w:t>
      </w:r>
      <w:r>
        <w:rPr>
          <w:rFonts w:ascii="Arial"/>
          <w:i/>
          <w:spacing w:val="-24"/>
          <w:w w:val="105"/>
          <w:sz w:val="18"/>
        </w:rPr>
        <w:t xml:space="preserve"> </w:t>
      </w:r>
      <w:r>
        <w:rPr>
          <w:rFonts w:ascii="Arial"/>
          <w:i/>
          <w:spacing w:val="-3"/>
          <w:w w:val="105"/>
          <w:sz w:val="18"/>
        </w:rPr>
        <w:t>from</w:t>
      </w:r>
      <w:r>
        <w:rPr>
          <w:rFonts w:ascii="Arial"/>
          <w:i/>
          <w:spacing w:val="-24"/>
          <w:w w:val="105"/>
          <w:sz w:val="18"/>
        </w:rPr>
        <w:t xml:space="preserve"> </w:t>
      </w:r>
      <w:r>
        <w:rPr>
          <w:rFonts w:ascii="Arial"/>
          <w:i/>
          <w:w w:val="105"/>
          <w:sz w:val="18"/>
        </w:rPr>
        <w:t>the</w:t>
      </w:r>
      <w:r>
        <w:rPr>
          <w:rFonts w:ascii="Arial"/>
          <w:i/>
          <w:spacing w:val="-24"/>
          <w:w w:val="105"/>
          <w:sz w:val="18"/>
        </w:rPr>
        <w:t xml:space="preserve"> </w:t>
      </w:r>
      <w:r>
        <w:rPr>
          <w:rFonts w:ascii="Arial"/>
          <w:i/>
          <w:spacing w:val="-4"/>
          <w:w w:val="105"/>
          <w:sz w:val="18"/>
        </w:rPr>
        <w:t>reference</w:t>
      </w:r>
      <w:r>
        <w:rPr>
          <w:rFonts w:ascii="Arial"/>
          <w:i/>
          <w:spacing w:val="-24"/>
          <w:w w:val="105"/>
          <w:sz w:val="18"/>
        </w:rPr>
        <w:t xml:space="preserve"> </w:t>
      </w:r>
      <w:r>
        <w:rPr>
          <w:rFonts w:ascii="Arial"/>
          <w:i/>
          <w:w w:val="105"/>
          <w:sz w:val="18"/>
        </w:rPr>
        <w:t>artifact</w:t>
      </w:r>
      <w:r>
        <w:rPr>
          <w:rFonts w:ascii="Arial"/>
          <w:i/>
          <w:spacing w:val="-24"/>
          <w:w w:val="105"/>
          <w:sz w:val="18"/>
        </w:rPr>
        <w:t xml:space="preserve"> </w:t>
      </w:r>
      <w:r>
        <w:rPr>
          <w:rFonts w:ascii="Arial"/>
          <w:i/>
          <w:w w:val="105"/>
          <w:sz w:val="18"/>
        </w:rPr>
        <w:t>through</w:t>
      </w:r>
      <w:r>
        <w:rPr>
          <w:rFonts w:ascii="Arial"/>
          <w:i/>
          <w:spacing w:val="-24"/>
          <w:w w:val="105"/>
          <w:sz w:val="18"/>
        </w:rPr>
        <w:t xml:space="preserve"> </w:t>
      </w:r>
      <w:r>
        <w:rPr>
          <w:rFonts w:ascii="Arial"/>
          <w:i/>
          <w:w w:val="105"/>
          <w:sz w:val="18"/>
        </w:rPr>
        <w:t xml:space="preserve">some </w:t>
      </w:r>
      <w:r>
        <w:rPr>
          <w:rFonts w:ascii="Arial"/>
          <w:i/>
          <w:spacing w:val="-5"/>
          <w:w w:val="105"/>
          <w:sz w:val="18"/>
        </w:rPr>
        <w:t>process,</w:t>
      </w:r>
      <w:r>
        <w:rPr>
          <w:rFonts w:ascii="Arial"/>
          <w:i/>
          <w:spacing w:val="-15"/>
          <w:w w:val="105"/>
          <w:sz w:val="18"/>
        </w:rPr>
        <w:t xml:space="preserve"> </w:t>
      </w:r>
      <w:r>
        <w:rPr>
          <w:rFonts w:ascii="Arial"/>
          <w:i/>
          <w:w w:val="105"/>
          <w:sz w:val="18"/>
        </w:rPr>
        <w:t>and</w:t>
      </w:r>
      <w:r>
        <w:rPr>
          <w:rFonts w:ascii="Arial"/>
          <w:i/>
          <w:spacing w:val="-16"/>
          <w:w w:val="105"/>
          <w:sz w:val="18"/>
        </w:rPr>
        <w:t xml:space="preserve"> </w:t>
      </w:r>
      <w:r>
        <w:rPr>
          <w:rFonts w:ascii="Arial"/>
          <w:i/>
          <w:w w:val="105"/>
          <w:sz w:val="18"/>
        </w:rPr>
        <w:t>only</w:t>
      </w:r>
      <w:r>
        <w:rPr>
          <w:rFonts w:ascii="Arial"/>
          <w:i/>
          <w:spacing w:val="-16"/>
          <w:w w:val="105"/>
          <w:sz w:val="18"/>
        </w:rPr>
        <w:t xml:space="preserve"> </w:t>
      </w:r>
      <w:r>
        <w:rPr>
          <w:rFonts w:ascii="Arial"/>
          <w:i/>
          <w:w w:val="105"/>
          <w:sz w:val="18"/>
        </w:rPr>
        <w:t>through</w:t>
      </w:r>
      <w:r>
        <w:rPr>
          <w:rFonts w:ascii="Arial"/>
          <w:i/>
          <w:spacing w:val="-16"/>
          <w:w w:val="105"/>
          <w:sz w:val="18"/>
        </w:rPr>
        <w:t xml:space="preserve"> </w:t>
      </w:r>
      <w:r>
        <w:rPr>
          <w:rFonts w:ascii="Arial"/>
          <w:i/>
          <w:w w:val="105"/>
          <w:sz w:val="18"/>
        </w:rPr>
        <w:t>the</w:t>
      </w:r>
      <w:r>
        <w:rPr>
          <w:rFonts w:ascii="Arial"/>
          <w:i/>
          <w:spacing w:val="-16"/>
          <w:w w:val="105"/>
          <w:sz w:val="18"/>
        </w:rPr>
        <w:t xml:space="preserve"> </w:t>
      </w:r>
      <w:r>
        <w:rPr>
          <w:rFonts w:ascii="Arial"/>
          <w:i/>
          <w:spacing w:val="-4"/>
          <w:w w:val="105"/>
          <w:sz w:val="18"/>
        </w:rPr>
        <w:t>process.</w:t>
      </w:r>
      <w:r>
        <w:rPr>
          <w:rFonts w:ascii="Arial"/>
          <w:i/>
          <w:spacing w:val="-1"/>
          <w:w w:val="105"/>
          <w:sz w:val="18"/>
        </w:rPr>
        <w:t xml:space="preserve"> </w:t>
      </w:r>
      <w:r>
        <w:rPr>
          <w:rFonts w:ascii="Arial"/>
          <w:i/>
          <w:w w:val="105"/>
          <w:sz w:val="18"/>
        </w:rPr>
        <w:t>Manual</w:t>
      </w:r>
      <w:r>
        <w:rPr>
          <w:rFonts w:ascii="Arial"/>
          <w:i/>
          <w:spacing w:val="-16"/>
          <w:w w:val="105"/>
          <w:sz w:val="18"/>
        </w:rPr>
        <w:t xml:space="preserve"> </w:t>
      </w:r>
      <w:r>
        <w:rPr>
          <w:rFonts w:ascii="Arial"/>
          <w:i/>
          <w:spacing w:val="-3"/>
          <w:w w:val="105"/>
          <w:sz w:val="18"/>
        </w:rPr>
        <w:t xml:space="preserve">modification </w:t>
      </w:r>
      <w:r>
        <w:rPr>
          <w:rFonts w:ascii="Arial"/>
          <w:i/>
          <w:w w:val="105"/>
          <w:sz w:val="18"/>
        </w:rPr>
        <w:t>of</w:t>
      </w:r>
      <w:r>
        <w:rPr>
          <w:rFonts w:ascii="Arial"/>
          <w:i/>
          <w:spacing w:val="-9"/>
          <w:w w:val="105"/>
          <w:sz w:val="18"/>
        </w:rPr>
        <w:t xml:space="preserve"> </w:t>
      </w:r>
      <w:r>
        <w:rPr>
          <w:rFonts w:ascii="Arial"/>
          <w:i/>
          <w:w w:val="105"/>
          <w:sz w:val="18"/>
        </w:rPr>
        <w:t>artifacts</w:t>
      </w:r>
      <w:r>
        <w:rPr>
          <w:rFonts w:ascii="Arial"/>
          <w:i/>
          <w:spacing w:val="-9"/>
          <w:w w:val="105"/>
          <w:sz w:val="18"/>
        </w:rPr>
        <w:t xml:space="preserve"> </w:t>
      </w:r>
      <w:r>
        <w:rPr>
          <w:rFonts w:ascii="Arial"/>
          <w:i/>
          <w:w w:val="105"/>
          <w:sz w:val="18"/>
        </w:rPr>
        <w:t>other</w:t>
      </w:r>
      <w:r>
        <w:rPr>
          <w:rFonts w:ascii="Arial"/>
          <w:i/>
          <w:spacing w:val="-9"/>
          <w:w w:val="105"/>
          <w:sz w:val="18"/>
        </w:rPr>
        <w:t xml:space="preserve"> </w:t>
      </w:r>
      <w:r>
        <w:rPr>
          <w:rFonts w:ascii="Arial"/>
          <w:i/>
          <w:w w:val="105"/>
          <w:sz w:val="18"/>
        </w:rPr>
        <w:t>than</w:t>
      </w:r>
      <w:r>
        <w:rPr>
          <w:rFonts w:ascii="Arial"/>
          <w:i/>
          <w:spacing w:val="-9"/>
          <w:w w:val="105"/>
          <w:sz w:val="18"/>
        </w:rPr>
        <w:t xml:space="preserve"> </w:t>
      </w:r>
      <w:r>
        <w:rPr>
          <w:rFonts w:ascii="Arial"/>
          <w:i/>
          <w:w w:val="105"/>
          <w:sz w:val="18"/>
        </w:rPr>
        <w:t>the</w:t>
      </w:r>
      <w:r>
        <w:rPr>
          <w:rFonts w:ascii="Arial"/>
          <w:i/>
          <w:spacing w:val="-9"/>
          <w:w w:val="105"/>
          <w:sz w:val="18"/>
        </w:rPr>
        <w:t xml:space="preserve"> </w:t>
      </w:r>
      <w:r>
        <w:rPr>
          <w:rFonts w:ascii="Arial"/>
          <w:i/>
          <w:spacing w:val="-4"/>
          <w:w w:val="105"/>
          <w:sz w:val="18"/>
        </w:rPr>
        <w:t>reference</w:t>
      </w:r>
      <w:r>
        <w:rPr>
          <w:rFonts w:ascii="Arial"/>
          <w:i/>
          <w:spacing w:val="-9"/>
          <w:w w:val="105"/>
          <w:sz w:val="18"/>
        </w:rPr>
        <w:t xml:space="preserve"> </w:t>
      </w:r>
      <w:r>
        <w:rPr>
          <w:rFonts w:ascii="Arial"/>
          <w:i/>
          <w:w w:val="105"/>
          <w:sz w:val="18"/>
        </w:rPr>
        <w:t>artifact</w:t>
      </w:r>
      <w:r>
        <w:rPr>
          <w:rFonts w:ascii="Arial"/>
          <w:i/>
          <w:spacing w:val="-9"/>
          <w:w w:val="105"/>
          <w:sz w:val="18"/>
        </w:rPr>
        <w:t xml:space="preserve"> </w:t>
      </w:r>
      <w:r>
        <w:rPr>
          <w:rFonts w:ascii="Arial"/>
          <w:i/>
          <w:w w:val="105"/>
          <w:sz w:val="18"/>
        </w:rPr>
        <w:t>is</w:t>
      </w:r>
      <w:r>
        <w:rPr>
          <w:rFonts w:ascii="Arial"/>
          <w:i/>
          <w:spacing w:val="-9"/>
          <w:w w:val="105"/>
          <w:sz w:val="18"/>
        </w:rPr>
        <w:t xml:space="preserve"> </w:t>
      </w:r>
      <w:r>
        <w:rPr>
          <w:rFonts w:ascii="Arial"/>
          <w:i/>
          <w:w w:val="105"/>
          <w:sz w:val="18"/>
        </w:rPr>
        <w:t>forbidden.</w:t>
      </w:r>
    </w:p>
    <w:p w14:paraId="1BDC1851" w14:textId="77777777" w:rsidR="00B66BFA" w:rsidRDefault="00B66BFA">
      <w:pPr>
        <w:pStyle w:val="Corpsdetexte"/>
        <w:spacing w:before="4"/>
        <w:rPr>
          <w:rFonts w:ascii="Arial"/>
          <w:i/>
          <w:sz w:val="19"/>
        </w:rPr>
      </w:pPr>
    </w:p>
    <w:p w14:paraId="659DA4A1" w14:textId="77777777" w:rsidR="00B66BFA" w:rsidRDefault="0044141A">
      <w:pPr>
        <w:pStyle w:val="Corpsdetexte"/>
        <w:spacing w:line="242" w:lineRule="auto"/>
        <w:ind w:left="115" w:right="6099" w:firstLine="179"/>
        <w:jc w:val="both"/>
      </w:pPr>
      <w:r>
        <w:rPr>
          <w:w w:val="110"/>
        </w:rPr>
        <w:t>The actors who will us</w:t>
      </w:r>
      <w:r w:rsidR="00645AD1">
        <w:rPr>
          <w:w w:val="110"/>
        </w:rPr>
        <w:t xml:space="preserve">e our method are called model- </w:t>
      </w:r>
      <w:r>
        <w:rPr>
          <w:w w:val="110"/>
        </w:rPr>
        <w:t>driven developer and code-driven developers. The main dif- ference</w:t>
      </w:r>
      <w:r>
        <w:rPr>
          <w:spacing w:val="-11"/>
          <w:w w:val="110"/>
        </w:rPr>
        <w:t xml:space="preserve"> </w:t>
      </w:r>
      <w:r>
        <w:rPr>
          <w:w w:val="110"/>
        </w:rPr>
        <w:t>between</w:t>
      </w:r>
      <w:r>
        <w:rPr>
          <w:spacing w:val="-11"/>
          <w:w w:val="110"/>
        </w:rPr>
        <w:t xml:space="preserve"> </w:t>
      </w:r>
      <w:r>
        <w:rPr>
          <w:w w:val="110"/>
        </w:rPr>
        <w:t>a</w:t>
      </w:r>
      <w:r>
        <w:rPr>
          <w:spacing w:val="-11"/>
          <w:w w:val="110"/>
        </w:rPr>
        <w:t xml:space="preserve"> </w:t>
      </w:r>
      <w:r>
        <w:rPr>
          <w:w w:val="110"/>
        </w:rPr>
        <w:t>model-driven</w:t>
      </w:r>
      <w:r>
        <w:rPr>
          <w:spacing w:val="-11"/>
          <w:w w:val="110"/>
        </w:rPr>
        <w:t xml:space="preserve"> </w:t>
      </w:r>
      <w:r>
        <w:rPr>
          <w:w w:val="110"/>
        </w:rPr>
        <w:t>developer</w:t>
      </w:r>
      <w:r>
        <w:rPr>
          <w:spacing w:val="-11"/>
          <w:w w:val="110"/>
        </w:rPr>
        <w:t xml:space="preserve"> </w:t>
      </w:r>
      <w:r>
        <w:rPr>
          <w:w w:val="110"/>
        </w:rPr>
        <w:t>and</w:t>
      </w:r>
      <w:r>
        <w:rPr>
          <w:spacing w:val="-11"/>
          <w:w w:val="110"/>
        </w:rPr>
        <w:t xml:space="preserve"> </w:t>
      </w:r>
      <w:r>
        <w:rPr>
          <w:w w:val="110"/>
        </w:rPr>
        <w:t>a</w:t>
      </w:r>
      <w:r>
        <w:rPr>
          <w:spacing w:val="-11"/>
          <w:w w:val="110"/>
        </w:rPr>
        <w:t xml:space="preserve"> </w:t>
      </w:r>
      <w:r>
        <w:rPr>
          <w:w w:val="110"/>
        </w:rPr>
        <w:t>code-driven developer is what they consider as the reference artifact.</w:t>
      </w:r>
    </w:p>
    <w:p w14:paraId="6BC1A015" w14:textId="77777777" w:rsidR="00B66BFA" w:rsidRDefault="00B66BFA">
      <w:pPr>
        <w:pStyle w:val="Corpsdetexte"/>
        <w:spacing w:before="6"/>
        <w:rPr>
          <w:sz w:val="16"/>
        </w:rPr>
      </w:pPr>
    </w:p>
    <w:p w14:paraId="7E273F89" w14:textId="77777777" w:rsidR="00B66BFA" w:rsidRDefault="00FB6BAA">
      <w:pPr>
        <w:spacing w:line="242" w:lineRule="auto"/>
        <w:ind w:left="115" w:right="6062" w:firstLine="199"/>
        <w:jc w:val="both"/>
        <w:rPr>
          <w:rFonts w:ascii="Arial"/>
          <w:i/>
          <w:sz w:val="18"/>
        </w:rPr>
      </w:pPr>
      <w:r>
        <w:rPr>
          <w:noProof/>
          <w:lang w:val="fr-FR" w:eastAsia="fr-FR"/>
        </w:rPr>
        <mc:AlternateContent>
          <mc:Choice Requires="wpg">
            <w:drawing>
              <wp:anchor distT="0" distB="0" distL="114300" distR="114300" simplePos="0" relativeHeight="503276936" behindDoc="1" locked="0" layoutInCell="1" allowOverlap="1" wp14:anchorId="58AEFFE5" wp14:editId="4C9BDD04">
                <wp:simplePos x="0" y="0"/>
                <wp:positionH relativeFrom="page">
                  <wp:posOffset>4363085</wp:posOffset>
                </wp:positionH>
                <wp:positionV relativeFrom="paragraph">
                  <wp:posOffset>399415</wp:posOffset>
                </wp:positionV>
                <wp:extent cx="2686685" cy="374650"/>
                <wp:effectExtent l="10160" t="15875" r="8255" b="9525"/>
                <wp:wrapNone/>
                <wp:docPr id="236"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6685" cy="374650"/>
                          <a:chOff x="6871" y="629"/>
                          <a:chExt cx="4231" cy="590"/>
                        </a:xfrm>
                      </wpg:grpSpPr>
                      <wps:wsp>
                        <wps:cNvPr id="237" name="Freeform 238"/>
                        <wps:cNvSpPr>
                          <a:spLocks/>
                        </wps:cNvSpPr>
                        <wps:spPr bwMode="auto">
                          <a:xfrm>
                            <a:off x="8989" y="632"/>
                            <a:ext cx="1029" cy="405"/>
                          </a:xfrm>
                          <a:custGeom>
                            <a:avLst/>
                            <a:gdLst>
                              <a:gd name="T0" fmla="+- 0 9503 8989"/>
                              <a:gd name="T1" fmla="*/ T0 w 1029"/>
                              <a:gd name="T2" fmla="+- 0 632 632"/>
                              <a:gd name="T3" fmla="*/ 632 h 405"/>
                              <a:gd name="T4" fmla="+- 0 9399 8989"/>
                              <a:gd name="T5" fmla="*/ T4 w 1029"/>
                              <a:gd name="T6" fmla="+- 0 636 632"/>
                              <a:gd name="T7" fmla="*/ 636 h 405"/>
                              <a:gd name="T8" fmla="+- 0 9303 8989"/>
                              <a:gd name="T9" fmla="*/ T8 w 1029"/>
                              <a:gd name="T10" fmla="+- 0 648 632"/>
                              <a:gd name="T11" fmla="*/ 648 h 405"/>
                              <a:gd name="T12" fmla="+- 0 9216 8989"/>
                              <a:gd name="T13" fmla="*/ T12 w 1029"/>
                              <a:gd name="T14" fmla="+- 0 666 632"/>
                              <a:gd name="T15" fmla="*/ 666 h 405"/>
                              <a:gd name="T16" fmla="+- 0 9139 8989"/>
                              <a:gd name="T17" fmla="*/ T16 w 1029"/>
                              <a:gd name="T18" fmla="+- 0 691 632"/>
                              <a:gd name="T19" fmla="*/ 691 h 405"/>
                              <a:gd name="T20" fmla="+- 0 9077 8989"/>
                              <a:gd name="T21" fmla="*/ T20 w 1029"/>
                              <a:gd name="T22" fmla="+- 0 721 632"/>
                              <a:gd name="T23" fmla="*/ 721 h 405"/>
                              <a:gd name="T24" fmla="+- 0 9012 8989"/>
                              <a:gd name="T25" fmla="*/ T24 w 1029"/>
                              <a:gd name="T26" fmla="+- 0 774 632"/>
                              <a:gd name="T27" fmla="*/ 774 h 405"/>
                              <a:gd name="T28" fmla="+- 0 8989 8989"/>
                              <a:gd name="T29" fmla="*/ T28 w 1029"/>
                              <a:gd name="T30" fmla="+- 0 834 632"/>
                              <a:gd name="T31" fmla="*/ 834 h 405"/>
                              <a:gd name="T32" fmla="+- 0 8991 8989"/>
                              <a:gd name="T33" fmla="*/ T32 w 1029"/>
                              <a:gd name="T34" fmla="+- 0 855 632"/>
                              <a:gd name="T35" fmla="*/ 855 h 405"/>
                              <a:gd name="T36" fmla="+- 0 9029 8989"/>
                              <a:gd name="T37" fmla="*/ T36 w 1029"/>
                              <a:gd name="T38" fmla="+- 0 913 632"/>
                              <a:gd name="T39" fmla="*/ 913 h 405"/>
                              <a:gd name="T40" fmla="+- 0 9106 8989"/>
                              <a:gd name="T41" fmla="*/ T40 w 1029"/>
                              <a:gd name="T42" fmla="+- 0 963 632"/>
                              <a:gd name="T43" fmla="*/ 963 h 405"/>
                              <a:gd name="T44" fmla="+- 0 9176 8989"/>
                              <a:gd name="T45" fmla="*/ T44 w 1029"/>
                              <a:gd name="T46" fmla="+- 0 990 632"/>
                              <a:gd name="T47" fmla="*/ 990 h 405"/>
                              <a:gd name="T48" fmla="+- 0 9258 8989"/>
                              <a:gd name="T49" fmla="*/ T48 w 1029"/>
                              <a:gd name="T50" fmla="+- 0 1012 632"/>
                              <a:gd name="T51" fmla="*/ 1012 h 405"/>
                              <a:gd name="T52" fmla="+- 0 9350 8989"/>
                              <a:gd name="T53" fmla="*/ T52 w 1029"/>
                              <a:gd name="T54" fmla="+- 0 1027 632"/>
                              <a:gd name="T55" fmla="*/ 1027 h 405"/>
                              <a:gd name="T56" fmla="+- 0 9450 8989"/>
                              <a:gd name="T57" fmla="*/ T56 w 1029"/>
                              <a:gd name="T58" fmla="+- 0 1035 632"/>
                              <a:gd name="T59" fmla="*/ 1035 h 405"/>
                              <a:gd name="T60" fmla="+- 0 9503 8989"/>
                              <a:gd name="T61" fmla="*/ T60 w 1029"/>
                              <a:gd name="T62" fmla="+- 0 1036 632"/>
                              <a:gd name="T63" fmla="*/ 1036 h 405"/>
                              <a:gd name="T64" fmla="+- 0 9556 8989"/>
                              <a:gd name="T65" fmla="*/ T64 w 1029"/>
                              <a:gd name="T66" fmla="+- 0 1035 632"/>
                              <a:gd name="T67" fmla="*/ 1035 h 405"/>
                              <a:gd name="T68" fmla="+- 0 9656 8989"/>
                              <a:gd name="T69" fmla="*/ T68 w 1029"/>
                              <a:gd name="T70" fmla="+- 0 1027 632"/>
                              <a:gd name="T71" fmla="*/ 1027 h 405"/>
                              <a:gd name="T72" fmla="+- 0 9748 8989"/>
                              <a:gd name="T73" fmla="*/ T72 w 1029"/>
                              <a:gd name="T74" fmla="+- 0 1012 632"/>
                              <a:gd name="T75" fmla="*/ 1012 h 405"/>
                              <a:gd name="T76" fmla="+- 0 9830 8989"/>
                              <a:gd name="T77" fmla="*/ T76 w 1029"/>
                              <a:gd name="T78" fmla="+- 0 990 632"/>
                              <a:gd name="T79" fmla="*/ 990 h 405"/>
                              <a:gd name="T80" fmla="+- 0 9900 8989"/>
                              <a:gd name="T81" fmla="*/ T80 w 1029"/>
                              <a:gd name="T82" fmla="+- 0 963 632"/>
                              <a:gd name="T83" fmla="*/ 963 h 405"/>
                              <a:gd name="T84" fmla="+- 0 9955 8989"/>
                              <a:gd name="T85" fmla="*/ T84 w 1029"/>
                              <a:gd name="T86" fmla="+- 0 931 632"/>
                              <a:gd name="T87" fmla="*/ 931 h 405"/>
                              <a:gd name="T88" fmla="+- 0 10007 8989"/>
                              <a:gd name="T89" fmla="*/ T88 w 1029"/>
                              <a:gd name="T90" fmla="+- 0 875 632"/>
                              <a:gd name="T91" fmla="*/ 875 h 405"/>
                              <a:gd name="T92" fmla="+- 0 10017 8989"/>
                              <a:gd name="T93" fmla="*/ T92 w 1029"/>
                              <a:gd name="T94" fmla="+- 0 834 632"/>
                              <a:gd name="T95" fmla="*/ 834 h 405"/>
                              <a:gd name="T96" fmla="+- 0 10015 8989"/>
                              <a:gd name="T97" fmla="*/ T96 w 1029"/>
                              <a:gd name="T98" fmla="+- 0 813 632"/>
                              <a:gd name="T99" fmla="*/ 813 h 405"/>
                              <a:gd name="T100" fmla="+- 0 9977 8989"/>
                              <a:gd name="T101" fmla="*/ T100 w 1029"/>
                              <a:gd name="T102" fmla="+- 0 755 632"/>
                              <a:gd name="T103" fmla="*/ 755 h 405"/>
                              <a:gd name="T104" fmla="+- 0 9900 8989"/>
                              <a:gd name="T105" fmla="*/ T104 w 1029"/>
                              <a:gd name="T106" fmla="+- 0 705 632"/>
                              <a:gd name="T107" fmla="*/ 705 h 405"/>
                              <a:gd name="T108" fmla="+- 0 9830 8989"/>
                              <a:gd name="T109" fmla="*/ T108 w 1029"/>
                              <a:gd name="T110" fmla="+- 0 678 632"/>
                              <a:gd name="T111" fmla="*/ 678 h 405"/>
                              <a:gd name="T112" fmla="+- 0 9748 8989"/>
                              <a:gd name="T113" fmla="*/ T112 w 1029"/>
                              <a:gd name="T114" fmla="+- 0 656 632"/>
                              <a:gd name="T115" fmla="*/ 656 h 405"/>
                              <a:gd name="T116" fmla="+- 0 9656 8989"/>
                              <a:gd name="T117" fmla="*/ T116 w 1029"/>
                              <a:gd name="T118" fmla="+- 0 641 632"/>
                              <a:gd name="T119" fmla="*/ 641 h 405"/>
                              <a:gd name="T120" fmla="+- 0 9556 8989"/>
                              <a:gd name="T121" fmla="*/ T120 w 1029"/>
                              <a:gd name="T122" fmla="+- 0 633 632"/>
                              <a:gd name="T123" fmla="*/ 633 h 405"/>
                              <a:gd name="T124" fmla="+- 0 9503 8989"/>
                              <a:gd name="T125" fmla="*/ T124 w 1029"/>
                              <a:gd name="T126" fmla="+- 0 632 632"/>
                              <a:gd name="T127" fmla="*/ 6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6"/>
                                </a:lnTo>
                                <a:lnTo>
                                  <a:pt x="227" y="34"/>
                                </a:lnTo>
                                <a:lnTo>
                                  <a:pt x="150" y="59"/>
                                </a:lnTo>
                                <a:lnTo>
                                  <a:pt x="88" y="89"/>
                                </a:lnTo>
                                <a:lnTo>
                                  <a:pt x="23" y="142"/>
                                </a:lnTo>
                                <a:lnTo>
                                  <a:pt x="0" y="202"/>
                                </a:lnTo>
                                <a:lnTo>
                                  <a:pt x="2" y="223"/>
                                </a:lnTo>
                                <a:lnTo>
                                  <a:pt x="40" y="281"/>
                                </a:lnTo>
                                <a:lnTo>
                                  <a:pt x="117" y="331"/>
                                </a:lnTo>
                                <a:lnTo>
                                  <a:pt x="187" y="358"/>
                                </a:lnTo>
                                <a:lnTo>
                                  <a:pt x="269" y="380"/>
                                </a:lnTo>
                                <a:lnTo>
                                  <a:pt x="361" y="395"/>
                                </a:lnTo>
                                <a:lnTo>
                                  <a:pt x="461" y="403"/>
                                </a:lnTo>
                                <a:lnTo>
                                  <a:pt x="514" y="404"/>
                                </a:lnTo>
                                <a:lnTo>
                                  <a:pt x="567" y="403"/>
                                </a:lnTo>
                                <a:lnTo>
                                  <a:pt x="667" y="395"/>
                                </a:lnTo>
                                <a:lnTo>
                                  <a:pt x="759" y="380"/>
                                </a:lnTo>
                                <a:lnTo>
                                  <a:pt x="841" y="358"/>
                                </a:lnTo>
                                <a:lnTo>
                                  <a:pt x="911" y="331"/>
                                </a:lnTo>
                                <a:lnTo>
                                  <a:pt x="966" y="299"/>
                                </a:lnTo>
                                <a:lnTo>
                                  <a:pt x="1018" y="243"/>
                                </a:lnTo>
                                <a:lnTo>
                                  <a:pt x="1028" y="202"/>
                                </a:lnTo>
                                <a:lnTo>
                                  <a:pt x="1026" y="181"/>
                                </a:lnTo>
                                <a:lnTo>
                                  <a:pt x="988" y="123"/>
                                </a:lnTo>
                                <a:lnTo>
                                  <a:pt x="911" y="73"/>
                                </a:lnTo>
                                <a:lnTo>
                                  <a:pt x="841" y="46"/>
                                </a:lnTo>
                                <a:lnTo>
                                  <a:pt x="759" y="24"/>
                                </a:lnTo>
                                <a:lnTo>
                                  <a:pt x="667" y="9"/>
                                </a:lnTo>
                                <a:lnTo>
                                  <a:pt x="567"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Freeform 237"/>
                        <wps:cNvSpPr>
                          <a:spLocks/>
                        </wps:cNvSpPr>
                        <wps:spPr bwMode="auto">
                          <a:xfrm>
                            <a:off x="8989" y="632"/>
                            <a:ext cx="1029" cy="405"/>
                          </a:xfrm>
                          <a:custGeom>
                            <a:avLst/>
                            <a:gdLst>
                              <a:gd name="T0" fmla="+- 0 8989 8989"/>
                              <a:gd name="T1" fmla="*/ T0 w 1029"/>
                              <a:gd name="T2" fmla="+- 0 834 632"/>
                              <a:gd name="T3" fmla="*/ 834 h 405"/>
                              <a:gd name="T4" fmla="+- 0 9012 8989"/>
                              <a:gd name="T5" fmla="*/ T4 w 1029"/>
                              <a:gd name="T6" fmla="+- 0 774 632"/>
                              <a:gd name="T7" fmla="*/ 774 h 405"/>
                              <a:gd name="T8" fmla="+- 0 9077 8989"/>
                              <a:gd name="T9" fmla="*/ T8 w 1029"/>
                              <a:gd name="T10" fmla="+- 0 721 632"/>
                              <a:gd name="T11" fmla="*/ 721 h 405"/>
                              <a:gd name="T12" fmla="+- 0 9139 8989"/>
                              <a:gd name="T13" fmla="*/ T12 w 1029"/>
                              <a:gd name="T14" fmla="+- 0 691 632"/>
                              <a:gd name="T15" fmla="*/ 691 h 405"/>
                              <a:gd name="T16" fmla="+- 0 9216 8989"/>
                              <a:gd name="T17" fmla="*/ T16 w 1029"/>
                              <a:gd name="T18" fmla="+- 0 666 632"/>
                              <a:gd name="T19" fmla="*/ 666 h 405"/>
                              <a:gd name="T20" fmla="+- 0 9303 8989"/>
                              <a:gd name="T21" fmla="*/ T20 w 1029"/>
                              <a:gd name="T22" fmla="+- 0 648 632"/>
                              <a:gd name="T23" fmla="*/ 648 h 405"/>
                              <a:gd name="T24" fmla="+- 0 9399 8989"/>
                              <a:gd name="T25" fmla="*/ T24 w 1029"/>
                              <a:gd name="T26" fmla="+- 0 636 632"/>
                              <a:gd name="T27" fmla="*/ 636 h 405"/>
                              <a:gd name="T28" fmla="+- 0 9503 8989"/>
                              <a:gd name="T29" fmla="*/ T28 w 1029"/>
                              <a:gd name="T30" fmla="+- 0 632 632"/>
                              <a:gd name="T31" fmla="*/ 632 h 405"/>
                              <a:gd name="T32" fmla="+- 0 9556 8989"/>
                              <a:gd name="T33" fmla="*/ T32 w 1029"/>
                              <a:gd name="T34" fmla="+- 0 633 632"/>
                              <a:gd name="T35" fmla="*/ 633 h 405"/>
                              <a:gd name="T36" fmla="+- 0 9656 8989"/>
                              <a:gd name="T37" fmla="*/ T36 w 1029"/>
                              <a:gd name="T38" fmla="+- 0 641 632"/>
                              <a:gd name="T39" fmla="*/ 641 h 405"/>
                              <a:gd name="T40" fmla="+- 0 9748 8989"/>
                              <a:gd name="T41" fmla="*/ T40 w 1029"/>
                              <a:gd name="T42" fmla="+- 0 656 632"/>
                              <a:gd name="T43" fmla="*/ 656 h 405"/>
                              <a:gd name="T44" fmla="+- 0 9830 8989"/>
                              <a:gd name="T45" fmla="*/ T44 w 1029"/>
                              <a:gd name="T46" fmla="+- 0 678 632"/>
                              <a:gd name="T47" fmla="*/ 678 h 405"/>
                              <a:gd name="T48" fmla="+- 0 9900 8989"/>
                              <a:gd name="T49" fmla="*/ T48 w 1029"/>
                              <a:gd name="T50" fmla="+- 0 705 632"/>
                              <a:gd name="T51" fmla="*/ 705 h 405"/>
                              <a:gd name="T52" fmla="+- 0 9955 8989"/>
                              <a:gd name="T53" fmla="*/ T52 w 1029"/>
                              <a:gd name="T54" fmla="+- 0 738 632"/>
                              <a:gd name="T55" fmla="*/ 738 h 405"/>
                              <a:gd name="T56" fmla="+- 0 10007 8989"/>
                              <a:gd name="T57" fmla="*/ T56 w 1029"/>
                              <a:gd name="T58" fmla="+- 0 793 632"/>
                              <a:gd name="T59" fmla="*/ 793 h 405"/>
                              <a:gd name="T60" fmla="+- 0 10017 8989"/>
                              <a:gd name="T61" fmla="*/ T60 w 1029"/>
                              <a:gd name="T62" fmla="+- 0 834 632"/>
                              <a:gd name="T63" fmla="*/ 834 h 405"/>
                              <a:gd name="T64" fmla="+- 0 10015 8989"/>
                              <a:gd name="T65" fmla="*/ T64 w 1029"/>
                              <a:gd name="T66" fmla="+- 0 855 632"/>
                              <a:gd name="T67" fmla="*/ 855 h 405"/>
                              <a:gd name="T68" fmla="+- 0 9977 8989"/>
                              <a:gd name="T69" fmla="*/ T68 w 1029"/>
                              <a:gd name="T70" fmla="+- 0 913 632"/>
                              <a:gd name="T71" fmla="*/ 913 h 405"/>
                              <a:gd name="T72" fmla="+- 0 9900 8989"/>
                              <a:gd name="T73" fmla="*/ T72 w 1029"/>
                              <a:gd name="T74" fmla="+- 0 963 632"/>
                              <a:gd name="T75" fmla="*/ 963 h 405"/>
                              <a:gd name="T76" fmla="+- 0 9830 8989"/>
                              <a:gd name="T77" fmla="*/ T76 w 1029"/>
                              <a:gd name="T78" fmla="+- 0 990 632"/>
                              <a:gd name="T79" fmla="*/ 990 h 405"/>
                              <a:gd name="T80" fmla="+- 0 9748 8989"/>
                              <a:gd name="T81" fmla="*/ T80 w 1029"/>
                              <a:gd name="T82" fmla="+- 0 1012 632"/>
                              <a:gd name="T83" fmla="*/ 1012 h 405"/>
                              <a:gd name="T84" fmla="+- 0 9656 8989"/>
                              <a:gd name="T85" fmla="*/ T84 w 1029"/>
                              <a:gd name="T86" fmla="+- 0 1027 632"/>
                              <a:gd name="T87" fmla="*/ 1027 h 405"/>
                              <a:gd name="T88" fmla="+- 0 9556 8989"/>
                              <a:gd name="T89" fmla="*/ T88 w 1029"/>
                              <a:gd name="T90" fmla="+- 0 1035 632"/>
                              <a:gd name="T91" fmla="*/ 1035 h 405"/>
                              <a:gd name="T92" fmla="+- 0 9503 8989"/>
                              <a:gd name="T93" fmla="*/ T92 w 1029"/>
                              <a:gd name="T94" fmla="+- 0 1036 632"/>
                              <a:gd name="T95" fmla="*/ 1036 h 405"/>
                              <a:gd name="T96" fmla="+- 0 9450 8989"/>
                              <a:gd name="T97" fmla="*/ T96 w 1029"/>
                              <a:gd name="T98" fmla="+- 0 1035 632"/>
                              <a:gd name="T99" fmla="*/ 1035 h 405"/>
                              <a:gd name="T100" fmla="+- 0 9350 8989"/>
                              <a:gd name="T101" fmla="*/ T100 w 1029"/>
                              <a:gd name="T102" fmla="+- 0 1027 632"/>
                              <a:gd name="T103" fmla="*/ 1027 h 405"/>
                              <a:gd name="T104" fmla="+- 0 9258 8989"/>
                              <a:gd name="T105" fmla="*/ T104 w 1029"/>
                              <a:gd name="T106" fmla="+- 0 1012 632"/>
                              <a:gd name="T107" fmla="*/ 1012 h 405"/>
                              <a:gd name="T108" fmla="+- 0 9176 8989"/>
                              <a:gd name="T109" fmla="*/ T108 w 1029"/>
                              <a:gd name="T110" fmla="+- 0 990 632"/>
                              <a:gd name="T111" fmla="*/ 990 h 405"/>
                              <a:gd name="T112" fmla="+- 0 9106 8989"/>
                              <a:gd name="T113" fmla="*/ T112 w 1029"/>
                              <a:gd name="T114" fmla="+- 0 963 632"/>
                              <a:gd name="T115" fmla="*/ 963 h 405"/>
                              <a:gd name="T116" fmla="+- 0 9051 8989"/>
                              <a:gd name="T117" fmla="*/ T116 w 1029"/>
                              <a:gd name="T118" fmla="+- 0 931 632"/>
                              <a:gd name="T119" fmla="*/ 931 h 405"/>
                              <a:gd name="T120" fmla="+- 0 8999 8989"/>
                              <a:gd name="T121" fmla="*/ T120 w 1029"/>
                              <a:gd name="T122" fmla="+- 0 875 632"/>
                              <a:gd name="T123" fmla="*/ 875 h 405"/>
                              <a:gd name="T124" fmla="+- 0 8989 8989"/>
                              <a:gd name="T125" fmla="*/ T124 w 1029"/>
                              <a:gd name="T126" fmla="+- 0 834 632"/>
                              <a:gd name="T127" fmla="*/ 834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0" y="202"/>
                                </a:moveTo>
                                <a:lnTo>
                                  <a:pt x="23" y="142"/>
                                </a:lnTo>
                                <a:lnTo>
                                  <a:pt x="88" y="89"/>
                                </a:lnTo>
                                <a:lnTo>
                                  <a:pt x="150" y="59"/>
                                </a:lnTo>
                                <a:lnTo>
                                  <a:pt x="227" y="34"/>
                                </a:lnTo>
                                <a:lnTo>
                                  <a:pt x="314" y="16"/>
                                </a:lnTo>
                                <a:lnTo>
                                  <a:pt x="410" y="4"/>
                                </a:lnTo>
                                <a:lnTo>
                                  <a:pt x="514" y="0"/>
                                </a:lnTo>
                                <a:lnTo>
                                  <a:pt x="567" y="1"/>
                                </a:lnTo>
                                <a:lnTo>
                                  <a:pt x="667" y="9"/>
                                </a:lnTo>
                                <a:lnTo>
                                  <a:pt x="759" y="24"/>
                                </a:lnTo>
                                <a:lnTo>
                                  <a:pt x="841" y="46"/>
                                </a:lnTo>
                                <a:lnTo>
                                  <a:pt x="911" y="73"/>
                                </a:lnTo>
                                <a:lnTo>
                                  <a:pt x="966" y="106"/>
                                </a:lnTo>
                                <a:lnTo>
                                  <a:pt x="1018" y="161"/>
                                </a:lnTo>
                                <a:lnTo>
                                  <a:pt x="1028" y="202"/>
                                </a:lnTo>
                                <a:lnTo>
                                  <a:pt x="1026" y="223"/>
                                </a:lnTo>
                                <a:lnTo>
                                  <a:pt x="988" y="281"/>
                                </a:lnTo>
                                <a:lnTo>
                                  <a:pt x="911" y="331"/>
                                </a:lnTo>
                                <a:lnTo>
                                  <a:pt x="841" y="358"/>
                                </a:lnTo>
                                <a:lnTo>
                                  <a:pt x="759" y="380"/>
                                </a:lnTo>
                                <a:lnTo>
                                  <a:pt x="667" y="395"/>
                                </a:lnTo>
                                <a:lnTo>
                                  <a:pt x="567" y="403"/>
                                </a:lnTo>
                                <a:lnTo>
                                  <a:pt x="514" y="404"/>
                                </a:lnTo>
                                <a:lnTo>
                                  <a:pt x="461" y="403"/>
                                </a:lnTo>
                                <a:lnTo>
                                  <a:pt x="361" y="395"/>
                                </a:lnTo>
                                <a:lnTo>
                                  <a:pt x="269" y="380"/>
                                </a:lnTo>
                                <a:lnTo>
                                  <a:pt x="187" y="358"/>
                                </a:lnTo>
                                <a:lnTo>
                                  <a:pt x="117" y="331"/>
                                </a:lnTo>
                                <a:lnTo>
                                  <a:pt x="62" y="299"/>
                                </a:lnTo>
                                <a:lnTo>
                                  <a:pt x="10" y="243"/>
                                </a:lnTo>
                                <a:lnTo>
                                  <a:pt x="0" y="202"/>
                                </a:lnTo>
                                <a:close/>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Freeform 236"/>
                        <wps:cNvSpPr>
                          <a:spLocks/>
                        </wps:cNvSpPr>
                        <wps:spPr bwMode="auto">
                          <a:xfrm>
                            <a:off x="10071" y="632"/>
                            <a:ext cx="1029" cy="405"/>
                          </a:xfrm>
                          <a:custGeom>
                            <a:avLst/>
                            <a:gdLst>
                              <a:gd name="T0" fmla="+- 0 10585 10071"/>
                              <a:gd name="T1" fmla="*/ T0 w 1029"/>
                              <a:gd name="T2" fmla="+- 0 632 632"/>
                              <a:gd name="T3" fmla="*/ 632 h 405"/>
                              <a:gd name="T4" fmla="+- 0 10481 10071"/>
                              <a:gd name="T5" fmla="*/ T4 w 1029"/>
                              <a:gd name="T6" fmla="+- 0 636 632"/>
                              <a:gd name="T7" fmla="*/ 636 h 405"/>
                              <a:gd name="T8" fmla="+- 0 10385 10071"/>
                              <a:gd name="T9" fmla="*/ T8 w 1029"/>
                              <a:gd name="T10" fmla="+- 0 647 632"/>
                              <a:gd name="T11" fmla="*/ 647 h 405"/>
                              <a:gd name="T12" fmla="+- 0 10297 10071"/>
                              <a:gd name="T13" fmla="*/ T12 w 1029"/>
                              <a:gd name="T14" fmla="+- 0 666 632"/>
                              <a:gd name="T15" fmla="*/ 666 h 405"/>
                              <a:gd name="T16" fmla="+- 0 10221 10071"/>
                              <a:gd name="T17" fmla="*/ T16 w 1029"/>
                              <a:gd name="T18" fmla="+- 0 691 632"/>
                              <a:gd name="T19" fmla="*/ 691 h 405"/>
                              <a:gd name="T20" fmla="+- 0 10158 10071"/>
                              <a:gd name="T21" fmla="*/ T20 w 1029"/>
                              <a:gd name="T22" fmla="+- 0 721 632"/>
                              <a:gd name="T23" fmla="*/ 721 h 405"/>
                              <a:gd name="T24" fmla="+- 0 10094 10071"/>
                              <a:gd name="T25" fmla="*/ T24 w 1029"/>
                              <a:gd name="T26" fmla="+- 0 774 632"/>
                              <a:gd name="T27" fmla="*/ 774 h 405"/>
                              <a:gd name="T28" fmla="+- 0 10071 10071"/>
                              <a:gd name="T29" fmla="*/ T28 w 1029"/>
                              <a:gd name="T30" fmla="+- 0 834 632"/>
                              <a:gd name="T31" fmla="*/ 834 h 405"/>
                              <a:gd name="T32" fmla="+- 0 10073 10071"/>
                              <a:gd name="T33" fmla="*/ T32 w 1029"/>
                              <a:gd name="T34" fmla="+- 0 855 632"/>
                              <a:gd name="T35" fmla="*/ 855 h 405"/>
                              <a:gd name="T36" fmla="+- 0 10111 10071"/>
                              <a:gd name="T37" fmla="*/ T36 w 1029"/>
                              <a:gd name="T38" fmla="+- 0 913 632"/>
                              <a:gd name="T39" fmla="*/ 913 h 405"/>
                              <a:gd name="T40" fmla="+- 0 10188 10071"/>
                              <a:gd name="T41" fmla="*/ T40 w 1029"/>
                              <a:gd name="T42" fmla="+- 0 963 632"/>
                              <a:gd name="T43" fmla="*/ 963 h 405"/>
                              <a:gd name="T44" fmla="+- 0 10258 10071"/>
                              <a:gd name="T45" fmla="*/ T44 w 1029"/>
                              <a:gd name="T46" fmla="+- 0 990 632"/>
                              <a:gd name="T47" fmla="*/ 990 h 405"/>
                              <a:gd name="T48" fmla="+- 0 10340 10071"/>
                              <a:gd name="T49" fmla="*/ T48 w 1029"/>
                              <a:gd name="T50" fmla="+- 0 1012 632"/>
                              <a:gd name="T51" fmla="*/ 1012 h 405"/>
                              <a:gd name="T52" fmla="+- 0 10432 10071"/>
                              <a:gd name="T53" fmla="*/ T52 w 1029"/>
                              <a:gd name="T54" fmla="+- 0 1027 632"/>
                              <a:gd name="T55" fmla="*/ 1027 h 405"/>
                              <a:gd name="T56" fmla="+- 0 10532 10071"/>
                              <a:gd name="T57" fmla="*/ T56 w 1029"/>
                              <a:gd name="T58" fmla="+- 0 1035 632"/>
                              <a:gd name="T59" fmla="*/ 1035 h 405"/>
                              <a:gd name="T60" fmla="+- 0 10585 10071"/>
                              <a:gd name="T61" fmla="*/ T60 w 1029"/>
                              <a:gd name="T62" fmla="+- 0 1036 632"/>
                              <a:gd name="T63" fmla="*/ 1036 h 405"/>
                              <a:gd name="T64" fmla="+- 0 10637 10071"/>
                              <a:gd name="T65" fmla="*/ T64 w 1029"/>
                              <a:gd name="T66" fmla="+- 0 1035 632"/>
                              <a:gd name="T67" fmla="*/ 1035 h 405"/>
                              <a:gd name="T68" fmla="+- 0 10738 10071"/>
                              <a:gd name="T69" fmla="*/ T68 w 1029"/>
                              <a:gd name="T70" fmla="+- 0 1027 632"/>
                              <a:gd name="T71" fmla="*/ 1027 h 405"/>
                              <a:gd name="T72" fmla="+- 0 10830 10071"/>
                              <a:gd name="T73" fmla="*/ T72 w 1029"/>
                              <a:gd name="T74" fmla="+- 0 1012 632"/>
                              <a:gd name="T75" fmla="*/ 1012 h 405"/>
                              <a:gd name="T76" fmla="+- 0 10912 10071"/>
                              <a:gd name="T77" fmla="*/ T76 w 1029"/>
                              <a:gd name="T78" fmla="+- 0 990 632"/>
                              <a:gd name="T79" fmla="*/ 990 h 405"/>
                              <a:gd name="T80" fmla="+- 0 10982 10071"/>
                              <a:gd name="T81" fmla="*/ T80 w 1029"/>
                              <a:gd name="T82" fmla="+- 0 963 632"/>
                              <a:gd name="T83" fmla="*/ 963 h 405"/>
                              <a:gd name="T84" fmla="+- 0 11037 10071"/>
                              <a:gd name="T85" fmla="*/ T84 w 1029"/>
                              <a:gd name="T86" fmla="+- 0 931 632"/>
                              <a:gd name="T87" fmla="*/ 931 h 405"/>
                              <a:gd name="T88" fmla="+- 0 11089 10071"/>
                              <a:gd name="T89" fmla="*/ T88 w 1029"/>
                              <a:gd name="T90" fmla="+- 0 875 632"/>
                              <a:gd name="T91" fmla="*/ 875 h 405"/>
                              <a:gd name="T92" fmla="+- 0 11099 10071"/>
                              <a:gd name="T93" fmla="*/ T92 w 1029"/>
                              <a:gd name="T94" fmla="+- 0 834 632"/>
                              <a:gd name="T95" fmla="*/ 834 h 405"/>
                              <a:gd name="T96" fmla="+- 0 11096 10071"/>
                              <a:gd name="T97" fmla="*/ T96 w 1029"/>
                              <a:gd name="T98" fmla="+- 0 813 632"/>
                              <a:gd name="T99" fmla="*/ 813 h 405"/>
                              <a:gd name="T100" fmla="+- 0 11059 10071"/>
                              <a:gd name="T101" fmla="*/ T100 w 1029"/>
                              <a:gd name="T102" fmla="+- 0 755 632"/>
                              <a:gd name="T103" fmla="*/ 755 h 405"/>
                              <a:gd name="T104" fmla="+- 0 10982 10071"/>
                              <a:gd name="T105" fmla="*/ T104 w 1029"/>
                              <a:gd name="T106" fmla="+- 0 705 632"/>
                              <a:gd name="T107" fmla="*/ 705 h 405"/>
                              <a:gd name="T108" fmla="+- 0 10912 10071"/>
                              <a:gd name="T109" fmla="*/ T108 w 1029"/>
                              <a:gd name="T110" fmla="+- 0 678 632"/>
                              <a:gd name="T111" fmla="*/ 678 h 405"/>
                              <a:gd name="T112" fmla="+- 0 10830 10071"/>
                              <a:gd name="T113" fmla="*/ T112 w 1029"/>
                              <a:gd name="T114" fmla="+- 0 656 632"/>
                              <a:gd name="T115" fmla="*/ 656 h 405"/>
                              <a:gd name="T116" fmla="+- 0 10738 10071"/>
                              <a:gd name="T117" fmla="*/ T116 w 1029"/>
                              <a:gd name="T118" fmla="+- 0 641 632"/>
                              <a:gd name="T119" fmla="*/ 641 h 405"/>
                              <a:gd name="T120" fmla="+- 0 10637 10071"/>
                              <a:gd name="T121" fmla="*/ T120 w 1029"/>
                              <a:gd name="T122" fmla="+- 0 633 632"/>
                              <a:gd name="T123" fmla="*/ 633 h 405"/>
                              <a:gd name="T124" fmla="+- 0 10585 10071"/>
                              <a:gd name="T125" fmla="*/ T124 w 1029"/>
                              <a:gd name="T126" fmla="+- 0 632 632"/>
                              <a:gd name="T127" fmla="*/ 632 h 4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29" h="405">
                                <a:moveTo>
                                  <a:pt x="514" y="0"/>
                                </a:moveTo>
                                <a:lnTo>
                                  <a:pt x="410" y="4"/>
                                </a:lnTo>
                                <a:lnTo>
                                  <a:pt x="314" y="15"/>
                                </a:lnTo>
                                <a:lnTo>
                                  <a:pt x="226" y="34"/>
                                </a:lnTo>
                                <a:lnTo>
                                  <a:pt x="150" y="59"/>
                                </a:lnTo>
                                <a:lnTo>
                                  <a:pt x="87" y="89"/>
                                </a:lnTo>
                                <a:lnTo>
                                  <a:pt x="23" y="142"/>
                                </a:lnTo>
                                <a:lnTo>
                                  <a:pt x="0" y="202"/>
                                </a:lnTo>
                                <a:lnTo>
                                  <a:pt x="2" y="223"/>
                                </a:lnTo>
                                <a:lnTo>
                                  <a:pt x="40" y="281"/>
                                </a:lnTo>
                                <a:lnTo>
                                  <a:pt x="117" y="331"/>
                                </a:lnTo>
                                <a:lnTo>
                                  <a:pt x="187" y="358"/>
                                </a:lnTo>
                                <a:lnTo>
                                  <a:pt x="269" y="380"/>
                                </a:lnTo>
                                <a:lnTo>
                                  <a:pt x="361" y="395"/>
                                </a:lnTo>
                                <a:lnTo>
                                  <a:pt x="461" y="403"/>
                                </a:lnTo>
                                <a:lnTo>
                                  <a:pt x="514" y="404"/>
                                </a:lnTo>
                                <a:lnTo>
                                  <a:pt x="566" y="403"/>
                                </a:lnTo>
                                <a:lnTo>
                                  <a:pt x="667" y="395"/>
                                </a:lnTo>
                                <a:lnTo>
                                  <a:pt x="759" y="380"/>
                                </a:lnTo>
                                <a:lnTo>
                                  <a:pt x="841" y="358"/>
                                </a:lnTo>
                                <a:lnTo>
                                  <a:pt x="911" y="331"/>
                                </a:lnTo>
                                <a:lnTo>
                                  <a:pt x="966" y="299"/>
                                </a:lnTo>
                                <a:lnTo>
                                  <a:pt x="1018" y="243"/>
                                </a:lnTo>
                                <a:lnTo>
                                  <a:pt x="1028" y="202"/>
                                </a:lnTo>
                                <a:lnTo>
                                  <a:pt x="1025" y="181"/>
                                </a:lnTo>
                                <a:lnTo>
                                  <a:pt x="988" y="123"/>
                                </a:lnTo>
                                <a:lnTo>
                                  <a:pt x="911" y="73"/>
                                </a:lnTo>
                                <a:lnTo>
                                  <a:pt x="841" y="46"/>
                                </a:lnTo>
                                <a:lnTo>
                                  <a:pt x="759" y="24"/>
                                </a:lnTo>
                                <a:lnTo>
                                  <a:pt x="667" y="9"/>
                                </a:lnTo>
                                <a:lnTo>
                                  <a:pt x="566" y="1"/>
                                </a:lnTo>
                                <a:lnTo>
                                  <a:pt x="51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AutoShape 235"/>
                        <wps:cNvSpPr>
                          <a:spLocks/>
                        </wps:cNvSpPr>
                        <wps:spPr bwMode="auto">
                          <a:xfrm>
                            <a:off x="4670" y="10396"/>
                            <a:ext cx="4882" cy="813"/>
                          </a:xfrm>
                          <a:custGeom>
                            <a:avLst/>
                            <a:gdLst>
                              <a:gd name="T0" fmla="+- 0 10073 4670"/>
                              <a:gd name="T1" fmla="*/ T0 w 4882"/>
                              <a:gd name="T2" fmla="+- 0 813 10396"/>
                              <a:gd name="T3" fmla="*/ 813 h 813"/>
                              <a:gd name="T4" fmla="+- 0 10094 4670"/>
                              <a:gd name="T5" fmla="*/ T4 w 4882"/>
                              <a:gd name="T6" fmla="+- 0 774 10396"/>
                              <a:gd name="T7" fmla="*/ 774 h 813"/>
                              <a:gd name="T8" fmla="+- 0 10133 4670"/>
                              <a:gd name="T9" fmla="*/ T8 w 4882"/>
                              <a:gd name="T10" fmla="+- 0 738 10396"/>
                              <a:gd name="T11" fmla="*/ 738 h 813"/>
                              <a:gd name="T12" fmla="+- 0 10188 4670"/>
                              <a:gd name="T13" fmla="*/ T12 w 4882"/>
                              <a:gd name="T14" fmla="+- 0 705 10396"/>
                              <a:gd name="T15" fmla="*/ 705 h 813"/>
                              <a:gd name="T16" fmla="+- 0 10258 4670"/>
                              <a:gd name="T17" fmla="*/ T16 w 4882"/>
                              <a:gd name="T18" fmla="+- 0 678 10396"/>
                              <a:gd name="T19" fmla="*/ 678 h 813"/>
                              <a:gd name="T20" fmla="+- 0 10340 4670"/>
                              <a:gd name="T21" fmla="*/ T20 w 4882"/>
                              <a:gd name="T22" fmla="+- 0 656 10396"/>
                              <a:gd name="T23" fmla="*/ 656 h 813"/>
                              <a:gd name="T24" fmla="+- 0 10432 4670"/>
                              <a:gd name="T25" fmla="*/ T24 w 4882"/>
                              <a:gd name="T26" fmla="+- 0 641 10396"/>
                              <a:gd name="T27" fmla="*/ 641 h 813"/>
                              <a:gd name="T28" fmla="+- 0 10532 4670"/>
                              <a:gd name="T29" fmla="*/ T28 w 4882"/>
                              <a:gd name="T30" fmla="+- 0 633 10396"/>
                              <a:gd name="T31" fmla="*/ 633 h 813"/>
                              <a:gd name="T32" fmla="+- 0 10637 4670"/>
                              <a:gd name="T33" fmla="*/ T32 w 4882"/>
                              <a:gd name="T34" fmla="+- 0 633 10396"/>
                              <a:gd name="T35" fmla="*/ 633 h 813"/>
                              <a:gd name="T36" fmla="+- 0 10738 4670"/>
                              <a:gd name="T37" fmla="*/ T36 w 4882"/>
                              <a:gd name="T38" fmla="+- 0 641 10396"/>
                              <a:gd name="T39" fmla="*/ 641 h 813"/>
                              <a:gd name="T40" fmla="+- 0 10830 4670"/>
                              <a:gd name="T41" fmla="*/ T40 w 4882"/>
                              <a:gd name="T42" fmla="+- 0 656 10396"/>
                              <a:gd name="T43" fmla="*/ 656 h 813"/>
                              <a:gd name="T44" fmla="+- 0 10912 4670"/>
                              <a:gd name="T45" fmla="*/ T44 w 4882"/>
                              <a:gd name="T46" fmla="+- 0 678 10396"/>
                              <a:gd name="T47" fmla="*/ 678 h 813"/>
                              <a:gd name="T48" fmla="+- 0 10982 4670"/>
                              <a:gd name="T49" fmla="*/ T48 w 4882"/>
                              <a:gd name="T50" fmla="+- 0 705 10396"/>
                              <a:gd name="T51" fmla="*/ 705 h 813"/>
                              <a:gd name="T52" fmla="+- 0 11037 4670"/>
                              <a:gd name="T53" fmla="*/ T52 w 4882"/>
                              <a:gd name="T54" fmla="+- 0 738 10396"/>
                              <a:gd name="T55" fmla="*/ 738 h 813"/>
                              <a:gd name="T56" fmla="+- 0 11076 4670"/>
                              <a:gd name="T57" fmla="*/ T56 w 4882"/>
                              <a:gd name="T58" fmla="+- 0 774 10396"/>
                              <a:gd name="T59" fmla="*/ 774 h 813"/>
                              <a:gd name="T60" fmla="+- 0 11096 4670"/>
                              <a:gd name="T61" fmla="*/ T60 w 4882"/>
                              <a:gd name="T62" fmla="+- 0 813 10396"/>
                              <a:gd name="T63" fmla="*/ 813 h 813"/>
                              <a:gd name="T64" fmla="+- 0 11096 4670"/>
                              <a:gd name="T65" fmla="*/ T64 w 4882"/>
                              <a:gd name="T66" fmla="+- 0 855 10396"/>
                              <a:gd name="T67" fmla="*/ 855 h 813"/>
                              <a:gd name="T68" fmla="+- 0 11076 4670"/>
                              <a:gd name="T69" fmla="*/ T68 w 4882"/>
                              <a:gd name="T70" fmla="+- 0 894 10396"/>
                              <a:gd name="T71" fmla="*/ 894 h 813"/>
                              <a:gd name="T72" fmla="+- 0 11037 4670"/>
                              <a:gd name="T73" fmla="*/ T72 w 4882"/>
                              <a:gd name="T74" fmla="+- 0 931 10396"/>
                              <a:gd name="T75" fmla="*/ 931 h 813"/>
                              <a:gd name="T76" fmla="+- 0 10982 4670"/>
                              <a:gd name="T77" fmla="*/ T76 w 4882"/>
                              <a:gd name="T78" fmla="+- 0 963 10396"/>
                              <a:gd name="T79" fmla="*/ 963 h 813"/>
                              <a:gd name="T80" fmla="+- 0 10912 4670"/>
                              <a:gd name="T81" fmla="*/ T80 w 4882"/>
                              <a:gd name="T82" fmla="+- 0 990 10396"/>
                              <a:gd name="T83" fmla="*/ 990 h 813"/>
                              <a:gd name="T84" fmla="+- 0 10830 4670"/>
                              <a:gd name="T85" fmla="*/ T84 w 4882"/>
                              <a:gd name="T86" fmla="+- 0 1012 10396"/>
                              <a:gd name="T87" fmla="*/ 1012 h 813"/>
                              <a:gd name="T88" fmla="+- 0 10738 4670"/>
                              <a:gd name="T89" fmla="*/ T88 w 4882"/>
                              <a:gd name="T90" fmla="+- 0 1027 10396"/>
                              <a:gd name="T91" fmla="*/ 1027 h 813"/>
                              <a:gd name="T92" fmla="+- 0 10637 4670"/>
                              <a:gd name="T93" fmla="*/ T92 w 4882"/>
                              <a:gd name="T94" fmla="+- 0 1035 10396"/>
                              <a:gd name="T95" fmla="*/ 1035 h 813"/>
                              <a:gd name="T96" fmla="+- 0 10532 4670"/>
                              <a:gd name="T97" fmla="*/ T96 w 4882"/>
                              <a:gd name="T98" fmla="+- 0 1035 10396"/>
                              <a:gd name="T99" fmla="*/ 1035 h 813"/>
                              <a:gd name="T100" fmla="+- 0 10432 4670"/>
                              <a:gd name="T101" fmla="*/ T100 w 4882"/>
                              <a:gd name="T102" fmla="+- 0 1027 10396"/>
                              <a:gd name="T103" fmla="*/ 1027 h 813"/>
                              <a:gd name="T104" fmla="+- 0 10340 4670"/>
                              <a:gd name="T105" fmla="*/ T104 w 4882"/>
                              <a:gd name="T106" fmla="+- 0 1012 10396"/>
                              <a:gd name="T107" fmla="*/ 1012 h 813"/>
                              <a:gd name="T108" fmla="+- 0 10258 4670"/>
                              <a:gd name="T109" fmla="*/ T108 w 4882"/>
                              <a:gd name="T110" fmla="+- 0 990 10396"/>
                              <a:gd name="T111" fmla="*/ 990 h 813"/>
                              <a:gd name="T112" fmla="+- 0 10188 4670"/>
                              <a:gd name="T113" fmla="*/ T112 w 4882"/>
                              <a:gd name="T114" fmla="+- 0 963 10396"/>
                              <a:gd name="T115" fmla="*/ 963 h 813"/>
                              <a:gd name="T116" fmla="+- 0 10133 4670"/>
                              <a:gd name="T117" fmla="*/ T116 w 4882"/>
                              <a:gd name="T118" fmla="+- 0 931 10396"/>
                              <a:gd name="T119" fmla="*/ 931 h 813"/>
                              <a:gd name="T120" fmla="+- 0 10094 4670"/>
                              <a:gd name="T121" fmla="*/ T120 w 4882"/>
                              <a:gd name="T122" fmla="+- 0 894 10396"/>
                              <a:gd name="T123" fmla="*/ 894 h 813"/>
                              <a:gd name="T124" fmla="+- 0 10073 4670"/>
                              <a:gd name="T125" fmla="*/ T124 w 4882"/>
                              <a:gd name="T126" fmla="+- 0 855 10396"/>
                              <a:gd name="T127" fmla="*/ 855 h 813"/>
                              <a:gd name="T128" fmla="+- 0 8665 4670"/>
                              <a:gd name="T129" fmla="*/ T128 w 4882"/>
                              <a:gd name="T130" fmla="+- 0 840 10396"/>
                              <a:gd name="T131" fmla="*/ 840 h 8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882" h="813">
                                <a:moveTo>
                                  <a:pt x="5401" y="-9562"/>
                                </a:moveTo>
                                <a:lnTo>
                                  <a:pt x="5403" y="-9583"/>
                                </a:lnTo>
                                <a:lnTo>
                                  <a:pt x="5411" y="-9603"/>
                                </a:lnTo>
                                <a:lnTo>
                                  <a:pt x="5424" y="-9622"/>
                                </a:lnTo>
                                <a:lnTo>
                                  <a:pt x="5441" y="-9641"/>
                                </a:lnTo>
                                <a:lnTo>
                                  <a:pt x="5463" y="-9658"/>
                                </a:lnTo>
                                <a:lnTo>
                                  <a:pt x="5488" y="-9675"/>
                                </a:lnTo>
                                <a:lnTo>
                                  <a:pt x="5518" y="-9691"/>
                                </a:lnTo>
                                <a:lnTo>
                                  <a:pt x="5551" y="-9705"/>
                                </a:lnTo>
                                <a:lnTo>
                                  <a:pt x="5588" y="-9718"/>
                                </a:lnTo>
                                <a:lnTo>
                                  <a:pt x="5627" y="-9730"/>
                                </a:lnTo>
                                <a:lnTo>
                                  <a:pt x="5670" y="-9740"/>
                                </a:lnTo>
                                <a:lnTo>
                                  <a:pt x="5715" y="-9749"/>
                                </a:lnTo>
                                <a:lnTo>
                                  <a:pt x="5762" y="-9755"/>
                                </a:lnTo>
                                <a:lnTo>
                                  <a:pt x="5811" y="-9760"/>
                                </a:lnTo>
                                <a:lnTo>
                                  <a:pt x="5862" y="-9763"/>
                                </a:lnTo>
                                <a:lnTo>
                                  <a:pt x="5915" y="-9764"/>
                                </a:lnTo>
                                <a:lnTo>
                                  <a:pt x="5967" y="-9763"/>
                                </a:lnTo>
                                <a:lnTo>
                                  <a:pt x="6018" y="-9760"/>
                                </a:lnTo>
                                <a:lnTo>
                                  <a:pt x="6068" y="-9755"/>
                                </a:lnTo>
                                <a:lnTo>
                                  <a:pt x="6115" y="-9749"/>
                                </a:lnTo>
                                <a:lnTo>
                                  <a:pt x="6160" y="-9740"/>
                                </a:lnTo>
                                <a:lnTo>
                                  <a:pt x="6202" y="-9730"/>
                                </a:lnTo>
                                <a:lnTo>
                                  <a:pt x="6242" y="-9718"/>
                                </a:lnTo>
                                <a:lnTo>
                                  <a:pt x="6278" y="-9705"/>
                                </a:lnTo>
                                <a:lnTo>
                                  <a:pt x="6312" y="-9691"/>
                                </a:lnTo>
                                <a:lnTo>
                                  <a:pt x="6341" y="-9675"/>
                                </a:lnTo>
                                <a:lnTo>
                                  <a:pt x="6367" y="-9658"/>
                                </a:lnTo>
                                <a:lnTo>
                                  <a:pt x="6389" y="-9641"/>
                                </a:lnTo>
                                <a:lnTo>
                                  <a:pt x="6406" y="-9622"/>
                                </a:lnTo>
                                <a:lnTo>
                                  <a:pt x="6419" y="-9603"/>
                                </a:lnTo>
                                <a:lnTo>
                                  <a:pt x="6426" y="-9583"/>
                                </a:lnTo>
                                <a:lnTo>
                                  <a:pt x="6429" y="-9562"/>
                                </a:lnTo>
                                <a:lnTo>
                                  <a:pt x="6426" y="-9541"/>
                                </a:lnTo>
                                <a:lnTo>
                                  <a:pt x="6419" y="-9521"/>
                                </a:lnTo>
                                <a:lnTo>
                                  <a:pt x="6406" y="-9502"/>
                                </a:lnTo>
                                <a:lnTo>
                                  <a:pt x="6389" y="-9483"/>
                                </a:lnTo>
                                <a:lnTo>
                                  <a:pt x="6367" y="-9465"/>
                                </a:lnTo>
                                <a:lnTo>
                                  <a:pt x="6341" y="-9449"/>
                                </a:lnTo>
                                <a:lnTo>
                                  <a:pt x="6312" y="-9433"/>
                                </a:lnTo>
                                <a:lnTo>
                                  <a:pt x="6278" y="-9419"/>
                                </a:lnTo>
                                <a:lnTo>
                                  <a:pt x="6242" y="-9406"/>
                                </a:lnTo>
                                <a:lnTo>
                                  <a:pt x="6202" y="-9394"/>
                                </a:lnTo>
                                <a:lnTo>
                                  <a:pt x="6160" y="-9384"/>
                                </a:lnTo>
                                <a:lnTo>
                                  <a:pt x="6115" y="-9375"/>
                                </a:lnTo>
                                <a:lnTo>
                                  <a:pt x="6068" y="-9369"/>
                                </a:lnTo>
                                <a:lnTo>
                                  <a:pt x="6018" y="-9364"/>
                                </a:lnTo>
                                <a:lnTo>
                                  <a:pt x="5967" y="-9361"/>
                                </a:lnTo>
                                <a:lnTo>
                                  <a:pt x="5915" y="-9360"/>
                                </a:lnTo>
                                <a:lnTo>
                                  <a:pt x="5862" y="-9361"/>
                                </a:lnTo>
                                <a:lnTo>
                                  <a:pt x="5811" y="-9364"/>
                                </a:lnTo>
                                <a:lnTo>
                                  <a:pt x="5762" y="-9369"/>
                                </a:lnTo>
                                <a:lnTo>
                                  <a:pt x="5715" y="-9375"/>
                                </a:lnTo>
                                <a:lnTo>
                                  <a:pt x="5670" y="-9384"/>
                                </a:lnTo>
                                <a:lnTo>
                                  <a:pt x="5627" y="-9394"/>
                                </a:lnTo>
                                <a:lnTo>
                                  <a:pt x="5588" y="-9406"/>
                                </a:lnTo>
                                <a:lnTo>
                                  <a:pt x="5551" y="-9419"/>
                                </a:lnTo>
                                <a:lnTo>
                                  <a:pt x="5518" y="-9433"/>
                                </a:lnTo>
                                <a:lnTo>
                                  <a:pt x="5488" y="-9449"/>
                                </a:lnTo>
                                <a:lnTo>
                                  <a:pt x="5463" y="-9465"/>
                                </a:lnTo>
                                <a:lnTo>
                                  <a:pt x="5441" y="-9483"/>
                                </a:lnTo>
                                <a:lnTo>
                                  <a:pt x="5424" y="-9502"/>
                                </a:lnTo>
                                <a:lnTo>
                                  <a:pt x="5411" y="-9521"/>
                                </a:lnTo>
                                <a:lnTo>
                                  <a:pt x="5403" y="-9541"/>
                                </a:lnTo>
                                <a:lnTo>
                                  <a:pt x="5401" y="-9562"/>
                                </a:lnTo>
                                <a:close/>
                                <a:moveTo>
                                  <a:pt x="3995" y="-9556"/>
                                </a:moveTo>
                                <a:lnTo>
                                  <a:pt x="4319" y="-9562"/>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 name="Freeform 234"/>
                        <wps:cNvSpPr>
                          <a:spLocks/>
                        </wps:cNvSpPr>
                        <wps:spPr bwMode="auto">
                          <a:xfrm>
                            <a:off x="6873" y="937"/>
                            <a:ext cx="3712" cy="280"/>
                          </a:xfrm>
                          <a:custGeom>
                            <a:avLst/>
                            <a:gdLst>
                              <a:gd name="T0" fmla="+- 0 6873 6873"/>
                              <a:gd name="T1" fmla="*/ T0 w 3712"/>
                              <a:gd name="T2" fmla="+- 0 937 937"/>
                              <a:gd name="T3" fmla="*/ 937 h 280"/>
                              <a:gd name="T4" fmla="+- 0 6873 6873"/>
                              <a:gd name="T5" fmla="*/ T4 w 3712"/>
                              <a:gd name="T6" fmla="+- 0 1216 937"/>
                              <a:gd name="T7" fmla="*/ 1216 h 280"/>
                              <a:gd name="T8" fmla="+- 0 10585 6873"/>
                              <a:gd name="T9" fmla="*/ T8 w 3712"/>
                              <a:gd name="T10" fmla="+- 0 1216 937"/>
                              <a:gd name="T11" fmla="*/ 1216 h 280"/>
                              <a:gd name="T12" fmla="+- 0 10585 6873"/>
                              <a:gd name="T13" fmla="*/ T12 w 3712"/>
                              <a:gd name="T14" fmla="+- 0 1036 937"/>
                              <a:gd name="T15" fmla="*/ 1036 h 280"/>
                            </a:gdLst>
                            <a:ahLst/>
                            <a:cxnLst>
                              <a:cxn ang="0">
                                <a:pos x="T1" y="T3"/>
                              </a:cxn>
                              <a:cxn ang="0">
                                <a:pos x="T5" y="T7"/>
                              </a:cxn>
                              <a:cxn ang="0">
                                <a:pos x="T9" y="T11"/>
                              </a:cxn>
                              <a:cxn ang="0">
                                <a:pos x="T13" y="T15"/>
                              </a:cxn>
                            </a:cxnLst>
                            <a:rect l="0" t="0" r="r" b="b"/>
                            <a:pathLst>
                              <a:path w="3712" h="280">
                                <a:moveTo>
                                  <a:pt x="0" y="0"/>
                                </a:moveTo>
                                <a:lnTo>
                                  <a:pt x="0" y="279"/>
                                </a:lnTo>
                                <a:lnTo>
                                  <a:pt x="3712" y="279"/>
                                </a:lnTo>
                                <a:lnTo>
                                  <a:pt x="3712" y="99"/>
                                </a:lnTo>
                              </a:path>
                            </a:pathLst>
                          </a:custGeom>
                          <a:noFill/>
                          <a:ln w="31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F279AA" id="Group 233" o:spid="_x0000_s1026" style="position:absolute;margin-left:343.55pt;margin-top:31.45pt;width:211.55pt;height:29.5pt;z-index:-39544;mso-position-horizontal-relative:page" coordorigin="6871,629" coordsize="423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">
                <v:shape id="Freeform 238" o:spid="_x0000_s1027" style="position:absolute;left:8989;top:6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MM8sYA&#10;AADcAAAADwAAAGRycy9kb3ducmV2LnhtbESP3WrCQBSE7wu+w3KE3tWNFlqJruIPLVIqJLbg7SF7&#10;TILZs2F3m6Rv3y0IXg4z8w2zXA+mER05X1tWMJ0kIIgLq2suFXx/vT3NQfiArLGxTAp+ycN6NXpY&#10;Yqptzzl1p1CKCGGfooIqhDaV0hcVGfQT2xJH72KdwRClK6V22Ee4aeQsSV6kwZrjQoUt7Soqrqcf&#10;o+C8NYfL+0fmjpkvBs6vn/u9niv1OB42CxCBhnAP39oHrWD2/Ar/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MM8sYAAADcAAAADwAAAAAAAAAAAAAAAACYAgAAZHJz&#10;L2Rvd25yZXYueG1sUEsFBgAAAAAEAAQA9QAAAIsDAAAAAA==&#10;" path="m514,l410,4,314,16,227,34,150,59,88,89,23,142,,202r2,21l40,281r77,50l187,358r82,22l361,395r100,8l514,404r53,-1l667,395r92,-15l841,358r70,-27l966,299r52,-56l1028,202r-2,-21l988,123,911,73,841,46,759,24,667,9,567,1,514,xe" fillcolor="#c90" stroked="f">
                  <v:path arrowok="t" o:connecttype="custom" o:connectlocs="514,632;410,636;314,648;227,666;150,691;88,721;23,774;0,834;2,855;40,913;117,963;187,990;269,1012;361,1027;461,1035;514,1036;567,1035;667,1027;759,1012;841,990;911,963;966,931;1018,875;1028,834;1026,813;988,755;911,705;841,678;759,656;667,641;567,633;514,632" o:connectangles="0,0,0,0,0,0,0,0,0,0,0,0,0,0,0,0,0,0,0,0,0,0,0,0,0,0,0,0,0,0,0,0"/>
                </v:shape>
                <v:shape id="Freeform 237" o:spid="_x0000_s1028" style="position:absolute;left:8989;top:6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V8g8IA&#10;AADcAAAADwAAAGRycy9kb3ducmV2LnhtbERPy2oCMRTdF/yHcAU3RTOd0iKjUaSgdFPw0Y276+Q6&#10;GZzcxEl0pn9vFkKXh/OeL3vbiDu1oXas4G2SgSAuna65UvB7WI+nIEJE1tg4JgV/FGC5GLzMsdCu&#10;4x3d97ESKYRDgQpMjL6QMpSGLIaJ88SJO7vWYkywraRusUvhtpF5ln1KizWnBoOevgyVl/3NKvCH&#10;KI8m3/rX03bX1T/Hj/y68UqNhv1qBiJSH//FT/e3VpC/p7XpTDoC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ZXyDwgAAANwAAAAPAAAAAAAAAAAAAAAAAJgCAABkcnMvZG93&#10;bnJldi54bWxQSwUGAAAAAAQABAD1AAAAhwMAAAAA&#10;" path="m,202l23,142,88,89,150,59,227,34,314,16,410,4,514,r53,1l667,9r92,15l841,46r70,27l966,106r52,55l1028,202r-2,21l988,281r-77,50l841,358r-82,22l667,395r-100,8l514,404r-53,-1l361,395,269,380,187,358,117,331,62,299,10,243,,202xe" filled="f" strokeweight=".08794mm">
                  <v:path arrowok="t" o:connecttype="custom" o:connectlocs="0,834;23,774;88,721;150,691;227,666;314,648;410,636;514,632;567,633;667,641;759,656;841,678;911,705;966,738;1018,793;1028,834;1026,855;988,913;911,963;841,990;759,1012;667,1027;567,1035;514,1036;461,1035;361,1027;269,1012;187,990;117,963;62,931;10,875;0,834" o:connectangles="0,0,0,0,0,0,0,0,0,0,0,0,0,0,0,0,0,0,0,0,0,0,0,0,0,0,0,0,0,0,0,0"/>
                </v:shape>
                <v:shape id="Freeform 236" o:spid="_x0000_s1029" style="position:absolute;left:10071;top:632;width:1029;height:405;visibility:visible;mso-wrap-style:square;v-text-anchor:top" coordsize="1029,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A9G8YA&#10;AADcAAAADwAAAGRycy9kb3ducmV2LnhtbESP3WrCQBSE7wu+w3KE3tWNFopGV/GHFikVElvw9pA9&#10;JsHs2bC7TdK37xYKXg4z8w2z2gymER05X1tWMJ0kIIgLq2suFXx9vj7NQfiArLGxTAp+yMNmPXpY&#10;Yaptzzl151CKCGGfooIqhDaV0hcVGfQT2xJH72qdwRClK6V22Ee4aeQsSV6kwZrjQoUt7Ssqbudv&#10;o+CyM8fr23vmTpkvBs5vH4eDniv1OB62SxCBhnAP/7ePWsHseQF/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6A9G8YAAADcAAAADwAAAAAAAAAAAAAAAACYAgAAZHJz&#10;L2Rvd25yZXYueG1sUEsFBgAAAAAEAAQA9QAAAIsDAAAAAA==&#10;" path="m514,l410,4,314,15,226,34,150,59,87,89,23,142,,202r2,21l40,281r77,50l187,358r82,22l361,395r100,8l514,404r52,-1l667,395r92,-15l841,358r70,-27l966,299r52,-56l1028,202r-3,-21l988,123,911,73,841,46,759,24,667,9,566,1,514,xe" fillcolor="#c90" stroked="f">
                  <v:path arrowok="t" o:connecttype="custom" o:connectlocs="514,632;410,636;314,647;226,666;150,691;87,721;23,774;0,834;2,855;40,913;117,963;187,990;269,1012;361,1027;461,1035;514,1036;566,1035;667,1027;759,1012;841,990;911,963;966,931;1018,875;1028,834;1025,813;988,755;911,705;841,678;759,656;667,641;566,633;514,632" o:connectangles="0,0,0,0,0,0,0,0,0,0,0,0,0,0,0,0,0,0,0,0,0,0,0,0,0,0,0,0,0,0,0,0"/>
                </v:shape>
                <v:shape id="AutoShape 235" o:spid="_x0000_s1030" style="position:absolute;left:4670;top:10396;width:4882;height:813;visibility:visible;mso-wrap-style:square;v-text-anchor:top" coordsize="4882,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Nt2sEA&#10;AADcAAAADwAAAGRycy9kb3ducmV2LnhtbERPy4rCMBTdC/5DuII7TS1OkY5RBkHQxSysj/WludOU&#10;aW5KE22drzeLAZeH815vB9uIB3W+dqxgMU9AEJdO11wpuJz3sxUIH5A1No5JwZM8bDfj0Rpz7Xo+&#10;0aMIlYgh7HNUYEJocyl9aciin7uWOHI/rrMYIuwqqTvsY7htZJokmbRYc2ww2NLOUPlb3K2C3bHQ&#10;dfVx7f/8t3lmLrsd0pVVajoZvj5BBBrCW/zvPmgF6TLOj2fiE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TbdrBAAAA3AAAAA8AAAAAAAAAAAAAAAAAmAIAAGRycy9kb3du&#10;cmV2LnhtbFBLBQYAAAAABAAEAPUAAACGAwAAAAA=&#10;" path="m5401,-9562r2,-21l5411,-9603r13,-19l5441,-9641r22,-17l5488,-9675r30,-16l5551,-9705r37,-13l5627,-9730r43,-10l5715,-9749r47,-6l5811,-9760r51,-3l5915,-9764r52,1l6018,-9760r50,5l6115,-9749r45,9l6202,-9730r40,12l6278,-9705r34,14l6341,-9675r26,17l6389,-9641r17,19l6419,-9603r7,20l6429,-9562r-3,21l6419,-9521r-13,19l6389,-9483r-22,18l6341,-9449r-29,16l6278,-9419r-36,13l6202,-9394r-42,10l6115,-9375r-47,6l6018,-9364r-51,3l5915,-9360r-53,-1l5811,-9364r-49,-5l5715,-9375r-45,-9l5627,-9394r-39,-12l5551,-9419r-33,-14l5488,-9449r-25,-16l5441,-9483r-17,-19l5411,-9521r-8,-20l5401,-9562xm3995,-9556r324,-6e" filled="f" strokeweight=".08794mm">
                  <v:path arrowok="t" o:connecttype="custom" o:connectlocs="5403,813;5424,774;5463,738;5518,705;5588,678;5670,656;5762,641;5862,633;5967,633;6068,641;6160,656;6242,678;6312,705;6367,738;6406,774;6426,813;6426,855;6406,894;6367,931;6312,963;6242,990;6160,1012;6068,1027;5967,1035;5862,1035;5762,1027;5670,1012;5588,990;5518,963;5463,931;5424,894;5403,855;3995,840" o:connectangles="0,0,0,0,0,0,0,0,0,0,0,0,0,0,0,0,0,0,0,0,0,0,0,0,0,0,0,0,0,0,0,0,0"/>
                </v:shape>
                <v:shape id="Freeform 234" o:spid="_x0000_s1031" style="position:absolute;left:6873;top:937;width:3712;height:280;visibility:visible;mso-wrap-style:square;v-text-anchor:top" coordsize="3712,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xuhMYA&#10;AADcAAAADwAAAGRycy9kb3ducmV2LnhtbESPQWsCMRSE7wX/Q3hCbzWrFJXVKFIo7aGCbgX19tg8&#10;N6ubl3WT6uqvb4RCj8PMfMNM562txIUaXzpW0O8lIIhzp0suFGy+31/GIHxA1lg5JgU38jCfdZ6m&#10;mGp35TVdslCICGGfogITQp1K6XNDFn3P1cTRO7jGYoiyKaRu8BrhtpKDJBlKiyXHBYM1vRnKT9mP&#10;VXA+bt1pvVydabe8Z/uP8ch/mZFSz912MQERqA3/4b/2p1YweO3D40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xuhMYAAADcAAAADwAAAAAAAAAAAAAAAACYAgAAZHJz&#10;L2Rvd25yZXYueG1sUEsFBgAAAAAEAAQA9QAAAIsDAAAAAA==&#10;" path="m,l,279r3712,l3712,99e" filled="f" strokeweight=".08794mm">
                  <v:path arrowok="t" o:connecttype="custom" o:connectlocs="0,937;0,1216;3712,1216;3712,1036" o:connectangles="0,0,0,0"/>
                </v:shape>
                <w10:wrap anchorx="page"/>
              </v:group>
            </w:pict>
          </mc:Fallback>
        </mc:AlternateContent>
      </w:r>
      <w:r w:rsidR="0044141A">
        <w:rPr>
          <w:rFonts w:ascii="PMingLiU"/>
          <w:w w:val="125"/>
          <w:sz w:val="18"/>
        </w:rPr>
        <w:t xml:space="preserve">Definition </w:t>
      </w:r>
      <w:r w:rsidR="0044141A">
        <w:rPr>
          <w:rFonts w:ascii="PMingLiU"/>
          <w:w w:val="110"/>
          <w:sz w:val="18"/>
        </w:rPr>
        <w:t xml:space="preserve">3 </w:t>
      </w:r>
      <w:r w:rsidR="0044141A">
        <w:rPr>
          <w:rFonts w:ascii="PMingLiU"/>
          <w:w w:val="125"/>
          <w:sz w:val="18"/>
        </w:rPr>
        <w:t xml:space="preserve">(Model-driven developer). </w:t>
      </w:r>
      <w:r w:rsidR="0044141A">
        <w:rPr>
          <w:rFonts w:ascii="Arial"/>
          <w:i/>
          <w:w w:val="110"/>
          <w:sz w:val="18"/>
        </w:rPr>
        <w:t xml:space="preserve">A </w:t>
      </w:r>
      <w:r w:rsidR="0044141A">
        <w:rPr>
          <w:rFonts w:ascii="Arial"/>
          <w:i/>
          <w:spacing w:val="-3"/>
          <w:w w:val="110"/>
          <w:sz w:val="18"/>
        </w:rPr>
        <w:t xml:space="preserve">model- </w:t>
      </w:r>
      <w:r w:rsidR="0044141A">
        <w:rPr>
          <w:rFonts w:ascii="Arial"/>
          <w:i/>
          <w:w w:val="110"/>
          <w:sz w:val="18"/>
        </w:rPr>
        <w:t>driven</w:t>
      </w:r>
      <w:r w:rsidR="0044141A">
        <w:rPr>
          <w:rFonts w:ascii="Arial"/>
          <w:i/>
          <w:spacing w:val="-26"/>
          <w:w w:val="110"/>
          <w:sz w:val="18"/>
        </w:rPr>
        <w:t xml:space="preserve"> </w:t>
      </w:r>
      <w:r w:rsidR="0044141A">
        <w:rPr>
          <w:rFonts w:ascii="Arial"/>
          <w:i/>
          <w:w w:val="110"/>
          <w:sz w:val="18"/>
        </w:rPr>
        <w:t>developer</w:t>
      </w:r>
      <w:r w:rsidR="0044141A">
        <w:rPr>
          <w:rFonts w:ascii="Arial"/>
          <w:i/>
          <w:spacing w:val="-26"/>
          <w:w w:val="110"/>
          <w:sz w:val="18"/>
        </w:rPr>
        <w:t xml:space="preserve"> </w:t>
      </w:r>
      <w:r w:rsidR="0044141A">
        <w:rPr>
          <w:rFonts w:ascii="Arial"/>
          <w:i/>
          <w:w w:val="110"/>
          <w:sz w:val="18"/>
        </w:rPr>
        <w:t>is</w:t>
      </w:r>
      <w:r w:rsidR="0044141A">
        <w:rPr>
          <w:rFonts w:ascii="Arial"/>
          <w:i/>
          <w:spacing w:val="-26"/>
          <w:w w:val="110"/>
          <w:sz w:val="18"/>
        </w:rPr>
        <w:t xml:space="preserve"> </w:t>
      </w:r>
      <w:r w:rsidR="0044141A">
        <w:rPr>
          <w:rFonts w:ascii="Arial"/>
          <w:i/>
          <w:w w:val="110"/>
          <w:sz w:val="18"/>
        </w:rPr>
        <w:t>a</w:t>
      </w:r>
      <w:r w:rsidR="0044141A">
        <w:rPr>
          <w:rFonts w:ascii="Arial"/>
          <w:i/>
          <w:spacing w:val="-26"/>
          <w:w w:val="110"/>
          <w:sz w:val="18"/>
        </w:rPr>
        <w:t xml:space="preserve"> </w:t>
      </w:r>
      <w:r w:rsidR="0044141A">
        <w:rPr>
          <w:rFonts w:ascii="Arial"/>
          <w:i/>
          <w:w w:val="110"/>
          <w:sz w:val="18"/>
        </w:rPr>
        <w:t>developer</w:t>
      </w:r>
      <w:r w:rsidR="0044141A">
        <w:rPr>
          <w:rFonts w:ascii="Arial"/>
          <w:i/>
          <w:spacing w:val="-26"/>
          <w:w w:val="110"/>
          <w:sz w:val="18"/>
        </w:rPr>
        <w:t xml:space="preserve"> </w:t>
      </w:r>
      <w:r w:rsidR="0044141A">
        <w:rPr>
          <w:rFonts w:ascii="Arial"/>
          <w:i/>
          <w:w w:val="110"/>
          <w:sz w:val="18"/>
        </w:rPr>
        <w:t>for</w:t>
      </w:r>
      <w:r w:rsidR="0044141A">
        <w:rPr>
          <w:rFonts w:ascii="Arial"/>
          <w:i/>
          <w:spacing w:val="-26"/>
          <w:w w:val="110"/>
          <w:sz w:val="18"/>
        </w:rPr>
        <w:t xml:space="preserve"> </w:t>
      </w:r>
      <w:r w:rsidR="0044141A">
        <w:rPr>
          <w:rFonts w:ascii="Arial"/>
          <w:i/>
          <w:w w:val="110"/>
          <w:sz w:val="18"/>
        </w:rPr>
        <w:t>whom</w:t>
      </w:r>
      <w:r w:rsidR="0044141A">
        <w:rPr>
          <w:rFonts w:ascii="Arial"/>
          <w:i/>
          <w:spacing w:val="-26"/>
          <w:w w:val="110"/>
          <w:sz w:val="18"/>
        </w:rPr>
        <w:t xml:space="preserve"> </w:t>
      </w:r>
      <w:r w:rsidR="0044141A">
        <w:rPr>
          <w:rFonts w:ascii="Arial"/>
          <w:i/>
          <w:w w:val="110"/>
          <w:sz w:val="18"/>
        </w:rPr>
        <w:t>the</w:t>
      </w:r>
      <w:r w:rsidR="0044141A">
        <w:rPr>
          <w:rFonts w:ascii="Arial"/>
          <w:i/>
          <w:spacing w:val="-26"/>
          <w:w w:val="110"/>
          <w:sz w:val="18"/>
        </w:rPr>
        <w:t xml:space="preserve"> </w:t>
      </w:r>
      <w:r w:rsidR="0044141A">
        <w:rPr>
          <w:rFonts w:ascii="Arial"/>
          <w:i/>
          <w:spacing w:val="-3"/>
          <w:w w:val="110"/>
          <w:sz w:val="18"/>
        </w:rPr>
        <w:t>model</w:t>
      </w:r>
      <w:r w:rsidR="0044141A">
        <w:rPr>
          <w:rFonts w:ascii="Arial"/>
          <w:i/>
          <w:spacing w:val="-26"/>
          <w:w w:val="110"/>
          <w:sz w:val="18"/>
        </w:rPr>
        <w:t xml:space="preserve"> </w:t>
      </w:r>
      <w:r w:rsidR="0044141A">
        <w:rPr>
          <w:rFonts w:ascii="Arial"/>
          <w:i/>
          <w:w w:val="110"/>
          <w:sz w:val="18"/>
        </w:rPr>
        <w:t>is</w:t>
      </w:r>
      <w:r w:rsidR="0044141A">
        <w:rPr>
          <w:rFonts w:ascii="Arial"/>
          <w:i/>
          <w:spacing w:val="-26"/>
          <w:w w:val="110"/>
          <w:sz w:val="18"/>
        </w:rPr>
        <w:t xml:space="preserve"> </w:t>
      </w:r>
      <w:r w:rsidR="0044141A">
        <w:rPr>
          <w:rFonts w:ascii="Arial"/>
          <w:i/>
          <w:w w:val="110"/>
          <w:sz w:val="18"/>
        </w:rPr>
        <w:t xml:space="preserve">the </w:t>
      </w:r>
      <w:r w:rsidR="0044141A">
        <w:rPr>
          <w:rFonts w:ascii="Arial"/>
          <w:i/>
          <w:spacing w:val="-4"/>
          <w:sz w:val="18"/>
        </w:rPr>
        <w:t xml:space="preserve">reference </w:t>
      </w:r>
      <w:r w:rsidR="0044141A">
        <w:rPr>
          <w:rFonts w:ascii="Arial"/>
          <w:i/>
          <w:sz w:val="18"/>
        </w:rPr>
        <w:t>artifact during</w:t>
      </w:r>
      <w:r w:rsidR="0044141A">
        <w:rPr>
          <w:rFonts w:ascii="Arial"/>
          <w:i/>
          <w:spacing w:val="38"/>
          <w:sz w:val="18"/>
        </w:rPr>
        <w:t xml:space="preserve"> </w:t>
      </w:r>
      <w:r w:rsidR="0044141A">
        <w:rPr>
          <w:rFonts w:ascii="Arial"/>
          <w:i/>
          <w:sz w:val="18"/>
        </w:rPr>
        <w:t>development.</w:t>
      </w:r>
    </w:p>
    <w:p w14:paraId="42BD58FD" w14:textId="77777777" w:rsidR="00B66BFA" w:rsidRDefault="00B66BFA">
      <w:pPr>
        <w:spacing w:line="242" w:lineRule="auto"/>
        <w:jc w:val="both"/>
        <w:rPr>
          <w:rFonts w:ascii="Arial"/>
          <w:sz w:val="18"/>
        </w:rPr>
        <w:sectPr w:rsidR="00B66BFA">
          <w:pgSz w:w="12240" w:h="15840"/>
          <w:pgMar w:top="1060" w:right="280" w:bottom="280" w:left="960" w:header="720" w:footer="720" w:gutter="0"/>
          <w:cols w:space="720"/>
        </w:sectPr>
      </w:pPr>
    </w:p>
    <w:p w14:paraId="750BC33D" w14:textId="77777777" w:rsidR="00B66BFA" w:rsidRDefault="00B66BFA">
      <w:pPr>
        <w:pStyle w:val="Corpsdetexte"/>
        <w:spacing w:before="4"/>
        <w:rPr>
          <w:rFonts w:ascii="Arial"/>
          <w:i/>
          <w:sz w:val="19"/>
        </w:rPr>
      </w:pPr>
    </w:p>
    <w:p w14:paraId="5F4DF97D" w14:textId="77777777" w:rsidR="00B66BFA" w:rsidRDefault="0044141A" w:rsidP="00C1192A">
      <w:pPr>
        <w:pStyle w:val="Corpsdetexte"/>
        <w:spacing w:line="242" w:lineRule="auto"/>
        <w:ind w:left="115" w:firstLine="179"/>
        <w:jc w:val="both"/>
        <w:rPr>
          <w:sz w:val="10"/>
        </w:rPr>
      </w:pPr>
      <w:r>
        <w:rPr>
          <w:w w:val="110"/>
        </w:rPr>
        <w:t>Otherwise said, for the model-driven developer only the model should be modified manually. The code must always be produced from the model, usually automatically through</w:t>
      </w:r>
      <w:r>
        <w:br w:type="column"/>
      </w:r>
    </w:p>
    <w:p w14:paraId="4D6913D7" w14:textId="77777777" w:rsidR="00B66BFA" w:rsidRDefault="0044141A">
      <w:pPr>
        <w:ind w:left="115" w:right="-12"/>
        <w:rPr>
          <w:rFonts w:ascii="Arial"/>
          <w:sz w:val="10"/>
        </w:rPr>
      </w:pPr>
      <w:r>
        <w:rPr>
          <w:rFonts w:ascii="Arial"/>
          <w:sz w:val="10"/>
        </w:rPr>
        <w:t>Model-driven</w:t>
      </w:r>
      <w:r>
        <w:rPr>
          <w:rFonts w:ascii="Arial"/>
          <w:spacing w:val="-16"/>
          <w:sz w:val="10"/>
        </w:rPr>
        <w:t xml:space="preserve"> </w:t>
      </w:r>
      <w:r>
        <w:rPr>
          <w:rFonts w:ascii="Arial"/>
          <w:sz w:val="10"/>
        </w:rPr>
        <w:t>Developer</w:t>
      </w:r>
    </w:p>
    <w:p w14:paraId="532AFA5E" w14:textId="77777777" w:rsidR="00B66BFA" w:rsidRDefault="0044141A">
      <w:pPr>
        <w:pStyle w:val="Corpsdetexte"/>
        <w:spacing w:before="10"/>
        <w:rPr>
          <w:rFonts w:ascii="Arial"/>
          <w:sz w:val="10"/>
        </w:rPr>
      </w:pPr>
      <w:r>
        <w:br w:type="column"/>
      </w:r>
    </w:p>
    <w:p w14:paraId="32D3CB21" w14:textId="77777777" w:rsidR="00B66BFA" w:rsidRDefault="0044141A">
      <w:pPr>
        <w:ind w:left="115" w:right="-16"/>
        <w:rPr>
          <w:rFonts w:ascii="Arial"/>
          <w:sz w:val="10"/>
        </w:rPr>
      </w:pPr>
      <w:r>
        <w:rPr>
          <w:rFonts w:ascii="Arial"/>
          <w:sz w:val="10"/>
        </w:rPr>
        <w:t>Code-driven</w:t>
      </w:r>
      <w:r>
        <w:rPr>
          <w:rFonts w:ascii="Arial"/>
          <w:spacing w:val="-12"/>
          <w:sz w:val="10"/>
        </w:rPr>
        <w:t xml:space="preserve"> </w:t>
      </w:r>
      <w:r>
        <w:rPr>
          <w:rFonts w:ascii="Arial"/>
          <w:sz w:val="10"/>
        </w:rPr>
        <w:t>Developer</w:t>
      </w:r>
    </w:p>
    <w:p w14:paraId="022488CF" w14:textId="77777777" w:rsidR="00B66BFA" w:rsidRDefault="0044141A">
      <w:pPr>
        <w:pStyle w:val="Corpsdetexte"/>
        <w:spacing w:before="5"/>
        <w:rPr>
          <w:rFonts w:ascii="Arial"/>
          <w:sz w:val="10"/>
        </w:rPr>
      </w:pPr>
      <w:r>
        <w:br w:type="column"/>
      </w:r>
    </w:p>
    <w:p w14:paraId="4EA11C2E" w14:textId="77777777" w:rsidR="00B66BFA" w:rsidRDefault="0044141A">
      <w:pPr>
        <w:tabs>
          <w:tab w:val="left" w:pos="1182"/>
        </w:tabs>
        <w:ind w:left="115"/>
        <w:rPr>
          <w:rFonts w:ascii="Arial"/>
          <w:sz w:val="10"/>
        </w:rPr>
      </w:pPr>
      <w:r>
        <w:rPr>
          <w:rFonts w:ascii="Arial"/>
          <w:color w:val="FFFFFF"/>
          <w:sz w:val="10"/>
        </w:rPr>
        <w:t>Modify</w:t>
      </w:r>
      <w:r>
        <w:rPr>
          <w:rFonts w:ascii="Arial"/>
          <w:color w:val="FFFFFF"/>
          <w:spacing w:val="-2"/>
          <w:sz w:val="10"/>
        </w:rPr>
        <w:t xml:space="preserve"> </w:t>
      </w:r>
      <w:r>
        <w:rPr>
          <w:rFonts w:ascii="Arial"/>
          <w:color w:val="FFFFFF"/>
          <w:sz w:val="10"/>
        </w:rPr>
        <w:t>Code</w:t>
      </w:r>
      <w:r>
        <w:rPr>
          <w:rFonts w:ascii="Arial"/>
          <w:color w:val="FFFFFF"/>
          <w:sz w:val="10"/>
        </w:rPr>
        <w:tab/>
        <w:t>Modify</w:t>
      </w:r>
      <w:r>
        <w:rPr>
          <w:rFonts w:ascii="Arial"/>
          <w:color w:val="FFFFFF"/>
          <w:spacing w:val="-10"/>
          <w:sz w:val="10"/>
        </w:rPr>
        <w:t xml:space="preserve"> </w:t>
      </w:r>
      <w:r>
        <w:rPr>
          <w:rFonts w:ascii="Arial"/>
          <w:color w:val="FFFFFF"/>
          <w:sz w:val="10"/>
        </w:rPr>
        <w:t>Model</w:t>
      </w:r>
    </w:p>
    <w:p w14:paraId="15C2E649" w14:textId="77777777" w:rsidR="00B66BFA" w:rsidRDefault="00B66BFA">
      <w:pPr>
        <w:rPr>
          <w:rFonts w:ascii="Arial"/>
          <w:sz w:val="10"/>
        </w:rPr>
        <w:sectPr w:rsidR="00B66BFA">
          <w:type w:val="continuous"/>
          <w:pgSz w:w="12240" w:h="15840"/>
          <w:pgMar w:top="1360" w:right="280" w:bottom="280" w:left="960" w:header="720" w:footer="720" w:gutter="0"/>
          <w:cols w:num="4" w:space="720" w:equalWidth="0">
            <w:col w:w="4899" w:space="372"/>
            <w:col w:w="1169" w:space="52"/>
            <w:col w:w="1136" w:space="522"/>
            <w:col w:w="2850"/>
          </w:cols>
        </w:sectPr>
      </w:pPr>
    </w:p>
    <w:p w14:paraId="71093344" w14:textId="77777777" w:rsidR="00B66BFA" w:rsidRDefault="0044141A">
      <w:pPr>
        <w:pStyle w:val="Corpsdetexte"/>
        <w:spacing w:line="242" w:lineRule="auto"/>
        <w:ind w:left="115" w:right="287"/>
      </w:pPr>
      <w:r>
        <w:rPr>
          <w:w w:val="115"/>
        </w:rPr>
        <w:t>some process that guarantees that the code is conform to</w:t>
      </w:r>
      <w:r w:rsidR="0094688D">
        <w:rPr>
          <w:w w:val="115"/>
        </w:rPr>
        <w:t xml:space="preserve"> </w:t>
      </w:r>
      <w:r>
        <w:rPr>
          <w:w w:val="115"/>
        </w:rPr>
        <w:t>the model.</w:t>
      </w:r>
    </w:p>
    <w:p w14:paraId="0900B31D" w14:textId="77777777" w:rsidR="00B66BFA" w:rsidRDefault="00B66BFA">
      <w:pPr>
        <w:pStyle w:val="Corpsdetexte"/>
        <w:spacing w:before="6"/>
        <w:rPr>
          <w:sz w:val="16"/>
        </w:rPr>
      </w:pPr>
    </w:p>
    <w:p w14:paraId="7AE4194D" w14:textId="77777777" w:rsidR="00B66BFA" w:rsidRDefault="0044141A">
      <w:pPr>
        <w:tabs>
          <w:tab w:val="left" w:pos="1663"/>
        </w:tabs>
        <w:spacing w:line="242" w:lineRule="auto"/>
        <w:ind w:left="115" w:firstLine="199"/>
        <w:rPr>
          <w:rFonts w:ascii="Arial"/>
          <w:i/>
          <w:sz w:val="18"/>
        </w:rPr>
      </w:pPr>
      <w:r>
        <w:rPr>
          <w:rFonts w:ascii="PMingLiU"/>
          <w:w w:val="125"/>
          <w:sz w:val="18"/>
        </w:rPr>
        <w:t>Definition</w:t>
      </w:r>
      <w:r>
        <w:rPr>
          <w:rFonts w:ascii="PMingLiU"/>
          <w:spacing w:val="37"/>
          <w:w w:val="125"/>
          <w:sz w:val="18"/>
        </w:rPr>
        <w:t xml:space="preserve"> </w:t>
      </w:r>
      <w:r>
        <w:rPr>
          <w:rFonts w:ascii="PMingLiU"/>
          <w:w w:val="110"/>
          <w:sz w:val="18"/>
        </w:rPr>
        <w:t>4</w:t>
      </w:r>
      <w:r>
        <w:rPr>
          <w:rFonts w:ascii="PMingLiU"/>
          <w:w w:val="110"/>
          <w:sz w:val="18"/>
        </w:rPr>
        <w:tab/>
      </w:r>
      <w:r>
        <w:rPr>
          <w:rFonts w:ascii="PMingLiU"/>
          <w:w w:val="125"/>
          <w:sz w:val="18"/>
        </w:rPr>
        <w:t xml:space="preserve">(Code-driven developer). </w:t>
      </w:r>
      <w:r>
        <w:rPr>
          <w:rFonts w:ascii="PMingLiU"/>
          <w:spacing w:val="29"/>
          <w:w w:val="125"/>
          <w:sz w:val="18"/>
        </w:rPr>
        <w:t xml:space="preserve"> </w:t>
      </w:r>
      <w:r>
        <w:rPr>
          <w:rFonts w:ascii="Arial"/>
          <w:i/>
          <w:w w:val="110"/>
          <w:sz w:val="18"/>
        </w:rPr>
        <w:t>A</w:t>
      </w:r>
      <w:r>
        <w:rPr>
          <w:rFonts w:ascii="Arial"/>
          <w:i/>
          <w:spacing w:val="6"/>
          <w:w w:val="110"/>
          <w:sz w:val="18"/>
        </w:rPr>
        <w:t xml:space="preserve"> </w:t>
      </w:r>
      <w:r>
        <w:rPr>
          <w:rFonts w:ascii="Arial"/>
          <w:i/>
          <w:w w:val="110"/>
          <w:sz w:val="18"/>
        </w:rPr>
        <w:t>model-driven</w:t>
      </w:r>
      <w:r>
        <w:rPr>
          <w:rFonts w:ascii="Arial"/>
          <w:i/>
          <w:w w:val="103"/>
          <w:sz w:val="18"/>
        </w:rPr>
        <w:t xml:space="preserve"> </w:t>
      </w:r>
      <w:r>
        <w:rPr>
          <w:rFonts w:ascii="Arial"/>
          <w:i/>
          <w:w w:val="110"/>
          <w:sz w:val="18"/>
        </w:rPr>
        <w:t>developer</w:t>
      </w:r>
      <w:r>
        <w:rPr>
          <w:rFonts w:ascii="Arial"/>
          <w:i/>
          <w:spacing w:val="-21"/>
          <w:w w:val="110"/>
          <w:sz w:val="18"/>
        </w:rPr>
        <w:t xml:space="preserve"> </w:t>
      </w:r>
      <w:r>
        <w:rPr>
          <w:rFonts w:ascii="Arial"/>
          <w:i/>
          <w:w w:val="110"/>
          <w:sz w:val="18"/>
        </w:rPr>
        <w:t>is</w:t>
      </w:r>
      <w:r>
        <w:rPr>
          <w:rFonts w:ascii="Arial"/>
          <w:i/>
          <w:spacing w:val="-21"/>
          <w:w w:val="110"/>
          <w:sz w:val="18"/>
        </w:rPr>
        <w:t xml:space="preserve"> </w:t>
      </w:r>
      <w:r>
        <w:rPr>
          <w:rFonts w:ascii="Arial"/>
          <w:i/>
          <w:w w:val="110"/>
          <w:sz w:val="18"/>
        </w:rPr>
        <w:t>a</w:t>
      </w:r>
      <w:r>
        <w:rPr>
          <w:rFonts w:ascii="Arial"/>
          <w:i/>
          <w:spacing w:val="-21"/>
          <w:w w:val="110"/>
          <w:sz w:val="18"/>
        </w:rPr>
        <w:t xml:space="preserve"> </w:t>
      </w:r>
      <w:r>
        <w:rPr>
          <w:rFonts w:ascii="Arial"/>
          <w:i/>
          <w:w w:val="110"/>
          <w:sz w:val="18"/>
        </w:rPr>
        <w:t>developer</w:t>
      </w:r>
      <w:r>
        <w:rPr>
          <w:rFonts w:ascii="Arial"/>
          <w:i/>
          <w:spacing w:val="-21"/>
          <w:w w:val="110"/>
          <w:sz w:val="18"/>
        </w:rPr>
        <w:t xml:space="preserve"> </w:t>
      </w:r>
      <w:r>
        <w:rPr>
          <w:rFonts w:ascii="Arial"/>
          <w:i/>
          <w:w w:val="110"/>
          <w:sz w:val="18"/>
        </w:rPr>
        <w:t>for</w:t>
      </w:r>
      <w:r>
        <w:rPr>
          <w:rFonts w:ascii="Arial"/>
          <w:i/>
          <w:spacing w:val="-21"/>
          <w:w w:val="110"/>
          <w:sz w:val="18"/>
        </w:rPr>
        <w:t xml:space="preserve"> </w:t>
      </w:r>
      <w:r>
        <w:rPr>
          <w:rFonts w:ascii="Arial"/>
          <w:i/>
          <w:w w:val="110"/>
          <w:sz w:val="18"/>
        </w:rPr>
        <w:t>whom</w:t>
      </w:r>
      <w:r>
        <w:rPr>
          <w:rFonts w:ascii="Arial"/>
          <w:i/>
          <w:spacing w:val="-21"/>
          <w:w w:val="110"/>
          <w:sz w:val="18"/>
        </w:rPr>
        <w:t xml:space="preserve"> </w:t>
      </w:r>
      <w:r>
        <w:rPr>
          <w:rFonts w:ascii="Arial"/>
          <w:i/>
          <w:w w:val="110"/>
          <w:sz w:val="18"/>
        </w:rPr>
        <w:t>the</w:t>
      </w:r>
      <w:r>
        <w:rPr>
          <w:rFonts w:ascii="Arial"/>
          <w:i/>
          <w:spacing w:val="-21"/>
          <w:w w:val="110"/>
          <w:sz w:val="18"/>
        </w:rPr>
        <w:t xml:space="preserve"> </w:t>
      </w:r>
      <w:r>
        <w:rPr>
          <w:rFonts w:ascii="Arial"/>
          <w:i/>
          <w:spacing w:val="-6"/>
          <w:w w:val="110"/>
          <w:sz w:val="18"/>
        </w:rPr>
        <w:t>code</w:t>
      </w:r>
      <w:r>
        <w:rPr>
          <w:rFonts w:ascii="Arial"/>
          <w:i/>
          <w:spacing w:val="-21"/>
          <w:w w:val="110"/>
          <w:sz w:val="18"/>
        </w:rPr>
        <w:t xml:space="preserve"> </w:t>
      </w:r>
      <w:r>
        <w:rPr>
          <w:rFonts w:ascii="Arial"/>
          <w:i/>
          <w:w w:val="110"/>
          <w:sz w:val="18"/>
        </w:rPr>
        <w:t>is</w:t>
      </w:r>
      <w:r>
        <w:rPr>
          <w:rFonts w:ascii="Arial"/>
          <w:i/>
          <w:spacing w:val="-21"/>
          <w:w w:val="110"/>
          <w:sz w:val="18"/>
        </w:rPr>
        <w:t xml:space="preserve"> </w:t>
      </w:r>
      <w:r>
        <w:rPr>
          <w:rFonts w:ascii="Arial"/>
          <w:i/>
          <w:w w:val="110"/>
          <w:sz w:val="18"/>
        </w:rPr>
        <w:t>the</w:t>
      </w:r>
      <w:r>
        <w:rPr>
          <w:rFonts w:ascii="Arial"/>
          <w:i/>
          <w:spacing w:val="-21"/>
          <w:w w:val="110"/>
          <w:sz w:val="18"/>
        </w:rPr>
        <w:t xml:space="preserve"> </w:t>
      </w:r>
      <w:r>
        <w:rPr>
          <w:rFonts w:ascii="Arial"/>
          <w:i/>
          <w:spacing w:val="-4"/>
          <w:w w:val="110"/>
          <w:sz w:val="18"/>
        </w:rPr>
        <w:t xml:space="preserve">reference </w:t>
      </w:r>
      <w:r>
        <w:rPr>
          <w:rFonts w:ascii="Arial"/>
          <w:i/>
          <w:sz w:val="18"/>
        </w:rPr>
        <w:t>artifact during</w:t>
      </w:r>
      <w:r>
        <w:rPr>
          <w:rFonts w:ascii="Arial"/>
          <w:i/>
          <w:spacing w:val="38"/>
          <w:sz w:val="18"/>
        </w:rPr>
        <w:t xml:space="preserve"> </w:t>
      </w:r>
      <w:r>
        <w:rPr>
          <w:rFonts w:ascii="Arial"/>
          <w:i/>
          <w:sz w:val="18"/>
        </w:rPr>
        <w:t>development.</w:t>
      </w:r>
    </w:p>
    <w:p w14:paraId="1BABA0E7" w14:textId="77777777" w:rsidR="00B66BFA" w:rsidRDefault="00B66BFA">
      <w:pPr>
        <w:pStyle w:val="Corpsdetexte"/>
        <w:spacing w:before="4"/>
        <w:rPr>
          <w:rFonts w:ascii="Arial"/>
          <w:i/>
          <w:sz w:val="19"/>
        </w:rPr>
      </w:pPr>
    </w:p>
    <w:p w14:paraId="22487032" w14:textId="77777777" w:rsidR="00B66BFA" w:rsidRDefault="0044141A">
      <w:pPr>
        <w:pStyle w:val="Corpsdetexte"/>
        <w:spacing w:line="242" w:lineRule="auto"/>
        <w:ind w:left="115" w:right="407" w:firstLine="179"/>
        <w:jc w:val="both"/>
      </w:pPr>
      <w:r>
        <w:rPr>
          <w:spacing w:val="-8"/>
          <w:w w:val="110"/>
        </w:rPr>
        <w:t xml:space="preserve">We </w:t>
      </w:r>
      <w:r>
        <w:rPr>
          <w:w w:val="110"/>
        </w:rPr>
        <w:t xml:space="preserve">consider actors that represent </w:t>
      </w:r>
      <w:r>
        <w:rPr>
          <w:spacing w:val="-4"/>
          <w:w w:val="110"/>
        </w:rPr>
        <w:t xml:space="preserve">two </w:t>
      </w:r>
      <w:r>
        <w:rPr>
          <w:w w:val="110"/>
        </w:rPr>
        <w:t xml:space="preserve">types of developers with stark opposite practices. As a reminder, the actors are roles played </w:t>
      </w:r>
      <w:r>
        <w:rPr>
          <w:spacing w:val="-3"/>
          <w:w w:val="110"/>
        </w:rPr>
        <w:t xml:space="preserve">by </w:t>
      </w:r>
      <w:r>
        <w:rPr>
          <w:w w:val="110"/>
        </w:rPr>
        <w:t>the developers, thus a developer can play both roles, one for each subset of the system to develop.  The next section presents the use-cases associated with the actors.</w:t>
      </w:r>
    </w:p>
    <w:p w14:paraId="5005036F" w14:textId="77777777" w:rsidR="00B66BFA" w:rsidRDefault="0044141A">
      <w:pPr>
        <w:pStyle w:val="Titre1"/>
        <w:numPr>
          <w:ilvl w:val="1"/>
          <w:numId w:val="5"/>
        </w:numPr>
        <w:tabs>
          <w:tab w:val="left" w:pos="653"/>
          <w:tab w:val="left" w:pos="654"/>
        </w:tabs>
        <w:spacing w:before="129"/>
      </w:pPr>
      <w:r>
        <w:t>Use-cases</w:t>
      </w:r>
    </w:p>
    <w:p w14:paraId="6B6187EC" w14:textId="77777777" w:rsidR="00B66BFA" w:rsidRDefault="0044141A">
      <w:pPr>
        <w:pStyle w:val="Corpsdetexte"/>
        <w:spacing w:before="39" w:line="242" w:lineRule="auto"/>
        <w:ind w:left="115" w:right="407" w:firstLine="179"/>
        <w:jc w:val="both"/>
      </w:pPr>
      <w:r>
        <w:rPr>
          <w:w w:val="110"/>
        </w:rPr>
        <w:t>In this section we propose a development environment with use-cases that make it possible for the actors to de- velop the system with their development preferences. Fig- ure 1 shows a UML use-case diagram of the development environment and their associations to the   actors.</w:t>
      </w:r>
    </w:p>
    <w:p w14:paraId="17A85755" w14:textId="77777777" w:rsidR="00B66BFA" w:rsidRDefault="0044141A">
      <w:pPr>
        <w:pStyle w:val="Corpsdetexte"/>
        <w:spacing w:line="242" w:lineRule="auto"/>
        <w:ind w:left="115" w:right="407" w:firstLine="179"/>
        <w:jc w:val="both"/>
      </w:pPr>
      <w:r>
        <w:rPr>
          <w:w w:val="110"/>
        </w:rPr>
        <w:t xml:space="preserve">There are some use-cases for manual modification of ar- tifacts. The </w:t>
      </w:r>
      <w:r>
        <w:rPr>
          <w:rFonts w:ascii="Georgia"/>
          <w:b/>
          <w:w w:val="110"/>
        </w:rPr>
        <w:t xml:space="preserve">Modify Artifact </w:t>
      </w:r>
      <w:r>
        <w:rPr>
          <w:w w:val="110"/>
        </w:rPr>
        <w:t xml:space="preserve">use-case means the devel- opment environment must </w:t>
      </w:r>
      <w:r>
        <w:rPr>
          <w:spacing w:val="-3"/>
          <w:w w:val="110"/>
        </w:rPr>
        <w:t xml:space="preserve">have </w:t>
      </w:r>
      <w:r>
        <w:rPr>
          <w:w w:val="110"/>
        </w:rPr>
        <w:t>some tool to let the devel- oper</w:t>
      </w:r>
      <w:r>
        <w:rPr>
          <w:spacing w:val="-9"/>
          <w:w w:val="110"/>
        </w:rPr>
        <w:t xml:space="preserve"> </w:t>
      </w:r>
      <w:r>
        <w:rPr>
          <w:w w:val="110"/>
        </w:rPr>
        <w:t>manually</w:t>
      </w:r>
      <w:r>
        <w:rPr>
          <w:spacing w:val="-9"/>
          <w:w w:val="110"/>
        </w:rPr>
        <w:t xml:space="preserve"> </w:t>
      </w:r>
      <w:r>
        <w:rPr>
          <w:w w:val="110"/>
        </w:rPr>
        <w:t>modify</w:t>
      </w:r>
      <w:r>
        <w:rPr>
          <w:spacing w:val="-9"/>
          <w:w w:val="110"/>
        </w:rPr>
        <w:t xml:space="preserve"> </w:t>
      </w:r>
      <w:r>
        <w:rPr>
          <w:w w:val="110"/>
        </w:rPr>
        <w:t>an</w:t>
      </w:r>
      <w:r>
        <w:rPr>
          <w:spacing w:val="-9"/>
          <w:w w:val="110"/>
        </w:rPr>
        <w:t xml:space="preserve"> </w:t>
      </w:r>
      <w:r>
        <w:rPr>
          <w:w w:val="110"/>
        </w:rPr>
        <w:t>artifact.</w:t>
      </w:r>
      <w:r>
        <w:rPr>
          <w:spacing w:val="15"/>
          <w:w w:val="110"/>
        </w:rPr>
        <w:t xml:space="preserve"> </w:t>
      </w:r>
      <w:r>
        <w:rPr>
          <w:w w:val="110"/>
        </w:rPr>
        <w:t>The</w:t>
      </w:r>
      <w:r>
        <w:rPr>
          <w:spacing w:val="-9"/>
          <w:w w:val="110"/>
        </w:rPr>
        <w:t xml:space="preserve"> </w:t>
      </w:r>
      <w:r>
        <w:rPr>
          <w:rFonts w:ascii="Georgia"/>
          <w:b/>
          <w:w w:val="110"/>
        </w:rPr>
        <w:t>Modify</w:t>
      </w:r>
      <w:r>
        <w:rPr>
          <w:rFonts w:ascii="Georgia"/>
          <w:b/>
          <w:spacing w:val="-4"/>
          <w:w w:val="110"/>
        </w:rPr>
        <w:t xml:space="preserve"> </w:t>
      </w:r>
      <w:r>
        <w:rPr>
          <w:rFonts w:ascii="Georgia"/>
          <w:b/>
          <w:w w:val="110"/>
        </w:rPr>
        <w:t>Model</w:t>
      </w:r>
      <w:r>
        <w:rPr>
          <w:rFonts w:ascii="Georgia"/>
          <w:b/>
          <w:spacing w:val="-10"/>
          <w:w w:val="110"/>
        </w:rPr>
        <w:t xml:space="preserve"> </w:t>
      </w:r>
      <w:r>
        <w:rPr>
          <w:w w:val="110"/>
        </w:rPr>
        <w:t xml:space="preserve">and </w:t>
      </w:r>
      <w:r>
        <w:rPr>
          <w:rFonts w:ascii="Georgia"/>
          <w:b/>
          <w:w w:val="110"/>
        </w:rPr>
        <w:t>Modify</w:t>
      </w:r>
      <w:r>
        <w:rPr>
          <w:rFonts w:ascii="Georgia"/>
          <w:b/>
          <w:spacing w:val="-9"/>
          <w:w w:val="110"/>
        </w:rPr>
        <w:t xml:space="preserve"> </w:t>
      </w:r>
      <w:r>
        <w:rPr>
          <w:rFonts w:ascii="Georgia"/>
          <w:b/>
          <w:w w:val="110"/>
        </w:rPr>
        <w:t>Code</w:t>
      </w:r>
      <w:r>
        <w:rPr>
          <w:rFonts w:ascii="Georgia"/>
          <w:b/>
          <w:spacing w:val="-14"/>
          <w:w w:val="110"/>
        </w:rPr>
        <w:t xml:space="preserve"> </w:t>
      </w:r>
      <w:r>
        <w:rPr>
          <w:w w:val="110"/>
        </w:rPr>
        <w:t>use-cases</w:t>
      </w:r>
      <w:r>
        <w:rPr>
          <w:spacing w:val="-14"/>
          <w:w w:val="110"/>
        </w:rPr>
        <w:t xml:space="preserve"> </w:t>
      </w:r>
      <w:r>
        <w:rPr>
          <w:w w:val="110"/>
        </w:rPr>
        <w:t>are</w:t>
      </w:r>
      <w:r>
        <w:rPr>
          <w:spacing w:val="-14"/>
          <w:w w:val="110"/>
        </w:rPr>
        <w:t xml:space="preserve"> </w:t>
      </w:r>
      <w:r>
        <w:rPr>
          <w:w w:val="110"/>
        </w:rPr>
        <w:t>specializations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rFonts w:ascii="Georgia"/>
          <w:b/>
          <w:w w:val="110"/>
        </w:rPr>
        <w:t xml:space="preserve">Modify Artifact </w:t>
      </w:r>
      <w:r>
        <w:rPr>
          <w:w w:val="110"/>
        </w:rPr>
        <w:t>use-case where model and code are respectively the artifact in question.</w:t>
      </w:r>
    </w:p>
    <w:p w14:paraId="302B0F41" w14:textId="77777777" w:rsidR="00B66BFA" w:rsidRDefault="0044141A">
      <w:pPr>
        <w:pStyle w:val="Corpsdetexte"/>
        <w:spacing w:line="242" w:lineRule="auto"/>
        <w:ind w:left="115" w:right="407" w:firstLine="179"/>
        <w:jc w:val="both"/>
      </w:pPr>
      <w:r>
        <w:rPr>
          <w:w w:val="110"/>
        </w:rPr>
        <w:t>There</w:t>
      </w:r>
      <w:r>
        <w:rPr>
          <w:spacing w:val="-10"/>
          <w:w w:val="110"/>
        </w:rPr>
        <w:t xml:space="preserve"> </w:t>
      </w:r>
      <w:r>
        <w:rPr>
          <w:w w:val="110"/>
        </w:rPr>
        <w:t>are</w:t>
      </w:r>
      <w:r>
        <w:rPr>
          <w:spacing w:val="-10"/>
          <w:w w:val="110"/>
        </w:rPr>
        <w:t xml:space="preserve"> </w:t>
      </w:r>
      <w:r>
        <w:rPr>
          <w:w w:val="110"/>
        </w:rPr>
        <w:t>also</w:t>
      </w:r>
      <w:r>
        <w:rPr>
          <w:spacing w:val="-10"/>
          <w:w w:val="110"/>
        </w:rPr>
        <w:t xml:space="preserve"> </w:t>
      </w:r>
      <w:r>
        <w:rPr>
          <w:w w:val="110"/>
        </w:rPr>
        <w:t>some</w:t>
      </w:r>
      <w:r>
        <w:rPr>
          <w:spacing w:val="-10"/>
          <w:w w:val="110"/>
        </w:rPr>
        <w:t xml:space="preserve"> </w:t>
      </w:r>
      <w:r>
        <w:rPr>
          <w:w w:val="110"/>
        </w:rPr>
        <w:t>use-case</w:t>
      </w:r>
      <w:r>
        <w:rPr>
          <w:spacing w:val="-10"/>
          <w:w w:val="110"/>
        </w:rPr>
        <w:t xml:space="preserve"> </w:t>
      </w:r>
      <w:r>
        <w:rPr>
          <w:w w:val="110"/>
        </w:rPr>
        <w:t>for</w:t>
      </w:r>
      <w:r>
        <w:rPr>
          <w:spacing w:val="-10"/>
          <w:w w:val="110"/>
        </w:rPr>
        <w:t xml:space="preserve"> </w:t>
      </w:r>
      <w:r>
        <w:rPr>
          <w:w w:val="110"/>
        </w:rPr>
        <w:t>the</w:t>
      </w:r>
      <w:r>
        <w:rPr>
          <w:spacing w:val="-10"/>
          <w:w w:val="110"/>
        </w:rPr>
        <w:t xml:space="preserve"> </w:t>
      </w:r>
      <w:r>
        <w:rPr>
          <w:w w:val="110"/>
        </w:rPr>
        <w:t>synchronization</w:t>
      </w:r>
      <w:r>
        <w:rPr>
          <w:spacing w:val="-10"/>
          <w:w w:val="110"/>
        </w:rPr>
        <w:t xml:space="preserve"> </w:t>
      </w:r>
      <w:r>
        <w:rPr>
          <w:w w:val="110"/>
        </w:rPr>
        <w:t>of</w:t>
      </w:r>
      <w:r>
        <w:rPr>
          <w:spacing w:val="-10"/>
          <w:w w:val="110"/>
        </w:rPr>
        <w:t xml:space="preserve"> </w:t>
      </w:r>
      <w:r>
        <w:rPr>
          <w:w w:val="110"/>
        </w:rPr>
        <w:t>ar- tifacts.</w:t>
      </w:r>
      <w:r>
        <w:rPr>
          <w:spacing w:val="-18"/>
          <w:w w:val="110"/>
        </w:rPr>
        <w:t xml:space="preserve"> </w:t>
      </w:r>
      <w:r>
        <w:rPr>
          <w:w w:val="110"/>
        </w:rPr>
        <w:t>The</w:t>
      </w:r>
      <w:r>
        <w:rPr>
          <w:spacing w:val="-31"/>
          <w:w w:val="110"/>
        </w:rPr>
        <w:t xml:space="preserve"> </w:t>
      </w:r>
      <w:r>
        <w:rPr>
          <w:rFonts w:ascii="Georgia"/>
          <w:b/>
          <w:w w:val="110"/>
        </w:rPr>
        <w:t>Synchronize</w:t>
      </w:r>
      <w:r>
        <w:rPr>
          <w:rFonts w:ascii="Georgia"/>
          <w:b/>
          <w:spacing w:val="-29"/>
          <w:w w:val="110"/>
        </w:rPr>
        <w:t xml:space="preserve"> </w:t>
      </w:r>
      <w:r>
        <w:rPr>
          <w:rFonts w:ascii="Georgia"/>
          <w:b/>
          <w:w w:val="110"/>
        </w:rPr>
        <w:t>Artifact</w:t>
      </w:r>
      <w:r>
        <w:rPr>
          <w:rFonts w:ascii="Georgia"/>
          <w:b/>
          <w:spacing w:val="-32"/>
          <w:w w:val="110"/>
        </w:rPr>
        <w:t xml:space="preserve"> </w:t>
      </w:r>
      <w:r>
        <w:rPr>
          <w:w w:val="110"/>
        </w:rPr>
        <w:t>use-case</w:t>
      </w:r>
      <w:r>
        <w:rPr>
          <w:spacing w:val="-31"/>
          <w:w w:val="110"/>
        </w:rPr>
        <w:t xml:space="preserve"> </w:t>
      </w:r>
      <w:r>
        <w:rPr>
          <w:w w:val="110"/>
        </w:rPr>
        <w:t>is</w:t>
      </w:r>
      <w:r>
        <w:rPr>
          <w:spacing w:val="-31"/>
          <w:w w:val="110"/>
        </w:rPr>
        <w:t xml:space="preserve"> </w:t>
      </w:r>
      <w:r>
        <w:rPr>
          <w:w w:val="110"/>
        </w:rPr>
        <w:t>the</w:t>
      </w:r>
      <w:r>
        <w:rPr>
          <w:spacing w:val="-31"/>
          <w:w w:val="110"/>
        </w:rPr>
        <w:t xml:space="preserve"> </w:t>
      </w:r>
      <w:r>
        <w:rPr>
          <w:w w:val="110"/>
        </w:rPr>
        <w:t xml:space="preserve">synchro- nization of </w:t>
      </w:r>
      <w:r>
        <w:rPr>
          <w:spacing w:val="-4"/>
          <w:w w:val="110"/>
        </w:rPr>
        <w:t xml:space="preserve">two </w:t>
      </w:r>
      <w:r>
        <w:rPr>
          <w:w w:val="110"/>
        </w:rPr>
        <w:t xml:space="preserve">artifacts </w:t>
      </w:r>
      <w:r>
        <w:rPr>
          <w:spacing w:val="-3"/>
          <w:w w:val="110"/>
        </w:rPr>
        <w:t xml:space="preserve">by </w:t>
      </w:r>
      <w:r>
        <w:rPr>
          <w:w w:val="110"/>
        </w:rPr>
        <w:t>comparing them, updating each artifact with modifications from the other artifact, and rec- onciling conflicts between the artifacts. The</w:t>
      </w:r>
      <w:r>
        <w:rPr>
          <w:spacing w:val="-20"/>
          <w:w w:val="110"/>
        </w:rPr>
        <w:t xml:space="preserve"> </w:t>
      </w:r>
      <w:r>
        <w:rPr>
          <w:rFonts w:ascii="Georgia"/>
          <w:b/>
          <w:w w:val="110"/>
        </w:rPr>
        <w:t>Synchronize Model</w:t>
      </w:r>
      <w:r>
        <w:rPr>
          <w:rFonts w:ascii="Georgia"/>
          <w:b/>
          <w:spacing w:val="-13"/>
          <w:w w:val="110"/>
        </w:rPr>
        <w:t xml:space="preserve"> </w:t>
      </w:r>
      <w:r>
        <w:rPr>
          <w:w w:val="110"/>
        </w:rPr>
        <w:t>and</w:t>
      </w:r>
      <w:r>
        <w:rPr>
          <w:spacing w:val="-12"/>
          <w:w w:val="110"/>
        </w:rPr>
        <w:t xml:space="preserve"> </w:t>
      </w:r>
      <w:r>
        <w:rPr>
          <w:rFonts w:ascii="Georgia"/>
          <w:b/>
          <w:w w:val="110"/>
        </w:rPr>
        <w:t>Synchronize</w:t>
      </w:r>
      <w:r>
        <w:rPr>
          <w:rFonts w:ascii="Georgia"/>
          <w:b/>
          <w:spacing w:val="-7"/>
          <w:w w:val="110"/>
        </w:rPr>
        <w:t xml:space="preserve"> </w:t>
      </w:r>
      <w:r>
        <w:rPr>
          <w:rFonts w:ascii="Georgia"/>
          <w:b/>
          <w:w w:val="110"/>
        </w:rPr>
        <w:t>Code</w:t>
      </w:r>
      <w:r>
        <w:rPr>
          <w:rFonts w:ascii="Georgia"/>
          <w:b/>
          <w:spacing w:val="-13"/>
          <w:w w:val="110"/>
        </w:rPr>
        <w:t xml:space="preserve"> </w:t>
      </w:r>
      <w:r>
        <w:rPr>
          <w:w w:val="110"/>
        </w:rPr>
        <w:t>use-cases</w:t>
      </w:r>
      <w:r>
        <w:rPr>
          <w:spacing w:val="-12"/>
          <w:w w:val="110"/>
        </w:rPr>
        <w:t xml:space="preserve"> </w:t>
      </w:r>
      <w:r>
        <w:rPr>
          <w:w w:val="110"/>
        </w:rPr>
        <w:t>are</w:t>
      </w:r>
      <w:r>
        <w:rPr>
          <w:spacing w:val="-12"/>
          <w:w w:val="110"/>
        </w:rPr>
        <w:t xml:space="preserve"> </w:t>
      </w:r>
      <w:r>
        <w:rPr>
          <w:w w:val="110"/>
        </w:rPr>
        <w:t>specializa- tions where model and code are respectively the artifact to synchronize.</w:t>
      </w:r>
    </w:p>
    <w:p w14:paraId="7EF4ED01" w14:textId="77777777" w:rsidR="00B66BFA" w:rsidRDefault="0044141A">
      <w:pPr>
        <w:spacing w:line="242" w:lineRule="auto"/>
        <w:ind w:left="115" w:right="407" w:firstLine="179"/>
        <w:jc w:val="both"/>
        <w:rPr>
          <w:sz w:val="18"/>
        </w:rPr>
      </w:pPr>
      <w:r>
        <w:rPr>
          <w:w w:val="105"/>
          <w:sz w:val="18"/>
        </w:rPr>
        <w:t xml:space="preserve">The </w:t>
      </w:r>
      <w:r>
        <w:rPr>
          <w:rFonts w:ascii="Georgia"/>
          <w:b/>
          <w:w w:val="105"/>
          <w:sz w:val="18"/>
        </w:rPr>
        <w:t xml:space="preserve">Generate Code </w:t>
      </w:r>
      <w:r>
        <w:rPr>
          <w:w w:val="105"/>
          <w:sz w:val="18"/>
        </w:rPr>
        <w:t>is related to forward engineering</w:t>
      </w:r>
      <w:r>
        <w:rPr>
          <w:spacing w:val="47"/>
          <w:w w:val="105"/>
          <w:sz w:val="18"/>
        </w:rPr>
        <w:t xml:space="preserve"> </w:t>
      </w:r>
      <w:r>
        <w:rPr>
          <w:w w:val="105"/>
          <w:sz w:val="18"/>
        </w:rPr>
        <w:t xml:space="preserve">[11] The </w:t>
      </w:r>
      <w:r>
        <w:rPr>
          <w:rFonts w:ascii="Georgia"/>
          <w:b/>
          <w:w w:val="105"/>
          <w:sz w:val="18"/>
        </w:rPr>
        <w:t xml:space="preserve">Generate Code </w:t>
      </w:r>
      <w:r>
        <w:rPr>
          <w:w w:val="105"/>
          <w:sz w:val="18"/>
        </w:rPr>
        <w:t>use-case is the production of</w:t>
      </w:r>
      <w:r>
        <w:rPr>
          <w:spacing w:val="-26"/>
          <w:w w:val="105"/>
          <w:sz w:val="18"/>
        </w:rPr>
        <w:t xml:space="preserve"> </w:t>
      </w:r>
      <w:r>
        <w:rPr>
          <w:w w:val="105"/>
          <w:sz w:val="18"/>
        </w:rPr>
        <w:t xml:space="preserve">code, in a programming language, from a model, in a modeling language. The developer can either use </w:t>
      </w:r>
      <w:r>
        <w:rPr>
          <w:rFonts w:ascii="Georgia"/>
          <w:b/>
          <w:w w:val="105"/>
          <w:sz w:val="18"/>
        </w:rPr>
        <w:t xml:space="preserve">Generate Code (Batch) </w:t>
      </w:r>
      <w:r>
        <w:rPr>
          <w:w w:val="105"/>
          <w:sz w:val="18"/>
        </w:rPr>
        <w:t xml:space="preserve">or </w:t>
      </w:r>
      <w:r>
        <w:rPr>
          <w:rFonts w:ascii="Georgia"/>
          <w:b/>
          <w:w w:val="105"/>
          <w:sz w:val="18"/>
        </w:rPr>
        <w:t>Generate Code (Incremental)</w:t>
      </w:r>
      <w:r>
        <w:rPr>
          <w:w w:val="105"/>
          <w:sz w:val="18"/>
        </w:rPr>
        <w:t>. Batch code generation is defined as follows:</w:t>
      </w:r>
    </w:p>
    <w:p w14:paraId="153528A4" w14:textId="77777777" w:rsidR="00B66BFA" w:rsidRPr="00AE4342" w:rsidRDefault="0044141A" w:rsidP="00AE4342">
      <w:pPr>
        <w:pStyle w:val="Titre4"/>
        <w:spacing w:line="166" w:lineRule="exact"/>
        <w:ind w:left="28"/>
      </w:pPr>
      <w:r>
        <w:rPr>
          <w:b w:val="0"/>
        </w:rPr>
        <w:br w:type="column"/>
      </w:r>
      <w:r>
        <w:t>Figure 1:  Use-case Diagram:  Notations of UML</w:t>
      </w:r>
      <w:r w:rsidR="0027625E">
        <w:t xml:space="preserve"> </w:t>
      </w:r>
      <w:r>
        <w:t>are</w:t>
      </w:r>
      <w:r w:rsidR="00AE4342">
        <w:t xml:space="preserve"> </w:t>
      </w:r>
      <w:r>
        <w:t>used</w:t>
      </w:r>
    </w:p>
    <w:p w14:paraId="3364D6FF" w14:textId="77777777" w:rsidR="00B66BFA" w:rsidRDefault="00B66BFA">
      <w:pPr>
        <w:pStyle w:val="Corpsdetexte"/>
        <w:spacing w:before="9"/>
        <w:rPr>
          <w:rFonts w:ascii="Georgia"/>
          <w:b/>
          <w:sz w:val="24"/>
        </w:rPr>
      </w:pPr>
    </w:p>
    <w:p w14:paraId="3E98D00D" w14:textId="77777777" w:rsidR="00B66BFA" w:rsidRDefault="0044141A">
      <w:pPr>
        <w:spacing w:line="242" w:lineRule="auto"/>
        <w:ind w:left="28" w:right="788" w:firstLine="199"/>
        <w:jc w:val="both"/>
        <w:rPr>
          <w:rFonts w:ascii="Arial"/>
          <w:i/>
          <w:sz w:val="18"/>
        </w:rPr>
      </w:pPr>
      <w:r>
        <w:rPr>
          <w:rFonts w:ascii="PMingLiU"/>
          <w:w w:val="130"/>
          <w:sz w:val="18"/>
        </w:rPr>
        <w:t xml:space="preserve">Definition </w:t>
      </w:r>
      <w:r>
        <w:rPr>
          <w:rFonts w:ascii="PMingLiU"/>
          <w:w w:val="105"/>
          <w:sz w:val="18"/>
        </w:rPr>
        <w:t xml:space="preserve">5 </w:t>
      </w:r>
      <w:r w:rsidR="00D52331">
        <w:rPr>
          <w:rFonts w:ascii="PMingLiU"/>
          <w:spacing w:val="-3"/>
          <w:w w:val="130"/>
          <w:sz w:val="18"/>
        </w:rPr>
        <w:t xml:space="preserve">(Batch </w:t>
      </w:r>
      <w:r>
        <w:rPr>
          <w:rFonts w:ascii="PMingLiU"/>
          <w:w w:val="130"/>
          <w:sz w:val="18"/>
        </w:rPr>
        <w:t xml:space="preserve">code generation </w:t>
      </w:r>
      <w:r>
        <w:rPr>
          <w:rFonts w:ascii="PMingLiU"/>
          <w:w w:val="105"/>
          <w:sz w:val="18"/>
        </w:rPr>
        <w:t xml:space="preserve">[15]).  </w:t>
      </w:r>
      <w:r>
        <w:rPr>
          <w:rFonts w:ascii="Arial"/>
          <w:i/>
          <w:w w:val="105"/>
          <w:sz w:val="18"/>
        </w:rPr>
        <w:t xml:space="preserve">Batch </w:t>
      </w:r>
      <w:r>
        <w:rPr>
          <w:rFonts w:ascii="Arial"/>
          <w:i/>
          <w:spacing w:val="-6"/>
          <w:w w:val="105"/>
          <w:sz w:val="18"/>
        </w:rPr>
        <w:t>code</w:t>
      </w:r>
      <w:r>
        <w:rPr>
          <w:rFonts w:ascii="Arial"/>
          <w:i/>
          <w:spacing w:val="-35"/>
          <w:w w:val="105"/>
          <w:sz w:val="18"/>
        </w:rPr>
        <w:t xml:space="preserve"> </w:t>
      </w:r>
      <w:r>
        <w:rPr>
          <w:rFonts w:ascii="Arial"/>
          <w:i/>
          <w:w w:val="105"/>
          <w:sz w:val="18"/>
        </w:rPr>
        <w:t>generation</w:t>
      </w:r>
      <w:r>
        <w:rPr>
          <w:rFonts w:ascii="Arial"/>
          <w:i/>
          <w:spacing w:val="-35"/>
          <w:w w:val="105"/>
          <w:sz w:val="18"/>
        </w:rPr>
        <w:t xml:space="preserve"> </w:t>
      </w:r>
      <w:r>
        <w:rPr>
          <w:rFonts w:ascii="Arial"/>
          <w:i/>
          <w:w w:val="105"/>
          <w:sz w:val="18"/>
        </w:rPr>
        <w:t>is</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spacing w:val="-5"/>
          <w:w w:val="105"/>
          <w:sz w:val="18"/>
        </w:rPr>
        <w:t>process</w:t>
      </w:r>
      <w:r>
        <w:rPr>
          <w:rFonts w:ascii="Arial"/>
          <w:i/>
          <w:spacing w:val="-35"/>
          <w:w w:val="105"/>
          <w:sz w:val="18"/>
        </w:rPr>
        <w:t xml:space="preserve"> </w:t>
      </w:r>
      <w:r>
        <w:rPr>
          <w:rFonts w:ascii="Arial"/>
          <w:i/>
          <w:w w:val="105"/>
          <w:sz w:val="18"/>
        </w:rPr>
        <w:t>of</w:t>
      </w:r>
      <w:r>
        <w:rPr>
          <w:rFonts w:ascii="Arial"/>
          <w:i/>
          <w:spacing w:val="-35"/>
          <w:w w:val="105"/>
          <w:sz w:val="18"/>
        </w:rPr>
        <w:t xml:space="preserve"> </w:t>
      </w:r>
      <w:r>
        <w:rPr>
          <w:rFonts w:ascii="Arial"/>
          <w:i/>
          <w:w w:val="105"/>
          <w:sz w:val="18"/>
        </w:rPr>
        <w:t>generating</w:t>
      </w:r>
      <w:r>
        <w:rPr>
          <w:rFonts w:ascii="Arial"/>
          <w:i/>
          <w:spacing w:val="-35"/>
          <w:w w:val="105"/>
          <w:sz w:val="18"/>
        </w:rPr>
        <w:t xml:space="preserve"> </w:t>
      </w:r>
      <w:r>
        <w:rPr>
          <w:rFonts w:ascii="Arial"/>
          <w:i/>
          <w:spacing w:val="-5"/>
          <w:w w:val="105"/>
          <w:sz w:val="18"/>
        </w:rPr>
        <w:t>code</w:t>
      </w:r>
      <w:r>
        <w:rPr>
          <w:rFonts w:ascii="Arial"/>
          <w:i/>
          <w:spacing w:val="-35"/>
          <w:w w:val="105"/>
          <w:sz w:val="18"/>
        </w:rPr>
        <w:t xml:space="preserve"> </w:t>
      </w:r>
      <w:r>
        <w:rPr>
          <w:rFonts w:ascii="Arial"/>
          <w:i/>
          <w:spacing w:val="-3"/>
          <w:w w:val="105"/>
          <w:sz w:val="18"/>
        </w:rPr>
        <w:t>from</w:t>
      </w:r>
      <w:r>
        <w:rPr>
          <w:rFonts w:ascii="Arial"/>
          <w:i/>
          <w:spacing w:val="-35"/>
          <w:w w:val="105"/>
          <w:sz w:val="18"/>
        </w:rPr>
        <w:t xml:space="preserve"> </w:t>
      </w:r>
      <w:r>
        <w:rPr>
          <w:rFonts w:ascii="Arial"/>
          <w:i/>
          <w:w w:val="105"/>
          <w:sz w:val="18"/>
        </w:rPr>
        <w:t>a</w:t>
      </w:r>
      <w:r>
        <w:rPr>
          <w:rFonts w:ascii="Arial"/>
          <w:i/>
          <w:spacing w:val="-35"/>
          <w:w w:val="105"/>
          <w:sz w:val="18"/>
        </w:rPr>
        <w:t xml:space="preserve"> </w:t>
      </w:r>
      <w:r>
        <w:rPr>
          <w:rFonts w:ascii="Arial"/>
          <w:i/>
          <w:w w:val="105"/>
          <w:sz w:val="18"/>
        </w:rPr>
        <w:t xml:space="preserve">model, </w:t>
      </w:r>
      <w:r>
        <w:rPr>
          <w:rFonts w:ascii="Arial"/>
          <w:i/>
          <w:spacing w:val="-3"/>
          <w:w w:val="105"/>
          <w:sz w:val="18"/>
        </w:rPr>
        <w:t>from</w:t>
      </w:r>
      <w:r>
        <w:rPr>
          <w:rFonts w:ascii="Arial"/>
          <w:i/>
          <w:spacing w:val="-10"/>
          <w:w w:val="105"/>
          <w:sz w:val="18"/>
        </w:rPr>
        <w:t xml:space="preserve"> </w:t>
      </w:r>
      <w:r>
        <w:rPr>
          <w:rFonts w:ascii="Arial"/>
          <w:i/>
          <w:w w:val="105"/>
          <w:sz w:val="18"/>
        </w:rPr>
        <w:t>scratch.</w:t>
      </w:r>
      <w:r>
        <w:rPr>
          <w:rFonts w:ascii="Arial"/>
          <w:i/>
          <w:spacing w:val="3"/>
          <w:w w:val="105"/>
          <w:sz w:val="18"/>
        </w:rPr>
        <w:t xml:space="preserve"> </w:t>
      </w:r>
      <w:r>
        <w:rPr>
          <w:rFonts w:ascii="Arial"/>
          <w:i/>
          <w:w w:val="105"/>
          <w:sz w:val="18"/>
        </w:rPr>
        <w:t>Any</w:t>
      </w:r>
      <w:r>
        <w:rPr>
          <w:rFonts w:ascii="Arial"/>
          <w:i/>
          <w:spacing w:val="-10"/>
          <w:w w:val="105"/>
          <w:sz w:val="18"/>
        </w:rPr>
        <w:t xml:space="preserve"> </w:t>
      </w:r>
      <w:r>
        <w:rPr>
          <w:rFonts w:ascii="Arial"/>
          <w:i/>
          <w:w w:val="105"/>
          <w:sz w:val="18"/>
        </w:rPr>
        <w:t>existing</w:t>
      </w:r>
      <w:r>
        <w:rPr>
          <w:rFonts w:ascii="Arial"/>
          <w:i/>
          <w:spacing w:val="-10"/>
          <w:w w:val="105"/>
          <w:sz w:val="18"/>
        </w:rPr>
        <w:t xml:space="preserve"> </w:t>
      </w:r>
      <w:r>
        <w:rPr>
          <w:rFonts w:ascii="Arial"/>
          <w:i/>
          <w:spacing w:val="-6"/>
          <w:w w:val="105"/>
          <w:sz w:val="18"/>
        </w:rPr>
        <w:t>code</w:t>
      </w:r>
      <w:r>
        <w:rPr>
          <w:rFonts w:ascii="Arial"/>
          <w:i/>
          <w:spacing w:val="-10"/>
          <w:w w:val="105"/>
          <w:sz w:val="18"/>
        </w:rPr>
        <w:t xml:space="preserve"> </w:t>
      </w:r>
      <w:r>
        <w:rPr>
          <w:rFonts w:ascii="Arial"/>
          <w:i/>
          <w:w w:val="105"/>
          <w:sz w:val="18"/>
        </w:rPr>
        <w:t>is</w:t>
      </w:r>
      <w:r>
        <w:rPr>
          <w:rFonts w:ascii="Arial"/>
          <w:i/>
          <w:spacing w:val="-10"/>
          <w:w w:val="105"/>
          <w:sz w:val="18"/>
        </w:rPr>
        <w:t xml:space="preserve"> </w:t>
      </w:r>
      <w:r>
        <w:rPr>
          <w:rFonts w:ascii="Arial"/>
          <w:i/>
          <w:w w:val="105"/>
          <w:sz w:val="18"/>
        </w:rPr>
        <w:t>overwritten</w:t>
      </w:r>
      <w:r>
        <w:rPr>
          <w:rFonts w:ascii="Arial"/>
          <w:i/>
          <w:spacing w:val="-10"/>
          <w:w w:val="105"/>
          <w:sz w:val="18"/>
        </w:rPr>
        <w:t xml:space="preserve"> </w:t>
      </w:r>
      <w:r>
        <w:rPr>
          <w:rFonts w:ascii="Arial"/>
          <w:i/>
          <w:w w:val="105"/>
          <w:sz w:val="18"/>
        </w:rPr>
        <w:t>by</w:t>
      </w:r>
      <w:r>
        <w:rPr>
          <w:rFonts w:ascii="Arial"/>
          <w:i/>
          <w:spacing w:val="-10"/>
          <w:w w:val="105"/>
          <w:sz w:val="18"/>
        </w:rPr>
        <w:t xml:space="preserve"> </w:t>
      </w:r>
      <w:r>
        <w:rPr>
          <w:rFonts w:ascii="Arial"/>
          <w:i/>
          <w:w w:val="105"/>
          <w:sz w:val="18"/>
        </w:rPr>
        <w:t>the</w:t>
      </w:r>
      <w:r>
        <w:rPr>
          <w:rFonts w:ascii="Arial"/>
          <w:i/>
          <w:spacing w:val="-10"/>
          <w:w w:val="105"/>
          <w:sz w:val="18"/>
        </w:rPr>
        <w:t xml:space="preserve"> </w:t>
      </w:r>
      <w:r>
        <w:rPr>
          <w:rFonts w:ascii="Arial"/>
          <w:i/>
          <w:w w:val="105"/>
          <w:sz w:val="18"/>
        </w:rPr>
        <w:t xml:space="preserve">newly </w:t>
      </w:r>
      <w:r>
        <w:rPr>
          <w:rFonts w:ascii="Arial"/>
          <w:i/>
          <w:spacing w:val="-3"/>
          <w:w w:val="95"/>
          <w:sz w:val="18"/>
        </w:rPr>
        <w:t>generated</w:t>
      </w:r>
      <w:r>
        <w:rPr>
          <w:rFonts w:ascii="Arial"/>
          <w:i/>
          <w:spacing w:val="20"/>
          <w:w w:val="95"/>
          <w:sz w:val="18"/>
        </w:rPr>
        <w:t xml:space="preserve"> </w:t>
      </w:r>
      <w:r>
        <w:rPr>
          <w:rFonts w:ascii="Arial"/>
          <w:i/>
          <w:spacing w:val="-5"/>
          <w:w w:val="95"/>
          <w:sz w:val="18"/>
        </w:rPr>
        <w:t>code.</w:t>
      </w:r>
    </w:p>
    <w:p w14:paraId="07724D48" w14:textId="77777777" w:rsidR="00B66BFA" w:rsidRDefault="0044141A">
      <w:pPr>
        <w:pStyle w:val="Corpsdetexte"/>
        <w:spacing w:before="138" w:line="242" w:lineRule="auto"/>
        <w:ind w:left="28" w:right="839" w:firstLine="179"/>
        <w:jc w:val="both"/>
      </w:pPr>
      <w:r>
        <w:rPr>
          <w:w w:val="115"/>
        </w:rPr>
        <w:t>Incremental</w:t>
      </w:r>
      <w:r>
        <w:rPr>
          <w:spacing w:val="-7"/>
          <w:w w:val="115"/>
        </w:rPr>
        <w:t xml:space="preserve"> </w:t>
      </w:r>
      <w:r>
        <w:rPr>
          <w:w w:val="115"/>
        </w:rPr>
        <w:t>code</w:t>
      </w:r>
      <w:r>
        <w:rPr>
          <w:spacing w:val="-7"/>
          <w:w w:val="115"/>
        </w:rPr>
        <w:t xml:space="preserve"> </w:t>
      </w:r>
      <w:r>
        <w:rPr>
          <w:w w:val="115"/>
        </w:rPr>
        <w:t>generation</w:t>
      </w:r>
      <w:r>
        <w:rPr>
          <w:spacing w:val="-7"/>
          <w:w w:val="115"/>
        </w:rPr>
        <w:t xml:space="preserve"> </w:t>
      </w:r>
      <w:r>
        <w:rPr>
          <w:w w:val="115"/>
        </w:rPr>
        <w:t>is</w:t>
      </w:r>
      <w:r>
        <w:rPr>
          <w:spacing w:val="-7"/>
          <w:w w:val="115"/>
        </w:rPr>
        <w:t xml:space="preserve"> </w:t>
      </w:r>
      <w:r>
        <w:rPr>
          <w:w w:val="115"/>
        </w:rPr>
        <w:t>a</w:t>
      </w:r>
      <w:r>
        <w:rPr>
          <w:spacing w:val="-7"/>
          <w:w w:val="115"/>
        </w:rPr>
        <w:t xml:space="preserve"> </w:t>
      </w:r>
      <w:r>
        <w:rPr>
          <w:w w:val="115"/>
        </w:rPr>
        <w:t>specialization</w:t>
      </w:r>
      <w:r>
        <w:rPr>
          <w:spacing w:val="-7"/>
          <w:w w:val="115"/>
        </w:rPr>
        <w:t xml:space="preserve"> </w:t>
      </w:r>
      <w:r>
        <w:rPr>
          <w:w w:val="115"/>
        </w:rPr>
        <w:t>of</w:t>
      </w:r>
      <w:r>
        <w:rPr>
          <w:spacing w:val="-7"/>
          <w:w w:val="115"/>
        </w:rPr>
        <w:t xml:space="preserve"> </w:t>
      </w:r>
      <w:r>
        <w:rPr>
          <w:w w:val="115"/>
        </w:rPr>
        <w:t>incre- mental model transformation, which is defined in [15] as model</w:t>
      </w:r>
      <w:r>
        <w:rPr>
          <w:spacing w:val="-10"/>
          <w:w w:val="115"/>
        </w:rPr>
        <w:t xml:space="preserve"> </w:t>
      </w:r>
      <w:r>
        <w:rPr>
          <w:w w:val="115"/>
        </w:rPr>
        <w:t>transformation</w:t>
      </w:r>
      <w:r>
        <w:rPr>
          <w:spacing w:val="-10"/>
          <w:w w:val="115"/>
        </w:rPr>
        <w:t xml:space="preserve"> </w:t>
      </w:r>
      <w:r>
        <w:rPr>
          <w:w w:val="115"/>
        </w:rPr>
        <w:t>that</w:t>
      </w:r>
      <w:r>
        <w:rPr>
          <w:spacing w:val="-10"/>
          <w:w w:val="115"/>
        </w:rPr>
        <w:t xml:space="preserve"> </w:t>
      </w:r>
      <w:r>
        <w:rPr>
          <w:w w:val="115"/>
        </w:rPr>
        <w:t>does</w:t>
      </w:r>
      <w:r>
        <w:rPr>
          <w:spacing w:val="-10"/>
          <w:w w:val="115"/>
        </w:rPr>
        <w:t xml:space="preserve"> </w:t>
      </w:r>
      <w:r>
        <w:rPr>
          <w:w w:val="115"/>
        </w:rPr>
        <w:t>not</w:t>
      </w:r>
      <w:r>
        <w:rPr>
          <w:spacing w:val="-10"/>
          <w:w w:val="115"/>
        </w:rPr>
        <w:t xml:space="preserve"> </w:t>
      </w:r>
      <w:r>
        <w:rPr>
          <w:w w:val="115"/>
        </w:rPr>
        <w:t>generate</w:t>
      </w:r>
      <w:r>
        <w:rPr>
          <w:spacing w:val="-10"/>
          <w:w w:val="115"/>
        </w:rPr>
        <w:t xml:space="preserve"> </w:t>
      </w:r>
      <w:r>
        <w:rPr>
          <w:w w:val="115"/>
        </w:rPr>
        <w:t>the</w:t>
      </w:r>
      <w:r>
        <w:rPr>
          <w:spacing w:val="-10"/>
          <w:w w:val="115"/>
        </w:rPr>
        <w:t xml:space="preserve"> </w:t>
      </w:r>
      <w:r>
        <w:rPr>
          <w:w w:val="115"/>
        </w:rPr>
        <w:t>whole</w:t>
      </w:r>
      <w:r>
        <w:rPr>
          <w:spacing w:val="-10"/>
          <w:w w:val="115"/>
        </w:rPr>
        <w:t xml:space="preserve"> </w:t>
      </w:r>
      <w:r>
        <w:rPr>
          <w:w w:val="115"/>
        </w:rPr>
        <w:t>tar- get</w:t>
      </w:r>
      <w:r>
        <w:rPr>
          <w:spacing w:val="-14"/>
          <w:w w:val="115"/>
        </w:rPr>
        <w:t xml:space="preserve"> </w:t>
      </w:r>
      <w:r>
        <w:rPr>
          <w:w w:val="115"/>
        </w:rPr>
        <w:t>models</w:t>
      </w:r>
      <w:r>
        <w:rPr>
          <w:spacing w:val="-14"/>
          <w:w w:val="115"/>
        </w:rPr>
        <w:t xml:space="preserve"> </w:t>
      </w:r>
      <w:r>
        <w:rPr>
          <w:w w:val="115"/>
        </w:rPr>
        <w:t>from</w:t>
      </w:r>
      <w:r>
        <w:rPr>
          <w:spacing w:val="-14"/>
          <w:w w:val="115"/>
        </w:rPr>
        <w:t xml:space="preserve"> </w:t>
      </w:r>
      <w:r>
        <w:rPr>
          <w:w w:val="115"/>
        </w:rPr>
        <w:t>scratch</w:t>
      </w:r>
      <w:r>
        <w:rPr>
          <w:spacing w:val="-14"/>
          <w:w w:val="115"/>
        </w:rPr>
        <w:t xml:space="preserve"> </w:t>
      </w:r>
      <w:r>
        <w:rPr>
          <w:w w:val="115"/>
        </w:rPr>
        <w:t>but</w:t>
      </w:r>
      <w:r>
        <w:rPr>
          <w:spacing w:val="-14"/>
          <w:w w:val="115"/>
        </w:rPr>
        <w:t xml:space="preserve"> </w:t>
      </w:r>
      <w:r>
        <w:rPr>
          <w:w w:val="115"/>
        </w:rPr>
        <w:t>only</w:t>
      </w:r>
      <w:r>
        <w:rPr>
          <w:spacing w:val="-14"/>
          <w:w w:val="115"/>
        </w:rPr>
        <w:t xml:space="preserve"> </w:t>
      </w:r>
      <w:r>
        <w:rPr>
          <w:w w:val="115"/>
        </w:rPr>
        <w:t>updates</w:t>
      </w:r>
      <w:r>
        <w:rPr>
          <w:spacing w:val="-14"/>
          <w:w w:val="115"/>
        </w:rPr>
        <w:t xml:space="preserve"> </w:t>
      </w:r>
      <w:r>
        <w:rPr>
          <w:w w:val="115"/>
        </w:rPr>
        <w:t>the</w:t>
      </w:r>
      <w:r>
        <w:rPr>
          <w:spacing w:val="-14"/>
          <w:w w:val="115"/>
        </w:rPr>
        <w:t xml:space="preserve"> </w:t>
      </w:r>
      <w:r>
        <w:rPr>
          <w:w w:val="115"/>
        </w:rPr>
        <w:t>target</w:t>
      </w:r>
      <w:r>
        <w:rPr>
          <w:spacing w:val="-14"/>
          <w:w w:val="115"/>
        </w:rPr>
        <w:t xml:space="preserve"> </w:t>
      </w:r>
      <w:r>
        <w:rPr>
          <w:w w:val="115"/>
        </w:rPr>
        <w:t xml:space="preserve">models </w:t>
      </w:r>
      <w:r>
        <w:rPr>
          <w:spacing w:val="-3"/>
          <w:w w:val="115"/>
        </w:rPr>
        <w:t>by</w:t>
      </w:r>
      <w:r>
        <w:rPr>
          <w:spacing w:val="-24"/>
          <w:w w:val="115"/>
        </w:rPr>
        <w:t xml:space="preserve"> </w:t>
      </w:r>
      <w:r>
        <w:rPr>
          <w:w w:val="115"/>
        </w:rPr>
        <w:t>propagating</w:t>
      </w:r>
      <w:r>
        <w:rPr>
          <w:spacing w:val="-24"/>
          <w:w w:val="115"/>
        </w:rPr>
        <w:t xml:space="preserve"> </w:t>
      </w:r>
      <w:r>
        <w:rPr>
          <w:w w:val="115"/>
        </w:rPr>
        <w:t>modifications</w:t>
      </w:r>
      <w:r>
        <w:rPr>
          <w:spacing w:val="-24"/>
          <w:w w:val="115"/>
        </w:rPr>
        <w:t xml:space="preserve"> </w:t>
      </w:r>
      <w:r>
        <w:rPr>
          <w:w w:val="115"/>
        </w:rPr>
        <w:t>in</w:t>
      </w:r>
      <w:r>
        <w:rPr>
          <w:spacing w:val="-24"/>
          <w:w w:val="115"/>
        </w:rPr>
        <w:t xml:space="preserve"> </w:t>
      </w:r>
      <w:r>
        <w:rPr>
          <w:w w:val="115"/>
        </w:rPr>
        <w:t>the</w:t>
      </w:r>
      <w:r>
        <w:rPr>
          <w:spacing w:val="-24"/>
          <w:w w:val="115"/>
        </w:rPr>
        <w:t xml:space="preserve"> </w:t>
      </w:r>
      <w:r>
        <w:rPr>
          <w:w w:val="115"/>
        </w:rPr>
        <w:t>source</w:t>
      </w:r>
      <w:r>
        <w:rPr>
          <w:spacing w:val="-24"/>
          <w:w w:val="115"/>
        </w:rPr>
        <w:t xml:space="preserve"> </w:t>
      </w:r>
      <w:r>
        <w:rPr>
          <w:w w:val="115"/>
        </w:rPr>
        <w:t>models.</w:t>
      </w:r>
    </w:p>
    <w:p w14:paraId="470B6C5E" w14:textId="77777777" w:rsidR="00B66BFA" w:rsidRDefault="0044141A">
      <w:pPr>
        <w:pStyle w:val="Corpsdetexte"/>
        <w:spacing w:line="242" w:lineRule="auto"/>
        <w:ind w:left="28" w:right="839" w:firstLine="179"/>
        <w:jc w:val="both"/>
      </w:pPr>
      <w:r>
        <w:rPr>
          <w:w w:val="110"/>
        </w:rPr>
        <w:t>Deduced from the definition of incremental model trans- formation, incremental code generation is defined in this</w:t>
      </w:r>
      <w:r>
        <w:rPr>
          <w:spacing w:val="-23"/>
          <w:w w:val="110"/>
        </w:rPr>
        <w:t xml:space="preserve"> </w:t>
      </w:r>
      <w:r>
        <w:rPr>
          <w:w w:val="110"/>
        </w:rPr>
        <w:t>pa- per as</w:t>
      </w:r>
      <w:r>
        <w:rPr>
          <w:spacing w:val="-26"/>
          <w:w w:val="110"/>
        </w:rPr>
        <w:t xml:space="preserve"> </w:t>
      </w:r>
      <w:r>
        <w:rPr>
          <w:w w:val="110"/>
        </w:rPr>
        <w:t>follows:</w:t>
      </w:r>
    </w:p>
    <w:p w14:paraId="1C49283E" w14:textId="77777777" w:rsidR="00B66BFA" w:rsidRDefault="0044141A" w:rsidP="00322D78">
      <w:pPr>
        <w:tabs>
          <w:tab w:val="left" w:pos="1575"/>
        </w:tabs>
        <w:spacing w:before="106" w:line="242" w:lineRule="auto"/>
        <w:ind w:left="28" w:right="101" w:firstLine="199"/>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6</w:t>
      </w:r>
      <w:r>
        <w:rPr>
          <w:rFonts w:ascii="PMingLiU"/>
          <w:sz w:val="18"/>
        </w:rPr>
        <w:tab/>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35"/>
          <w:sz w:val="18"/>
        </w:rPr>
        <w:t>cod</w:t>
      </w:r>
      <w:r>
        <w:rPr>
          <w:rFonts w:ascii="PMingLiU"/>
          <w:w w:val="133"/>
          <w:sz w:val="18"/>
        </w:rPr>
        <w:t>e</w:t>
      </w:r>
      <w:r>
        <w:rPr>
          <w:rFonts w:ascii="PMingLiU"/>
          <w:spacing w:val="21"/>
          <w:sz w:val="18"/>
        </w:rPr>
        <w:t xml:space="preserve"> </w:t>
      </w:r>
      <w:r>
        <w:rPr>
          <w:rFonts w:ascii="PMingLiU"/>
          <w:spacing w:val="-1"/>
          <w:w w:val="135"/>
          <w:sz w:val="18"/>
        </w:rPr>
        <w:t>g</w:t>
      </w:r>
      <w:r>
        <w:rPr>
          <w:rFonts w:ascii="PMingLiU"/>
          <w:w w:val="131"/>
          <w:sz w:val="18"/>
        </w:rPr>
        <w:t>e</w:t>
      </w:r>
      <w:r>
        <w:rPr>
          <w:rFonts w:ascii="PMingLiU"/>
          <w:spacing w:val="-1"/>
          <w:w w:val="131"/>
          <w:sz w:val="18"/>
        </w:rPr>
        <w:t>n</w:t>
      </w:r>
      <w:r>
        <w:rPr>
          <w:rFonts w:ascii="PMingLiU"/>
          <w:spacing w:val="-1"/>
          <w:w w:val="133"/>
          <w:sz w:val="18"/>
        </w:rPr>
        <w:t>e</w:t>
      </w:r>
      <w:r>
        <w:rPr>
          <w:rFonts w:ascii="PMingLiU"/>
          <w:w w:val="165"/>
          <w:sz w:val="18"/>
        </w:rPr>
        <w:t>r</w:t>
      </w:r>
      <w:r>
        <w:rPr>
          <w:rFonts w:ascii="PMingLiU"/>
          <w:spacing w:val="-12"/>
          <w:w w:val="165"/>
          <w:sz w:val="18"/>
        </w:rPr>
        <w:t>a</w:t>
      </w:r>
      <w:r>
        <w:rPr>
          <w:rFonts w:ascii="PMingLiU"/>
          <w:w w:val="153"/>
          <w:sz w:val="18"/>
        </w:rPr>
        <w:t>ti</w:t>
      </w:r>
      <w:r>
        <w:rPr>
          <w:rFonts w:ascii="PMingLiU"/>
          <w:spacing w:val="-1"/>
          <w:w w:val="153"/>
          <w:sz w:val="18"/>
        </w:rPr>
        <w:t>o</w:t>
      </w:r>
      <w:r>
        <w:rPr>
          <w:rFonts w:ascii="PMingLiU"/>
          <w:w w:val="133"/>
          <w:sz w:val="18"/>
        </w:rPr>
        <w:t>n).</w:t>
      </w:r>
      <w:r>
        <w:rPr>
          <w:rFonts w:ascii="PMingLiU"/>
          <w:spacing w:val="-4"/>
          <w:sz w:val="18"/>
        </w:rPr>
        <w:t xml:space="preserve"> </w:t>
      </w:r>
      <w:r>
        <w:rPr>
          <w:rFonts w:ascii="Arial"/>
          <w:i/>
          <w:spacing w:val="-1"/>
          <w:w w:val="141"/>
          <w:sz w:val="18"/>
        </w:rPr>
        <w:t>I</w:t>
      </w:r>
      <w:r>
        <w:rPr>
          <w:rFonts w:ascii="Arial"/>
          <w:i/>
          <w:w w:val="106"/>
          <w:sz w:val="18"/>
        </w:rPr>
        <w:t>nc</w:t>
      </w:r>
      <w:r>
        <w:rPr>
          <w:rFonts w:ascii="Arial"/>
          <w:i/>
          <w:spacing w:val="-10"/>
          <w:w w:val="106"/>
          <w:sz w:val="18"/>
        </w:rPr>
        <w:t>r</w:t>
      </w:r>
      <w:r>
        <w:rPr>
          <w:rFonts w:ascii="Arial"/>
          <w:i/>
          <w:w w:val="94"/>
          <w:sz w:val="18"/>
        </w:rPr>
        <w:t>e</w:t>
      </w:r>
      <w:r>
        <w:rPr>
          <w:rFonts w:ascii="Arial"/>
          <w:i/>
          <w:spacing w:val="-1"/>
          <w:w w:val="94"/>
          <w:sz w:val="18"/>
        </w:rPr>
        <w:t>m</w:t>
      </w:r>
      <w:r>
        <w:rPr>
          <w:rFonts w:ascii="Arial"/>
          <w:i/>
          <w:w w:val="97"/>
          <w:sz w:val="18"/>
        </w:rPr>
        <w:t>ent</w:t>
      </w:r>
      <w:r>
        <w:rPr>
          <w:rFonts w:ascii="Arial"/>
          <w:i/>
          <w:spacing w:val="-1"/>
          <w:w w:val="97"/>
          <w:sz w:val="18"/>
        </w:rPr>
        <w:t>a</w:t>
      </w:r>
      <w:r w:rsidR="00C948F0">
        <w:rPr>
          <w:rFonts w:ascii="Arial"/>
          <w:i/>
          <w:w w:val="117"/>
          <w:sz w:val="18"/>
        </w:rPr>
        <w:t xml:space="preserve">l </w:t>
      </w:r>
      <w:r>
        <w:rPr>
          <w:rFonts w:ascii="Arial"/>
          <w:i/>
          <w:spacing w:val="-6"/>
          <w:w w:val="105"/>
          <w:sz w:val="18"/>
        </w:rPr>
        <w:t>code</w:t>
      </w:r>
      <w:r>
        <w:rPr>
          <w:rFonts w:ascii="Arial"/>
          <w:i/>
          <w:spacing w:val="-14"/>
          <w:w w:val="105"/>
          <w:sz w:val="18"/>
        </w:rPr>
        <w:t xml:space="preserve"> </w:t>
      </w:r>
      <w:r>
        <w:rPr>
          <w:rFonts w:ascii="Arial"/>
          <w:i/>
          <w:w w:val="105"/>
          <w:sz w:val="18"/>
        </w:rPr>
        <w:t>generation</w:t>
      </w:r>
      <w:r>
        <w:rPr>
          <w:rFonts w:ascii="Arial"/>
          <w:i/>
          <w:spacing w:val="-14"/>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the</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w w:val="105"/>
          <w:sz w:val="18"/>
        </w:rPr>
        <w:t>taking</w:t>
      </w:r>
      <w:r>
        <w:rPr>
          <w:rFonts w:ascii="Arial"/>
          <w:i/>
          <w:spacing w:val="-14"/>
          <w:w w:val="105"/>
          <w:sz w:val="18"/>
        </w:rPr>
        <w:t xml:space="preserve"> </w:t>
      </w:r>
      <w:r>
        <w:rPr>
          <w:rFonts w:ascii="Arial"/>
          <w:i/>
          <w:w w:val="105"/>
          <w:sz w:val="18"/>
        </w:rPr>
        <w:t>as</w:t>
      </w:r>
      <w:r>
        <w:rPr>
          <w:rFonts w:ascii="Arial"/>
          <w:i/>
          <w:spacing w:val="-14"/>
          <w:w w:val="105"/>
          <w:sz w:val="18"/>
        </w:rPr>
        <w:t xml:space="preserve"> </w:t>
      </w:r>
      <w:r>
        <w:rPr>
          <w:rFonts w:ascii="Arial"/>
          <w:i/>
          <w:w w:val="105"/>
          <w:sz w:val="18"/>
        </w:rPr>
        <w:t>input</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modified</w:t>
      </w:r>
      <w:r w:rsidR="00322D78">
        <w:rPr>
          <w:rFonts w:ascii="Arial"/>
          <w:i/>
          <w:sz w:val="18"/>
        </w:rPr>
        <w:t xml:space="preserve"> </w:t>
      </w:r>
      <w:r>
        <w:rPr>
          <w:rFonts w:ascii="Arial"/>
          <w:i/>
          <w:sz w:val="18"/>
        </w:rPr>
        <w:t xml:space="preserve">model, and an existing code, and then to update the code by propagating modifications in the </w:t>
      </w:r>
      <w:r w:rsidR="000F4868">
        <w:rPr>
          <w:rFonts w:ascii="Arial"/>
          <w:i/>
          <w:sz w:val="18"/>
        </w:rPr>
        <w:t>model to the</w:t>
      </w:r>
      <w:r>
        <w:rPr>
          <w:rFonts w:ascii="Arial"/>
          <w:i/>
          <w:sz w:val="18"/>
        </w:rPr>
        <w:t xml:space="preserve"> code.</w:t>
      </w:r>
    </w:p>
    <w:p w14:paraId="3D99A10C" w14:textId="77777777" w:rsidR="00B66BFA" w:rsidRDefault="0044141A">
      <w:pPr>
        <w:spacing w:before="138" w:line="242" w:lineRule="auto"/>
        <w:ind w:left="28" w:right="839" w:firstLine="179"/>
        <w:jc w:val="both"/>
        <w:rPr>
          <w:sz w:val="18"/>
        </w:rPr>
      </w:pPr>
      <w:r>
        <w:rPr>
          <w:spacing w:val="-3"/>
          <w:w w:val="105"/>
          <w:sz w:val="18"/>
        </w:rPr>
        <w:t xml:space="preserve">Finally, </w:t>
      </w:r>
      <w:r>
        <w:rPr>
          <w:w w:val="105"/>
          <w:sz w:val="18"/>
        </w:rPr>
        <w:t xml:space="preserve">the </w:t>
      </w:r>
      <w:r>
        <w:rPr>
          <w:rFonts w:ascii="Georgia"/>
          <w:b/>
          <w:w w:val="105"/>
          <w:sz w:val="18"/>
        </w:rPr>
        <w:t xml:space="preserve">Reverse Code </w:t>
      </w:r>
      <w:r>
        <w:rPr>
          <w:w w:val="105"/>
          <w:sz w:val="18"/>
        </w:rPr>
        <w:t xml:space="preserve">is related to reverse engineer- ing [11] The </w:t>
      </w:r>
      <w:r>
        <w:rPr>
          <w:rFonts w:ascii="Georgia"/>
          <w:b/>
          <w:w w:val="105"/>
          <w:sz w:val="18"/>
        </w:rPr>
        <w:t xml:space="preserve">Reverse Code </w:t>
      </w:r>
      <w:r>
        <w:rPr>
          <w:w w:val="105"/>
          <w:sz w:val="18"/>
        </w:rPr>
        <w:t xml:space="preserve">use-case is the production of model, in a modeling language, from code, in a programming language. The developer can either use </w:t>
      </w:r>
      <w:r>
        <w:rPr>
          <w:rFonts w:ascii="Georgia"/>
          <w:b/>
          <w:w w:val="105"/>
          <w:sz w:val="18"/>
        </w:rPr>
        <w:t>Reverse Code (Batch)</w:t>
      </w:r>
      <w:r>
        <w:rPr>
          <w:rFonts w:ascii="Georgia"/>
          <w:b/>
          <w:spacing w:val="-20"/>
          <w:w w:val="105"/>
          <w:sz w:val="18"/>
        </w:rPr>
        <w:t xml:space="preserve"> </w:t>
      </w:r>
      <w:r>
        <w:rPr>
          <w:w w:val="105"/>
          <w:sz w:val="18"/>
        </w:rPr>
        <w:t>or</w:t>
      </w:r>
      <w:r>
        <w:rPr>
          <w:spacing w:val="-19"/>
          <w:w w:val="105"/>
          <w:sz w:val="18"/>
        </w:rPr>
        <w:t xml:space="preserve"> </w:t>
      </w:r>
      <w:r>
        <w:rPr>
          <w:rFonts w:ascii="Georgia"/>
          <w:b/>
          <w:w w:val="105"/>
          <w:sz w:val="18"/>
        </w:rPr>
        <w:t>Reverse</w:t>
      </w:r>
      <w:r>
        <w:rPr>
          <w:rFonts w:ascii="Georgia"/>
          <w:b/>
          <w:spacing w:val="-15"/>
          <w:w w:val="105"/>
          <w:sz w:val="18"/>
        </w:rPr>
        <w:t xml:space="preserve"> </w:t>
      </w:r>
      <w:r>
        <w:rPr>
          <w:rFonts w:ascii="Georgia"/>
          <w:b/>
          <w:w w:val="105"/>
          <w:sz w:val="18"/>
        </w:rPr>
        <w:t>Code</w:t>
      </w:r>
      <w:r>
        <w:rPr>
          <w:rFonts w:ascii="Georgia"/>
          <w:b/>
          <w:spacing w:val="-15"/>
          <w:w w:val="105"/>
          <w:sz w:val="18"/>
        </w:rPr>
        <w:t xml:space="preserve"> </w:t>
      </w:r>
      <w:r>
        <w:rPr>
          <w:rFonts w:ascii="Georgia"/>
          <w:b/>
          <w:w w:val="105"/>
          <w:sz w:val="18"/>
        </w:rPr>
        <w:t>(Incremental)</w:t>
      </w:r>
      <w:r>
        <w:rPr>
          <w:w w:val="105"/>
          <w:sz w:val="18"/>
        </w:rPr>
        <w:t>,</w:t>
      </w:r>
      <w:r>
        <w:rPr>
          <w:spacing w:val="-17"/>
          <w:w w:val="105"/>
          <w:sz w:val="18"/>
        </w:rPr>
        <w:t xml:space="preserve"> </w:t>
      </w:r>
      <w:r>
        <w:rPr>
          <w:w w:val="105"/>
          <w:sz w:val="18"/>
        </w:rPr>
        <w:t>defined</w:t>
      </w:r>
      <w:r>
        <w:rPr>
          <w:spacing w:val="-19"/>
          <w:w w:val="105"/>
          <w:sz w:val="18"/>
        </w:rPr>
        <w:t xml:space="preserve"> </w:t>
      </w:r>
      <w:r>
        <w:rPr>
          <w:w w:val="105"/>
          <w:sz w:val="18"/>
        </w:rPr>
        <w:t>in</w:t>
      </w:r>
      <w:r>
        <w:rPr>
          <w:spacing w:val="-19"/>
          <w:w w:val="105"/>
          <w:sz w:val="18"/>
        </w:rPr>
        <w:t xml:space="preserve"> </w:t>
      </w:r>
      <w:r>
        <w:rPr>
          <w:w w:val="105"/>
          <w:sz w:val="18"/>
        </w:rPr>
        <w:t>this paper as</w:t>
      </w:r>
      <w:r>
        <w:rPr>
          <w:spacing w:val="43"/>
          <w:w w:val="105"/>
          <w:sz w:val="18"/>
        </w:rPr>
        <w:t xml:space="preserve"> </w:t>
      </w:r>
      <w:r>
        <w:rPr>
          <w:w w:val="105"/>
          <w:sz w:val="18"/>
        </w:rPr>
        <w:t>follows:</w:t>
      </w:r>
    </w:p>
    <w:p w14:paraId="49C430FC" w14:textId="77777777" w:rsidR="00B66BFA" w:rsidRDefault="0044141A">
      <w:pPr>
        <w:spacing w:before="106" w:line="242" w:lineRule="auto"/>
        <w:ind w:left="28" w:right="831" w:firstLine="199"/>
        <w:jc w:val="both"/>
        <w:rPr>
          <w:rFonts w:ascii="Arial"/>
          <w:i/>
          <w:sz w:val="18"/>
        </w:rPr>
      </w:pPr>
      <w:r>
        <w:rPr>
          <w:rFonts w:ascii="PMingLiU"/>
          <w:w w:val="125"/>
          <w:sz w:val="18"/>
        </w:rPr>
        <w:t xml:space="preserve">Definition </w:t>
      </w:r>
      <w:r>
        <w:rPr>
          <w:rFonts w:ascii="PMingLiU"/>
          <w:w w:val="105"/>
          <w:sz w:val="18"/>
        </w:rPr>
        <w:t xml:space="preserve">7 </w:t>
      </w:r>
      <w:r>
        <w:rPr>
          <w:rFonts w:ascii="PMingLiU"/>
          <w:spacing w:val="-3"/>
          <w:w w:val="125"/>
          <w:sz w:val="18"/>
        </w:rPr>
        <w:t xml:space="preserve">(Batch </w:t>
      </w:r>
      <w:r>
        <w:rPr>
          <w:rFonts w:ascii="PMingLiU"/>
          <w:w w:val="125"/>
          <w:sz w:val="18"/>
        </w:rPr>
        <w:t xml:space="preserve">reverse engineering).  </w:t>
      </w:r>
      <w:r>
        <w:rPr>
          <w:rFonts w:ascii="Arial"/>
          <w:i/>
          <w:w w:val="105"/>
          <w:sz w:val="18"/>
        </w:rPr>
        <w:t>Batch reverse</w:t>
      </w:r>
      <w:r>
        <w:rPr>
          <w:rFonts w:ascii="Arial"/>
          <w:i/>
          <w:spacing w:val="-14"/>
          <w:w w:val="105"/>
          <w:sz w:val="18"/>
        </w:rPr>
        <w:t xml:space="preserve"> </w:t>
      </w:r>
      <w:r>
        <w:rPr>
          <w:rFonts w:ascii="Arial"/>
          <w:i/>
          <w:w w:val="105"/>
          <w:sz w:val="18"/>
        </w:rPr>
        <w:t>engineering</w:t>
      </w:r>
      <w:r>
        <w:rPr>
          <w:rFonts w:ascii="Arial"/>
          <w:i/>
          <w:spacing w:val="-13"/>
          <w:w w:val="105"/>
          <w:sz w:val="18"/>
        </w:rPr>
        <w:t xml:space="preserve"> </w:t>
      </w:r>
      <w:r>
        <w:rPr>
          <w:rFonts w:ascii="Arial"/>
          <w:i/>
          <w:w w:val="105"/>
          <w:sz w:val="18"/>
        </w:rPr>
        <w:t>is</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5"/>
          <w:w w:val="105"/>
          <w:sz w:val="18"/>
        </w:rPr>
        <w:t>process</w:t>
      </w:r>
      <w:r>
        <w:rPr>
          <w:rFonts w:ascii="Arial"/>
          <w:i/>
          <w:spacing w:val="-14"/>
          <w:w w:val="105"/>
          <w:sz w:val="18"/>
        </w:rPr>
        <w:t xml:space="preserve"> </w:t>
      </w:r>
      <w:r>
        <w:rPr>
          <w:rFonts w:ascii="Arial"/>
          <w:i/>
          <w:w w:val="105"/>
          <w:sz w:val="18"/>
        </w:rPr>
        <w:t>of</w:t>
      </w:r>
      <w:r>
        <w:rPr>
          <w:rFonts w:ascii="Arial"/>
          <w:i/>
          <w:spacing w:val="-14"/>
          <w:w w:val="105"/>
          <w:sz w:val="18"/>
        </w:rPr>
        <w:t xml:space="preserve"> </w:t>
      </w:r>
      <w:r>
        <w:rPr>
          <w:rFonts w:ascii="Arial"/>
          <w:i/>
          <w:spacing w:val="-3"/>
          <w:w w:val="105"/>
          <w:sz w:val="18"/>
        </w:rPr>
        <w:t>producing</w:t>
      </w:r>
      <w:r>
        <w:rPr>
          <w:rFonts w:ascii="Arial"/>
          <w:i/>
          <w:spacing w:val="-14"/>
          <w:w w:val="105"/>
          <w:sz w:val="18"/>
        </w:rPr>
        <w:t xml:space="preserve"> </w:t>
      </w:r>
      <w:r>
        <w:rPr>
          <w:rFonts w:ascii="Arial"/>
          <w:i/>
          <w:w w:val="105"/>
          <w:sz w:val="18"/>
        </w:rPr>
        <w:t>a</w:t>
      </w:r>
      <w:r>
        <w:rPr>
          <w:rFonts w:ascii="Arial"/>
          <w:i/>
          <w:spacing w:val="-14"/>
          <w:w w:val="105"/>
          <w:sz w:val="18"/>
        </w:rPr>
        <w:t xml:space="preserve"> </w:t>
      </w:r>
      <w:r>
        <w:rPr>
          <w:rFonts w:ascii="Arial"/>
          <w:i/>
          <w:spacing w:val="-3"/>
          <w:w w:val="105"/>
          <w:sz w:val="18"/>
        </w:rPr>
        <w:t>model</w:t>
      </w:r>
      <w:r>
        <w:rPr>
          <w:rFonts w:ascii="Arial"/>
          <w:i/>
          <w:spacing w:val="-13"/>
          <w:w w:val="105"/>
          <w:sz w:val="18"/>
        </w:rPr>
        <w:t xml:space="preserve"> </w:t>
      </w:r>
      <w:r>
        <w:rPr>
          <w:rFonts w:ascii="Arial"/>
          <w:i/>
          <w:spacing w:val="-3"/>
          <w:w w:val="105"/>
          <w:sz w:val="18"/>
        </w:rPr>
        <w:t xml:space="preserve">from </w:t>
      </w:r>
      <w:r>
        <w:rPr>
          <w:rFonts w:ascii="Arial"/>
          <w:i/>
          <w:spacing w:val="-5"/>
          <w:w w:val="105"/>
          <w:sz w:val="18"/>
        </w:rPr>
        <w:t>code,</w:t>
      </w:r>
      <w:r>
        <w:rPr>
          <w:rFonts w:ascii="Arial"/>
          <w:i/>
          <w:spacing w:val="-18"/>
          <w:w w:val="105"/>
          <w:sz w:val="18"/>
        </w:rPr>
        <w:t xml:space="preserve"> </w:t>
      </w:r>
      <w:r>
        <w:rPr>
          <w:rFonts w:ascii="Arial"/>
          <w:i/>
          <w:spacing w:val="-3"/>
          <w:w w:val="105"/>
          <w:sz w:val="18"/>
        </w:rPr>
        <w:t>from</w:t>
      </w:r>
      <w:r>
        <w:rPr>
          <w:rFonts w:ascii="Arial"/>
          <w:i/>
          <w:spacing w:val="-19"/>
          <w:w w:val="105"/>
          <w:sz w:val="18"/>
        </w:rPr>
        <w:t xml:space="preserve"> </w:t>
      </w:r>
      <w:r>
        <w:rPr>
          <w:rFonts w:ascii="Arial"/>
          <w:i/>
          <w:w w:val="105"/>
          <w:sz w:val="18"/>
        </w:rPr>
        <w:t>scratch.</w:t>
      </w:r>
      <w:r>
        <w:rPr>
          <w:rFonts w:ascii="Arial"/>
          <w:i/>
          <w:spacing w:val="-6"/>
          <w:w w:val="105"/>
          <w:sz w:val="18"/>
        </w:rPr>
        <w:t xml:space="preserve"> </w:t>
      </w:r>
      <w:r>
        <w:rPr>
          <w:rFonts w:ascii="Arial"/>
          <w:i/>
          <w:w w:val="105"/>
          <w:sz w:val="18"/>
        </w:rPr>
        <w:t>Any</w:t>
      </w:r>
      <w:r>
        <w:rPr>
          <w:rFonts w:ascii="Arial"/>
          <w:i/>
          <w:spacing w:val="-20"/>
          <w:w w:val="105"/>
          <w:sz w:val="18"/>
        </w:rPr>
        <w:t xml:space="preserve"> </w:t>
      </w:r>
      <w:r>
        <w:rPr>
          <w:rFonts w:ascii="Arial"/>
          <w:i/>
          <w:w w:val="105"/>
          <w:sz w:val="18"/>
        </w:rPr>
        <w:t>existing</w:t>
      </w:r>
      <w:r>
        <w:rPr>
          <w:rFonts w:ascii="Arial"/>
          <w:i/>
          <w:spacing w:val="-19"/>
          <w:w w:val="105"/>
          <w:sz w:val="18"/>
        </w:rPr>
        <w:t xml:space="preserve"> </w:t>
      </w:r>
      <w:r>
        <w:rPr>
          <w:rFonts w:ascii="Arial"/>
          <w:i/>
          <w:spacing w:val="-3"/>
          <w:w w:val="105"/>
          <w:sz w:val="18"/>
        </w:rPr>
        <w:t>model</w:t>
      </w:r>
      <w:r>
        <w:rPr>
          <w:rFonts w:ascii="Arial"/>
          <w:i/>
          <w:spacing w:val="-19"/>
          <w:w w:val="105"/>
          <w:sz w:val="18"/>
        </w:rPr>
        <w:t xml:space="preserve"> </w:t>
      </w:r>
      <w:r>
        <w:rPr>
          <w:rFonts w:ascii="Arial"/>
          <w:i/>
          <w:w w:val="105"/>
          <w:sz w:val="18"/>
        </w:rPr>
        <w:t>is</w:t>
      </w:r>
      <w:r>
        <w:rPr>
          <w:rFonts w:ascii="Arial"/>
          <w:i/>
          <w:spacing w:val="-20"/>
          <w:w w:val="105"/>
          <w:sz w:val="18"/>
        </w:rPr>
        <w:t xml:space="preserve"> </w:t>
      </w:r>
      <w:r>
        <w:rPr>
          <w:rFonts w:ascii="Arial"/>
          <w:i/>
          <w:w w:val="105"/>
          <w:sz w:val="18"/>
        </w:rPr>
        <w:t>overwritten</w:t>
      </w:r>
      <w:r>
        <w:rPr>
          <w:rFonts w:ascii="Arial"/>
          <w:i/>
          <w:spacing w:val="-19"/>
          <w:w w:val="105"/>
          <w:sz w:val="18"/>
        </w:rPr>
        <w:t xml:space="preserve"> </w:t>
      </w:r>
      <w:r>
        <w:rPr>
          <w:rFonts w:ascii="Arial"/>
          <w:i/>
          <w:w w:val="105"/>
          <w:sz w:val="18"/>
        </w:rPr>
        <w:t>by</w:t>
      </w:r>
      <w:r>
        <w:rPr>
          <w:rFonts w:ascii="Arial"/>
          <w:i/>
          <w:spacing w:val="-19"/>
          <w:w w:val="105"/>
          <w:sz w:val="18"/>
        </w:rPr>
        <w:t xml:space="preserve"> </w:t>
      </w:r>
      <w:r>
        <w:rPr>
          <w:rFonts w:ascii="Arial"/>
          <w:i/>
          <w:w w:val="105"/>
          <w:sz w:val="18"/>
        </w:rPr>
        <w:t xml:space="preserve">the </w:t>
      </w:r>
      <w:r>
        <w:rPr>
          <w:rFonts w:ascii="Arial"/>
          <w:i/>
          <w:sz w:val="18"/>
        </w:rPr>
        <w:t xml:space="preserve">newly </w:t>
      </w:r>
      <w:r>
        <w:rPr>
          <w:rFonts w:ascii="Arial"/>
          <w:i/>
          <w:spacing w:val="-6"/>
          <w:sz w:val="18"/>
        </w:rPr>
        <w:t>produced</w:t>
      </w:r>
      <w:r>
        <w:rPr>
          <w:rFonts w:ascii="Arial"/>
          <w:i/>
          <w:spacing w:val="-11"/>
          <w:sz w:val="18"/>
        </w:rPr>
        <w:t xml:space="preserve"> </w:t>
      </w:r>
      <w:r>
        <w:rPr>
          <w:rFonts w:ascii="Arial"/>
          <w:i/>
          <w:spacing w:val="-2"/>
          <w:sz w:val="18"/>
        </w:rPr>
        <w:t>model.</w:t>
      </w:r>
    </w:p>
    <w:p w14:paraId="06981568" w14:textId="77777777" w:rsidR="00B66BFA" w:rsidRDefault="0044141A">
      <w:pPr>
        <w:spacing w:before="107" w:line="242" w:lineRule="auto"/>
        <w:ind w:left="28" w:right="806" w:firstLine="199"/>
        <w:jc w:val="both"/>
        <w:rPr>
          <w:rFonts w:ascii="Arial"/>
          <w:i/>
          <w:sz w:val="18"/>
        </w:rPr>
      </w:pPr>
      <w:r>
        <w:rPr>
          <w:rFonts w:ascii="PMingLiU"/>
          <w:w w:val="126"/>
          <w:sz w:val="18"/>
        </w:rPr>
        <w:t>D</w:t>
      </w:r>
      <w:r>
        <w:rPr>
          <w:rFonts w:ascii="PMingLiU"/>
          <w:spacing w:val="-1"/>
          <w:w w:val="126"/>
          <w:sz w:val="18"/>
        </w:rPr>
        <w:t>e</w:t>
      </w:r>
      <w:r>
        <w:rPr>
          <w:rFonts w:ascii="PMingLiU"/>
          <w:w w:val="145"/>
          <w:sz w:val="18"/>
        </w:rPr>
        <w:t>f</w:t>
      </w:r>
      <w:r>
        <w:rPr>
          <w:rFonts w:ascii="PMingLiU"/>
          <w:spacing w:val="-1"/>
          <w:w w:val="145"/>
          <w:sz w:val="18"/>
        </w:rPr>
        <w:t>i</w:t>
      </w:r>
      <w:r>
        <w:rPr>
          <w:rFonts w:ascii="PMingLiU"/>
          <w:w w:val="143"/>
          <w:sz w:val="18"/>
        </w:rPr>
        <w:t>nit</w:t>
      </w:r>
      <w:r>
        <w:rPr>
          <w:rFonts w:ascii="PMingLiU"/>
          <w:spacing w:val="-1"/>
          <w:w w:val="143"/>
          <w:sz w:val="18"/>
        </w:rPr>
        <w:t>i</w:t>
      </w:r>
      <w:r>
        <w:rPr>
          <w:rFonts w:ascii="PMingLiU"/>
          <w:w w:val="132"/>
          <w:sz w:val="18"/>
        </w:rPr>
        <w:t>on</w:t>
      </w:r>
      <w:r>
        <w:rPr>
          <w:rFonts w:ascii="PMingLiU"/>
          <w:spacing w:val="20"/>
          <w:sz w:val="18"/>
        </w:rPr>
        <w:t xml:space="preserve"> </w:t>
      </w:r>
      <w:r>
        <w:rPr>
          <w:rFonts w:ascii="PMingLiU"/>
          <w:w w:val="117"/>
          <w:sz w:val="18"/>
        </w:rPr>
        <w:t>8</w:t>
      </w:r>
      <w:r>
        <w:rPr>
          <w:rFonts w:ascii="PMingLiU"/>
          <w:sz w:val="18"/>
        </w:rPr>
        <w:t xml:space="preserve">    </w:t>
      </w:r>
      <w:r>
        <w:rPr>
          <w:rFonts w:ascii="PMingLiU"/>
          <w:spacing w:val="1"/>
          <w:sz w:val="18"/>
        </w:rPr>
        <w:t xml:space="preserve"> </w:t>
      </w:r>
      <w:r>
        <w:rPr>
          <w:rFonts w:ascii="PMingLiU"/>
          <w:w w:val="133"/>
          <w:sz w:val="18"/>
        </w:rPr>
        <w:t>(</w:t>
      </w:r>
      <w:r>
        <w:rPr>
          <w:rFonts w:ascii="PMingLiU"/>
          <w:spacing w:val="-1"/>
          <w:w w:val="133"/>
          <w:sz w:val="18"/>
        </w:rPr>
        <w:t>I</w:t>
      </w:r>
      <w:r>
        <w:rPr>
          <w:rFonts w:ascii="PMingLiU"/>
          <w:w w:val="145"/>
          <w:sz w:val="18"/>
        </w:rPr>
        <w:t>ncr</w:t>
      </w:r>
      <w:r>
        <w:rPr>
          <w:rFonts w:ascii="PMingLiU"/>
          <w:spacing w:val="-1"/>
          <w:w w:val="145"/>
          <w:sz w:val="18"/>
        </w:rPr>
        <w:t>e</w:t>
      </w:r>
      <w:r>
        <w:rPr>
          <w:rFonts w:ascii="PMingLiU"/>
          <w:spacing w:val="-1"/>
          <w:w w:val="101"/>
          <w:sz w:val="18"/>
        </w:rPr>
        <w:t>m</w:t>
      </w:r>
      <w:r>
        <w:rPr>
          <w:rFonts w:ascii="PMingLiU"/>
          <w:w w:val="131"/>
          <w:sz w:val="18"/>
        </w:rPr>
        <w:t>e</w:t>
      </w:r>
      <w:r>
        <w:rPr>
          <w:rFonts w:ascii="PMingLiU"/>
          <w:spacing w:val="-1"/>
          <w:w w:val="131"/>
          <w:sz w:val="18"/>
        </w:rPr>
        <w:t>n</w:t>
      </w:r>
      <w:r>
        <w:rPr>
          <w:rFonts w:ascii="PMingLiU"/>
          <w:spacing w:val="-12"/>
          <w:w w:val="225"/>
          <w:sz w:val="18"/>
        </w:rPr>
        <w:t>t</w:t>
      </w:r>
      <w:r>
        <w:rPr>
          <w:rFonts w:ascii="PMingLiU"/>
          <w:w w:val="165"/>
          <w:sz w:val="18"/>
        </w:rPr>
        <w:t>al</w:t>
      </w:r>
      <w:r>
        <w:rPr>
          <w:rFonts w:ascii="PMingLiU"/>
          <w:spacing w:val="20"/>
          <w:sz w:val="18"/>
        </w:rPr>
        <w:t xml:space="preserve"> </w:t>
      </w:r>
      <w:r>
        <w:rPr>
          <w:rFonts w:ascii="PMingLiU"/>
          <w:w w:val="158"/>
          <w:sz w:val="18"/>
        </w:rPr>
        <w:t>r</w:t>
      </w:r>
      <w:r>
        <w:rPr>
          <w:rFonts w:ascii="PMingLiU"/>
          <w:spacing w:val="-1"/>
          <w:w w:val="158"/>
          <w:sz w:val="18"/>
        </w:rPr>
        <w:t>e</w:t>
      </w:r>
      <w:r>
        <w:rPr>
          <w:rFonts w:ascii="PMingLiU"/>
          <w:w w:val="131"/>
          <w:sz w:val="18"/>
        </w:rPr>
        <w:t>v</w:t>
      </w:r>
      <w:r>
        <w:rPr>
          <w:rFonts w:ascii="PMingLiU"/>
          <w:spacing w:val="-1"/>
          <w:w w:val="131"/>
          <w:sz w:val="18"/>
        </w:rPr>
        <w:t>e</w:t>
      </w:r>
      <w:r>
        <w:rPr>
          <w:rFonts w:ascii="PMingLiU"/>
          <w:w w:val="155"/>
          <w:sz w:val="18"/>
        </w:rPr>
        <w:t>r</w:t>
      </w:r>
      <w:r>
        <w:rPr>
          <w:rFonts w:ascii="PMingLiU"/>
          <w:spacing w:val="-1"/>
          <w:w w:val="155"/>
          <w:sz w:val="18"/>
        </w:rPr>
        <w:t>s</w:t>
      </w:r>
      <w:r>
        <w:rPr>
          <w:rFonts w:ascii="PMingLiU"/>
          <w:w w:val="133"/>
          <w:sz w:val="18"/>
        </w:rPr>
        <w:t>e</w:t>
      </w:r>
      <w:r>
        <w:rPr>
          <w:rFonts w:ascii="PMingLiU"/>
          <w:spacing w:val="20"/>
          <w:sz w:val="18"/>
        </w:rPr>
        <w:t xml:space="preserve"> </w:t>
      </w:r>
      <w:r>
        <w:rPr>
          <w:rFonts w:ascii="PMingLiU"/>
          <w:w w:val="131"/>
          <w:sz w:val="18"/>
        </w:rPr>
        <w:t>e</w:t>
      </w:r>
      <w:r>
        <w:rPr>
          <w:rFonts w:ascii="PMingLiU"/>
          <w:spacing w:val="-1"/>
          <w:w w:val="131"/>
          <w:sz w:val="18"/>
        </w:rPr>
        <w:t>n</w:t>
      </w:r>
      <w:r>
        <w:rPr>
          <w:rFonts w:ascii="PMingLiU"/>
          <w:w w:val="130"/>
          <w:sz w:val="18"/>
        </w:rPr>
        <w:t>gine</w:t>
      </w:r>
      <w:r>
        <w:rPr>
          <w:rFonts w:ascii="PMingLiU"/>
          <w:spacing w:val="-1"/>
          <w:w w:val="133"/>
          <w:sz w:val="18"/>
        </w:rPr>
        <w:t>e</w:t>
      </w:r>
      <w:r>
        <w:rPr>
          <w:rFonts w:ascii="PMingLiU"/>
          <w:w w:val="144"/>
          <w:sz w:val="18"/>
        </w:rPr>
        <w:t>ri</w:t>
      </w:r>
      <w:r>
        <w:rPr>
          <w:rFonts w:ascii="PMingLiU"/>
          <w:spacing w:val="-1"/>
          <w:w w:val="144"/>
          <w:sz w:val="18"/>
        </w:rPr>
        <w:t>n</w:t>
      </w:r>
      <w:r>
        <w:rPr>
          <w:rFonts w:ascii="PMingLiU"/>
          <w:w w:val="136"/>
          <w:sz w:val="18"/>
        </w:rPr>
        <w:t xml:space="preserve">g). </w:t>
      </w:r>
      <w:r>
        <w:rPr>
          <w:rFonts w:ascii="Arial"/>
          <w:i/>
          <w:w w:val="105"/>
          <w:sz w:val="18"/>
        </w:rPr>
        <w:t>Incremental</w:t>
      </w:r>
      <w:r>
        <w:rPr>
          <w:rFonts w:ascii="Arial"/>
          <w:i/>
          <w:spacing w:val="-16"/>
          <w:w w:val="105"/>
          <w:sz w:val="18"/>
        </w:rPr>
        <w:t xml:space="preserve"> </w:t>
      </w:r>
      <w:r>
        <w:rPr>
          <w:rFonts w:ascii="Arial"/>
          <w:i/>
          <w:w w:val="105"/>
          <w:sz w:val="18"/>
        </w:rPr>
        <w:t>reverse</w:t>
      </w:r>
      <w:r>
        <w:rPr>
          <w:rFonts w:ascii="Arial"/>
          <w:i/>
          <w:spacing w:val="-16"/>
          <w:w w:val="105"/>
          <w:sz w:val="18"/>
        </w:rPr>
        <w:t xml:space="preserve"> </w:t>
      </w:r>
      <w:r>
        <w:rPr>
          <w:rFonts w:ascii="Arial"/>
          <w:i/>
          <w:w w:val="105"/>
          <w:sz w:val="18"/>
        </w:rPr>
        <w:t>engineering</w:t>
      </w:r>
      <w:r>
        <w:rPr>
          <w:rFonts w:ascii="Arial"/>
          <w:i/>
          <w:spacing w:val="-16"/>
          <w:w w:val="105"/>
          <w:sz w:val="18"/>
        </w:rPr>
        <w:t xml:space="preserve"> </w:t>
      </w:r>
      <w:r>
        <w:rPr>
          <w:rFonts w:ascii="Arial"/>
          <w:i/>
          <w:w w:val="105"/>
          <w:sz w:val="18"/>
        </w:rPr>
        <w:t>is</w:t>
      </w:r>
      <w:r>
        <w:rPr>
          <w:rFonts w:ascii="Arial"/>
          <w:i/>
          <w:spacing w:val="-16"/>
          <w:w w:val="105"/>
          <w:sz w:val="18"/>
        </w:rPr>
        <w:t xml:space="preserve"> </w:t>
      </w:r>
      <w:r>
        <w:rPr>
          <w:rFonts w:ascii="Arial"/>
          <w:i/>
          <w:w w:val="105"/>
          <w:sz w:val="18"/>
        </w:rPr>
        <w:t>the</w:t>
      </w:r>
      <w:r>
        <w:rPr>
          <w:rFonts w:ascii="Arial"/>
          <w:i/>
          <w:spacing w:val="-16"/>
          <w:w w:val="105"/>
          <w:sz w:val="18"/>
        </w:rPr>
        <w:t xml:space="preserve"> </w:t>
      </w:r>
      <w:r>
        <w:rPr>
          <w:rFonts w:ascii="Arial"/>
          <w:i/>
          <w:spacing w:val="-5"/>
          <w:w w:val="105"/>
          <w:sz w:val="18"/>
        </w:rPr>
        <w:t>process</w:t>
      </w:r>
      <w:r>
        <w:rPr>
          <w:rFonts w:ascii="Arial"/>
          <w:i/>
          <w:spacing w:val="-16"/>
          <w:w w:val="105"/>
          <w:sz w:val="18"/>
        </w:rPr>
        <w:t xml:space="preserve"> </w:t>
      </w:r>
      <w:r>
        <w:rPr>
          <w:rFonts w:ascii="Arial"/>
          <w:i/>
          <w:w w:val="105"/>
          <w:sz w:val="18"/>
        </w:rPr>
        <w:t>of</w:t>
      </w:r>
      <w:r>
        <w:rPr>
          <w:rFonts w:ascii="Arial"/>
          <w:i/>
          <w:spacing w:val="-16"/>
          <w:w w:val="105"/>
          <w:sz w:val="18"/>
        </w:rPr>
        <w:t xml:space="preserve"> </w:t>
      </w:r>
      <w:r>
        <w:rPr>
          <w:rFonts w:ascii="Arial"/>
          <w:i/>
          <w:w w:val="105"/>
          <w:sz w:val="18"/>
        </w:rPr>
        <w:t>taking</w:t>
      </w:r>
      <w:r>
        <w:rPr>
          <w:rFonts w:ascii="Arial"/>
          <w:i/>
          <w:spacing w:val="-16"/>
          <w:w w:val="105"/>
          <w:sz w:val="18"/>
        </w:rPr>
        <w:t xml:space="preserve"> </w:t>
      </w:r>
      <w:r>
        <w:rPr>
          <w:rFonts w:ascii="Arial"/>
          <w:i/>
          <w:w w:val="105"/>
          <w:sz w:val="18"/>
        </w:rPr>
        <w:t xml:space="preserve">as input a </w:t>
      </w:r>
      <w:r>
        <w:rPr>
          <w:rFonts w:ascii="Arial"/>
          <w:i/>
          <w:spacing w:val="-3"/>
          <w:w w:val="105"/>
          <w:sz w:val="18"/>
        </w:rPr>
        <w:t xml:space="preserve">modified </w:t>
      </w:r>
      <w:r>
        <w:rPr>
          <w:rFonts w:ascii="Arial"/>
          <w:i/>
          <w:spacing w:val="-5"/>
          <w:w w:val="105"/>
          <w:sz w:val="18"/>
        </w:rPr>
        <w:t xml:space="preserve">code, </w:t>
      </w:r>
      <w:r>
        <w:rPr>
          <w:rFonts w:ascii="Arial"/>
          <w:i/>
          <w:w w:val="105"/>
          <w:sz w:val="18"/>
        </w:rPr>
        <w:t xml:space="preserve">and an existing </w:t>
      </w:r>
      <w:r>
        <w:rPr>
          <w:rFonts w:ascii="Arial"/>
          <w:i/>
          <w:spacing w:val="-2"/>
          <w:w w:val="105"/>
          <w:sz w:val="18"/>
        </w:rPr>
        <w:t xml:space="preserve">model, </w:t>
      </w:r>
      <w:r>
        <w:rPr>
          <w:rFonts w:ascii="Arial"/>
          <w:i/>
          <w:w w:val="105"/>
          <w:sz w:val="18"/>
        </w:rPr>
        <w:t>and then to update</w:t>
      </w:r>
      <w:r>
        <w:rPr>
          <w:rFonts w:ascii="Arial"/>
          <w:i/>
          <w:spacing w:val="-26"/>
          <w:w w:val="105"/>
          <w:sz w:val="18"/>
        </w:rPr>
        <w:t xml:space="preserve"> </w:t>
      </w:r>
      <w:r>
        <w:rPr>
          <w:rFonts w:ascii="Arial"/>
          <w:i/>
          <w:w w:val="105"/>
          <w:sz w:val="18"/>
        </w:rPr>
        <w:t>the</w:t>
      </w:r>
      <w:r>
        <w:rPr>
          <w:rFonts w:ascii="Arial"/>
          <w:i/>
          <w:spacing w:val="-26"/>
          <w:w w:val="105"/>
          <w:sz w:val="18"/>
        </w:rPr>
        <w:t xml:space="preserve"> </w:t>
      </w:r>
      <w:r>
        <w:rPr>
          <w:rFonts w:ascii="Arial"/>
          <w:i/>
          <w:spacing w:val="-3"/>
          <w:w w:val="105"/>
          <w:sz w:val="18"/>
        </w:rPr>
        <w:t>model</w:t>
      </w:r>
      <w:r>
        <w:rPr>
          <w:rFonts w:ascii="Arial"/>
          <w:i/>
          <w:spacing w:val="-26"/>
          <w:w w:val="105"/>
          <w:sz w:val="18"/>
        </w:rPr>
        <w:t xml:space="preserve"> </w:t>
      </w:r>
      <w:r>
        <w:rPr>
          <w:rFonts w:ascii="Arial"/>
          <w:i/>
          <w:w w:val="105"/>
          <w:sz w:val="18"/>
        </w:rPr>
        <w:t>by</w:t>
      </w:r>
      <w:r>
        <w:rPr>
          <w:rFonts w:ascii="Arial"/>
          <w:i/>
          <w:spacing w:val="-26"/>
          <w:w w:val="105"/>
          <w:sz w:val="18"/>
        </w:rPr>
        <w:t xml:space="preserve"> </w:t>
      </w:r>
      <w:r>
        <w:rPr>
          <w:rFonts w:ascii="Arial"/>
          <w:i/>
          <w:spacing w:val="-3"/>
          <w:w w:val="105"/>
          <w:sz w:val="18"/>
        </w:rPr>
        <w:t>propagating</w:t>
      </w:r>
      <w:r>
        <w:rPr>
          <w:rFonts w:ascii="Arial"/>
          <w:i/>
          <w:spacing w:val="-25"/>
          <w:w w:val="105"/>
          <w:sz w:val="18"/>
        </w:rPr>
        <w:t xml:space="preserve"> </w:t>
      </w:r>
      <w:r>
        <w:rPr>
          <w:rFonts w:ascii="Arial"/>
          <w:i/>
          <w:spacing w:val="-2"/>
          <w:w w:val="105"/>
          <w:sz w:val="18"/>
        </w:rPr>
        <w:t>modifications</w:t>
      </w:r>
      <w:r>
        <w:rPr>
          <w:rFonts w:ascii="Arial"/>
          <w:i/>
          <w:spacing w:val="-26"/>
          <w:w w:val="105"/>
          <w:sz w:val="18"/>
        </w:rPr>
        <w:t xml:space="preserve"> </w:t>
      </w:r>
      <w:r>
        <w:rPr>
          <w:rFonts w:ascii="Arial"/>
          <w:i/>
          <w:w w:val="105"/>
          <w:sz w:val="18"/>
        </w:rPr>
        <w:t>in</w:t>
      </w:r>
      <w:r>
        <w:rPr>
          <w:rFonts w:ascii="Arial"/>
          <w:i/>
          <w:spacing w:val="-25"/>
          <w:w w:val="105"/>
          <w:sz w:val="18"/>
        </w:rPr>
        <w:t xml:space="preserve"> </w:t>
      </w:r>
      <w:r>
        <w:rPr>
          <w:rFonts w:ascii="Arial"/>
          <w:i/>
          <w:w w:val="105"/>
          <w:sz w:val="18"/>
        </w:rPr>
        <w:t>the</w:t>
      </w:r>
      <w:r>
        <w:rPr>
          <w:rFonts w:ascii="Arial"/>
          <w:i/>
          <w:spacing w:val="-26"/>
          <w:w w:val="105"/>
          <w:sz w:val="18"/>
        </w:rPr>
        <w:t xml:space="preserve"> </w:t>
      </w:r>
      <w:r>
        <w:rPr>
          <w:rFonts w:ascii="Arial"/>
          <w:i/>
          <w:spacing w:val="-5"/>
          <w:w w:val="105"/>
          <w:sz w:val="18"/>
        </w:rPr>
        <w:t>code</w:t>
      </w:r>
      <w:r>
        <w:rPr>
          <w:rFonts w:ascii="Arial"/>
          <w:i/>
          <w:spacing w:val="-26"/>
          <w:w w:val="105"/>
          <w:sz w:val="18"/>
        </w:rPr>
        <w:t xml:space="preserve"> </w:t>
      </w:r>
      <w:r>
        <w:rPr>
          <w:rFonts w:ascii="Arial"/>
          <w:i/>
          <w:w w:val="105"/>
          <w:sz w:val="18"/>
        </w:rPr>
        <w:t xml:space="preserve">to </w:t>
      </w:r>
      <w:r>
        <w:rPr>
          <w:rFonts w:ascii="Arial"/>
          <w:i/>
          <w:sz w:val="18"/>
        </w:rPr>
        <w:t>the</w:t>
      </w:r>
      <w:r>
        <w:rPr>
          <w:rFonts w:ascii="Arial"/>
          <w:i/>
          <w:spacing w:val="-11"/>
          <w:sz w:val="18"/>
        </w:rPr>
        <w:t xml:space="preserve"> </w:t>
      </w:r>
      <w:r>
        <w:rPr>
          <w:rFonts w:ascii="Arial"/>
          <w:i/>
          <w:spacing w:val="-2"/>
          <w:sz w:val="18"/>
        </w:rPr>
        <w:t>model.</w:t>
      </w:r>
    </w:p>
    <w:p w14:paraId="1379F2CD" w14:textId="77777777" w:rsidR="00B66BFA" w:rsidRDefault="0044141A">
      <w:pPr>
        <w:pStyle w:val="Corpsdetexte"/>
        <w:spacing w:before="138" w:line="242" w:lineRule="auto"/>
        <w:ind w:left="28" w:right="839" w:firstLine="179"/>
        <w:jc w:val="both"/>
      </w:pPr>
      <w:r>
        <w:rPr>
          <w:w w:val="110"/>
        </w:rPr>
        <w:t>For readability, in this paper sometimes we will designate batch and incremental as modes of code generation/reverse,</w:t>
      </w:r>
    </w:p>
    <w:p w14:paraId="486468E8" w14:textId="77777777" w:rsidR="00B66BFA" w:rsidRDefault="0044141A">
      <w:pPr>
        <w:pStyle w:val="Corpsdetexte"/>
        <w:ind w:left="28"/>
      </w:pPr>
      <w:r>
        <w:rPr>
          <w:w w:val="110"/>
        </w:rPr>
        <w:t>e.g. we generate code in batch mode from a model.</w:t>
      </w:r>
    </w:p>
    <w:p w14:paraId="4F195C3B" w14:textId="77777777" w:rsidR="00B66BFA" w:rsidRDefault="00B66BFA">
      <w:pPr>
        <w:sectPr w:rsidR="00B66BFA">
          <w:type w:val="continuous"/>
          <w:pgSz w:w="12240" w:h="15840"/>
          <w:pgMar w:top="1360" w:right="280" w:bottom="280" w:left="960" w:header="720" w:footer="720" w:gutter="0"/>
          <w:cols w:num="2" w:space="720" w:equalWidth="0">
            <w:col w:w="5309" w:space="40"/>
            <w:col w:w="5651"/>
          </w:cols>
        </w:sectPr>
      </w:pPr>
    </w:p>
    <w:p w14:paraId="1AF41602" w14:textId="77777777" w:rsidR="00B66BFA" w:rsidRDefault="00B66BFA">
      <w:pPr>
        <w:pStyle w:val="Corpsdetexte"/>
        <w:rPr>
          <w:sz w:val="20"/>
        </w:rPr>
      </w:pPr>
    </w:p>
    <w:p w14:paraId="20FD04A6" w14:textId="77777777" w:rsidR="00B66BFA" w:rsidRDefault="00B66BFA">
      <w:pPr>
        <w:pStyle w:val="Corpsdetexte"/>
        <w:spacing w:before="8"/>
        <w:rPr>
          <w:sz w:val="19"/>
        </w:rPr>
      </w:pPr>
    </w:p>
    <w:p w14:paraId="25A81771" w14:textId="77777777" w:rsidR="00B66BFA" w:rsidRDefault="00FB6BAA">
      <w:pPr>
        <w:tabs>
          <w:tab w:val="left" w:pos="7031"/>
        </w:tabs>
        <w:spacing w:after="7"/>
        <w:ind w:left="1771"/>
        <w:rPr>
          <w:rFonts w:ascii="Arial"/>
          <w:sz w:val="16"/>
        </w:rPr>
      </w:pPr>
      <w:r>
        <w:rPr>
          <w:noProof/>
          <w:lang w:val="fr-FR" w:eastAsia="fr-FR"/>
        </w:rPr>
        <mc:AlternateContent>
          <mc:Choice Requires="wpg">
            <w:drawing>
              <wp:anchor distT="0" distB="0" distL="114300" distR="114300" simplePos="0" relativeHeight="503277608" behindDoc="1" locked="0" layoutInCell="1" allowOverlap="1" wp14:anchorId="127AC0B7" wp14:editId="0A3FF34B">
                <wp:simplePos x="0" y="0"/>
                <wp:positionH relativeFrom="page">
                  <wp:posOffset>1517650</wp:posOffset>
                </wp:positionH>
                <wp:positionV relativeFrom="paragraph">
                  <wp:posOffset>-20955</wp:posOffset>
                </wp:positionV>
                <wp:extent cx="158750" cy="158115"/>
                <wp:effectExtent l="3175" t="1905" r="0" b="1905"/>
                <wp:wrapNone/>
                <wp:docPr id="233"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 cy="158115"/>
                          <a:chOff x="2390" y="-33"/>
                          <a:chExt cx="250" cy="249"/>
                        </a:xfrm>
                      </wpg:grpSpPr>
                      <pic:pic xmlns:pic="http://schemas.openxmlformats.org/drawingml/2006/picture">
                        <pic:nvPicPr>
                          <pic:cNvPr id="234" name="Picture 2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390" y="-33"/>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235" name="Text Box 231"/>
                        <wps:cNvSpPr txBox="1">
                          <a:spLocks noChangeArrowheads="1"/>
                        </wps:cNvSpPr>
                        <wps:spPr bwMode="auto">
                          <a:xfrm>
                            <a:off x="2390" y="-33"/>
                            <a:ext cx="250"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81098" w14:textId="77777777" w:rsidR="000A0F80" w:rsidRDefault="000A0F80">
                              <w:pPr>
                                <w:spacing w:before="28"/>
                                <w:ind w:left="80"/>
                                <w:rPr>
                                  <w:rFonts w:ascii="Arial"/>
                                  <w:sz w:val="16"/>
                                </w:rPr>
                              </w:pPr>
                              <w:r>
                                <w:rPr>
                                  <w:rFonts w:ascii="Arial"/>
                                  <w:color w:val="FFFFFF"/>
                                  <w:w w:val="98"/>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7AC0B7" id="Group 230" o:spid="_x0000_s1060" style="position:absolute;left:0;text-align:left;margin-left:119.5pt;margin-top:-1.65pt;width:12.5pt;height:12.45pt;z-index:-38872;mso-position-horizontal-relative:page" coordorigin="2390,-33" coordsize="250,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">
                <v:shape id="Picture 232" o:spid="_x0000_s1061" type="#_x0000_t75" style="position:absolute;left:2390;top:-33;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XMDPHAAAA3AAAAA8AAABkcnMvZG93bnJldi54bWxEj19rwkAQxN+FfodjC33TS20ViZ6ipYUK&#10;gvXPg74tuTVJm9sLua2m394ThD4OM/MbZjJrXaXO1ITSs4HnXgKKOPO25NzAfvfRHYEKgmyx8kwG&#10;/ijAbPrQmWBq/YU3dN5KriKEQ4oGCpE61TpkBTkMPV8TR+/kG4cSZZNr2+Alwl2l+0ky1A5LjgsF&#10;1vRWUPaz/XUG5rJZyPEw/Frs13Y5WLar7+P7yJinx3Y+BiXUyn/43v60Bvovr3A7E4+Anl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oXMDPHAAAA3AAAAA8AAAAAAAAAAAAA&#10;AAAAnwIAAGRycy9kb3ducmV2LnhtbFBLBQYAAAAABAAEAPcAAACTAwAAAAA=&#10;">
                  <v:imagedata r:id="rId16" o:title=""/>
                </v:shape>
                <v:shape id="Text Box 231" o:spid="_x0000_s1062" type="#_x0000_t202" style="position:absolute;left:2390;top:-33;width:250;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BZtsYA&#10;AADcAAAADwAAAGRycy9kb3ducmV2LnhtbESPQWvCQBSE70L/w/IK3nRTpVLTrCKlBaFQGuPB4zP7&#10;kixm36bZVeO/dwuFHoeZ+YbJ1oNtxYV6bxwreJomIIhLpw3XCvbFx+QFhA/IGlvHpOBGHtarh1GG&#10;qXZXzumyC7WIEPYpKmhC6FIpfdmQRT91HXH0KtdbDFH2tdQ9XiPctnKWJAtp0XBcaLCjt4bK0+5s&#10;FWwOnL+bn6/jd17lpiiWCX8uTkqNH4fNK4hAQ/gP/7W3WsFs/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BZtsYAAADcAAAADwAAAAAAAAAAAAAAAACYAgAAZHJz&#10;L2Rvd25yZXYueG1sUEsFBgAAAAAEAAQA9QAAAIsDAAAAAA==&#10;" filled="f" stroked="f">
                  <v:textbox inset="0,0,0,0">
                    <w:txbxContent>
                      <w:p w14:paraId="63081098" w14:textId="77777777" w:rsidR="000A0F80" w:rsidRDefault="000A0F80">
                        <w:pPr>
                          <w:spacing w:before="28"/>
                          <w:ind w:left="80"/>
                          <w:rPr>
                            <w:rFonts w:ascii="Arial"/>
                            <w:sz w:val="16"/>
                          </w:rPr>
                        </w:pPr>
                        <w:r>
                          <w:rPr>
                            <w:rFonts w:ascii="Arial"/>
                            <w:color w:val="FFFFFF"/>
                            <w:w w:val="98"/>
                            <w:sz w:val="16"/>
                          </w:rPr>
                          <w:t>1</w:t>
                        </w:r>
                      </w:p>
                    </w:txbxContent>
                  </v:textbox>
                </v:shape>
                <w10:wrap anchorx="page"/>
              </v:group>
            </w:pict>
          </mc:Fallback>
        </mc:AlternateContent>
      </w:r>
      <w:r>
        <w:rPr>
          <w:noProof/>
          <w:lang w:val="fr-FR" w:eastAsia="fr-FR"/>
        </w:rPr>
        <mc:AlternateContent>
          <mc:Choice Requires="wpg">
            <w:drawing>
              <wp:anchor distT="0" distB="0" distL="114300" distR="114300" simplePos="0" relativeHeight="503277656" behindDoc="1" locked="0" layoutInCell="1" allowOverlap="1" wp14:anchorId="52652A4F" wp14:editId="0E14FD08">
                <wp:simplePos x="0" y="0"/>
                <wp:positionH relativeFrom="page">
                  <wp:posOffset>4857750</wp:posOffset>
                </wp:positionH>
                <wp:positionV relativeFrom="paragraph">
                  <wp:posOffset>-20955</wp:posOffset>
                </wp:positionV>
                <wp:extent cx="158750" cy="158115"/>
                <wp:effectExtent l="0" t="1905" r="3175" b="1905"/>
                <wp:wrapNone/>
                <wp:docPr id="230"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 cy="158115"/>
                          <a:chOff x="7650" y="-33"/>
                          <a:chExt cx="250" cy="249"/>
                        </a:xfrm>
                      </wpg:grpSpPr>
                      <pic:pic xmlns:pic="http://schemas.openxmlformats.org/drawingml/2006/picture">
                        <pic:nvPicPr>
                          <pic:cNvPr id="231" name="Picture 2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650" y="-33"/>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232" name="Text Box 228"/>
                        <wps:cNvSpPr txBox="1">
                          <a:spLocks noChangeArrowheads="1"/>
                        </wps:cNvSpPr>
                        <wps:spPr bwMode="auto">
                          <a:xfrm>
                            <a:off x="7650" y="-33"/>
                            <a:ext cx="250"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FB998" w14:textId="77777777" w:rsidR="000A0F80" w:rsidRDefault="000A0F80">
                              <w:pPr>
                                <w:spacing w:before="28"/>
                                <w:ind w:left="80"/>
                                <w:rPr>
                                  <w:rFonts w:ascii="Arial"/>
                                  <w:sz w:val="16"/>
                                </w:rPr>
                              </w:pPr>
                              <w:r>
                                <w:rPr>
                                  <w:rFonts w:ascii="Arial"/>
                                  <w:color w:val="FFFFFF"/>
                                  <w:w w:val="98"/>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652A4F" id="Group 227" o:spid="_x0000_s1063" style="position:absolute;left:0;text-align:left;margin-left:382.5pt;margin-top:-1.65pt;width:12.5pt;height:12.45pt;z-index:-38824;mso-position-horizontal-relative:page" coordorigin="7650,-33" coordsize="250,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">
                <v:shape id="Picture 229" o:spid="_x0000_s1064" type="#_x0000_t75" style="position:absolute;left:7650;top:-33;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gk6vGAAAA3AAAAA8AAABkcnMvZG93bnJldi54bWxEj19rwkAQxN8LfodjC32rF5WKpJ6ipUIF&#10;of570Lclt01Sc3sht9X47T2h4OMwM79hxtPWVepMTSg9G+h1E1DEmbcl5wb2u8XrCFQQZIuVZzJw&#10;pQDTSedpjKn1F97QeSu5ihAOKRooROpU65AV5DB0fU0cvR/fOJQom1zbBi8R7irdT5KhdlhyXCiw&#10;po+CstP2zxmYyWYux8NwPd9/2+Xbsl39Hj9Hxrw8t7N3UEKtPML/7S9roD/owf1MPAJ6c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mCTq8YAAADcAAAADwAAAAAAAAAAAAAA&#10;AACfAgAAZHJzL2Rvd25yZXYueG1sUEsFBgAAAAAEAAQA9wAAAJIDAAAAAA==&#10;">
                  <v:imagedata r:id="rId16" o:title=""/>
                </v:shape>
                <v:shape id="Text Box 228" o:spid="_x0000_s1065" type="#_x0000_t202" style="position:absolute;left:7650;top:-33;width:250;height: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14:paraId="666FB998" w14:textId="77777777" w:rsidR="000A0F80" w:rsidRDefault="000A0F80">
                        <w:pPr>
                          <w:spacing w:before="28"/>
                          <w:ind w:left="80"/>
                          <w:rPr>
                            <w:rFonts w:ascii="Arial"/>
                            <w:sz w:val="16"/>
                          </w:rPr>
                        </w:pPr>
                        <w:r>
                          <w:rPr>
                            <w:rFonts w:ascii="Arial"/>
                            <w:color w:val="FFFFFF"/>
                            <w:w w:val="98"/>
                            <w:sz w:val="16"/>
                          </w:rPr>
                          <w:t>1</w:t>
                        </w:r>
                      </w:p>
                    </w:txbxContent>
                  </v:textbox>
                </v:shape>
                <w10:wrap anchorx="page"/>
              </v:group>
            </w:pict>
          </mc:Fallback>
        </mc:AlternateContent>
      </w:r>
      <w:r w:rsidR="0044141A">
        <w:rPr>
          <w:rFonts w:ascii="Arial"/>
          <w:sz w:val="16"/>
        </w:rPr>
        <w:t>Generate</w:t>
      </w:r>
      <w:r w:rsidR="0044141A">
        <w:rPr>
          <w:rFonts w:ascii="Arial"/>
          <w:spacing w:val="-8"/>
          <w:sz w:val="16"/>
        </w:rPr>
        <w:t xml:space="preserve"> </w:t>
      </w:r>
      <w:r w:rsidR="0044141A">
        <w:rPr>
          <w:rFonts w:ascii="Arial"/>
          <w:sz w:val="16"/>
        </w:rPr>
        <w:t>code</w:t>
      </w:r>
      <w:r w:rsidR="0044141A">
        <w:rPr>
          <w:rFonts w:ascii="Arial"/>
          <w:sz w:val="16"/>
        </w:rPr>
        <w:tab/>
        <w:t>Generate</w:t>
      </w:r>
      <w:r w:rsidR="0044141A">
        <w:rPr>
          <w:rFonts w:ascii="Arial"/>
          <w:spacing w:val="-22"/>
          <w:sz w:val="16"/>
        </w:rPr>
        <w:t xml:space="preserve"> </w:t>
      </w:r>
      <w:r w:rsidR="0044141A">
        <w:rPr>
          <w:rFonts w:ascii="Arial"/>
          <w:sz w:val="16"/>
        </w:rPr>
        <w:t>code</w:t>
      </w:r>
    </w:p>
    <w:p w14:paraId="3C981A4D" w14:textId="77777777" w:rsidR="00B66BFA" w:rsidRDefault="00FB6BAA">
      <w:pPr>
        <w:tabs>
          <w:tab w:val="left" w:pos="5818"/>
        </w:tabs>
        <w:ind w:left="557"/>
        <w:rPr>
          <w:rFonts w:ascii="Arial"/>
          <w:sz w:val="20"/>
        </w:rPr>
      </w:pPr>
      <w:r>
        <w:rPr>
          <w:rFonts w:ascii="Arial"/>
          <w:noProof/>
          <w:sz w:val="20"/>
          <w:lang w:val="fr-FR" w:eastAsia="fr-FR"/>
        </w:rPr>
        <mc:AlternateContent>
          <mc:Choice Requires="wpg">
            <w:drawing>
              <wp:inline distT="0" distB="0" distL="0" distR="0" wp14:anchorId="563BD7B3" wp14:editId="50CEC5EB">
                <wp:extent cx="2160270" cy="981075"/>
                <wp:effectExtent l="10795" t="10795" r="10160" b="8255"/>
                <wp:docPr id="210"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270" cy="981075"/>
                          <a:chOff x="0" y="0"/>
                          <a:chExt cx="3402" cy="1545"/>
                        </a:xfrm>
                      </wpg:grpSpPr>
                      <wps:wsp>
                        <wps:cNvPr id="211" name="Freeform 226"/>
                        <wps:cNvSpPr>
                          <a:spLocks/>
                        </wps:cNvSpPr>
                        <wps:spPr bwMode="auto">
                          <a:xfrm>
                            <a:off x="0" y="0"/>
                            <a:ext cx="748" cy="499"/>
                          </a:xfrm>
                          <a:custGeom>
                            <a:avLst/>
                            <a:gdLst>
                              <a:gd name="T0" fmla="*/ 748 w 748"/>
                              <a:gd name="T1" fmla="*/ 0 h 499"/>
                              <a:gd name="T2" fmla="*/ 0 w 748"/>
                              <a:gd name="T3" fmla="*/ 0 h 499"/>
                              <a:gd name="T4" fmla="*/ 0 w 748"/>
                              <a:gd name="T5" fmla="*/ 464 h 499"/>
                              <a:gd name="T6" fmla="*/ 86 w 748"/>
                              <a:gd name="T7" fmla="*/ 482 h 499"/>
                              <a:gd name="T8" fmla="*/ 151 w 748"/>
                              <a:gd name="T9" fmla="*/ 493 h 499"/>
                              <a:gd name="T10" fmla="*/ 194 w 748"/>
                              <a:gd name="T11" fmla="*/ 498 h 499"/>
                              <a:gd name="T12" fmla="*/ 236 w 748"/>
                              <a:gd name="T13" fmla="*/ 495 h 499"/>
                              <a:gd name="T14" fmla="*/ 307 w 748"/>
                              <a:gd name="T15" fmla="*/ 484 h 499"/>
                              <a:gd name="T16" fmla="*/ 391 w 748"/>
                              <a:gd name="T17" fmla="*/ 464 h 499"/>
                              <a:gd name="T18" fmla="*/ 460 w 748"/>
                              <a:gd name="T19" fmla="*/ 441 h 499"/>
                              <a:gd name="T20" fmla="*/ 483 w 748"/>
                              <a:gd name="T21" fmla="*/ 433 h 499"/>
                              <a:gd name="T22" fmla="*/ 559 w 748"/>
                              <a:gd name="T23" fmla="*/ 414 h 499"/>
                              <a:gd name="T24" fmla="*/ 623 w 748"/>
                              <a:gd name="T25" fmla="*/ 405 h 499"/>
                              <a:gd name="T26" fmla="*/ 701 w 748"/>
                              <a:gd name="T27" fmla="*/ 400 h 499"/>
                              <a:gd name="T28" fmla="*/ 748 w 748"/>
                              <a:gd name="T29" fmla="*/ 400 h 499"/>
                              <a:gd name="T30" fmla="*/ 748 w 748"/>
                              <a:gd name="T31"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48" h="499">
                                <a:moveTo>
                                  <a:pt x="748" y="0"/>
                                </a:moveTo>
                                <a:lnTo>
                                  <a:pt x="0" y="0"/>
                                </a:lnTo>
                                <a:lnTo>
                                  <a:pt x="0" y="464"/>
                                </a:lnTo>
                                <a:lnTo>
                                  <a:pt x="86" y="482"/>
                                </a:lnTo>
                                <a:lnTo>
                                  <a:pt x="151" y="493"/>
                                </a:lnTo>
                                <a:lnTo>
                                  <a:pt x="194" y="498"/>
                                </a:lnTo>
                                <a:lnTo>
                                  <a:pt x="236" y="495"/>
                                </a:lnTo>
                                <a:lnTo>
                                  <a:pt x="307" y="484"/>
                                </a:lnTo>
                                <a:lnTo>
                                  <a:pt x="391" y="464"/>
                                </a:lnTo>
                                <a:lnTo>
                                  <a:pt x="460" y="441"/>
                                </a:lnTo>
                                <a:lnTo>
                                  <a:pt x="483" y="433"/>
                                </a:lnTo>
                                <a:lnTo>
                                  <a:pt x="559" y="414"/>
                                </a:lnTo>
                                <a:lnTo>
                                  <a:pt x="623" y="405"/>
                                </a:lnTo>
                                <a:lnTo>
                                  <a:pt x="701" y="400"/>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 name="Freeform 225"/>
                        <wps:cNvSpPr>
                          <a:spLocks/>
                        </wps:cNvSpPr>
                        <wps:spPr bwMode="auto">
                          <a:xfrm>
                            <a:off x="0" y="0"/>
                            <a:ext cx="748" cy="499"/>
                          </a:xfrm>
                          <a:custGeom>
                            <a:avLst/>
                            <a:gdLst>
                              <a:gd name="T0" fmla="*/ 0 w 748"/>
                              <a:gd name="T1" fmla="*/ 0 h 499"/>
                              <a:gd name="T2" fmla="*/ 748 w 748"/>
                              <a:gd name="T3" fmla="*/ 0 h 499"/>
                              <a:gd name="T4" fmla="*/ 748 w 748"/>
                              <a:gd name="T5" fmla="*/ 400 h 499"/>
                              <a:gd name="T6" fmla="*/ 701 w 748"/>
                              <a:gd name="T7" fmla="*/ 400 h 499"/>
                              <a:gd name="T8" fmla="*/ 660 w 748"/>
                              <a:gd name="T9" fmla="*/ 402 h 499"/>
                              <a:gd name="T10" fmla="*/ 589 w 748"/>
                              <a:gd name="T11" fmla="*/ 409 h 499"/>
                              <a:gd name="T12" fmla="*/ 507 w 748"/>
                              <a:gd name="T13" fmla="*/ 426 h 499"/>
                              <a:gd name="T14" fmla="*/ 438 w 748"/>
                              <a:gd name="T15" fmla="*/ 448 h 499"/>
                              <a:gd name="T16" fmla="*/ 415 w 748"/>
                              <a:gd name="T17" fmla="*/ 456 h 499"/>
                              <a:gd name="T18" fmla="*/ 338 w 748"/>
                              <a:gd name="T19" fmla="*/ 478 h 499"/>
                              <a:gd name="T20" fmla="*/ 274 w 748"/>
                              <a:gd name="T21" fmla="*/ 490 h 499"/>
                              <a:gd name="T22" fmla="*/ 194 w 748"/>
                              <a:gd name="T23" fmla="*/ 498 h 499"/>
                              <a:gd name="T24" fmla="*/ 151 w 748"/>
                              <a:gd name="T25" fmla="*/ 493 h 499"/>
                              <a:gd name="T26" fmla="*/ 116 w 748"/>
                              <a:gd name="T27" fmla="*/ 487 h 499"/>
                              <a:gd name="T28" fmla="*/ 86 w 748"/>
                              <a:gd name="T29" fmla="*/ 482 h 499"/>
                              <a:gd name="T30" fmla="*/ 58 w 748"/>
                              <a:gd name="T31" fmla="*/ 476 h 499"/>
                              <a:gd name="T32" fmla="*/ 30 w 748"/>
                              <a:gd name="T33" fmla="*/ 470 h 499"/>
                              <a:gd name="T34" fmla="*/ 0 w 748"/>
                              <a:gd name="T35" fmla="*/ 464 h 499"/>
                              <a:gd name="T36" fmla="*/ 0 w 748"/>
                              <a:gd name="T37"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48" h="499">
                                <a:moveTo>
                                  <a:pt x="0" y="0"/>
                                </a:moveTo>
                                <a:lnTo>
                                  <a:pt x="748" y="0"/>
                                </a:lnTo>
                                <a:lnTo>
                                  <a:pt x="748" y="400"/>
                                </a:lnTo>
                                <a:lnTo>
                                  <a:pt x="701" y="400"/>
                                </a:lnTo>
                                <a:lnTo>
                                  <a:pt x="660" y="402"/>
                                </a:lnTo>
                                <a:lnTo>
                                  <a:pt x="589" y="409"/>
                                </a:lnTo>
                                <a:lnTo>
                                  <a:pt x="507" y="426"/>
                                </a:lnTo>
                                <a:lnTo>
                                  <a:pt x="438" y="448"/>
                                </a:lnTo>
                                <a:lnTo>
                                  <a:pt x="415" y="456"/>
                                </a:lnTo>
                                <a:lnTo>
                                  <a:pt x="338" y="478"/>
                                </a:lnTo>
                                <a:lnTo>
                                  <a:pt x="274" y="490"/>
                                </a:lnTo>
                                <a:lnTo>
                                  <a:pt x="194" y="498"/>
                                </a:lnTo>
                                <a:lnTo>
                                  <a:pt x="151" y="493"/>
                                </a:lnTo>
                                <a:lnTo>
                                  <a:pt x="116" y="487"/>
                                </a:lnTo>
                                <a:lnTo>
                                  <a:pt x="86" y="482"/>
                                </a:lnTo>
                                <a:lnTo>
                                  <a:pt x="58" y="476"/>
                                </a:lnTo>
                                <a:lnTo>
                                  <a:pt x="30"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3" name="Picture 2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794" y="598"/>
                            <a:ext cx="249" cy="249"/>
                          </a:xfrm>
                          <a:prstGeom prst="rect">
                            <a:avLst/>
                          </a:prstGeom>
                          <a:noFill/>
                          <a:extLst>
                            <a:ext uri="{909E8E84-426E-40DD-AFC4-6F175D3DCCD1}">
                              <a14:hiddenFill xmlns:a14="http://schemas.microsoft.com/office/drawing/2010/main">
                                <a:solidFill>
                                  <a:srgbClr val="FFFFFF"/>
                                </a:solidFill>
                              </a14:hiddenFill>
                            </a:ext>
                          </a:extLst>
                        </pic:spPr>
                      </pic:pic>
                      <wps:wsp>
                        <wps:cNvPr id="214" name="Line 223"/>
                        <wps:cNvCnPr>
                          <a:cxnSpLocks noChangeShapeType="1"/>
                        </wps:cNvCnPr>
                        <wps:spPr bwMode="auto">
                          <a:xfrm>
                            <a:off x="2566" y="1295"/>
                            <a:ext cx="0" cy="0"/>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215" name="Freeform 222"/>
                        <wps:cNvSpPr>
                          <a:spLocks/>
                        </wps:cNvSpPr>
                        <wps:spPr bwMode="auto">
                          <a:xfrm>
                            <a:off x="573" y="424"/>
                            <a:ext cx="118" cy="80"/>
                          </a:xfrm>
                          <a:custGeom>
                            <a:avLst/>
                            <a:gdLst>
                              <a:gd name="T0" fmla="+- 0 573 573"/>
                              <a:gd name="T1" fmla="*/ T0 w 118"/>
                              <a:gd name="T2" fmla="+- 0 424 424"/>
                              <a:gd name="T3" fmla="*/ 424 h 80"/>
                              <a:gd name="T4" fmla="+- 0 661 573"/>
                              <a:gd name="T5" fmla="*/ T4 w 118"/>
                              <a:gd name="T6" fmla="+- 0 503 424"/>
                              <a:gd name="T7" fmla="*/ 503 h 80"/>
                              <a:gd name="T8" fmla="+- 0 691 573"/>
                              <a:gd name="T9" fmla="*/ T8 w 118"/>
                              <a:gd name="T10" fmla="+- 0 434 424"/>
                              <a:gd name="T11" fmla="*/ 434 h 80"/>
                              <a:gd name="T12" fmla="+- 0 573 573"/>
                              <a:gd name="T13" fmla="*/ T12 w 118"/>
                              <a:gd name="T14" fmla="+- 0 424 424"/>
                              <a:gd name="T15" fmla="*/ 424 h 80"/>
                            </a:gdLst>
                            <a:ahLst/>
                            <a:cxnLst>
                              <a:cxn ang="0">
                                <a:pos x="T1" y="T3"/>
                              </a:cxn>
                              <a:cxn ang="0">
                                <a:pos x="T5" y="T7"/>
                              </a:cxn>
                              <a:cxn ang="0">
                                <a:pos x="T9" y="T11"/>
                              </a:cxn>
                              <a:cxn ang="0">
                                <a:pos x="T13" y="T15"/>
                              </a:cxn>
                            </a:cxnLst>
                            <a:rect l="0" t="0" r="r" b="b"/>
                            <a:pathLst>
                              <a:path w="118" h="80">
                                <a:moveTo>
                                  <a:pt x="0" y="0"/>
                                </a:moveTo>
                                <a:lnTo>
                                  <a:pt x="88" y="79"/>
                                </a:lnTo>
                                <a:lnTo>
                                  <a:pt x="118" y="1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6" name="Picture 2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74" y="1096"/>
                            <a:ext cx="249" cy="249"/>
                          </a:xfrm>
                          <a:prstGeom prst="rect">
                            <a:avLst/>
                          </a:prstGeom>
                          <a:noFill/>
                          <a:extLst>
                            <a:ext uri="{909E8E84-426E-40DD-AFC4-6F175D3DCCD1}">
                              <a14:hiddenFill xmlns:a14="http://schemas.microsoft.com/office/drawing/2010/main">
                                <a:solidFill>
                                  <a:srgbClr val="FFFFFF"/>
                                </a:solidFill>
                              </a14:hiddenFill>
                            </a:ext>
                          </a:extLst>
                        </pic:spPr>
                      </pic:pic>
                      <wps:wsp>
                        <wps:cNvPr id="217" name="Freeform 220"/>
                        <wps:cNvSpPr>
                          <a:spLocks/>
                        </wps:cNvSpPr>
                        <wps:spPr bwMode="auto">
                          <a:xfrm>
                            <a:off x="2454" y="186"/>
                            <a:ext cx="113" cy="75"/>
                          </a:xfrm>
                          <a:custGeom>
                            <a:avLst/>
                            <a:gdLst>
                              <a:gd name="T0" fmla="+- 0 2454 2454"/>
                              <a:gd name="T1" fmla="*/ T0 w 113"/>
                              <a:gd name="T2" fmla="+- 0 186 186"/>
                              <a:gd name="T3" fmla="*/ 186 h 75"/>
                              <a:gd name="T4" fmla="+- 0 2454 2454"/>
                              <a:gd name="T5" fmla="*/ T4 w 113"/>
                              <a:gd name="T6" fmla="+- 0 261 186"/>
                              <a:gd name="T7" fmla="*/ 261 h 75"/>
                              <a:gd name="T8" fmla="+- 0 2566 2454"/>
                              <a:gd name="T9" fmla="*/ T8 w 113"/>
                              <a:gd name="T10" fmla="+- 0 224 186"/>
                              <a:gd name="T11" fmla="*/ 224 h 75"/>
                              <a:gd name="T12" fmla="+- 0 2454 2454"/>
                              <a:gd name="T13" fmla="*/ T12 w 113"/>
                              <a:gd name="T14" fmla="+- 0 186 186"/>
                              <a:gd name="T15" fmla="*/ 186 h 75"/>
                            </a:gdLst>
                            <a:ahLst/>
                            <a:cxnLst>
                              <a:cxn ang="0">
                                <a:pos x="T1" y="T3"/>
                              </a:cxn>
                              <a:cxn ang="0">
                                <a:pos x="T5" y="T7"/>
                              </a:cxn>
                              <a:cxn ang="0">
                                <a:pos x="T9" y="T11"/>
                              </a:cxn>
                              <a:cxn ang="0">
                                <a:pos x="T13" y="T15"/>
                              </a:cxn>
                            </a:cxnLst>
                            <a:rect l="0" t="0" r="r" b="b"/>
                            <a:pathLst>
                              <a:path w="113" h="75">
                                <a:moveTo>
                                  <a:pt x="0" y="0"/>
                                </a:moveTo>
                                <a:lnTo>
                                  <a:pt x="0" y="75"/>
                                </a:lnTo>
                                <a:lnTo>
                                  <a:pt x="112"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Line 219"/>
                        <wps:cNvCnPr>
                          <a:cxnSpLocks noChangeShapeType="1"/>
                        </wps:cNvCnPr>
                        <wps:spPr bwMode="auto">
                          <a:xfrm>
                            <a:off x="3064" y="473"/>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219" name="Freeform 218"/>
                        <wps:cNvSpPr>
                          <a:spLocks/>
                        </wps:cNvSpPr>
                        <wps:spPr bwMode="auto">
                          <a:xfrm>
                            <a:off x="3027" y="934"/>
                            <a:ext cx="75" cy="112"/>
                          </a:xfrm>
                          <a:custGeom>
                            <a:avLst/>
                            <a:gdLst>
                              <a:gd name="T0" fmla="+- 0 3101 3027"/>
                              <a:gd name="T1" fmla="*/ T0 w 75"/>
                              <a:gd name="T2" fmla="+- 0 934 934"/>
                              <a:gd name="T3" fmla="*/ 934 h 112"/>
                              <a:gd name="T4" fmla="+- 0 3027 3027"/>
                              <a:gd name="T5" fmla="*/ T4 w 75"/>
                              <a:gd name="T6" fmla="+- 0 934 934"/>
                              <a:gd name="T7" fmla="*/ 934 h 112"/>
                              <a:gd name="T8" fmla="+- 0 3064 3027"/>
                              <a:gd name="T9" fmla="*/ T8 w 75"/>
                              <a:gd name="T10" fmla="+- 0 1046 934"/>
                              <a:gd name="T11" fmla="*/ 1046 h 112"/>
                              <a:gd name="T12" fmla="+- 0 3101 3027"/>
                              <a:gd name="T13" fmla="*/ T12 w 75"/>
                              <a:gd name="T14" fmla="+- 0 934 934"/>
                              <a:gd name="T15" fmla="*/ 934 h 112"/>
                            </a:gdLst>
                            <a:ahLst/>
                            <a:cxnLst>
                              <a:cxn ang="0">
                                <a:pos x="T1" y="T3"/>
                              </a:cxn>
                              <a:cxn ang="0">
                                <a:pos x="T5" y="T7"/>
                              </a:cxn>
                              <a:cxn ang="0">
                                <a:pos x="T9" y="T11"/>
                              </a:cxn>
                              <a:cxn ang="0">
                                <a:pos x="T13" y="T15"/>
                              </a:cxn>
                            </a:cxnLst>
                            <a:rect l="0" t="0" r="r" b="b"/>
                            <a:pathLst>
                              <a:path w="75" h="112">
                                <a:moveTo>
                                  <a:pt x="74" y="0"/>
                                </a:moveTo>
                                <a:lnTo>
                                  <a:pt x="0" y="0"/>
                                </a:lnTo>
                                <a:lnTo>
                                  <a:pt x="37" y="112"/>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217"/>
                        <wps:cNvSpPr>
                          <a:spLocks/>
                        </wps:cNvSpPr>
                        <wps:spPr bwMode="auto">
                          <a:xfrm>
                            <a:off x="2566" y="0"/>
                            <a:ext cx="836" cy="499"/>
                          </a:xfrm>
                          <a:custGeom>
                            <a:avLst/>
                            <a:gdLst>
                              <a:gd name="T0" fmla="+- 0 3402 2566"/>
                              <a:gd name="T1" fmla="*/ T0 w 836"/>
                              <a:gd name="T2" fmla="*/ 0 h 499"/>
                              <a:gd name="T3" fmla="+- 0 2566 2566"/>
                              <a:gd name="T4" fmla="*/ T3 w 836"/>
                              <a:gd name="T5" fmla="*/ 0 h 499"/>
                              <a:gd name="T6" fmla="+- 0 2566 2566"/>
                              <a:gd name="T7" fmla="*/ T6 w 836"/>
                              <a:gd name="T8" fmla="*/ 464 h 499"/>
                              <a:gd name="T9" fmla="+- 0 2630 2566"/>
                              <a:gd name="T10" fmla="*/ T9 w 836"/>
                              <a:gd name="T11" fmla="*/ 476 h 499"/>
                              <a:gd name="T12" fmla="+- 0 2695 2566"/>
                              <a:gd name="T13" fmla="*/ T12 w 836"/>
                              <a:gd name="T14" fmla="*/ 487 h 499"/>
                              <a:gd name="T15" fmla="+- 0 2783 2566"/>
                              <a:gd name="T16" fmla="*/ T15 w 836"/>
                              <a:gd name="T17" fmla="*/ 498 h 499"/>
                              <a:gd name="T18" fmla="+- 0 2826 2566"/>
                              <a:gd name="T19" fmla="*/ T18 w 836"/>
                              <a:gd name="T20" fmla="*/ 495 h 499"/>
                              <a:gd name="T21" fmla="+- 0 2899 2566"/>
                              <a:gd name="T22" fmla="*/ T21 w 836"/>
                              <a:gd name="T23" fmla="*/ 486 h 499"/>
                              <a:gd name="T24" fmla="+- 0 2959 2566"/>
                              <a:gd name="T25" fmla="*/ T24 w 836"/>
                              <a:gd name="T26" fmla="*/ 474 h 499"/>
                              <a:gd name="T27" fmla="+- 0 3035 2566"/>
                              <a:gd name="T28" fmla="*/ T27 w 836"/>
                              <a:gd name="T29" fmla="*/ 455 h 499"/>
                              <a:gd name="T30" fmla="+- 0 3080 2566"/>
                              <a:gd name="T31" fmla="*/ T30 w 836"/>
                              <a:gd name="T32" fmla="*/ 441 h 499"/>
                              <a:gd name="T33" fmla="+- 0 3103 2566"/>
                              <a:gd name="T34" fmla="*/ T33 w 836"/>
                              <a:gd name="T35" fmla="*/ 434 h 499"/>
                              <a:gd name="T36" fmla="+- 0 3179 2566"/>
                              <a:gd name="T37" fmla="*/ T36 w 836"/>
                              <a:gd name="T38" fmla="*/ 417 h 499"/>
                              <a:gd name="T39" fmla="+- 0 3239 2566"/>
                              <a:gd name="T40" fmla="*/ T39 w 836"/>
                              <a:gd name="T41" fmla="*/ 408 h 499"/>
                              <a:gd name="T42" fmla="+- 0 3312 2566"/>
                              <a:gd name="T43" fmla="*/ T42 w 836"/>
                              <a:gd name="T44" fmla="*/ 402 h 499"/>
                              <a:gd name="T45" fmla="+- 0 3402 2566"/>
                              <a:gd name="T46" fmla="*/ T45 w 836"/>
                              <a:gd name="T47" fmla="*/ 401 h 499"/>
                              <a:gd name="T48" fmla="+- 0 3402 2566"/>
                              <a:gd name="T49" fmla="*/ T48 w 836"/>
                              <a:gd name="T50"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Lst>
                            <a:rect l="0" t="0" r="r" b="b"/>
                            <a:pathLst>
                              <a:path w="836" h="499">
                                <a:moveTo>
                                  <a:pt x="836" y="0"/>
                                </a:moveTo>
                                <a:lnTo>
                                  <a:pt x="0" y="0"/>
                                </a:lnTo>
                                <a:lnTo>
                                  <a:pt x="0" y="464"/>
                                </a:lnTo>
                                <a:lnTo>
                                  <a:pt x="64" y="476"/>
                                </a:lnTo>
                                <a:lnTo>
                                  <a:pt x="129" y="487"/>
                                </a:lnTo>
                                <a:lnTo>
                                  <a:pt x="217" y="498"/>
                                </a:lnTo>
                                <a:lnTo>
                                  <a:pt x="260" y="495"/>
                                </a:lnTo>
                                <a:lnTo>
                                  <a:pt x="333" y="486"/>
                                </a:lnTo>
                                <a:lnTo>
                                  <a:pt x="393" y="474"/>
                                </a:lnTo>
                                <a:lnTo>
                                  <a:pt x="469" y="455"/>
                                </a:lnTo>
                                <a:lnTo>
                                  <a:pt x="514" y="441"/>
                                </a:lnTo>
                                <a:lnTo>
                                  <a:pt x="537" y="434"/>
                                </a:lnTo>
                                <a:lnTo>
                                  <a:pt x="613" y="417"/>
                                </a:lnTo>
                                <a:lnTo>
                                  <a:pt x="673" y="408"/>
                                </a:lnTo>
                                <a:lnTo>
                                  <a:pt x="746" y="402"/>
                                </a:lnTo>
                                <a:lnTo>
                                  <a:pt x="836" y="401"/>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Freeform 216"/>
                        <wps:cNvSpPr>
                          <a:spLocks/>
                        </wps:cNvSpPr>
                        <wps:spPr bwMode="auto">
                          <a:xfrm>
                            <a:off x="2566" y="0"/>
                            <a:ext cx="836" cy="499"/>
                          </a:xfrm>
                          <a:custGeom>
                            <a:avLst/>
                            <a:gdLst>
                              <a:gd name="T0" fmla="+- 0 2566 2566"/>
                              <a:gd name="T1" fmla="*/ T0 w 836"/>
                              <a:gd name="T2" fmla="*/ 0 h 499"/>
                              <a:gd name="T3" fmla="+- 0 3402 2566"/>
                              <a:gd name="T4" fmla="*/ T3 w 836"/>
                              <a:gd name="T5" fmla="*/ 0 h 499"/>
                              <a:gd name="T6" fmla="+- 0 3402 2566"/>
                              <a:gd name="T7" fmla="*/ T6 w 836"/>
                              <a:gd name="T8" fmla="*/ 401 h 499"/>
                              <a:gd name="T9" fmla="+- 0 3355 2566"/>
                              <a:gd name="T10" fmla="*/ T9 w 836"/>
                              <a:gd name="T11" fmla="*/ 401 h 499"/>
                              <a:gd name="T12" fmla="+- 0 3312 2566"/>
                              <a:gd name="T13" fmla="*/ T12 w 836"/>
                              <a:gd name="T14" fmla="*/ 402 h 499"/>
                              <a:gd name="T15" fmla="+- 0 3239 2566"/>
                              <a:gd name="T16" fmla="*/ T15 w 836"/>
                              <a:gd name="T17" fmla="*/ 408 h 499"/>
                              <a:gd name="T18" fmla="+- 0 3179 2566"/>
                              <a:gd name="T19" fmla="*/ T18 w 836"/>
                              <a:gd name="T20" fmla="*/ 417 h 499"/>
                              <a:gd name="T21" fmla="+- 0 3103 2566"/>
                              <a:gd name="T22" fmla="*/ T21 w 836"/>
                              <a:gd name="T23" fmla="*/ 434 h 499"/>
                              <a:gd name="T24" fmla="+- 0 3058 2566"/>
                              <a:gd name="T25" fmla="*/ T24 w 836"/>
                              <a:gd name="T26" fmla="*/ 448 h 499"/>
                              <a:gd name="T27" fmla="+- 0 3035 2566"/>
                              <a:gd name="T28" fmla="*/ T27 w 836"/>
                              <a:gd name="T29" fmla="*/ 455 h 499"/>
                              <a:gd name="T30" fmla="+- 0 2959 2566"/>
                              <a:gd name="T31" fmla="*/ T30 w 836"/>
                              <a:gd name="T32" fmla="*/ 474 h 499"/>
                              <a:gd name="T33" fmla="+- 0 2899 2566"/>
                              <a:gd name="T34" fmla="*/ T33 w 836"/>
                              <a:gd name="T35" fmla="*/ 486 h 499"/>
                              <a:gd name="T36" fmla="+- 0 2826 2566"/>
                              <a:gd name="T37" fmla="*/ T36 w 836"/>
                              <a:gd name="T38" fmla="*/ 495 h 499"/>
                              <a:gd name="T39" fmla="+- 0 2783 2566"/>
                              <a:gd name="T40" fmla="*/ T39 w 836"/>
                              <a:gd name="T41" fmla="*/ 498 h 499"/>
                              <a:gd name="T42" fmla="+- 0 2735 2566"/>
                              <a:gd name="T43" fmla="*/ T42 w 836"/>
                              <a:gd name="T44" fmla="*/ 493 h 499"/>
                              <a:gd name="T45" fmla="+- 0 2695 2566"/>
                              <a:gd name="T46" fmla="*/ T45 w 836"/>
                              <a:gd name="T47" fmla="*/ 487 h 499"/>
                              <a:gd name="T48" fmla="+- 0 2661 2566"/>
                              <a:gd name="T49" fmla="*/ T48 w 836"/>
                              <a:gd name="T50" fmla="*/ 482 h 499"/>
                              <a:gd name="T51" fmla="+- 0 2630 2566"/>
                              <a:gd name="T52" fmla="*/ T51 w 836"/>
                              <a:gd name="T53" fmla="*/ 476 h 499"/>
                              <a:gd name="T54" fmla="+- 0 2600 2566"/>
                              <a:gd name="T55" fmla="*/ T54 w 836"/>
                              <a:gd name="T56" fmla="*/ 470 h 499"/>
                              <a:gd name="T57" fmla="+- 0 2566 2566"/>
                              <a:gd name="T58" fmla="*/ T57 w 836"/>
                              <a:gd name="T59" fmla="*/ 464 h 499"/>
                              <a:gd name="T60" fmla="+- 0 2566 2566"/>
                              <a:gd name="T61" fmla="*/ T60 w 836"/>
                              <a:gd name="T62"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836" h="499">
                                <a:moveTo>
                                  <a:pt x="0" y="0"/>
                                </a:moveTo>
                                <a:lnTo>
                                  <a:pt x="836" y="0"/>
                                </a:lnTo>
                                <a:lnTo>
                                  <a:pt x="836" y="401"/>
                                </a:lnTo>
                                <a:lnTo>
                                  <a:pt x="789" y="401"/>
                                </a:lnTo>
                                <a:lnTo>
                                  <a:pt x="746" y="402"/>
                                </a:lnTo>
                                <a:lnTo>
                                  <a:pt x="673" y="408"/>
                                </a:lnTo>
                                <a:lnTo>
                                  <a:pt x="613" y="417"/>
                                </a:lnTo>
                                <a:lnTo>
                                  <a:pt x="537" y="434"/>
                                </a:lnTo>
                                <a:lnTo>
                                  <a:pt x="492" y="448"/>
                                </a:lnTo>
                                <a:lnTo>
                                  <a:pt x="469" y="455"/>
                                </a:lnTo>
                                <a:lnTo>
                                  <a:pt x="393" y="474"/>
                                </a:lnTo>
                                <a:lnTo>
                                  <a:pt x="333" y="486"/>
                                </a:lnTo>
                                <a:lnTo>
                                  <a:pt x="260" y="495"/>
                                </a:lnTo>
                                <a:lnTo>
                                  <a:pt x="217" y="498"/>
                                </a:lnTo>
                                <a:lnTo>
                                  <a:pt x="169" y="493"/>
                                </a:lnTo>
                                <a:lnTo>
                                  <a:pt x="129" y="487"/>
                                </a:lnTo>
                                <a:lnTo>
                                  <a:pt x="95" y="482"/>
                                </a:lnTo>
                                <a:lnTo>
                                  <a:pt x="64" y="476"/>
                                </a:lnTo>
                                <a:lnTo>
                                  <a:pt x="34"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Freeform 215"/>
                        <wps:cNvSpPr>
                          <a:spLocks/>
                        </wps:cNvSpPr>
                        <wps:spPr bwMode="auto">
                          <a:xfrm>
                            <a:off x="2566" y="1047"/>
                            <a:ext cx="836" cy="499"/>
                          </a:xfrm>
                          <a:custGeom>
                            <a:avLst/>
                            <a:gdLst>
                              <a:gd name="T0" fmla="+- 0 3402 2566"/>
                              <a:gd name="T1" fmla="*/ T0 w 836"/>
                              <a:gd name="T2" fmla="+- 0 1047 1047"/>
                              <a:gd name="T3" fmla="*/ 1047 h 499"/>
                              <a:gd name="T4" fmla="+- 0 2566 2566"/>
                              <a:gd name="T5" fmla="*/ T4 w 836"/>
                              <a:gd name="T6" fmla="+- 0 1047 1047"/>
                              <a:gd name="T7" fmla="*/ 1047 h 499"/>
                              <a:gd name="T8" fmla="+- 0 2566 2566"/>
                              <a:gd name="T9" fmla="*/ T8 w 836"/>
                              <a:gd name="T10" fmla="+- 0 1511 1047"/>
                              <a:gd name="T11" fmla="*/ 1511 h 499"/>
                              <a:gd name="T12" fmla="+- 0 2631 2566"/>
                              <a:gd name="T13" fmla="*/ T12 w 836"/>
                              <a:gd name="T14" fmla="+- 0 1523 1047"/>
                              <a:gd name="T15" fmla="*/ 1523 h 499"/>
                              <a:gd name="T16" fmla="+- 0 2696 2566"/>
                              <a:gd name="T17" fmla="*/ T16 w 836"/>
                              <a:gd name="T18" fmla="+- 0 1534 1047"/>
                              <a:gd name="T19" fmla="*/ 1534 h 499"/>
                              <a:gd name="T20" fmla="+- 0 2784 2566"/>
                              <a:gd name="T21" fmla="*/ T20 w 836"/>
                              <a:gd name="T22" fmla="+- 0 1545 1047"/>
                              <a:gd name="T23" fmla="*/ 1545 h 499"/>
                              <a:gd name="T24" fmla="+- 0 2827 2566"/>
                              <a:gd name="T25" fmla="*/ T24 w 836"/>
                              <a:gd name="T26" fmla="+- 0 1542 1047"/>
                              <a:gd name="T27" fmla="*/ 1542 h 499"/>
                              <a:gd name="T28" fmla="+- 0 2900 2566"/>
                              <a:gd name="T29" fmla="*/ T28 w 836"/>
                              <a:gd name="T30" fmla="+- 0 1533 1047"/>
                              <a:gd name="T31" fmla="*/ 1533 h 499"/>
                              <a:gd name="T32" fmla="+- 0 2960 2566"/>
                              <a:gd name="T33" fmla="*/ T32 w 836"/>
                              <a:gd name="T34" fmla="+- 0 1521 1047"/>
                              <a:gd name="T35" fmla="*/ 1521 h 499"/>
                              <a:gd name="T36" fmla="+- 0 3035 2566"/>
                              <a:gd name="T37" fmla="*/ T36 w 836"/>
                              <a:gd name="T38" fmla="+- 0 1501 1047"/>
                              <a:gd name="T39" fmla="*/ 1501 h 499"/>
                              <a:gd name="T40" fmla="+- 0 3081 2566"/>
                              <a:gd name="T41" fmla="*/ T40 w 836"/>
                              <a:gd name="T42" fmla="+- 0 1488 1047"/>
                              <a:gd name="T43" fmla="*/ 1488 h 499"/>
                              <a:gd name="T44" fmla="+- 0 3104 2566"/>
                              <a:gd name="T45" fmla="*/ T44 w 836"/>
                              <a:gd name="T46" fmla="+- 0 1481 1047"/>
                              <a:gd name="T47" fmla="*/ 1481 h 499"/>
                              <a:gd name="T48" fmla="+- 0 3179 2566"/>
                              <a:gd name="T49" fmla="*/ T48 w 836"/>
                              <a:gd name="T50" fmla="+- 0 1463 1047"/>
                              <a:gd name="T51" fmla="*/ 1463 h 499"/>
                              <a:gd name="T52" fmla="+- 0 3239 2566"/>
                              <a:gd name="T53" fmla="*/ T52 w 836"/>
                              <a:gd name="T54" fmla="+- 0 1454 1047"/>
                              <a:gd name="T55" fmla="*/ 1454 h 499"/>
                              <a:gd name="T56" fmla="+- 0 3312 2566"/>
                              <a:gd name="T57" fmla="*/ T56 w 836"/>
                              <a:gd name="T58" fmla="+- 0 1449 1047"/>
                              <a:gd name="T59" fmla="*/ 1449 h 499"/>
                              <a:gd name="T60" fmla="+- 0 3402 2566"/>
                              <a:gd name="T61" fmla="*/ T60 w 836"/>
                              <a:gd name="T62" fmla="+- 0 1447 1047"/>
                              <a:gd name="T63" fmla="*/ 1447 h 499"/>
                              <a:gd name="T64" fmla="+- 0 3402 2566"/>
                              <a:gd name="T65" fmla="*/ T64 w 836"/>
                              <a:gd name="T66" fmla="+- 0 1047 1047"/>
                              <a:gd name="T67" fmla="*/ 1047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499">
                                <a:moveTo>
                                  <a:pt x="836" y="0"/>
                                </a:moveTo>
                                <a:lnTo>
                                  <a:pt x="0" y="0"/>
                                </a:lnTo>
                                <a:lnTo>
                                  <a:pt x="0" y="464"/>
                                </a:lnTo>
                                <a:lnTo>
                                  <a:pt x="65" y="476"/>
                                </a:lnTo>
                                <a:lnTo>
                                  <a:pt x="130" y="487"/>
                                </a:lnTo>
                                <a:lnTo>
                                  <a:pt x="218" y="498"/>
                                </a:lnTo>
                                <a:lnTo>
                                  <a:pt x="261" y="495"/>
                                </a:lnTo>
                                <a:lnTo>
                                  <a:pt x="334" y="486"/>
                                </a:lnTo>
                                <a:lnTo>
                                  <a:pt x="394" y="474"/>
                                </a:lnTo>
                                <a:lnTo>
                                  <a:pt x="469" y="454"/>
                                </a:lnTo>
                                <a:lnTo>
                                  <a:pt x="515" y="441"/>
                                </a:lnTo>
                                <a:lnTo>
                                  <a:pt x="538" y="434"/>
                                </a:lnTo>
                                <a:lnTo>
                                  <a:pt x="613" y="416"/>
                                </a:lnTo>
                                <a:lnTo>
                                  <a:pt x="673" y="407"/>
                                </a:lnTo>
                                <a:lnTo>
                                  <a:pt x="746" y="402"/>
                                </a:lnTo>
                                <a:lnTo>
                                  <a:pt x="836" y="400"/>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 name="Freeform 214"/>
                        <wps:cNvSpPr>
                          <a:spLocks/>
                        </wps:cNvSpPr>
                        <wps:spPr bwMode="auto">
                          <a:xfrm>
                            <a:off x="2566" y="1047"/>
                            <a:ext cx="836" cy="499"/>
                          </a:xfrm>
                          <a:custGeom>
                            <a:avLst/>
                            <a:gdLst>
                              <a:gd name="T0" fmla="+- 0 2566 2566"/>
                              <a:gd name="T1" fmla="*/ T0 w 836"/>
                              <a:gd name="T2" fmla="+- 0 1047 1047"/>
                              <a:gd name="T3" fmla="*/ 1047 h 499"/>
                              <a:gd name="T4" fmla="+- 0 3402 2566"/>
                              <a:gd name="T5" fmla="*/ T4 w 836"/>
                              <a:gd name="T6" fmla="+- 0 1047 1047"/>
                              <a:gd name="T7" fmla="*/ 1047 h 499"/>
                              <a:gd name="T8" fmla="+- 0 3402 2566"/>
                              <a:gd name="T9" fmla="*/ T8 w 836"/>
                              <a:gd name="T10" fmla="+- 0 1447 1047"/>
                              <a:gd name="T11" fmla="*/ 1447 h 499"/>
                              <a:gd name="T12" fmla="+- 0 3355 2566"/>
                              <a:gd name="T13" fmla="*/ T12 w 836"/>
                              <a:gd name="T14" fmla="+- 0 1447 1047"/>
                              <a:gd name="T15" fmla="*/ 1447 h 499"/>
                              <a:gd name="T16" fmla="+- 0 3312 2566"/>
                              <a:gd name="T17" fmla="*/ T16 w 836"/>
                              <a:gd name="T18" fmla="+- 0 1449 1047"/>
                              <a:gd name="T19" fmla="*/ 1449 h 499"/>
                              <a:gd name="T20" fmla="+- 0 3239 2566"/>
                              <a:gd name="T21" fmla="*/ T20 w 836"/>
                              <a:gd name="T22" fmla="+- 0 1454 1047"/>
                              <a:gd name="T23" fmla="*/ 1454 h 499"/>
                              <a:gd name="T24" fmla="+- 0 3179 2566"/>
                              <a:gd name="T25" fmla="*/ T24 w 836"/>
                              <a:gd name="T26" fmla="+- 0 1463 1047"/>
                              <a:gd name="T27" fmla="*/ 1463 h 499"/>
                              <a:gd name="T28" fmla="+- 0 3104 2566"/>
                              <a:gd name="T29" fmla="*/ T28 w 836"/>
                              <a:gd name="T30" fmla="+- 0 1481 1047"/>
                              <a:gd name="T31" fmla="*/ 1481 h 499"/>
                              <a:gd name="T32" fmla="+- 0 3058 2566"/>
                              <a:gd name="T33" fmla="*/ T32 w 836"/>
                              <a:gd name="T34" fmla="+- 0 1494 1047"/>
                              <a:gd name="T35" fmla="*/ 1494 h 499"/>
                              <a:gd name="T36" fmla="+- 0 3035 2566"/>
                              <a:gd name="T37" fmla="*/ T36 w 836"/>
                              <a:gd name="T38" fmla="+- 0 1501 1047"/>
                              <a:gd name="T39" fmla="*/ 1501 h 499"/>
                              <a:gd name="T40" fmla="+- 0 2960 2566"/>
                              <a:gd name="T41" fmla="*/ T40 w 836"/>
                              <a:gd name="T42" fmla="+- 0 1521 1047"/>
                              <a:gd name="T43" fmla="*/ 1521 h 499"/>
                              <a:gd name="T44" fmla="+- 0 2900 2566"/>
                              <a:gd name="T45" fmla="*/ T44 w 836"/>
                              <a:gd name="T46" fmla="+- 0 1533 1047"/>
                              <a:gd name="T47" fmla="*/ 1533 h 499"/>
                              <a:gd name="T48" fmla="+- 0 2827 2566"/>
                              <a:gd name="T49" fmla="*/ T48 w 836"/>
                              <a:gd name="T50" fmla="+- 0 1542 1047"/>
                              <a:gd name="T51" fmla="*/ 1542 h 499"/>
                              <a:gd name="T52" fmla="+- 0 2784 2566"/>
                              <a:gd name="T53" fmla="*/ T52 w 836"/>
                              <a:gd name="T54" fmla="+- 0 1545 1047"/>
                              <a:gd name="T55" fmla="*/ 1545 h 499"/>
                              <a:gd name="T56" fmla="+- 0 2736 2566"/>
                              <a:gd name="T57" fmla="*/ T56 w 836"/>
                              <a:gd name="T58" fmla="+- 0 1539 1047"/>
                              <a:gd name="T59" fmla="*/ 1539 h 499"/>
                              <a:gd name="T60" fmla="+- 0 2696 2566"/>
                              <a:gd name="T61" fmla="*/ T60 w 836"/>
                              <a:gd name="T62" fmla="+- 0 1534 1047"/>
                              <a:gd name="T63" fmla="*/ 1534 h 499"/>
                              <a:gd name="T64" fmla="+- 0 2662 2566"/>
                              <a:gd name="T65" fmla="*/ T64 w 836"/>
                              <a:gd name="T66" fmla="+- 0 1528 1047"/>
                              <a:gd name="T67" fmla="*/ 1528 h 499"/>
                              <a:gd name="T68" fmla="+- 0 2631 2566"/>
                              <a:gd name="T69" fmla="*/ T68 w 836"/>
                              <a:gd name="T70" fmla="+- 0 1523 1047"/>
                              <a:gd name="T71" fmla="*/ 1523 h 499"/>
                              <a:gd name="T72" fmla="+- 0 2600 2566"/>
                              <a:gd name="T73" fmla="*/ T72 w 836"/>
                              <a:gd name="T74" fmla="+- 0 1517 1047"/>
                              <a:gd name="T75" fmla="*/ 1517 h 499"/>
                              <a:gd name="T76" fmla="+- 0 2566 2566"/>
                              <a:gd name="T77" fmla="*/ T76 w 836"/>
                              <a:gd name="T78" fmla="+- 0 1511 1047"/>
                              <a:gd name="T79" fmla="*/ 1511 h 499"/>
                              <a:gd name="T80" fmla="+- 0 2566 2566"/>
                              <a:gd name="T81" fmla="*/ T80 w 836"/>
                              <a:gd name="T82" fmla="+- 0 1047 1047"/>
                              <a:gd name="T83" fmla="*/ 1047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36" h="499">
                                <a:moveTo>
                                  <a:pt x="0" y="0"/>
                                </a:moveTo>
                                <a:lnTo>
                                  <a:pt x="836" y="0"/>
                                </a:lnTo>
                                <a:lnTo>
                                  <a:pt x="836" y="400"/>
                                </a:lnTo>
                                <a:lnTo>
                                  <a:pt x="789" y="400"/>
                                </a:lnTo>
                                <a:lnTo>
                                  <a:pt x="746" y="402"/>
                                </a:lnTo>
                                <a:lnTo>
                                  <a:pt x="673" y="407"/>
                                </a:lnTo>
                                <a:lnTo>
                                  <a:pt x="613" y="416"/>
                                </a:lnTo>
                                <a:lnTo>
                                  <a:pt x="538" y="434"/>
                                </a:lnTo>
                                <a:lnTo>
                                  <a:pt x="492" y="447"/>
                                </a:lnTo>
                                <a:lnTo>
                                  <a:pt x="469" y="454"/>
                                </a:lnTo>
                                <a:lnTo>
                                  <a:pt x="394" y="474"/>
                                </a:lnTo>
                                <a:lnTo>
                                  <a:pt x="334" y="486"/>
                                </a:lnTo>
                                <a:lnTo>
                                  <a:pt x="261" y="495"/>
                                </a:lnTo>
                                <a:lnTo>
                                  <a:pt x="218" y="498"/>
                                </a:lnTo>
                                <a:lnTo>
                                  <a:pt x="170" y="492"/>
                                </a:lnTo>
                                <a:lnTo>
                                  <a:pt x="130" y="487"/>
                                </a:lnTo>
                                <a:lnTo>
                                  <a:pt x="96" y="481"/>
                                </a:lnTo>
                                <a:lnTo>
                                  <a:pt x="65" y="476"/>
                                </a:lnTo>
                                <a:lnTo>
                                  <a:pt x="34"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Text Box 213"/>
                        <wps:cNvSpPr txBox="1">
                          <a:spLocks noChangeArrowheads="1"/>
                        </wps:cNvSpPr>
                        <wps:spPr bwMode="auto">
                          <a:xfrm>
                            <a:off x="159" y="126"/>
                            <a:ext cx="2296"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41FFE" w14:textId="77777777" w:rsidR="000A0F80" w:rsidRDefault="000A0F80">
                              <w:pPr>
                                <w:tabs>
                                  <w:tab w:val="left" w:pos="1372"/>
                                  <w:tab w:val="left" w:pos="2131"/>
                                </w:tabs>
                                <w:spacing w:line="159" w:lineRule="exact"/>
                                <w:rPr>
                                  <w:sz w:val="16"/>
                                </w:rPr>
                              </w:pPr>
                              <w:r>
                                <w:rPr>
                                  <w:rFonts w:ascii="Arial"/>
                                  <w:color w:val="FFFFFF"/>
                                  <w:sz w:val="16"/>
                                </w:rPr>
                                <w:t xml:space="preserve">Model   </w:t>
                              </w:r>
                              <w:r>
                                <w:rPr>
                                  <w:rFonts w:ascii="Arial"/>
                                  <w:color w:val="FFFFFF"/>
                                  <w:spacing w:val="5"/>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225" name="Text Box 212"/>
                        <wps:cNvSpPr txBox="1">
                          <a:spLocks noChangeArrowheads="1"/>
                        </wps:cNvSpPr>
                        <wps:spPr bwMode="auto">
                          <a:xfrm>
                            <a:off x="1279" y="7"/>
                            <a:ext cx="924"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5C99E" w14:textId="77777777" w:rsidR="000A0F80" w:rsidRDefault="000A0F80">
                              <w:pPr>
                                <w:spacing w:line="130" w:lineRule="exact"/>
                                <w:ind w:right="8"/>
                                <w:jc w:val="center"/>
                                <w:rPr>
                                  <w:rFonts w:ascii="Arial"/>
                                  <w:sz w:val="16"/>
                                </w:rPr>
                              </w:pPr>
                              <w:r>
                                <w:rPr>
                                  <w:rFonts w:ascii="Arial"/>
                                  <w:sz w:val="16"/>
                                </w:rPr>
                                <w:t>(Batch)</w:t>
                              </w:r>
                            </w:p>
                            <w:p w14:paraId="5664881E" w14:textId="77777777" w:rsidR="000A0F80" w:rsidRDefault="000A0F80">
                              <w:pPr>
                                <w:tabs>
                                  <w:tab w:val="left" w:pos="759"/>
                                </w:tabs>
                                <w:spacing w:line="148" w:lineRule="exact"/>
                                <w:ind w:left="-1"/>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226" name="Text Box 211"/>
                        <wps:cNvSpPr txBox="1">
                          <a:spLocks noChangeArrowheads="1"/>
                        </wps:cNvSpPr>
                        <wps:spPr bwMode="auto">
                          <a:xfrm>
                            <a:off x="2611" y="37"/>
                            <a:ext cx="74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1F1C9" w14:textId="77777777" w:rsidR="000A0F80" w:rsidRDefault="000A0F80">
                              <w:pPr>
                                <w:spacing w:line="159" w:lineRule="exact"/>
                                <w:ind w:left="-1"/>
                                <w:jc w:val="center"/>
                                <w:rPr>
                                  <w:rFonts w:ascii="Arial"/>
                                  <w:sz w:val="16"/>
                                </w:rPr>
                              </w:pPr>
                              <w:r>
                                <w:rPr>
                                  <w:rFonts w:ascii="Arial"/>
                                  <w:color w:val="FFFFFF"/>
                                  <w:w w:val="95"/>
                                  <w:sz w:val="16"/>
                                </w:rPr>
                                <w:t>Generated</w:t>
                              </w:r>
                            </w:p>
                            <w:p w14:paraId="509565A4" w14:textId="77777777" w:rsidR="000A0F80" w:rsidRDefault="000A0F80">
                              <w:pPr>
                                <w:spacing w:line="177" w:lineRule="exact"/>
                                <w:jc w:val="center"/>
                                <w:rPr>
                                  <w:rFonts w:ascii="Arial"/>
                                  <w:sz w:val="16"/>
                                </w:rPr>
                              </w:pPr>
                              <w:r>
                                <w:rPr>
                                  <w:rFonts w:ascii="Arial"/>
                                  <w:color w:val="FFFFFF"/>
                                  <w:sz w:val="16"/>
                                </w:rPr>
                                <w:t>Code</w:t>
                              </w:r>
                            </w:p>
                          </w:txbxContent>
                        </wps:txbx>
                        <wps:bodyPr rot="0" vert="horz" wrap="square" lIns="0" tIns="0" rIns="0" bIns="0" anchor="t" anchorCtr="0" upright="1">
                          <a:noAutofit/>
                        </wps:bodyPr>
                      </wps:wsp>
                      <wps:wsp>
                        <wps:cNvPr id="227" name="Text Box 210"/>
                        <wps:cNvSpPr txBox="1">
                          <a:spLocks noChangeArrowheads="1"/>
                        </wps:cNvSpPr>
                        <wps:spPr bwMode="auto">
                          <a:xfrm>
                            <a:off x="1874" y="648"/>
                            <a:ext cx="1140"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C359F" w14:textId="77777777" w:rsidR="000A0F80" w:rsidRDefault="000A0F80">
                              <w:pPr>
                                <w:spacing w:line="163" w:lineRule="exact"/>
                                <w:ind w:right="-1"/>
                                <w:rPr>
                                  <w:rFonts w:ascii="Arial"/>
                                  <w:sz w:val="16"/>
                                </w:rPr>
                              </w:pPr>
                              <w:r>
                                <w:rPr>
                                  <w:rFonts w:ascii="Arial"/>
                                  <w:color w:val="FFFFFF"/>
                                  <w:sz w:val="16"/>
                                </w:rPr>
                                <w:t xml:space="preserve">2   </w:t>
                              </w:r>
                              <w:r>
                                <w:rPr>
                                  <w:rFonts w:ascii="Arial"/>
                                  <w:sz w:val="16"/>
                                </w:rPr>
                                <w:t>Modify Code</w:t>
                              </w:r>
                            </w:p>
                          </w:txbxContent>
                        </wps:txbx>
                        <wps:bodyPr rot="0" vert="horz" wrap="square" lIns="0" tIns="0" rIns="0" bIns="0" anchor="t" anchorCtr="0" upright="1">
                          <a:noAutofit/>
                        </wps:bodyPr>
                      </wps:wsp>
                      <wps:wsp>
                        <wps:cNvPr id="228" name="Text Box 209"/>
                        <wps:cNvSpPr txBox="1">
                          <a:spLocks noChangeArrowheads="1"/>
                        </wps:cNvSpPr>
                        <wps:spPr bwMode="auto">
                          <a:xfrm>
                            <a:off x="355" y="1146"/>
                            <a:ext cx="1876"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85ACA" w14:textId="77777777" w:rsidR="000A0F80" w:rsidRDefault="000A0F80">
                              <w:pPr>
                                <w:tabs>
                                  <w:tab w:val="left" w:pos="314"/>
                                </w:tabs>
                                <w:spacing w:line="163" w:lineRule="exact"/>
                                <w:rPr>
                                  <w:rFonts w:ascii="Arial"/>
                                  <w:sz w:val="16"/>
                                </w:rPr>
                              </w:pPr>
                              <w:r>
                                <w:rPr>
                                  <w:rFonts w:ascii="Arial"/>
                                  <w:color w:val="FFFFFF"/>
                                  <w:sz w:val="16"/>
                                </w:rPr>
                                <w:t>3</w:t>
                              </w:r>
                              <w:r>
                                <w:rPr>
                                  <w:rFonts w:ascii="Arial"/>
                                  <w:color w:val="FFFFFF"/>
                                  <w:sz w:val="16"/>
                                </w:rPr>
                                <w:tab/>
                              </w:r>
                              <w:r>
                                <w:rPr>
                                  <w:rFonts w:ascii="Arial"/>
                                  <w:sz w:val="16"/>
                                </w:rPr>
                                <w:t>Reverse Code</w:t>
                              </w:r>
                              <w:r>
                                <w:rPr>
                                  <w:rFonts w:ascii="Arial"/>
                                  <w:spacing w:val="-27"/>
                                  <w:sz w:val="16"/>
                                </w:rPr>
                                <w:t xml:space="preserve"> </w:t>
                              </w:r>
                              <w:r>
                                <w:rPr>
                                  <w:rFonts w:ascii="Arial"/>
                                  <w:sz w:val="16"/>
                                </w:rPr>
                                <w:t>(Batch)</w:t>
                              </w:r>
                            </w:p>
                          </w:txbxContent>
                        </wps:txbx>
                        <wps:bodyPr rot="0" vert="horz" wrap="square" lIns="0" tIns="0" rIns="0" bIns="0" anchor="t" anchorCtr="0" upright="1">
                          <a:noAutofit/>
                        </wps:bodyPr>
                      </wps:wsp>
                      <wps:wsp>
                        <wps:cNvPr id="229" name="Text Box 208"/>
                        <wps:cNvSpPr txBox="1">
                          <a:spLocks noChangeArrowheads="1"/>
                        </wps:cNvSpPr>
                        <wps:spPr bwMode="auto">
                          <a:xfrm>
                            <a:off x="2686" y="1084"/>
                            <a:ext cx="59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DEC19" w14:textId="77777777" w:rsidR="000A0F80" w:rsidRDefault="000A0F80">
                              <w:pPr>
                                <w:spacing w:line="159" w:lineRule="exact"/>
                                <w:jc w:val="center"/>
                                <w:rPr>
                                  <w:rFonts w:ascii="Arial"/>
                                  <w:sz w:val="16"/>
                                </w:rPr>
                              </w:pPr>
                              <w:r>
                                <w:rPr>
                                  <w:rFonts w:ascii="Arial"/>
                                  <w:color w:val="FFFFFF"/>
                                  <w:w w:val="95"/>
                                  <w:sz w:val="16"/>
                                </w:rPr>
                                <w:t>Modified</w:t>
                              </w:r>
                            </w:p>
                            <w:p w14:paraId="36C737ED" w14:textId="77777777" w:rsidR="000A0F80" w:rsidRDefault="000A0F80">
                              <w:pPr>
                                <w:spacing w:line="177" w:lineRule="exact"/>
                                <w:ind w:left="1"/>
                                <w:jc w:val="center"/>
                                <w:rPr>
                                  <w:rFonts w:ascii="Arial"/>
                                  <w:sz w:val="16"/>
                                </w:rPr>
                              </w:pPr>
                              <w:r>
                                <w:rPr>
                                  <w:rFonts w:ascii="Arial"/>
                                  <w:color w:val="FFFFFF"/>
                                  <w:sz w:val="16"/>
                                </w:rPr>
                                <w:t>Code</w:t>
                              </w:r>
                            </w:p>
                          </w:txbxContent>
                        </wps:txbx>
                        <wps:bodyPr rot="0" vert="horz" wrap="square" lIns="0" tIns="0" rIns="0" bIns="0" anchor="t" anchorCtr="0" upright="1">
                          <a:noAutofit/>
                        </wps:bodyPr>
                      </wps:wsp>
                    </wpg:wgp>
                  </a:graphicData>
                </a:graphic>
              </wp:inline>
            </w:drawing>
          </mc:Choice>
          <mc:Fallback>
            <w:pict>
              <v:group w14:anchorId="563BD7B3" id="Group 207" o:spid="_x0000_s1066" style="width:170.1pt;height:77.25pt;mso-position-horizontal-relative:char;mso-position-vertical-relative:line" coordsize="3402,1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">
                <v:shape id="Freeform 226" o:spid="_x0000_s1067"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i4C8QA&#10;AADcAAAADwAAAGRycy9kb3ducmV2LnhtbESPT4vCMBTE7wt+h/AEbzatiEg1yioIoif/4vFt87Yt&#10;27yUJtrqpzcLC3scZuY3zHzZmUo8qHGlZQVJFIMgzqwuOVdwPm2GUxDOI2usLJOCJzlYLnofc0y1&#10;bflAj6PPRYCwS1FB4X2dSumyggy6yNbEwfu2jUEfZJNL3WAb4KaSozieSIMlh4UCa1oXlP0c70bB&#10;9Etentfb67Dbuuoer2zr9uNcqUG/+5yB8NT5//Bfe6sVjJIEfs+EIyA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YuAvEAAAA3AAAAA8AAAAAAAAAAAAAAAAAmAIAAGRycy9k&#10;b3ducmV2LnhtbFBLBQYAAAAABAAEAPUAAACJAwAAAAA=&#10;" path="m748,l,,,464r86,18l151,493r43,5l236,495r71,-11l391,464r69,-23l483,433r76,-19l623,405r78,-5l748,400,748,xe" fillcolor="#99f" stroked="f">
                  <v:path arrowok="t" o:connecttype="custom" o:connectlocs="748,0;0,0;0,464;86,482;151,493;194,498;236,495;307,484;391,464;460,441;483,433;559,414;623,405;701,400;748,400;748,0" o:connectangles="0,0,0,0,0,0,0,0,0,0,0,0,0,0,0,0"/>
                </v:shape>
                <v:shape id="Freeform 225" o:spid="_x0000_s1068"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i3h8cA&#10;AADcAAAADwAAAGRycy9kb3ducmV2LnhtbESPT2vCQBTE74V+h+UVvIhuzEEkuglSbO2hl0YL9fbM&#10;vvyx2bchu43pt+8KQo/DzPyG2WSjacVAvWssK1jMIxDEhdUNVwqOh5fZCoTzyBpby6Tglxxk6ePD&#10;BhNtr/xBQ+4rESDsElRQe98lUrqiJoNubjvi4JW2N+iD7Cupe7wGuGllHEVLabDhsFBjR881Fd/5&#10;j1HwefHv593JVflyNx3K/VdcNuOrUpOncbsG4Wn0/+F7+00riBcx3M6EIy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It4fHAAAA3AAAAA8AAAAAAAAAAAAAAAAAmAIAAGRy&#10;cy9kb3ducmV2LnhtbFBLBQYAAAAABAAEAPUAAACMAwAAAAA=&#10;" path="m,l748,r,400l701,400r-41,2l589,409r-82,17l438,448r-23,8l338,478r-64,12l194,498r-43,-5l116,487,86,482,58,476,30,470,,464,,xe" filled="f" strokeweight="0">
                  <v:path arrowok="t" o:connecttype="custom" o:connectlocs="0,0;748,0;748,400;701,400;660,402;589,409;507,426;438,448;415,456;338,478;274,490;194,498;151,493;116,487;86,482;58,476;30,470;0,464;0,0" o:connectangles="0,0,0,0,0,0,0,0,0,0,0,0,0,0,0,0,0,0,0"/>
                </v:shape>
                <v:shape id="Picture 224" o:spid="_x0000_s1069" type="#_x0000_t75" style="position:absolute;left:1794;top:598;width:249;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ulGTCAAAA3AAAAA8AAABkcnMvZG93bnJldi54bWxEj8FqwzAQRO+F/IPYQG+NbBfa4EQxTkOg&#10;xzbJB2ysjW1irRxJddS/rwqFHoeZecOsq2gGMZHzvWUF+SIDQdxY3XOr4HTcPy1B+ICscbBMCr7J&#10;Q7WZPayx1PbOnzQdQisShH2JCroQxlJK33Rk0C/sSJy8i3UGQ5KuldrhPcHNIIsse5EGe04LHY70&#10;1lFzPXyZRKl3Z4Mu+tfbFM/T8mMbrjEq9TiP9QpEoBj+w3/td62gyJ/h90w6AnL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LpRkwgAAANwAAAAPAAAAAAAAAAAAAAAAAJ8C&#10;AABkcnMvZG93bnJldi54bWxQSwUGAAAAAAQABAD3AAAAjgMAAAAA&#10;">
                  <v:imagedata r:id="rId19" o:title=""/>
                </v:shape>
                <v:line id="Line 223" o:spid="_x0000_s1070" style="position:absolute;visibility:visible;mso-wrap-style:square" from="2566,1295" to="2566,1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h8i8UAAADcAAAADwAAAGRycy9kb3ducmV2LnhtbESP22rDMBBE3wv5B7GFviVyLuTiRjYm&#10;ENqX0Fz6AYu1sU2tlWMpsf33VaDQx2FmzjDbtDe1eFDrKssKppMIBHFudcWFgu/LfrwG4Tyyxtoy&#10;KRjIQZqMXrYYa9vxiR5nX4gAYRejgtL7JpbS5SUZdBPbEAfvaluDPsi2kLrFLsBNLWdRtJQGKw4L&#10;JTa0Kyn/Od+Ngmxzw1Nu59kh+ziu6364blaLL6XeXvvsHYSn3v+H/9qfWsFsuoDnmXAEZPI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2h8i8UAAADcAAAADwAAAAAAAAAA&#10;AAAAAAChAgAAZHJzL2Rvd25yZXYueG1sUEsFBgAAAAAEAAQA+QAAAJMDAAAAAA==&#10;" strokeweight=".0155mm"/>
                <v:shape id="Freeform 222" o:spid="_x0000_s1071" style="position:absolute;left:573;top:424;width:118;height:80;visibility:visible;mso-wrap-style:square;v-text-anchor:top" coordsize="11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ftF8cA&#10;AADcAAAADwAAAGRycy9kb3ducmV2LnhtbESPQWsCMRSE7wX/Q3iFXopmV63U1SitIApCaa0I3p6b&#10;193FzcuySTX+eyMUehxm5htmOg+mFmdqXWVZQdpLQBDnVldcKNh9L7uvIJxH1lhbJgVXcjCfdR6m&#10;mGl74S86b30hIoRdhgpK75tMSpeXZND1bEMcvR/bGvRRtoXULV4i3NSynyQjabDiuFBiQ4uS8tP2&#10;1ygIuFqk49Q8Hz6G9XIz+Hy/HvdBqafH8DYB4Sn4//Bfe60V9NMXuJ+JR0DO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X7RfHAAAA3AAAAA8AAAAAAAAAAAAAAAAAmAIAAGRy&#10;cy9kb3ducmV2LnhtbFBLBQYAAAAABAAEAPUAAACMAwAAAAA=&#10;" path="m,l88,79,118,10,,xe" fillcolor="black" stroked="f">
                  <v:path arrowok="t" o:connecttype="custom" o:connectlocs="0,424;88,503;118,434;0,424" o:connectangles="0,0,0,0"/>
                </v:shape>
                <v:shape id="Picture 221" o:spid="_x0000_s1072" type="#_x0000_t75" style="position:absolute;left:274;top:1096;width:249;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dmKDEAAAA3AAAAA8AAABkcnMvZG93bnJldi54bWxEj91qwkAUhO8LvsNyhN7VjQFFUlcRf8Cb&#10;QmN9gEP2mASzZ+PuGpM+fbcgeDnMzDfMct2bRnTkfG1ZwXSSgCAurK65VHD+OXwsQPiArLGxTAoG&#10;8rBejd6WmGn74Jy6UyhFhLDPUEEVQptJ6YuKDPqJbYmjd7HOYIjSlVI7fES4aWSaJHNpsOa4UGFL&#10;24qK6+luFCxcvv8ahnR2vvG+M/n34H53tVLv437zCSJQH17hZ/uoFaTTOfyfiUdAr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FdmKDEAAAA3AAAAA8AAAAAAAAAAAAAAAAA&#10;nwIAAGRycy9kb3ducmV2LnhtbFBLBQYAAAAABAAEAPcAAACQAwAAAAA=&#10;">
                  <v:imagedata r:id="rId20" o:title=""/>
                </v:shape>
                <v:shape id="Freeform 220" o:spid="_x0000_s1073" style="position:absolute;left:2454;top:186;width:113;height:75;visibility:visible;mso-wrap-style:square;v-text-anchor:top" coordsize="11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McUA&#10;AADcAAAADwAAAGRycy9kb3ducmV2LnhtbESPzWrCQBSF94LvMFyhO53ERS3RSWhFpRQp1BbE3SVz&#10;TYKZOzEzJvHtnUKhy8P5+TirbDC16Kh1lWUF8SwCQZxbXXGh4Od7O30B4TyyxtoyKbiTgywdj1aY&#10;aNvzF3UHX4gwwi5BBaX3TSKly0sy6Ga2IQ7e2bYGfZBtIXWLfRg3tZxH0bM0WHEglNjQuqT8crgZ&#10;Bdca4+Z02febz7eP7rjjW78NcPU0GV6XIDwN/j/8137XCubxAn7PhCMg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H4xxQAAANwAAAAPAAAAAAAAAAAAAAAAAJgCAABkcnMv&#10;ZG93bnJldi54bWxQSwUGAAAAAAQABAD1AAAAigMAAAAA&#10;" path="m,l,75,112,38,,xe" fillcolor="black" stroked="f">
                  <v:path arrowok="t" o:connecttype="custom" o:connectlocs="0,186;0,261;112,224;0,186" o:connectangles="0,0,0,0"/>
                </v:shape>
                <v:line id="Line 219" o:spid="_x0000_s1074" style="position:absolute;visibility:visible;mso-wrap-style:square" from="3064,473" to="3064,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V2jsEAAADcAAAADwAAAGRycy9kb3ducmV2LnhtbERPy2rCQBTdF/yH4Qrd1Ylp8REdQyiU&#10;diM+P+CSuSbBzJ2YmSbx752F4PJw3ut0MLXoqHWVZQXTSQSCOLe64kLB+fTzsQDhPLLG2jIpuJOD&#10;dDN6W2Oibc8H6o6+ECGEXYIKSu+bREqXl2TQTWxDHLiLbQ36ANtC6hb7EG5qGUfRTBqsODSU2NB3&#10;Sfn1+G8UZMsbHnL7mW2z3/2iHu6X5fxrp9T7eMhWIDwN/iV+uv+0gnga1oYz4QjIz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JXaOwQAAANwAAAAPAAAAAAAAAAAAAAAA&#10;AKECAABkcnMvZG93bnJldi54bWxQSwUGAAAAAAQABAD5AAAAjwMAAAAA&#10;" strokeweight=".0155mm"/>
                <v:shape id="Freeform 218" o:spid="_x0000_s1075" style="position:absolute;left:3027;top:934;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rBfMUA&#10;AADcAAAADwAAAGRycy9kb3ducmV2LnhtbESPQWvCQBSE74X+h+UVvNVNREJNXUUERQQpjV56e2Sf&#10;STT7dsmumvx7t1DocZiZb5j5sjetuFPnG8sK0nECgri0uuFKwem4ef8A4QOyxtYyKRjIw3Lx+jLH&#10;XNsHf9O9CJWIEPY5KqhDcLmUvqzJoB9bRxy9s+0Mhii7SuoOHxFuWjlJkkwabDgu1OhoXVN5LW5G&#10;QVZe6Jrt9l8pbd2wv7jDz3SYKTV661efIAL14T/8195pBZN0Br9n4hGQi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isF8xQAAANwAAAAPAAAAAAAAAAAAAAAAAJgCAABkcnMv&#10;ZG93bnJldi54bWxQSwUGAAAAAAQABAD1AAAAigMAAAAA&#10;" path="m74,l,,37,112,74,xe" fillcolor="black" stroked="f">
                  <v:path arrowok="t" o:connecttype="custom" o:connectlocs="74,934;0,934;37,1046;74,934" o:connectangles="0,0,0,0"/>
                </v:shape>
                <v:shape id="Freeform 217" o:spid="_x0000_s1076" style="position:absolute;left:2566;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XwJcIA&#10;AADcAAAADwAAAGRycy9kb3ducmV2LnhtbERPy2rCQBTdC/2H4Rbc6aRBpMRMxBR8rApVaV1eMtck&#10;mrkTMmMS/76zKHR5OO90PZpG9NS52rKCt3kEgriwuuZSwfm0nb2DcB5ZY2OZFDzJwTp7maSYaDvw&#10;F/VHX4oQwi5BBZX3bSKlKyoy6Oa2JQ7c1XYGfYBdKXWHQwg3jYyjaCkN1hwaKmzpo6LifnwYBZvy&#10;sjD9p84vrSU3fi/3+W33o9T0ddysQHga/b/4z33QCuI4zA9nwhGQ2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pfAlwgAAANwAAAAPAAAAAAAAAAAAAAAAAJgCAABkcnMvZG93&#10;bnJldi54bWxQSwUGAAAAAAQABAD1AAAAhwMAAAAA&#10;" path="m836,l,,,464r64,12l129,487r88,11l260,495r73,-9l393,474r76,-19l514,441r23,-7l613,417r60,-9l746,402r90,-1l836,xe" fillcolor="#c90" stroked="f">
                  <v:path arrowok="t" o:connecttype="custom" o:connectlocs="836,0;0,0;0,464;64,476;129,487;217,498;260,495;333,486;393,474;469,455;514,441;537,434;613,417;673,408;746,402;836,401;836,0" o:connectangles="0,0,0,0,0,0,0,0,0,0,0,0,0,0,0,0,0"/>
                </v:shape>
                <v:shape id="Freeform 216" o:spid="_x0000_s1077" style="position:absolute;left:2566;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2gfMMA&#10;AADcAAAADwAAAGRycy9kb3ducmV2LnhtbESPQWvCQBSE70L/w/IKvYhuTEFsdJUipNhjVej1mX0m&#10;Idm3IfvU9N+7gtDjMDPfMKvN4Fp1pT7Ung3Mpgko4sLbmksDx0M+WYAKgmyx9UwG/ijAZv0yWmFm&#10;/Y1/6LqXUkUIhwwNVCJdpnUoKnIYpr4jjt7Z9w4lyr7UtsdbhLtWp0ky1w5rjgsVdrStqGj2F2dg&#10;8XH8lW0i33keTsV8XDeXr/fGmLfX4XMJSmiQ//CzvbMG0nQGjzPxCO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2gfMMAAADcAAAADwAAAAAAAAAAAAAAAACYAgAAZHJzL2Rv&#10;d25yZXYueG1sUEsFBgAAAAAEAAQA9QAAAIgDAAAAAA==&#10;" path="m,l836,r,401l789,401r-43,1l673,408r-60,9l537,434r-45,14l469,455r-76,19l333,486r-73,9l217,498r-48,-5l129,487,95,482,64,476,34,470,,464,,xe" filled="f" strokeweight="0">
                  <v:path arrowok="t" o:connecttype="custom" o:connectlocs="0,0;836,0;836,401;789,401;746,402;673,408;613,417;537,434;492,448;469,455;393,474;333,486;260,495;217,498;169,493;129,487;95,482;64,476;34,470;0,464;0,0" o:connectangles="0,0,0,0,0,0,0,0,0,0,0,0,0,0,0,0,0,0,0,0,0"/>
                </v:shape>
                <v:shape id="Freeform 215" o:spid="_x0000_s1078" style="position:absolute;left:2566;top:1047;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vLycMA&#10;AADcAAAADwAAAGRycy9kb3ducmV2LnhtbESPT4vCMBTE7wt+h/CEvWlqEZFqFBXUPS34B/X4aJ5t&#10;tXkpTazdb28EYY/DzPyGmc5bU4qGaldYVjDoRyCIU6sLzhQcD+veGITzyBpLy6TgjxzMZ52vKSba&#10;PnlHzd5nIkDYJagg975KpHRpTgZd31bEwbva2qAPss6krvEZ4KaUcRSNpMGCw0KOFa1ySu/7h1Gw&#10;yC5D0/zq5aWy5NrTaLu8bc5KfXfbxQSEp9b/hz/tH60gjmN4nwlH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vLycMAAADcAAAADwAAAAAAAAAAAAAAAACYAgAAZHJzL2Rv&#10;d25yZXYueG1sUEsFBgAAAAAEAAQA9QAAAIgDAAAAAA==&#10;" path="m836,l,,,464r65,12l130,487r88,11l261,495r73,-9l394,474r75,-20l515,441r23,-7l613,416r60,-9l746,402r90,-2l836,xe" fillcolor="#c90" stroked="f">
                  <v:path arrowok="t" o:connecttype="custom" o:connectlocs="836,1047;0,1047;0,1511;65,1523;130,1534;218,1545;261,1542;334,1533;394,1521;469,1501;515,1488;538,1481;613,1463;673,1454;746,1449;836,1447;836,1047" o:connectangles="0,0,0,0,0,0,0,0,0,0,0,0,0,0,0,0,0"/>
                </v:shape>
                <v:shape id="Freeform 214" o:spid="_x0000_s1079" style="position:absolute;left:2566;top:1047;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bkMQA&#10;AADcAAAADwAAAGRycy9kb3ducmV2LnhtbESPX2vCQBDE3wt+h2OFvhS9NILY6ClFSKmP/oG+rrk1&#10;Ccnthdyq6bf3CgUfh5n5DbPaDK5VN+pD7dnA+zQBRVx4W3Np4HTMJwtQQZAttp7JwC8F2KxHLyvM&#10;rL/znm4HKVWEcMjQQCXSZVqHoiKHYeo74uhdfO9QouxLbXu8R7hrdZokc+2w5rhQYUfbiormcHUG&#10;Fh+nH9kmssvzcC7mb3Vz/Zo1xryOh88lKKFBnuH/9rc1kKYz+Ds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zm5DEAAAA3AAAAA8AAAAAAAAAAAAAAAAAmAIAAGRycy9k&#10;b3ducmV2LnhtbFBLBQYAAAAABAAEAPUAAACJAwAAAAA=&#10;" path="m,l836,r,400l789,400r-43,2l673,407r-60,9l538,434r-46,13l469,454r-75,20l334,486r-73,9l218,498r-48,-6l130,487,96,481,65,476,34,470,,464,,xe" filled="f" strokeweight="0">
                  <v:path arrowok="t" o:connecttype="custom" o:connectlocs="0,1047;836,1047;836,1447;789,1447;746,1449;673,1454;613,1463;538,1481;492,1494;469,1501;394,1521;334,1533;261,1542;218,1545;170,1539;130,1534;96,1528;65,1523;34,1517;0,1511;0,1047" o:connectangles="0,0,0,0,0,0,0,0,0,0,0,0,0,0,0,0,0,0,0,0,0"/>
                </v:shape>
                <v:shape id="Text Box 213" o:spid="_x0000_s1080" type="#_x0000_t202" style="position:absolute;left:159;top:126;width:2296;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q8MUA&#10;AADcAAAADwAAAGRycy9kb3ducmV2LnhtbESPQWvCQBSE7wX/w/KE3urGU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dWrwxQAAANwAAAAPAAAAAAAAAAAAAAAAAJgCAABkcnMv&#10;ZG93bnJldi54bWxQSwUGAAAAAAQABAD1AAAAigMAAAAA&#10;" filled="f" stroked="f">
                  <v:textbox inset="0,0,0,0">
                    <w:txbxContent>
                      <w:p w14:paraId="32841FFE" w14:textId="77777777" w:rsidR="000A0F80" w:rsidRDefault="000A0F80">
                        <w:pPr>
                          <w:tabs>
                            <w:tab w:val="left" w:pos="1372"/>
                            <w:tab w:val="left" w:pos="2131"/>
                          </w:tabs>
                          <w:spacing w:line="159" w:lineRule="exact"/>
                          <w:rPr>
                            <w:sz w:val="16"/>
                          </w:rPr>
                        </w:pPr>
                        <w:r>
                          <w:rPr>
                            <w:rFonts w:ascii="Arial"/>
                            <w:color w:val="FFFFFF"/>
                            <w:sz w:val="16"/>
                          </w:rPr>
                          <w:t xml:space="preserve">Model   </w:t>
                        </w:r>
                        <w:r>
                          <w:rPr>
                            <w:rFonts w:ascii="Arial"/>
                            <w:color w:val="FFFFFF"/>
                            <w:spacing w:val="5"/>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212" o:spid="_x0000_s1081" type="#_x0000_t202" style="position:absolute;left:1279;top:7;width:924;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Pa8UA&#10;AADcAAAADwAAAGRycy9kb3ducmV2LnhtbESPQWvCQBSE7wX/w/KE3urGQKV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c9rxQAAANwAAAAPAAAAAAAAAAAAAAAAAJgCAABkcnMv&#10;ZG93bnJldi54bWxQSwUGAAAAAAQABAD1AAAAigMAAAAA&#10;" filled="f" stroked="f">
                  <v:textbox inset="0,0,0,0">
                    <w:txbxContent>
                      <w:p w14:paraId="5D95C99E" w14:textId="77777777" w:rsidR="000A0F80" w:rsidRDefault="000A0F80">
                        <w:pPr>
                          <w:spacing w:line="130" w:lineRule="exact"/>
                          <w:ind w:right="8"/>
                          <w:jc w:val="center"/>
                          <w:rPr>
                            <w:rFonts w:ascii="Arial"/>
                            <w:sz w:val="16"/>
                          </w:rPr>
                        </w:pPr>
                        <w:r>
                          <w:rPr>
                            <w:rFonts w:ascii="Arial"/>
                            <w:sz w:val="16"/>
                          </w:rPr>
                          <w:t>(Batch)</w:t>
                        </w:r>
                      </w:p>
                      <w:p w14:paraId="5664881E" w14:textId="77777777" w:rsidR="000A0F80" w:rsidRDefault="000A0F80">
                        <w:pPr>
                          <w:tabs>
                            <w:tab w:val="left" w:pos="759"/>
                          </w:tabs>
                          <w:spacing w:line="148" w:lineRule="exact"/>
                          <w:ind w:left="-1"/>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211" o:spid="_x0000_s1082" type="#_x0000_t202" style="position:absolute;left:2611;top:37;width:746;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RHMQA&#10;AADcAAAADwAAAGRycy9kb3ducmV2LnhtbESPQWvCQBSE74X+h+UVeqsbcwiauoqIhYJQjPHg8TX7&#10;TBazb2N21fTfdwXB4zAz3zCzxWBbcaXeG8cKxqMEBHHltOFawb78+piA8AFZY+uYFPyRh8X89WWG&#10;uXY3Lui6C7WIEPY5KmhC6HIpfdWQRT9yHXH0jq63GKLsa6l7vEW4bWWaJJm0aDguNNjRqqHqtLtY&#10;BcsDF2tz/vndFsfClOU04U12Uur9bVh+ggg0hGf40f7WCtI0g/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rURzEAAAA3AAAAA8AAAAAAAAAAAAAAAAAmAIAAGRycy9k&#10;b3ducmV2LnhtbFBLBQYAAAAABAAEAPUAAACJAwAAAAA=&#10;" filled="f" stroked="f">
                  <v:textbox inset="0,0,0,0">
                    <w:txbxContent>
                      <w:p w14:paraId="07B1F1C9" w14:textId="77777777" w:rsidR="000A0F80" w:rsidRDefault="000A0F80">
                        <w:pPr>
                          <w:spacing w:line="159" w:lineRule="exact"/>
                          <w:ind w:left="-1"/>
                          <w:jc w:val="center"/>
                          <w:rPr>
                            <w:rFonts w:ascii="Arial"/>
                            <w:sz w:val="16"/>
                          </w:rPr>
                        </w:pPr>
                        <w:r>
                          <w:rPr>
                            <w:rFonts w:ascii="Arial"/>
                            <w:color w:val="FFFFFF"/>
                            <w:w w:val="95"/>
                            <w:sz w:val="16"/>
                          </w:rPr>
                          <w:t>Generated</w:t>
                        </w:r>
                      </w:p>
                      <w:p w14:paraId="509565A4" w14:textId="77777777" w:rsidR="000A0F80" w:rsidRDefault="000A0F80">
                        <w:pPr>
                          <w:spacing w:line="177" w:lineRule="exact"/>
                          <w:jc w:val="center"/>
                          <w:rPr>
                            <w:rFonts w:ascii="Arial"/>
                            <w:sz w:val="16"/>
                          </w:rPr>
                        </w:pPr>
                        <w:r>
                          <w:rPr>
                            <w:rFonts w:ascii="Arial"/>
                            <w:color w:val="FFFFFF"/>
                            <w:sz w:val="16"/>
                          </w:rPr>
                          <w:t>Code</w:t>
                        </w:r>
                      </w:p>
                    </w:txbxContent>
                  </v:textbox>
                </v:shape>
                <v:shape id="Text Box 210" o:spid="_x0000_s1083" type="#_x0000_t202" style="position:absolute;left:1874;top:648;width:1140;height: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0h8UA&#10;AADcAAAADwAAAGRycy9kb3ducmV2LnhtbESPQWvCQBSE7wX/w/KE3urGHGyNriLSglCQxnjw+Mw+&#10;k8Xs25hdNf77bqHgcZiZb5j5sreNuFHnjWMF41ECgrh02nClYF98vX2A8AFZY+OYFDzIw3IxeJlj&#10;pt2dc7rtQiUihH2GCuoQ2kxKX9Zk0Y9cSxy9k+sshii7SuoO7xFuG5kmyURaNBwXamxpXVN53l2t&#10;gtWB809z2R5/8lNuimKa8PfkrNTrsF/NQATqwzP8395oBWn6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xQAAANwAAAAPAAAAAAAAAAAAAAAAAJgCAABkcnMv&#10;ZG93bnJldi54bWxQSwUGAAAAAAQABAD1AAAAigMAAAAA&#10;" filled="f" stroked="f">
                  <v:textbox inset="0,0,0,0">
                    <w:txbxContent>
                      <w:p w14:paraId="6FEC359F" w14:textId="77777777" w:rsidR="000A0F80" w:rsidRDefault="000A0F80">
                        <w:pPr>
                          <w:spacing w:line="163" w:lineRule="exact"/>
                          <w:ind w:right="-1"/>
                          <w:rPr>
                            <w:rFonts w:ascii="Arial"/>
                            <w:sz w:val="16"/>
                          </w:rPr>
                        </w:pPr>
                        <w:r>
                          <w:rPr>
                            <w:rFonts w:ascii="Arial"/>
                            <w:color w:val="FFFFFF"/>
                            <w:sz w:val="16"/>
                          </w:rPr>
                          <w:t xml:space="preserve">2   </w:t>
                        </w:r>
                        <w:r>
                          <w:rPr>
                            <w:rFonts w:ascii="Arial"/>
                            <w:sz w:val="16"/>
                          </w:rPr>
                          <w:t>Modify Code</w:t>
                        </w:r>
                      </w:p>
                    </w:txbxContent>
                  </v:textbox>
                </v:shape>
                <v:shape id="Text Box 209" o:spid="_x0000_s1084" type="#_x0000_t202" style="position:absolute;left:355;top:1146;width:1876;height: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g9cMA&#10;AADcAAAADwAAAGRycy9kb3ducmV2LnhtbERPPWvDMBDdC/kP4grZarkeQutYMaGkEAiUOs6Q8Wpd&#10;bGHr5FpK4v77aih0fLzvopztIG40eeNYwXOSgiBunDbcKjjV708vIHxA1jg4JgU/5KHcLB4KzLW7&#10;c0W3Y2hFDGGfo4IuhDGX0jcdWfSJG4kjd3GTxRDh1Eo94T2G20FmabqSFg3Hhg5Heuuo6Y9Xq2B7&#10;5mpnvj++PqtLZer6NeXDqldq+Thv1yACzeFf/OfeawVZFtfG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hg9cMAAADcAAAADwAAAAAAAAAAAAAAAACYAgAAZHJzL2Rv&#10;d25yZXYueG1sUEsFBgAAAAAEAAQA9QAAAIgDAAAAAA==&#10;" filled="f" stroked="f">
                  <v:textbox inset="0,0,0,0">
                    <w:txbxContent>
                      <w:p w14:paraId="3A985ACA" w14:textId="77777777" w:rsidR="000A0F80" w:rsidRDefault="000A0F80">
                        <w:pPr>
                          <w:tabs>
                            <w:tab w:val="left" w:pos="314"/>
                          </w:tabs>
                          <w:spacing w:line="163" w:lineRule="exact"/>
                          <w:rPr>
                            <w:rFonts w:ascii="Arial"/>
                            <w:sz w:val="16"/>
                          </w:rPr>
                        </w:pPr>
                        <w:r>
                          <w:rPr>
                            <w:rFonts w:ascii="Arial"/>
                            <w:color w:val="FFFFFF"/>
                            <w:sz w:val="16"/>
                          </w:rPr>
                          <w:t>3</w:t>
                        </w:r>
                        <w:r>
                          <w:rPr>
                            <w:rFonts w:ascii="Arial"/>
                            <w:color w:val="FFFFFF"/>
                            <w:sz w:val="16"/>
                          </w:rPr>
                          <w:tab/>
                        </w:r>
                        <w:r>
                          <w:rPr>
                            <w:rFonts w:ascii="Arial"/>
                            <w:sz w:val="16"/>
                          </w:rPr>
                          <w:t>Reverse Code</w:t>
                        </w:r>
                        <w:r>
                          <w:rPr>
                            <w:rFonts w:ascii="Arial"/>
                            <w:spacing w:val="-27"/>
                            <w:sz w:val="16"/>
                          </w:rPr>
                          <w:t xml:space="preserve"> </w:t>
                        </w:r>
                        <w:r>
                          <w:rPr>
                            <w:rFonts w:ascii="Arial"/>
                            <w:sz w:val="16"/>
                          </w:rPr>
                          <w:t>(Batch)</w:t>
                        </w:r>
                      </w:p>
                    </w:txbxContent>
                  </v:textbox>
                </v:shape>
                <v:shape id="Text Box 208" o:spid="_x0000_s1085" type="#_x0000_t202" style="position:absolute;left:2686;top:1084;width:596;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14:paraId="022DEC19" w14:textId="77777777" w:rsidR="000A0F80" w:rsidRDefault="000A0F80">
                        <w:pPr>
                          <w:spacing w:line="159" w:lineRule="exact"/>
                          <w:jc w:val="center"/>
                          <w:rPr>
                            <w:rFonts w:ascii="Arial"/>
                            <w:sz w:val="16"/>
                          </w:rPr>
                        </w:pPr>
                        <w:r>
                          <w:rPr>
                            <w:rFonts w:ascii="Arial"/>
                            <w:color w:val="FFFFFF"/>
                            <w:w w:val="95"/>
                            <w:sz w:val="16"/>
                          </w:rPr>
                          <w:t>Modified</w:t>
                        </w:r>
                      </w:p>
                      <w:p w14:paraId="36C737ED" w14:textId="77777777" w:rsidR="000A0F80" w:rsidRDefault="000A0F80">
                        <w:pPr>
                          <w:spacing w:line="177" w:lineRule="exact"/>
                          <w:ind w:left="1"/>
                          <w:jc w:val="center"/>
                          <w:rPr>
                            <w:rFonts w:ascii="Arial"/>
                            <w:sz w:val="16"/>
                          </w:rPr>
                        </w:pPr>
                        <w:r>
                          <w:rPr>
                            <w:rFonts w:ascii="Arial"/>
                            <w:color w:val="FFFFFF"/>
                            <w:sz w:val="16"/>
                          </w:rPr>
                          <w:t>Code</w:t>
                        </w:r>
                      </w:p>
                    </w:txbxContent>
                  </v:textbox>
                </v:shape>
                <w10:anchorlock/>
              </v:group>
            </w:pict>
          </mc:Fallback>
        </mc:AlternateContent>
      </w:r>
      <w:r w:rsidR="0044141A">
        <w:rPr>
          <w:rFonts w:ascii="Arial"/>
          <w:sz w:val="20"/>
        </w:rPr>
        <w:tab/>
      </w:r>
      <w:r>
        <w:rPr>
          <w:rFonts w:ascii="Arial"/>
          <w:noProof/>
          <w:sz w:val="20"/>
          <w:lang w:val="fr-FR" w:eastAsia="fr-FR"/>
        </w:rPr>
        <mc:AlternateContent>
          <mc:Choice Requires="wpg">
            <w:drawing>
              <wp:inline distT="0" distB="0" distL="0" distR="0" wp14:anchorId="278BA4AF" wp14:editId="33399F06">
                <wp:extent cx="474980" cy="981075"/>
                <wp:effectExtent l="8255" t="10795" r="12065" b="8255"/>
                <wp:docPr id="20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980" cy="981075"/>
                          <a:chOff x="0" y="0"/>
                          <a:chExt cx="748" cy="1545"/>
                        </a:xfrm>
                      </wpg:grpSpPr>
                      <wps:wsp>
                        <wps:cNvPr id="202" name="Freeform 206"/>
                        <wps:cNvSpPr>
                          <a:spLocks/>
                        </wps:cNvSpPr>
                        <wps:spPr bwMode="auto">
                          <a:xfrm>
                            <a:off x="0" y="0"/>
                            <a:ext cx="748" cy="499"/>
                          </a:xfrm>
                          <a:custGeom>
                            <a:avLst/>
                            <a:gdLst>
                              <a:gd name="T0" fmla="*/ 748 w 748"/>
                              <a:gd name="T1" fmla="*/ 0 h 499"/>
                              <a:gd name="T2" fmla="*/ 0 w 748"/>
                              <a:gd name="T3" fmla="*/ 0 h 499"/>
                              <a:gd name="T4" fmla="*/ 0 w 748"/>
                              <a:gd name="T5" fmla="*/ 464 h 499"/>
                              <a:gd name="T6" fmla="*/ 86 w 748"/>
                              <a:gd name="T7" fmla="*/ 482 h 499"/>
                              <a:gd name="T8" fmla="*/ 151 w 748"/>
                              <a:gd name="T9" fmla="*/ 493 h 499"/>
                              <a:gd name="T10" fmla="*/ 194 w 748"/>
                              <a:gd name="T11" fmla="*/ 498 h 499"/>
                              <a:gd name="T12" fmla="*/ 236 w 748"/>
                              <a:gd name="T13" fmla="*/ 495 h 499"/>
                              <a:gd name="T14" fmla="*/ 307 w 748"/>
                              <a:gd name="T15" fmla="*/ 484 h 499"/>
                              <a:gd name="T16" fmla="*/ 391 w 748"/>
                              <a:gd name="T17" fmla="*/ 464 h 499"/>
                              <a:gd name="T18" fmla="*/ 460 w 748"/>
                              <a:gd name="T19" fmla="*/ 441 h 499"/>
                              <a:gd name="T20" fmla="*/ 483 w 748"/>
                              <a:gd name="T21" fmla="*/ 433 h 499"/>
                              <a:gd name="T22" fmla="*/ 559 w 748"/>
                              <a:gd name="T23" fmla="*/ 414 h 499"/>
                              <a:gd name="T24" fmla="*/ 623 w 748"/>
                              <a:gd name="T25" fmla="*/ 405 h 499"/>
                              <a:gd name="T26" fmla="*/ 701 w 748"/>
                              <a:gd name="T27" fmla="*/ 400 h 499"/>
                              <a:gd name="T28" fmla="*/ 748 w 748"/>
                              <a:gd name="T29" fmla="*/ 400 h 499"/>
                              <a:gd name="T30" fmla="*/ 748 w 748"/>
                              <a:gd name="T31"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48" h="499">
                                <a:moveTo>
                                  <a:pt x="748" y="0"/>
                                </a:moveTo>
                                <a:lnTo>
                                  <a:pt x="0" y="0"/>
                                </a:lnTo>
                                <a:lnTo>
                                  <a:pt x="0" y="464"/>
                                </a:lnTo>
                                <a:lnTo>
                                  <a:pt x="86" y="482"/>
                                </a:lnTo>
                                <a:lnTo>
                                  <a:pt x="151" y="493"/>
                                </a:lnTo>
                                <a:lnTo>
                                  <a:pt x="194" y="498"/>
                                </a:lnTo>
                                <a:lnTo>
                                  <a:pt x="236" y="495"/>
                                </a:lnTo>
                                <a:lnTo>
                                  <a:pt x="307" y="484"/>
                                </a:lnTo>
                                <a:lnTo>
                                  <a:pt x="391" y="464"/>
                                </a:lnTo>
                                <a:lnTo>
                                  <a:pt x="460" y="441"/>
                                </a:lnTo>
                                <a:lnTo>
                                  <a:pt x="483" y="433"/>
                                </a:lnTo>
                                <a:lnTo>
                                  <a:pt x="559" y="414"/>
                                </a:lnTo>
                                <a:lnTo>
                                  <a:pt x="623" y="405"/>
                                </a:lnTo>
                                <a:lnTo>
                                  <a:pt x="701" y="400"/>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5"/>
                        <wps:cNvSpPr>
                          <a:spLocks/>
                        </wps:cNvSpPr>
                        <wps:spPr bwMode="auto">
                          <a:xfrm>
                            <a:off x="0" y="0"/>
                            <a:ext cx="748" cy="499"/>
                          </a:xfrm>
                          <a:custGeom>
                            <a:avLst/>
                            <a:gdLst>
                              <a:gd name="T0" fmla="*/ 0 w 748"/>
                              <a:gd name="T1" fmla="*/ 0 h 499"/>
                              <a:gd name="T2" fmla="*/ 748 w 748"/>
                              <a:gd name="T3" fmla="*/ 0 h 499"/>
                              <a:gd name="T4" fmla="*/ 748 w 748"/>
                              <a:gd name="T5" fmla="*/ 400 h 499"/>
                              <a:gd name="T6" fmla="*/ 701 w 748"/>
                              <a:gd name="T7" fmla="*/ 400 h 499"/>
                              <a:gd name="T8" fmla="*/ 660 w 748"/>
                              <a:gd name="T9" fmla="*/ 402 h 499"/>
                              <a:gd name="T10" fmla="*/ 589 w 748"/>
                              <a:gd name="T11" fmla="*/ 409 h 499"/>
                              <a:gd name="T12" fmla="*/ 507 w 748"/>
                              <a:gd name="T13" fmla="*/ 426 h 499"/>
                              <a:gd name="T14" fmla="*/ 438 w 748"/>
                              <a:gd name="T15" fmla="*/ 448 h 499"/>
                              <a:gd name="T16" fmla="*/ 415 w 748"/>
                              <a:gd name="T17" fmla="*/ 456 h 499"/>
                              <a:gd name="T18" fmla="*/ 338 w 748"/>
                              <a:gd name="T19" fmla="*/ 478 h 499"/>
                              <a:gd name="T20" fmla="*/ 274 w 748"/>
                              <a:gd name="T21" fmla="*/ 490 h 499"/>
                              <a:gd name="T22" fmla="*/ 194 w 748"/>
                              <a:gd name="T23" fmla="*/ 498 h 499"/>
                              <a:gd name="T24" fmla="*/ 151 w 748"/>
                              <a:gd name="T25" fmla="*/ 493 h 499"/>
                              <a:gd name="T26" fmla="*/ 116 w 748"/>
                              <a:gd name="T27" fmla="*/ 487 h 499"/>
                              <a:gd name="T28" fmla="*/ 86 w 748"/>
                              <a:gd name="T29" fmla="*/ 482 h 499"/>
                              <a:gd name="T30" fmla="*/ 58 w 748"/>
                              <a:gd name="T31" fmla="*/ 476 h 499"/>
                              <a:gd name="T32" fmla="*/ 30 w 748"/>
                              <a:gd name="T33" fmla="*/ 470 h 499"/>
                              <a:gd name="T34" fmla="*/ 0 w 748"/>
                              <a:gd name="T35" fmla="*/ 464 h 499"/>
                              <a:gd name="T36" fmla="*/ 0 w 748"/>
                              <a:gd name="T37" fmla="*/ 0 h 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748" h="499">
                                <a:moveTo>
                                  <a:pt x="0" y="0"/>
                                </a:moveTo>
                                <a:lnTo>
                                  <a:pt x="748" y="0"/>
                                </a:lnTo>
                                <a:lnTo>
                                  <a:pt x="748" y="400"/>
                                </a:lnTo>
                                <a:lnTo>
                                  <a:pt x="701" y="400"/>
                                </a:lnTo>
                                <a:lnTo>
                                  <a:pt x="660" y="402"/>
                                </a:lnTo>
                                <a:lnTo>
                                  <a:pt x="589" y="409"/>
                                </a:lnTo>
                                <a:lnTo>
                                  <a:pt x="507" y="426"/>
                                </a:lnTo>
                                <a:lnTo>
                                  <a:pt x="438" y="448"/>
                                </a:lnTo>
                                <a:lnTo>
                                  <a:pt x="415" y="456"/>
                                </a:lnTo>
                                <a:lnTo>
                                  <a:pt x="338" y="478"/>
                                </a:lnTo>
                                <a:lnTo>
                                  <a:pt x="274" y="490"/>
                                </a:lnTo>
                                <a:lnTo>
                                  <a:pt x="194" y="498"/>
                                </a:lnTo>
                                <a:lnTo>
                                  <a:pt x="151" y="493"/>
                                </a:lnTo>
                                <a:lnTo>
                                  <a:pt x="116" y="487"/>
                                </a:lnTo>
                                <a:lnTo>
                                  <a:pt x="86" y="482"/>
                                </a:lnTo>
                                <a:lnTo>
                                  <a:pt x="58" y="476"/>
                                </a:lnTo>
                                <a:lnTo>
                                  <a:pt x="30"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Line 204"/>
                        <wps:cNvCnPr>
                          <a:cxnSpLocks noChangeShapeType="1"/>
                        </wps:cNvCnPr>
                        <wps:spPr bwMode="auto">
                          <a:xfrm>
                            <a:off x="373" y="473"/>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205" name="Freeform 203"/>
                        <wps:cNvSpPr>
                          <a:spLocks/>
                        </wps:cNvSpPr>
                        <wps:spPr bwMode="auto">
                          <a:xfrm>
                            <a:off x="337" y="934"/>
                            <a:ext cx="75" cy="112"/>
                          </a:xfrm>
                          <a:custGeom>
                            <a:avLst/>
                            <a:gdLst>
                              <a:gd name="T0" fmla="+- 0 411 337"/>
                              <a:gd name="T1" fmla="*/ T0 w 75"/>
                              <a:gd name="T2" fmla="+- 0 934 934"/>
                              <a:gd name="T3" fmla="*/ 934 h 112"/>
                              <a:gd name="T4" fmla="+- 0 337 337"/>
                              <a:gd name="T5" fmla="*/ T4 w 75"/>
                              <a:gd name="T6" fmla="+- 0 934 934"/>
                              <a:gd name="T7" fmla="*/ 934 h 112"/>
                              <a:gd name="T8" fmla="+- 0 373 337"/>
                              <a:gd name="T9" fmla="*/ T8 w 75"/>
                              <a:gd name="T10" fmla="+- 0 1046 934"/>
                              <a:gd name="T11" fmla="*/ 1046 h 112"/>
                              <a:gd name="T12" fmla="+- 0 411 337"/>
                              <a:gd name="T13" fmla="*/ T12 w 75"/>
                              <a:gd name="T14" fmla="+- 0 934 934"/>
                              <a:gd name="T15" fmla="*/ 934 h 112"/>
                            </a:gdLst>
                            <a:ahLst/>
                            <a:cxnLst>
                              <a:cxn ang="0">
                                <a:pos x="T1" y="T3"/>
                              </a:cxn>
                              <a:cxn ang="0">
                                <a:pos x="T5" y="T7"/>
                              </a:cxn>
                              <a:cxn ang="0">
                                <a:pos x="T9" y="T11"/>
                              </a:cxn>
                              <a:cxn ang="0">
                                <a:pos x="T13" y="T15"/>
                              </a:cxn>
                            </a:cxnLst>
                            <a:rect l="0" t="0" r="r" b="b"/>
                            <a:pathLst>
                              <a:path w="75" h="112">
                                <a:moveTo>
                                  <a:pt x="74" y="0"/>
                                </a:moveTo>
                                <a:lnTo>
                                  <a:pt x="0" y="0"/>
                                </a:lnTo>
                                <a:lnTo>
                                  <a:pt x="36" y="112"/>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6" name="Picture 2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448" y="598"/>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207" name="Freeform 201"/>
                        <wps:cNvSpPr>
                          <a:spLocks/>
                        </wps:cNvSpPr>
                        <wps:spPr bwMode="auto">
                          <a:xfrm>
                            <a:off x="0" y="1046"/>
                            <a:ext cx="748" cy="499"/>
                          </a:xfrm>
                          <a:custGeom>
                            <a:avLst/>
                            <a:gdLst>
                              <a:gd name="T0" fmla="*/ 748 w 748"/>
                              <a:gd name="T1" fmla="+- 0 1046 1046"/>
                              <a:gd name="T2" fmla="*/ 1046 h 499"/>
                              <a:gd name="T3" fmla="*/ 0 w 748"/>
                              <a:gd name="T4" fmla="+- 0 1046 1046"/>
                              <a:gd name="T5" fmla="*/ 1046 h 499"/>
                              <a:gd name="T6" fmla="*/ 0 w 748"/>
                              <a:gd name="T7" fmla="+- 0 1510 1046"/>
                              <a:gd name="T8" fmla="*/ 1510 h 499"/>
                              <a:gd name="T9" fmla="*/ 86 w 748"/>
                              <a:gd name="T10" fmla="+- 0 1528 1046"/>
                              <a:gd name="T11" fmla="*/ 1528 h 499"/>
                              <a:gd name="T12" fmla="*/ 151 w 748"/>
                              <a:gd name="T13" fmla="+- 0 1539 1046"/>
                              <a:gd name="T14" fmla="*/ 1539 h 499"/>
                              <a:gd name="T15" fmla="*/ 194 w 748"/>
                              <a:gd name="T16" fmla="+- 0 1544 1046"/>
                              <a:gd name="T17" fmla="*/ 1544 h 499"/>
                              <a:gd name="T18" fmla="*/ 236 w 748"/>
                              <a:gd name="T19" fmla="+- 0 1540 1046"/>
                              <a:gd name="T20" fmla="*/ 1540 h 499"/>
                              <a:gd name="T21" fmla="*/ 307 w 748"/>
                              <a:gd name="T22" fmla="+- 0 1530 1046"/>
                              <a:gd name="T23" fmla="*/ 1530 h 499"/>
                              <a:gd name="T24" fmla="*/ 391 w 748"/>
                              <a:gd name="T25" fmla="+- 0 1510 1046"/>
                              <a:gd name="T26" fmla="*/ 1510 h 499"/>
                              <a:gd name="T27" fmla="*/ 460 w 748"/>
                              <a:gd name="T28" fmla="+- 0 1487 1046"/>
                              <a:gd name="T29" fmla="*/ 1487 h 499"/>
                              <a:gd name="T30" fmla="*/ 483 w 748"/>
                              <a:gd name="T31" fmla="+- 0 1480 1046"/>
                              <a:gd name="T32" fmla="*/ 1480 h 499"/>
                              <a:gd name="T33" fmla="*/ 559 w 748"/>
                              <a:gd name="T34" fmla="+- 0 1460 1046"/>
                              <a:gd name="T35" fmla="*/ 1460 h 499"/>
                              <a:gd name="T36" fmla="*/ 623 w 748"/>
                              <a:gd name="T37" fmla="+- 0 1451 1046"/>
                              <a:gd name="T38" fmla="*/ 1451 h 499"/>
                              <a:gd name="T39" fmla="*/ 701 w 748"/>
                              <a:gd name="T40" fmla="+- 0 1447 1046"/>
                              <a:gd name="T41" fmla="*/ 1447 h 499"/>
                              <a:gd name="T42" fmla="*/ 748 w 748"/>
                              <a:gd name="T43" fmla="+- 0 1447 1046"/>
                              <a:gd name="T44" fmla="*/ 1447 h 499"/>
                              <a:gd name="T45" fmla="*/ 748 w 748"/>
                              <a:gd name="T46" fmla="+- 0 1046 1046"/>
                              <a:gd name="T47" fmla="*/ 1046 h 49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748" h="499">
                                <a:moveTo>
                                  <a:pt x="748" y="0"/>
                                </a:moveTo>
                                <a:lnTo>
                                  <a:pt x="0" y="0"/>
                                </a:lnTo>
                                <a:lnTo>
                                  <a:pt x="0" y="464"/>
                                </a:lnTo>
                                <a:lnTo>
                                  <a:pt x="86" y="482"/>
                                </a:lnTo>
                                <a:lnTo>
                                  <a:pt x="151" y="493"/>
                                </a:lnTo>
                                <a:lnTo>
                                  <a:pt x="194" y="498"/>
                                </a:lnTo>
                                <a:lnTo>
                                  <a:pt x="236" y="494"/>
                                </a:lnTo>
                                <a:lnTo>
                                  <a:pt x="307" y="484"/>
                                </a:lnTo>
                                <a:lnTo>
                                  <a:pt x="391" y="464"/>
                                </a:lnTo>
                                <a:lnTo>
                                  <a:pt x="460" y="441"/>
                                </a:lnTo>
                                <a:lnTo>
                                  <a:pt x="483" y="434"/>
                                </a:lnTo>
                                <a:lnTo>
                                  <a:pt x="559" y="414"/>
                                </a:lnTo>
                                <a:lnTo>
                                  <a:pt x="623" y="405"/>
                                </a:lnTo>
                                <a:lnTo>
                                  <a:pt x="701" y="401"/>
                                </a:lnTo>
                                <a:lnTo>
                                  <a:pt x="748" y="401"/>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Freeform 200"/>
                        <wps:cNvSpPr>
                          <a:spLocks/>
                        </wps:cNvSpPr>
                        <wps:spPr bwMode="auto">
                          <a:xfrm>
                            <a:off x="0" y="1046"/>
                            <a:ext cx="748" cy="499"/>
                          </a:xfrm>
                          <a:custGeom>
                            <a:avLst/>
                            <a:gdLst>
                              <a:gd name="T0" fmla="*/ 0 w 748"/>
                              <a:gd name="T1" fmla="+- 0 1046 1046"/>
                              <a:gd name="T2" fmla="*/ 1046 h 499"/>
                              <a:gd name="T3" fmla="*/ 748 w 748"/>
                              <a:gd name="T4" fmla="+- 0 1046 1046"/>
                              <a:gd name="T5" fmla="*/ 1046 h 499"/>
                              <a:gd name="T6" fmla="*/ 748 w 748"/>
                              <a:gd name="T7" fmla="+- 0 1447 1046"/>
                              <a:gd name="T8" fmla="*/ 1447 h 499"/>
                              <a:gd name="T9" fmla="*/ 701 w 748"/>
                              <a:gd name="T10" fmla="+- 0 1447 1046"/>
                              <a:gd name="T11" fmla="*/ 1447 h 499"/>
                              <a:gd name="T12" fmla="*/ 660 w 748"/>
                              <a:gd name="T13" fmla="+- 0 1448 1046"/>
                              <a:gd name="T14" fmla="*/ 1448 h 499"/>
                              <a:gd name="T15" fmla="*/ 589 w 748"/>
                              <a:gd name="T16" fmla="+- 0 1455 1046"/>
                              <a:gd name="T17" fmla="*/ 1455 h 499"/>
                              <a:gd name="T18" fmla="*/ 507 w 748"/>
                              <a:gd name="T19" fmla="+- 0 1473 1046"/>
                              <a:gd name="T20" fmla="*/ 1473 h 499"/>
                              <a:gd name="T21" fmla="*/ 438 w 748"/>
                              <a:gd name="T22" fmla="+- 0 1495 1046"/>
                              <a:gd name="T23" fmla="*/ 1495 h 499"/>
                              <a:gd name="T24" fmla="*/ 415 w 748"/>
                              <a:gd name="T25" fmla="+- 0 1502 1046"/>
                              <a:gd name="T26" fmla="*/ 1502 h 499"/>
                              <a:gd name="T27" fmla="*/ 338 w 748"/>
                              <a:gd name="T28" fmla="+- 0 1524 1046"/>
                              <a:gd name="T29" fmla="*/ 1524 h 499"/>
                              <a:gd name="T30" fmla="*/ 274 w 748"/>
                              <a:gd name="T31" fmla="+- 0 1536 1046"/>
                              <a:gd name="T32" fmla="*/ 1536 h 499"/>
                              <a:gd name="T33" fmla="*/ 194 w 748"/>
                              <a:gd name="T34" fmla="+- 0 1544 1046"/>
                              <a:gd name="T35" fmla="*/ 1544 h 499"/>
                              <a:gd name="T36" fmla="*/ 151 w 748"/>
                              <a:gd name="T37" fmla="+- 0 1539 1046"/>
                              <a:gd name="T38" fmla="*/ 1539 h 499"/>
                              <a:gd name="T39" fmla="*/ 86 w 748"/>
                              <a:gd name="T40" fmla="+- 0 1528 1046"/>
                              <a:gd name="T41" fmla="*/ 1528 h 499"/>
                              <a:gd name="T42" fmla="*/ 0 w 748"/>
                              <a:gd name="T43" fmla="+- 0 1510 1046"/>
                              <a:gd name="T44" fmla="*/ 1510 h 499"/>
                              <a:gd name="T45" fmla="*/ 0 w 748"/>
                              <a:gd name="T46" fmla="+- 0 1046 1046"/>
                              <a:gd name="T47" fmla="*/ 1046 h 49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Lst>
                            <a:rect l="0" t="0" r="r" b="b"/>
                            <a:pathLst>
                              <a:path w="748" h="499">
                                <a:moveTo>
                                  <a:pt x="0" y="0"/>
                                </a:moveTo>
                                <a:lnTo>
                                  <a:pt x="748" y="0"/>
                                </a:lnTo>
                                <a:lnTo>
                                  <a:pt x="748" y="401"/>
                                </a:lnTo>
                                <a:lnTo>
                                  <a:pt x="701" y="401"/>
                                </a:lnTo>
                                <a:lnTo>
                                  <a:pt x="660" y="402"/>
                                </a:lnTo>
                                <a:lnTo>
                                  <a:pt x="589" y="409"/>
                                </a:lnTo>
                                <a:lnTo>
                                  <a:pt x="507" y="427"/>
                                </a:lnTo>
                                <a:lnTo>
                                  <a:pt x="438" y="449"/>
                                </a:lnTo>
                                <a:lnTo>
                                  <a:pt x="415" y="456"/>
                                </a:lnTo>
                                <a:lnTo>
                                  <a:pt x="338" y="478"/>
                                </a:lnTo>
                                <a:lnTo>
                                  <a:pt x="274" y="490"/>
                                </a:lnTo>
                                <a:lnTo>
                                  <a:pt x="194" y="498"/>
                                </a:lnTo>
                                <a:lnTo>
                                  <a:pt x="151" y="493"/>
                                </a:lnTo>
                                <a:lnTo>
                                  <a:pt x="86" y="482"/>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Text Box 199"/>
                        <wps:cNvSpPr txBox="1">
                          <a:spLocks noChangeArrowheads="1"/>
                        </wps:cNvSpPr>
                        <wps:spPr bwMode="auto">
                          <a:xfrm>
                            <a:off x="0" y="0"/>
                            <a:ext cx="748" cy="1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CACC6" w14:textId="77777777" w:rsidR="000A0F80" w:rsidRDefault="000A0F80">
                              <w:pPr>
                                <w:spacing w:before="104"/>
                                <w:ind w:right="157"/>
                                <w:jc w:val="right"/>
                                <w:rPr>
                                  <w:rFonts w:ascii="Arial"/>
                                  <w:sz w:val="16"/>
                                </w:rPr>
                              </w:pPr>
                              <w:r>
                                <w:rPr>
                                  <w:rFonts w:ascii="Arial"/>
                                  <w:color w:val="FFFFFF"/>
                                  <w:w w:val="95"/>
                                  <w:sz w:val="16"/>
                                </w:rPr>
                                <w:t>Model</w:t>
                              </w:r>
                            </w:p>
                            <w:p w14:paraId="6C1D1194" w14:textId="77777777" w:rsidR="000A0F80" w:rsidRDefault="000A0F80">
                              <w:pPr>
                                <w:rPr>
                                  <w:rFonts w:ascii="Arial"/>
                                  <w:sz w:val="16"/>
                                </w:rPr>
                              </w:pPr>
                            </w:p>
                            <w:p w14:paraId="323838F4" w14:textId="77777777" w:rsidR="000A0F80" w:rsidRDefault="000A0F80">
                              <w:pPr>
                                <w:spacing w:before="4"/>
                                <w:rPr>
                                  <w:rFonts w:ascii="Arial"/>
                                  <w:sz w:val="13"/>
                                </w:rPr>
                              </w:pPr>
                            </w:p>
                            <w:p w14:paraId="31EDA88E" w14:textId="77777777" w:rsidR="000A0F80" w:rsidRDefault="000A0F80">
                              <w:pPr>
                                <w:ind w:right="128"/>
                                <w:jc w:val="right"/>
                                <w:rPr>
                                  <w:rFonts w:ascii="Arial"/>
                                  <w:sz w:val="16"/>
                                </w:rPr>
                              </w:pPr>
                              <w:r>
                                <w:rPr>
                                  <w:rFonts w:ascii="Arial"/>
                                  <w:color w:val="FFFFFF"/>
                                  <w:w w:val="98"/>
                                  <w:sz w:val="16"/>
                                </w:rPr>
                                <w:t>2</w:t>
                              </w:r>
                            </w:p>
                            <w:p w14:paraId="0568271B" w14:textId="77777777" w:rsidR="000A0F80" w:rsidRDefault="000A0F80">
                              <w:pPr>
                                <w:spacing w:before="5"/>
                                <w:rPr>
                                  <w:rFonts w:ascii="Arial"/>
                                </w:rPr>
                              </w:pPr>
                            </w:p>
                            <w:p w14:paraId="07B0F048" w14:textId="77777777" w:rsidR="000A0F80" w:rsidRDefault="000A0F80">
                              <w:pPr>
                                <w:spacing w:line="178" w:lineRule="exact"/>
                                <w:ind w:left="53" w:right="96"/>
                                <w:jc w:val="center"/>
                                <w:rPr>
                                  <w:rFonts w:ascii="Arial"/>
                                  <w:sz w:val="16"/>
                                </w:rPr>
                              </w:pPr>
                              <w:r>
                                <w:rPr>
                                  <w:rFonts w:ascii="Arial"/>
                                  <w:color w:val="FFFFFF"/>
                                  <w:w w:val="95"/>
                                  <w:sz w:val="16"/>
                                </w:rPr>
                                <w:t xml:space="preserve">Modified </w:t>
                              </w:r>
                              <w:r>
                                <w:rPr>
                                  <w:rFonts w:ascii="Arial"/>
                                  <w:color w:val="FFFFFF"/>
                                  <w:sz w:val="16"/>
                                </w:rPr>
                                <w:t>Model</w:t>
                              </w:r>
                            </w:p>
                          </w:txbxContent>
                        </wps:txbx>
                        <wps:bodyPr rot="0" vert="horz" wrap="square" lIns="0" tIns="0" rIns="0" bIns="0" anchor="t" anchorCtr="0" upright="1">
                          <a:noAutofit/>
                        </wps:bodyPr>
                      </wps:wsp>
                    </wpg:wgp>
                  </a:graphicData>
                </a:graphic>
              </wp:inline>
            </w:drawing>
          </mc:Choice>
          <mc:Fallback>
            <w:pict>
              <v:group w14:anchorId="278BA4AF" id="Group 198" o:spid="_x0000_s1086" style="width:37.4pt;height:77.25pt;mso-position-horizontal-relative:char;mso-position-vertical-relative:line" coordsize="748,1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">
                <v:shape id="Freeform 206" o:spid="_x0000_s1087"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OwocQA&#10;AADcAAAADwAAAGRycy9kb3ducmV2LnhtbESPQWvCQBSE70L/w/IK3prdBikSXaUtCKInrZYen9ln&#10;Esy+DdnVRH99VxA8DjPzDTOd97YWF2p95VjDe6JAEOfOVFxo2P0s3sYgfEA2WDsmDVfyMJ+9DKaY&#10;Gdfxhi7bUIgIYZ+hhjKEJpPS5yVZ9IlriKN3dK3FEGVbSNNiF+G2lqlSH9JixXGhxIa+S8pP27PV&#10;MD7I/fX377ZZLX19Vl+u8+tRofXwtf+cgAjUh2f40V4aDalK4X4mHg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TsKHEAAAA3AAAAA8AAAAAAAAAAAAAAAAAmAIAAGRycy9k&#10;b3ducmV2LnhtbFBLBQYAAAAABAAEAPUAAACJAwAAAAA=&#10;" path="m748,l,,,464r86,18l151,493r43,5l236,495r71,-11l391,464r69,-23l483,433r76,-19l623,405r78,-5l748,400,748,xe" fillcolor="#99f" stroked="f">
                  <v:path arrowok="t" o:connecttype="custom" o:connectlocs="748,0;0,0;0,464;86,482;151,493;194,498;236,495;307,484;391,464;460,441;483,433;559,414;623,405;701,400;748,400;748,0" o:connectangles="0,0,0,0,0,0,0,0,0,0,0,0,0,0,0,0"/>
                </v:shape>
                <v:shape id="Freeform 205" o:spid="_x0000_s1088" style="position:absolute;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2EwccA&#10;AADcAAAADwAAAGRycy9kb3ducmV2LnhtbESPT2vCQBTE7wW/w/KEXqRuGkEkzSoitvXQi9GC3l6z&#10;L380+zZktzH99t2C0OMwM79h0tVgGtFT52rLCp6nEQji3OqaSwXHw+vTAoTzyBoby6TghxyslqOH&#10;FBNtb7ynPvOlCBB2CSqovG8TKV1ekUE3tS1x8ArbGfRBdqXUHd4C3DQyjqK5NFhzWKiwpU1F+TX7&#10;Ngo+L/7ja3t2ZTbfTvri/RQX9fCm1ON4WL+A8DT4//C9vdMK4mgGf2fCEZ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dhMHHAAAA3AAAAA8AAAAAAAAAAAAAAAAAmAIAAGRy&#10;cy9kb3ducmV2LnhtbFBLBQYAAAAABAAEAPUAAACMAwAAAAA=&#10;" path="m,l748,r,400l701,400r-41,2l589,409r-82,17l438,448r-23,8l338,478r-64,12l194,498r-43,-5l116,487,86,482,58,476,30,470,,464,,xe" filled="f" strokeweight="0">
                  <v:path arrowok="t" o:connecttype="custom" o:connectlocs="0,0;748,0;748,400;701,400;660,402;589,409;507,426;438,448;415,456;338,478;274,490;194,498;151,493;116,487;86,482;58,476;30,470;0,464;0,0" o:connectangles="0,0,0,0,0,0,0,0,0,0,0,0,0,0,0,0,0,0,0"/>
                </v:shape>
                <v:line id="Line 204" o:spid="_x0000_s1089" style="position:absolute;visibility:visible;mso-wrap-style:square" from="373,473" to="373,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HqVsMAAADcAAAADwAAAGRycy9kb3ducmV2LnhtbESP26rCMBRE3w/4D2ELvmnqBS/VKEUQ&#10;fZHj7QM2zbYtNju1iVr/3ggHzuMwM2uYxaoxpXhS7QrLCvq9CARxanXBmYLLedOdgnAeWWNpmRS8&#10;ycFq2fpZYKzti4/0PPlMBAi7GBXk3lexlC7NyaDr2Yo4eFdbG/RB1pnUNb4C3JRyEEVjabDgsJBj&#10;Reuc0tvpYRQkszseUztM9sn2MC2b93U2Gf0q1Wk3yRyEp8b/h//aO61gEI3geyYcAbn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x6lbDAAAA3AAAAA8AAAAAAAAAAAAA&#10;AAAAoQIAAGRycy9kb3ducmV2LnhtbFBLBQYAAAAABAAEAPkAAACRAwAAAAA=&#10;" strokeweight=".0155mm"/>
                <v:shape id="Freeform 203" o:spid="_x0000_s1090" style="position:absolute;left:337;top:934;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5dpMQA&#10;AADcAAAADwAAAGRycy9kb3ducmV2LnhtbESPQWvCQBSE7wX/w/KE3nSj2FCjq4hQEaFI1Yu3R/aZ&#10;RLNvl+xWk3/fFYQeh5n5hpkvW1OLOzW+sqxgNExAEOdWV1woOB2/Bp8gfEDWWFsmBR15WC56b3PM&#10;tH3wD90PoRARwj5DBWUILpPS5yUZ9EPriKN3sY3BEGVTSN3gI8JNLcdJkkqDFceFEh2tS8pvh1+j&#10;IM2vdEu3u/2INq7bXd33edJNlXrvt6sZiEBt+A+/2lutYJx8wPNMP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eXaTEAAAA3AAAAA8AAAAAAAAAAAAAAAAAmAIAAGRycy9k&#10;b3ducmV2LnhtbFBLBQYAAAAABAAEAPUAAACJAwAAAAA=&#10;" path="m74,l,,36,112,74,xe" fillcolor="black" stroked="f">
                  <v:path arrowok="t" o:connecttype="custom" o:connectlocs="74,934;0,934;36,1046;74,934" o:connectangles="0,0,0,0"/>
                </v:shape>
                <v:shape id="Picture 202" o:spid="_x0000_s1091" type="#_x0000_t75" style="position:absolute;left:448;top:598;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BfnXEAAAA3AAAAA8AAABkcnMvZG93bnJldi54bWxEj0FrwkAUhO8F/8PyBG91o7WxpK5iK0Ku&#10;jaV4fGSf2WD2bchuNfrrXUHwOMzMN8xi1dtGnKjztWMFk3ECgrh0uuZKwe9u+/oBwgdkjY1jUnAh&#10;D6vl4GWBmXZn/qFTESoRIewzVGBCaDMpfWnIoh+7ljh6B9dZDFF2ldQdniPcNnKaJKm0WHNcMNjS&#10;t6HyWPxbBfLrms4Pm3a2Kf62R7N/n5m3PFdqNOzXnyAC9eEZfrRzrWCapHA/E4+AX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PBfnXEAAAA3AAAAA8AAAAAAAAAAAAAAAAA&#10;nwIAAGRycy9kb3ducmV2LnhtbFBLBQYAAAAABAAEAPcAAACQAwAAAAA=&#10;">
                  <v:imagedata r:id="rId22" o:title=""/>
                </v:shape>
                <v:shape id="Freeform 201" o:spid="_x0000_s1092" style="position:absolute;top:1046;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QTOcUA&#10;AADcAAAADwAAAGRycy9kb3ducmV2LnhtbESPQWvCQBSE70L/w/IKvdXdiqhEN6EtCFJPaisen9nX&#10;JDT7NmRXE/31rlDwOMzMN8wi620tztT6yrGGt6ECQZw7U3Gh4Xu3fJ2B8AHZYO2YNFzIQ5Y+DRaY&#10;GNfxhs7bUIgIYZ+ghjKEJpHS5yVZ9EPXEEfv17UWQ5RtIU2LXYTbWo6UmkiLFceFEhv6LCn/256s&#10;htlR/lz2h+vma+Xrk/pwnV+PC61fnvv3OYhAfXiE/9sro2GkpnA/E4+AT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JBM5xQAAANwAAAAPAAAAAAAAAAAAAAAAAJgCAABkcnMv&#10;ZG93bnJldi54bWxQSwUGAAAAAAQABAD1AAAAigMAAAAA&#10;" path="m748,l,,,464r86,18l151,493r43,5l236,494r71,-10l391,464r69,-23l483,434r76,-20l623,405r78,-4l748,401,748,xe" fillcolor="#99f" stroked="f">
                  <v:path arrowok="t" o:connecttype="custom" o:connectlocs="748,1046;0,1046;0,1510;86,1528;151,1539;194,1544;236,1540;307,1530;391,1510;460,1487;483,1480;559,1460;623,1451;701,1447;748,1447;748,1046" o:connectangles="0,0,0,0,0,0,0,0,0,0,0,0,0,0,0,0"/>
                </v:shape>
                <v:shape id="Freeform 200" o:spid="_x0000_s1093" style="position:absolute;top:1046;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kWsMMA&#10;AADcAAAADwAAAGRycy9kb3ducmV2LnhtbERPu27CMBTdkfgH6yJ1QcVpBoTSGFQhCgwsBCq12218&#10;8yjxdRS7Ifw9HpAYj847XQ2mET11rras4G0WgSDOra65VHA+fb4uQDiPrLGxTApu5GC1HI9STLS9&#10;8pH6zJcihLBLUEHlfZtI6fKKDLqZbYkDV9jOoA+wK6Xu8BrCTSPjKJpLgzWHhgpbWleUX7J/o+Dr&#10;zx9+Nz+uzOabaV/svuOiHrZKvUyGj3cQngb/FD/ce60gjsLacCYcAb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kWsMMAAADcAAAADwAAAAAAAAAAAAAAAACYAgAAZHJzL2Rv&#10;d25yZXYueG1sUEsFBgAAAAAEAAQA9QAAAIgDAAAAAA==&#10;" path="m,l748,r,401l701,401r-41,1l589,409r-82,18l438,449r-23,7l338,478r-64,12l194,498r-43,-5l86,482,,464,,xe" filled="f" strokeweight="0">
                  <v:path arrowok="t" o:connecttype="custom" o:connectlocs="0,1046;748,1046;748,1447;701,1447;660,1448;589,1455;507,1473;438,1495;415,1502;338,1524;274,1536;194,1544;151,1539;86,1528;0,1510;0,1046" o:connectangles="0,0,0,0,0,0,0,0,0,0,0,0,0,0,0,0"/>
                </v:shape>
                <v:shape id="Text Box 199" o:spid="_x0000_s1094" type="#_x0000_t202" style="position:absolute;width:748;height:1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GZDsUA&#10;AADcAAAADwAAAGRycy9kb3ducmV2LnhtbESPQWvCQBSE7wX/w/IKvdXdepAa3YgUhUKhGOPB42v2&#10;JVnMvo3Zrab/3i0Uehxm5htmtR5dJ640BOtZw8tUgSCuvLHcaDiWu+dXECEiG+w8k4YfCrDOJw8r&#10;zIy/cUHXQ2xEgnDIUEMbY59JGaqWHIap74mTV/vBYUxyaKQZ8JbgrpMzpebSoeW00GJPby1V58O3&#10;07A5cbG1l8+vfVEXtiwXij/mZ62fHsfNEkSkMf6H/9rvRsNMLeD3TDoCMr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wZkOxQAAANwAAAAPAAAAAAAAAAAAAAAAAJgCAABkcnMv&#10;ZG93bnJldi54bWxQSwUGAAAAAAQABAD1AAAAigMAAAAA&#10;" filled="f" stroked="f">
                  <v:textbox inset="0,0,0,0">
                    <w:txbxContent>
                      <w:p w14:paraId="491CACC6" w14:textId="77777777" w:rsidR="000A0F80" w:rsidRDefault="000A0F80">
                        <w:pPr>
                          <w:spacing w:before="104"/>
                          <w:ind w:right="157"/>
                          <w:jc w:val="right"/>
                          <w:rPr>
                            <w:rFonts w:ascii="Arial"/>
                            <w:sz w:val="16"/>
                          </w:rPr>
                        </w:pPr>
                        <w:r>
                          <w:rPr>
                            <w:rFonts w:ascii="Arial"/>
                            <w:color w:val="FFFFFF"/>
                            <w:w w:val="95"/>
                            <w:sz w:val="16"/>
                          </w:rPr>
                          <w:t>Model</w:t>
                        </w:r>
                      </w:p>
                      <w:p w14:paraId="6C1D1194" w14:textId="77777777" w:rsidR="000A0F80" w:rsidRDefault="000A0F80">
                        <w:pPr>
                          <w:rPr>
                            <w:rFonts w:ascii="Arial"/>
                            <w:sz w:val="16"/>
                          </w:rPr>
                        </w:pPr>
                      </w:p>
                      <w:p w14:paraId="323838F4" w14:textId="77777777" w:rsidR="000A0F80" w:rsidRDefault="000A0F80">
                        <w:pPr>
                          <w:spacing w:before="4"/>
                          <w:rPr>
                            <w:rFonts w:ascii="Arial"/>
                            <w:sz w:val="13"/>
                          </w:rPr>
                        </w:pPr>
                      </w:p>
                      <w:p w14:paraId="31EDA88E" w14:textId="77777777" w:rsidR="000A0F80" w:rsidRDefault="000A0F80">
                        <w:pPr>
                          <w:ind w:right="128"/>
                          <w:jc w:val="right"/>
                          <w:rPr>
                            <w:rFonts w:ascii="Arial"/>
                            <w:sz w:val="16"/>
                          </w:rPr>
                        </w:pPr>
                        <w:r>
                          <w:rPr>
                            <w:rFonts w:ascii="Arial"/>
                            <w:color w:val="FFFFFF"/>
                            <w:w w:val="98"/>
                            <w:sz w:val="16"/>
                          </w:rPr>
                          <w:t>2</w:t>
                        </w:r>
                      </w:p>
                      <w:p w14:paraId="0568271B" w14:textId="77777777" w:rsidR="000A0F80" w:rsidRDefault="000A0F80">
                        <w:pPr>
                          <w:spacing w:before="5"/>
                          <w:rPr>
                            <w:rFonts w:ascii="Arial"/>
                          </w:rPr>
                        </w:pPr>
                      </w:p>
                      <w:p w14:paraId="07B0F048" w14:textId="77777777" w:rsidR="000A0F80" w:rsidRDefault="000A0F80">
                        <w:pPr>
                          <w:spacing w:line="178" w:lineRule="exact"/>
                          <w:ind w:left="53" w:right="96"/>
                          <w:jc w:val="center"/>
                          <w:rPr>
                            <w:rFonts w:ascii="Arial"/>
                            <w:sz w:val="16"/>
                          </w:rPr>
                        </w:pPr>
                        <w:r>
                          <w:rPr>
                            <w:rFonts w:ascii="Arial"/>
                            <w:color w:val="FFFFFF"/>
                            <w:w w:val="95"/>
                            <w:sz w:val="16"/>
                          </w:rPr>
                          <w:t xml:space="preserve">Modified </w:t>
                        </w:r>
                        <w:r>
                          <w:rPr>
                            <w:rFonts w:ascii="Arial"/>
                            <w:color w:val="FFFFFF"/>
                            <w:sz w:val="16"/>
                          </w:rPr>
                          <w:t>Model</w:t>
                        </w:r>
                      </w:p>
                    </w:txbxContent>
                  </v:textbox>
                </v:shape>
                <w10:anchorlock/>
              </v:group>
            </w:pict>
          </mc:Fallback>
        </mc:AlternateContent>
      </w:r>
      <w:r w:rsidR="0044141A">
        <w:rPr>
          <w:spacing w:val="-47"/>
          <w:sz w:val="20"/>
        </w:rPr>
        <w:t xml:space="preserve"> </w:t>
      </w:r>
      <w:r>
        <w:rPr>
          <w:rFonts w:ascii="Arial"/>
          <w:noProof/>
          <w:spacing w:val="-47"/>
          <w:position w:val="17"/>
          <w:sz w:val="20"/>
          <w:lang w:val="fr-FR" w:eastAsia="fr-FR"/>
        </w:rPr>
        <mc:AlternateContent>
          <mc:Choice Requires="wpg">
            <w:drawing>
              <wp:inline distT="0" distB="0" distL="0" distR="0" wp14:anchorId="44966DAA" wp14:editId="59F9ED58">
                <wp:extent cx="1670050" cy="870585"/>
                <wp:effectExtent l="635" t="7620" r="5715" b="0"/>
                <wp:docPr id="190"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0050" cy="870585"/>
                          <a:chOff x="0" y="0"/>
                          <a:chExt cx="2630" cy="1371"/>
                        </a:xfrm>
                      </wpg:grpSpPr>
                      <wps:wsp>
                        <wps:cNvPr id="191" name="Freeform 197"/>
                        <wps:cNvSpPr>
                          <a:spLocks/>
                        </wps:cNvSpPr>
                        <wps:spPr bwMode="auto">
                          <a:xfrm>
                            <a:off x="1681" y="186"/>
                            <a:ext cx="113" cy="75"/>
                          </a:xfrm>
                          <a:custGeom>
                            <a:avLst/>
                            <a:gdLst>
                              <a:gd name="T0" fmla="+- 0 1681 1681"/>
                              <a:gd name="T1" fmla="*/ T0 w 113"/>
                              <a:gd name="T2" fmla="+- 0 186 186"/>
                              <a:gd name="T3" fmla="*/ 186 h 75"/>
                              <a:gd name="T4" fmla="+- 0 1681 1681"/>
                              <a:gd name="T5" fmla="*/ T4 w 113"/>
                              <a:gd name="T6" fmla="+- 0 261 186"/>
                              <a:gd name="T7" fmla="*/ 261 h 75"/>
                              <a:gd name="T8" fmla="+- 0 1794 1681"/>
                              <a:gd name="T9" fmla="*/ T8 w 113"/>
                              <a:gd name="T10" fmla="+- 0 224 186"/>
                              <a:gd name="T11" fmla="*/ 224 h 75"/>
                              <a:gd name="T12" fmla="+- 0 1681 1681"/>
                              <a:gd name="T13" fmla="*/ T12 w 113"/>
                              <a:gd name="T14" fmla="+- 0 186 186"/>
                              <a:gd name="T15" fmla="*/ 186 h 75"/>
                            </a:gdLst>
                            <a:ahLst/>
                            <a:cxnLst>
                              <a:cxn ang="0">
                                <a:pos x="T1" y="T3"/>
                              </a:cxn>
                              <a:cxn ang="0">
                                <a:pos x="T5" y="T7"/>
                              </a:cxn>
                              <a:cxn ang="0">
                                <a:pos x="T9" y="T11"/>
                              </a:cxn>
                              <a:cxn ang="0">
                                <a:pos x="T13" y="T15"/>
                              </a:cxn>
                            </a:cxnLst>
                            <a:rect l="0" t="0" r="r" b="b"/>
                            <a:pathLst>
                              <a:path w="113" h="75">
                                <a:moveTo>
                                  <a:pt x="0" y="0"/>
                                </a:moveTo>
                                <a:lnTo>
                                  <a:pt x="0" y="75"/>
                                </a:lnTo>
                                <a:lnTo>
                                  <a:pt x="113" y="38"/>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Line 196"/>
                        <wps:cNvCnPr>
                          <a:cxnSpLocks noChangeShapeType="1"/>
                        </wps:cNvCnPr>
                        <wps:spPr bwMode="auto">
                          <a:xfrm>
                            <a:off x="50" y="1295"/>
                            <a:ext cx="1892" cy="0"/>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93" name="Freeform 195"/>
                        <wps:cNvSpPr>
                          <a:spLocks/>
                        </wps:cNvSpPr>
                        <wps:spPr bwMode="auto">
                          <a:xfrm>
                            <a:off x="1925" y="547"/>
                            <a:ext cx="118" cy="75"/>
                          </a:xfrm>
                          <a:custGeom>
                            <a:avLst/>
                            <a:gdLst>
                              <a:gd name="T0" fmla="+- 0 2042 1925"/>
                              <a:gd name="T1" fmla="*/ T0 w 118"/>
                              <a:gd name="T2" fmla="+- 0 547 547"/>
                              <a:gd name="T3" fmla="*/ 547 h 75"/>
                              <a:gd name="T4" fmla="+- 0 1925 1925"/>
                              <a:gd name="T5" fmla="*/ T4 w 118"/>
                              <a:gd name="T6" fmla="+- 0 552 547"/>
                              <a:gd name="T7" fmla="*/ 552 h 75"/>
                              <a:gd name="T8" fmla="+- 0 1951 1925"/>
                              <a:gd name="T9" fmla="*/ T8 w 118"/>
                              <a:gd name="T10" fmla="+- 0 622 547"/>
                              <a:gd name="T11" fmla="*/ 622 h 75"/>
                              <a:gd name="T12" fmla="+- 0 2042 1925"/>
                              <a:gd name="T13" fmla="*/ T12 w 118"/>
                              <a:gd name="T14" fmla="+- 0 547 547"/>
                              <a:gd name="T15" fmla="*/ 547 h 75"/>
                            </a:gdLst>
                            <a:ahLst/>
                            <a:cxnLst>
                              <a:cxn ang="0">
                                <a:pos x="T1" y="T3"/>
                              </a:cxn>
                              <a:cxn ang="0">
                                <a:pos x="T5" y="T7"/>
                              </a:cxn>
                              <a:cxn ang="0">
                                <a:pos x="T9" y="T11"/>
                              </a:cxn>
                              <a:cxn ang="0">
                                <a:pos x="T13" y="T15"/>
                              </a:cxn>
                            </a:cxnLst>
                            <a:rect l="0" t="0" r="r" b="b"/>
                            <a:pathLst>
                              <a:path w="118" h="75">
                                <a:moveTo>
                                  <a:pt x="117" y="0"/>
                                </a:moveTo>
                                <a:lnTo>
                                  <a:pt x="0" y="5"/>
                                </a:lnTo>
                                <a:lnTo>
                                  <a:pt x="26" y="75"/>
                                </a:lnTo>
                                <a:lnTo>
                                  <a:pt x="11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4" name="Picture 1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622" y="1120"/>
                            <a:ext cx="250" cy="250"/>
                          </a:xfrm>
                          <a:prstGeom prst="rect">
                            <a:avLst/>
                          </a:prstGeom>
                          <a:noFill/>
                          <a:extLst>
                            <a:ext uri="{909E8E84-426E-40DD-AFC4-6F175D3DCCD1}">
                              <a14:hiddenFill xmlns:a14="http://schemas.microsoft.com/office/drawing/2010/main">
                                <a:solidFill>
                                  <a:srgbClr val="FFFFFF"/>
                                </a:solidFill>
                              </a14:hiddenFill>
                            </a:ext>
                          </a:extLst>
                        </pic:spPr>
                      </pic:pic>
                      <wps:wsp>
                        <wps:cNvPr id="195" name="Freeform 193"/>
                        <wps:cNvSpPr>
                          <a:spLocks/>
                        </wps:cNvSpPr>
                        <wps:spPr bwMode="auto">
                          <a:xfrm>
                            <a:off x="1794" y="0"/>
                            <a:ext cx="836" cy="499"/>
                          </a:xfrm>
                          <a:custGeom>
                            <a:avLst/>
                            <a:gdLst>
                              <a:gd name="T0" fmla="+- 0 2629 1794"/>
                              <a:gd name="T1" fmla="*/ T0 w 836"/>
                              <a:gd name="T2" fmla="*/ 0 h 499"/>
                              <a:gd name="T3" fmla="+- 0 1794 1794"/>
                              <a:gd name="T4" fmla="*/ T3 w 836"/>
                              <a:gd name="T5" fmla="*/ 0 h 499"/>
                              <a:gd name="T6" fmla="+- 0 1794 1794"/>
                              <a:gd name="T7" fmla="*/ T6 w 836"/>
                              <a:gd name="T8" fmla="*/ 464 h 499"/>
                              <a:gd name="T9" fmla="+- 0 1858 1794"/>
                              <a:gd name="T10" fmla="*/ T9 w 836"/>
                              <a:gd name="T11" fmla="*/ 477 h 499"/>
                              <a:gd name="T12" fmla="+- 0 1923 1794"/>
                              <a:gd name="T13" fmla="*/ T12 w 836"/>
                              <a:gd name="T14" fmla="*/ 487 h 499"/>
                              <a:gd name="T15" fmla="+- 0 2012 1794"/>
                              <a:gd name="T16" fmla="*/ T15 w 836"/>
                              <a:gd name="T17" fmla="*/ 498 h 499"/>
                              <a:gd name="T18" fmla="+- 0 2054 1794"/>
                              <a:gd name="T19" fmla="*/ T18 w 836"/>
                              <a:gd name="T20" fmla="*/ 495 h 499"/>
                              <a:gd name="T21" fmla="+- 0 2127 1794"/>
                              <a:gd name="T22" fmla="*/ T21 w 836"/>
                              <a:gd name="T23" fmla="*/ 486 h 499"/>
                              <a:gd name="T24" fmla="+- 0 2188 1794"/>
                              <a:gd name="T25" fmla="*/ T24 w 836"/>
                              <a:gd name="T26" fmla="*/ 475 h 499"/>
                              <a:gd name="T27" fmla="+- 0 2263 1794"/>
                              <a:gd name="T28" fmla="*/ T27 w 836"/>
                              <a:gd name="T29" fmla="*/ 455 h 499"/>
                              <a:gd name="T30" fmla="+- 0 2332 1794"/>
                              <a:gd name="T31" fmla="*/ T30 w 836"/>
                              <a:gd name="T32" fmla="*/ 435 h 499"/>
                              <a:gd name="T33" fmla="+- 0 2355 1794"/>
                              <a:gd name="T34" fmla="*/ T33 w 836"/>
                              <a:gd name="T35" fmla="*/ 428 h 499"/>
                              <a:gd name="T36" fmla="+- 0 2435 1794"/>
                              <a:gd name="T37" fmla="*/ T36 w 836"/>
                              <a:gd name="T38" fmla="*/ 412 h 499"/>
                              <a:gd name="T39" fmla="+- 0 2502 1794"/>
                              <a:gd name="T40" fmla="*/ T39 w 836"/>
                              <a:gd name="T41" fmla="*/ 404 h 499"/>
                              <a:gd name="T42" fmla="+- 0 2582 1794"/>
                              <a:gd name="T43" fmla="*/ T42 w 836"/>
                              <a:gd name="T44" fmla="*/ 401 h 499"/>
                              <a:gd name="T45" fmla="+- 0 2629 1794"/>
                              <a:gd name="T46" fmla="*/ T45 w 836"/>
                              <a:gd name="T47" fmla="*/ 401 h 499"/>
                              <a:gd name="T48" fmla="+- 0 2629 1794"/>
                              <a:gd name="T49" fmla="*/ T48 w 836"/>
                              <a:gd name="T50"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Lst>
                            <a:rect l="0" t="0" r="r" b="b"/>
                            <a:pathLst>
                              <a:path w="836" h="499">
                                <a:moveTo>
                                  <a:pt x="835" y="0"/>
                                </a:moveTo>
                                <a:lnTo>
                                  <a:pt x="0" y="0"/>
                                </a:lnTo>
                                <a:lnTo>
                                  <a:pt x="0" y="464"/>
                                </a:lnTo>
                                <a:lnTo>
                                  <a:pt x="64" y="477"/>
                                </a:lnTo>
                                <a:lnTo>
                                  <a:pt x="129" y="487"/>
                                </a:lnTo>
                                <a:lnTo>
                                  <a:pt x="218" y="498"/>
                                </a:lnTo>
                                <a:lnTo>
                                  <a:pt x="260" y="495"/>
                                </a:lnTo>
                                <a:lnTo>
                                  <a:pt x="333" y="486"/>
                                </a:lnTo>
                                <a:lnTo>
                                  <a:pt x="394" y="475"/>
                                </a:lnTo>
                                <a:lnTo>
                                  <a:pt x="469" y="455"/>
                                </a:lnTo>
                                <a:lnTo>
                                  <a:pt x="538" y="435"/>
                                </a:lnTo>
                                <a:lnTo>
                                  <a:pt x="561" y="428"/>
                                </a:lnTo>
                                <a:lnTo>
                                  <a:pt x="641" y="412"/>
                                </a:lnTo>
                                <a:lnTo>
                                  <a:pt x="708" y="404"/>
                                </a:lnTo>
                                <a:lnTo>
                                  <a:pt x="788" y="401"/>
                                </a:lnTo>
                                <a:lnTo>
                                  <a:pt x="835" y="401"/>
                                </a:lnTo>
                                <a:lnTo>
                                  <a:pt x="83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 name="Freeform 192"/>
                        <wps:cNvSpPr>
                          <a:spLocks/>
                        </wps:cNvSpPr>
                        <wps:spPr bwMode="auto">
                          <a:xfrm>
                            <a:off x="1794" y="0"/>
                            <a:ext cx="836" cy="499"/>
                          </a:xfrm>
                          <a:custGeom>
                            <a:avLst/>
                            <a:gdLst>
                              <a:gd name="T0" fmla="+- 0 1794 1794"/>
                              <a:gd name="T1" fmla="*/ T0 w 836"/>
                              <a:gd name="T2" fmla="*/ 0 h 499"/>
                              <a:gd name="T3" fmla="+- 0 2629 1794"/>
                              <a:gd name="T4" fmla="*/ T3 w 836"/>
                              <a:gd name="T5" fmla="*/ 0 h 499"/>
                              <a:gd name="T6" fmla="+- 0 2629 1794"/>
                              <a:gd name="T7" fmla="*/ T6 w 836"/>
                              <a:gd name="T8" fmla="*/ 401 h 499"/>
                              <a:gd name="T9" fmla="+- 0 2582 1794"/>
                              <a:gd name="T10" fmla="*/ T9 w 836"/>
                              <a:gd name="T11" fmla="*/ 401 h 499"/>
                              <a:gd name="T12" fmla="+- 0 2540 1794"/>
                              <a:gd name="T13" fmla="*/ T12 w 836"/>
                              <a:gd name="T14" fmla="*/ 402 h 499"/>
                              <a:gd name="T15" fmla="+- 0 2467 1794"/>
                              <a:gd name="T16" fmla="*/ T15 w 836"/>
                              <a:gd name="T17" fmla="*/ 408 h 499"/>
                              <a:gd name="T18" fmla="+- 0 2407 1794"/>
                              <a:gd name="T19" fmla="*/ T18 w 836"/>
                              <a:gd name="T20" fmla="*/ 417 h 499"/>
                              <a:gd name="T21" fmla="+- 0 2332 1794"/>
                              <a:gd name="T22" fmla="*/ T21 w 836"/>
                              <a:gd name="T23" fmla="*/ 435 h 499"/>
                              <a:gd name="T24" fmla="+- 0 2286 1794"/>
                              <a:gd name="T25" fmla="*/ T24 w 836"/>
                              <a:gd name="T26" fmla="*/ 448 h 499"/>
                              <a:gd name="T27" fmla="+- 0 2263 1794"/>
                              <a:gd name="T28" fmla="*/ T27 w 836"/>
                              <a:gd name="T29" fmla="*/ 455 h 499"/>
                              <a:gd name="T30" fmla="+- 0 2188 1794"/>
                              <a:gd name="T31" fmla="*/ T30 w 836"/>
                              <a:gd name="T32" fmla="*/ 475 h 499"/>
                              <a:gd name="T33" fmla="+- 0 2127 1794"/>
                              <a:gd name="T34" fmla="*/ T33 w 836"/>
                              <a:gd name="T35" fmla="*/ 486 h 499"/>
                              <a:gd name="T36" fmla="+- 0 2054 1794"/>
                              <a:gd name="T37" fmla="*/ T36 w 836"/>
                              <a:gd name="T38" fmla="*/ 495 h 499"/>
                              <a:gd name="T39" fmla="+- 0 2012 1794"/>
                              <a:gd name="T40" fmla="*/ T39 w 836"/>
                              <a:gd name="T41" fmla="*/ 498 h 499"/>
                              <a:gd name="T42" fmla="+- 0 1963 1794"/>
                              <a:gd name="T43" fmla="*/ T42 w 836"/>
                              <a:gd name="T44" fmla="*/ 493 h 499"/>
                              <a:gd name="T45" fmla="+- 0 1889 1794"/>
                              <a:gd name="T46" fmla="*/ T45 w 836"/>
                              <a:gd name="T47" fmla="*/ 482 h 499"/>
                              <a:gd name="T48" fmla="+- 0 1827 1794"/>
                              <a:gd name="T49" fmla="*/ T48 w 836"/>
                              <a:gd name="T50" fmla="*/ 471 h 499"/>
                              <a:gd name="T51" fmla="+- 0 1794 1794"/>
                              <a:gd name="T52" fmla="*/ T51 w 836"/>
                              <a:gd name="T53" fmla="*/ 464 h 499"/>
                              <a:gd name="T54" fmla="+- 0 1794 1794"/>
                              <a:gd name="T55" fmla="*/ T54 w 836"/>
                              <a:gd name="T56" fmla="*/ 0 h 499"/>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Lst>
                            <a:rect l="0" t="0" r="r" b="b"/>
                            <a:pathLst>
                              <a:path w="836" h="499">
                                <a:moveTo>
                                  <a:pt x="0" y="0"/>
                                </a:moveTo>
                                <a:lnTo>
                                  <a:pt x="835" y="0"/>
                                </a:lnTo>
                                <a:lnTo>
                                  <a:pt x="835" y="401"/>
                                </a:lnTo>
                                <a:lnTo>
                                  <a:pt x="788" y="401"/>
                                </a:lnTo>
                                <a:lnTo>
                                  <a:pt x="746" y="402"/>
                                </a:lnTo>
                                <a:lnTo>
                                  <a:pt x="673" y="408"/>
                                </a:lnTo>
                                <a:lnTo>
                                  <a:pt x="613" y="417"/>
                                </a:lnTo>
                                <a:lnTo>
                                  <a:pt x="538" y="435"/>
                                </a:lnTo>
                                <a:lnTo>
                                  <a:pt x="492" y="448"/>
                                </a:lnTo>
                                <a:lnTo>
                                  <a:pt x="469" y="455"/>
                                </a:lnTo>
                                <a:lnTo>
                                  <a:pt x="394" y="475"/>
                                </a:lnTo>
                                <a:lnTo>
                                  <a:pt x="333" y="486"/>
                                </a:lnTo>
                                <a:lnTo>
                                  <a:pt x="260" y="495"/>
                                </a:lnTo>
                                <a:lnTo>
                                  <a:pt x="218" y="498"/>
                                </a:lnTo>
                                <a:lnTo>
                                  <a:pt x="169" y="493"/>
                                </a:lnTo>
                                <a:lnTo>
                                  <a:pt x="95" y="482"/>
                                </a:lnTo>
                                <a:lnTo>
                                  <a:pt x="33" y="471"/>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 name="Text Box 191"/>
                        <wps:cNvSpPr txBox="1">
                          <a:spLocks noChangeArrowheads="1"/>
                        </wps:cNvSpPr>
                        <wps:spPr bwMode="auto">
                          <a:xfrm>
                            <a:off x="0" y="127"/>
                            <a:ext cx="1683"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C7C72" w14:textId="77777777" w:rsidR="000A0F80" w:rsidRDefault="000A0F80">
                              <w:pPr>
                                <w:tabs>
                                  <w:tab w:val="left" w:pos="759"/>
                                  <w:tab w:val="left" w:pos="1518"/>
                                </w:tabs>
                                <w:spacing w:line="158" w:lineRule="exact"/>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198" name="Text Box 190"/>
                        <wps:cNvSpPr txBox="1">
                          <a:spLocks noChangeArrowheads="1"/>
                        </wps:cNvSpPr>
                        <wps:spPr bwMode="auto">
                          <a:xfrm>
                            <a:off x="506" y="7"/>
                            <a:ext cx="924" cy="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A40D0" w14:textId="77777777" w:rsidR="000A0F80" w:rsidRDefault="000A0F80">
                              <w:pPr>
                                <w:spacing w:line="130" w:lineRule="exact"/>
                                <w:ind w:right="8"/>
                                <w:jc w:val="center"/>
                                <w:rPr>
                                  <w:rFonts w:ascii="Arial"/>
                                  <w:sz w:val="16"/>
                                </w:rPr>
                              </w:pPr>
                              <w:r>
                                <w:rPr>
                                  <w:rFonts w:ascii="Arial"/>
                                  <w:sz w:val="16"/>
                                </w:rPr>
                                <w:t>(Batch)</w:t>
                              </w:r>
                            </w:p>
                            <w:p w14:paraId="4EC55F1A" w14:textId="77777777" w:rsidR="000A0F80" w:rsidRDefault="000A0F80">
                              <w:pPr>
                                <w:tabs>
                                  <w:tab w:val="left" w:pos="759"/>
                                </w:tabs>
                                <w:spacing w:line="148" w:lineRule="exact"/>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wps:txbx>
                        <wps:bodyPr rot="0" vert="horz" wrap="square" lIns="0" tIns="0" rIns="0" bIns="0" anchor="t" anchorCtr="0" upright="1">
                          <a:noAutofit/>
                        </wps:bodyPr>
                      </wps:wsp>
                      <wps:wsp>
                        <wps:cNvPr id="199" name="Text Box 189"/>
                        <wps:cNvSpPr txBox="1">
                          <a:spLocks noChangeArrowheads="1"/>
                        </wps:cNvSpPr>
                        <wps:spPr bwMode="auto">
                          <a:xfrm>
                            <a:off x="1839" y="37"/>
                            <a:ext cx="74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BB5FB" w14:textId="77777777" w:rsidR="000A0F80" w:rsidRDefault="000A0F80">
                              <w:pPr>
                                <w:spacing w:line="159" w:lineRule="exact"/>
                                <w:jc w:val="center"/>
                                <w:rPr>
                                  <w:rFonts w:ascii="Arial"/>
                                  <w:sz w:val="16"/>
                                </w:rPr>
                              </w:pPr>
                              <w:r>
                                <w:rPr>
                                  <w:rFonts w:ascii="Arial"/>
                                  <w:color w:val="FFFFFF"/>
                                  <w:w w:val="95"/>
                                  <w:sz w:val="16"/>
                                </w:rPr>
                                <w:t>Generated</w:t>
                              </w:r>
                            </w:p>
                            <w:p w14:paraId="4DF157F1" w14:textId="77777777" w:rsidR="000A0F80" w:rsidRDefault="000A0F80">
                              <w:pPr>
                                <w:spacing w:line="177" w:lineRule="exact"/>
                                <w:jc w:val="center"/>
                                <w:rPr>
                                  <w:rFonts w:ascii="Arial"/>
                                  <w:sz w:val="16"/>
                                </w:rPr>
                              </w:pPr>
                              <w:r>
                                <w:rPr>
                                  <w:rFonts w:ascii="Arial"/>
                                  <w:color w:val="FFFFFF"/>
                                  <w:sz w:val="16"/>
                                </w:rPr>
                                <w:t>Code</w:t>
                              </w:r>
                            </w:p>
                          </w:txbxContent>
                        </wps:txbx>
                        <wps:bodyPr rot="0" vert="horz" wrap="square" lIns="0" tIns="0" rIns="0" bIns="0" anchor="t" anchorCtr="0" upright="1">
                          <a:noAutofit/>
                        </wps:bodyPr>
                      </wps:wsp>
                      <wps:wsp>
                        <wps:cNvPr id="200" name="Text Box 188"/>
                        <wps:cNvSpPr txBox="1">
                          <a:spLocks noChangeArrowheads="1"/>
                        </wps:cNvSpPr>
                        <wps:spPr bwMode="auto">
                          <a:xfrm>
                            <a:off x="12" y="652"/>
                            <a:ext cx="2539"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C2D03" w14:textId="77777777" w:rsidR="000A0F80" w:rsidRDefault="000A0F80">
                              <w:pPr>
                                <w:spacing w:line="162" w:lineRule="exact"/>
                                <w:ind w:right="-4"/>
                                <w:rPr>
                                  <w:rFonts w:ascii="Arial"/>
                                  <w:sz w:val="16"/>
                                </w:rPr>
                              </w:pPr>
                              <w:r>
                                <w:rPr>
                                  <w:rFonts w:ascii="Arial"/>
                                  <w:sz w:val="16"/>
                                </w:rPr>
                                <w:t>Modify Model</w:t>
                              </w:r>
                            </w:p>
                            <w:p w14:paraId="41977A19" w14:textId="77777777" w:rsidR="000A0F80" w:rsidRDefault="000A0F80">
                              <w:pPr>
                                <w:rPr>
                                  <w:sz w:val="16"/>
                                </w:rPr>
                              </w:pPr>
                            </w:p>
                            <w:p w14:paraId="6B33D8C9" w14:textId="77777777" w:rsidR="000A0F80" w:rsidRDefault="000A0F80">
                              <w:pPr>
                                <w:spacing w:before="1"/>
                                <w:rPr>
                                  <w:sz w:val="13"/>
                                </w:rPr>
                              </w:pPr>
                            </w:p>
                            <w:p w14:paraId="3F1090B4" w14:textId="77777777" w:rsidR="000A0F80" w:rsidRDefault="000A0F80">
                              <w:pPr>
                                <w:spacing w:line="180" w:lineRule="exact"/>
                                <w:ind w:left="690" w:right="-4"/>
                                <w:rPr>
                                  <w:rFonts w:ascii="Arial"/>
                                  <w:sz w:val="16"/>
                                </w:rPr>
                              </w:pPr>
                              <w:r>
                                <w:rPr>
                                  <w:rFonts w:ascii="Arial"/>
                                  <w:color w:val="FFFFFF"/>
                                  <w:sz w:val="16"/>
                                </w:rPr>
                                <w:t xml:space="preserve">3  </w:t>
                              </w:r>
                              <w:r>
                                <w:rPr>
                                  <w:rFonts w:ascii="Arial"/>
                                  <w:sz w:val="16"/>
                                </w:rPr>
                                <w:t>Generate Code (Batch)</w:t>
                              </w:r>
                            </w:p>
                          </w:txbxContent>
                        </wps:txbx>
                        <wps:bodyPr rot="0" vert="horz" wrap="square" lIns="0" tIns="0" rIns="0" bIns="0" anchor="t" anchorCtr="0" upright="1">
                          <a:noAutofit/>
                        </wps:bodyPr>
                      </wps:wsp>
                    </wpg:wgp>
                  </a:graphicData>
                </a:graphic>
              </wp:inline>
            </w:drawing>
          </mc:Choice>
          <mc:Fallback>
            <w:pict>
              <v:group w14:anchorId="44966DAA" id="Group 187" o:spid="_x0000_s1095" style="width:131.5pt;height:68.55pt;mso-position-horizontal-relative:char;mso-position-vertical-relative:line" coordsize="2630,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">
                <v:shape id="Freeform 197" o:spid="_x0000_s1096" style="position:absolute;left:1681;top:186;width:113;height:75;visibility:visible;mso-wrap-style:square;v-text-anchor:top" coordsize="11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Mh+MYA&#10;AADcAAAADwAAAGRycy9kb3ducmV2LnhtbESPT2vCQBDF74LfYRnBm27Sg7TRTahSpZQi+AdKb0N2&#10;mgSzszG7Jum37woFbzO8N+/3ZpUNphYdta6yrCCeRyCIc6srLhScT9vZMwjnkTXWlknBLznI0vFo&#10;hYm2PR+oO/pChBB2CSoovW8SKV1ekkE3tw1x0H5sa9CHtS2kbrEP4aaWT1G0kAYrDoQSG9qUlF+O&#10;N6PgWmPcfF8++7f9+qP72vGt3wa4mk6G1yUIT4N/mP+v33Wo/xLD/ZkwgU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Mh+MYAAADcAAAADwAAAAAAAAAAAAAAAACYAgAAZHJz&#10;L2Rvd25yZXYueG1sUEsFBgAAAAAEAAQA9QAAAIsDAAAAAA==&#10;" path="m,l,75,113,38,,xe" fillcolor="black" stroked="f">
                  <v:path arrowok="t" o:connecttype="custom" o:connectlocs="0,186;0,261;113,224;0,186" o:connectangles="0,0,0,0"/>
                </v:shape>
                <v:line id="Line 196" o:spid="_x0000_s1097" style="position:absolute;visibility:visible;mso-wrap-style:square" from="50,1295" to="1942,1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sjQsEAAADcAAAADwAAAGRycy9kb3ducmV2LnhtbERPzYrCMBC+C75DGGFvmuouaqtRysKi&#10;F9GqDzA0Y1tsJt0mq/XtN4LgbT6+31muO1OLG7WusqxgPIpAEOdWV1woOJ9+hnMQziNrrC2Tggc5&#10;WK/6vSUm2t45o9vRFyKEsEtQQel9k0jp8pIMupFtiAN3sa1BH2BbSN3iPYSbWk6iaCoNVhwaSmzo&#10;u6T8evwzCtL4F7Pcfqa7dHOY193jEs++9kp9DLp0AcJT59/il3urw/x4As9nwgV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OyNCwQAAANwAAAAPAAAAAAAAAAAAAAAA&#10;AKECAABkcnMvZG93bnJldi54bWxQSwUGAAAAAAQABAD5AAAAjwMAAAAA&#10;" strokeweight=".0155mm"/>
                <v:shape id="Freeform 195" o:spid="_x0000_s1098" style="position:absolute;left:1925;top:547;width:118;height:75;visibility:visible;mso-wrap-style:square;v-text-anchor:top" coordsize="11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q/LsQA&#10;AADcAAAADwAAAGRycy9kb3ducmV2LnhtbERPTWvCQBC9F/wPywi9FN1YaWmia9BgqSA9VANeh+yY&#10;BLOzMbvG9N93C4Xe5vE+Z5kOphE9da62rGA2jUAQF1bXXCrIj++TNxDOI2tsLJOCb3KQrkYPS0y0&#10;vfMX9QdfihDCLkEFlfdtIqUrKjLoprYlDtzZdgZ9gF0pdYf3EG4a+RxFr9JgzaGhwpayiorL4WYU&#10;ZC95v93pZh/Prxe7OQ4fT/7zpNTjeFgvQHga/L/4z73TYX48h99nwgV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6vy7EAAAA3AAAAA8AAAAAAAAAAAAAAAAAmAIAAGRycy9k&#10;b3ducmV2LnhtbFBLBQYAAAAABAAEAPUAAACJAwAAAAA=&#10;" path="m117,l,5,26,75,117,xe" fillcolor="black" stroked="f">
                  <v:path arrowok="t" o:connecttype="custom" o:connectlocs="117,547;0,552;26,622;117,547" o:connectangles="0,0,0,0"/>
                </v:shape>
                <v:shape id="Picture 194" o:spid="_x0000_s1099" type="#_x0000_t75" style="position:absolute;left:622;top:1120;width:250;height: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w08/CAAAA3AAAAA8AAABkcnMvZG93bnJldi54bWxET91qwjAUvh/4DuEIu5GZOmW4ahQZbMyL&#10;ibo+wKE5NsXmpCRZ2729EQa7Ox/f71lvB9uIjnyoHSuYTTMQxKXTNVcKiu/3pyWIEJE1No5JwS8F&#10;2G5GD2vMtev5RN05ViKFcMhRgYmxzaUMpSGLYepa4sRdnLcYE/SV1B77FG4b+ZxlL9JizanBYEtv&#10;hsrr+ccqaA4nWhZ+V+0nH8fe0Ne86CIr9TgedisQkYb4L/5zf+o0/3UB92fSBXJ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9MNPPwgAAANwAAAAPAAAAAAAAAAAAAAAAAJ8C&#10;AABkcnMvZG93bnJldi54bWxQSwUGAAAAAAQABAD3AAAAjgMAAAAA&#10;">
                  <v:imagedata r:id="rId24" o:title=""/>
                </v:shape>
                <v:shape id="Freeform 193" o:spid="_x0000_s1100" style="position:absolute;left:1794;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j7JsMA&#10;AADcAAAADwAAAGRycy9kb3ducmV2LnhtbERPTWvCQBC9F/oflil4q5uKSk1dxQhqT0KtqMchO01S&#10;s7NLdk3Sf98tCL3N433OfNmbWrTU+MqygpdhAoI4t7riQsHxc/P8CsIHZI21ZVLwQx6Wi8eHOaba&#10;dvxB7SEUIoawT1FBGYJLpfR5SQb90DriyH3ZxmCIsCmkbrCL4aaWoySZSoMVx4YSHa1Lyq+Hm1Gw&#10;Ki5j0+51dnGWfH+a7rLv7VmpwVO/egMRqA//4rv7Xcf5swn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j7JsMAAADcAAAADwAAAAAAAAAAAAAAAACYAgAAZHJzL2Rv&#10;d25yZXYueG1sUEsFBgAAAAAEAAQA9QAAAIgDAAAAAA==&#10;" path="m835,l,,,464r64,13l129,487r89,11l260,495r73,-9l394,475r75,-20l538,435r23,-7l641,412r67,-8l788,401r47,l835,xe" fillcolor="#c90" stroked="f">
                  <v:path arrowok="t" o:connecttype="custom" o:connectlocs="835,0;0,0;0,464;64,477;129,487;218,498;260,495;333,486;394,475;469,455;538,435;561,428;641,412;708,404;788,401;835,401;835,0" o:connectangles="0,0,0,0,0,0,0,0,0,0,0,0,0,0,0,0,0"/>
                </v:shape>
                <v:shape id="Freeform 192" o:spid="_x0000_s1101" style="position:absolute;left:1794;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6Qk8EA&#10;AADcAAAADwAAAGRycy9kb3ducmV2LnhtbERPTWvCQBC9F/oflil4KbrRQtDUVUSItMeq4HXMTpOQ&#10;7GzIjhr/fVcQepvH+5zlenCtulIfas8GppMEFHHhbc2lgeMhH89BBUG22HomA3cKsF69viwxs/7G&#10;P3TdS6liCIcMDVQiXaZ1KCpyGCa+I47cr+8dSoR9qW2PtxjuWj1LklQ7rDk2VNjRtqKi2V+cgfni&#10;eJJtIt95Hs5F+l43l91HY8zobdh8ghIa5F/8dH/ZOH+RwuOZeIF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ekJPBAAAA3AAAAA8AAAAAAAAAAAAAAAAAmAIAAGRycy9kb3du&#10;cmV2LnhtbFBLBQYAAAAABAAEAPUAAACGAwAAAAA=&#10;" path="m,l835,r,401l788,401r-42,1l673,408r-60,9l538,435r-46,13l469,455r-75,20l333,486r-73,9l218,498r-49,-5l95,482,33,471,,464,,xe" filled="f" strokeweight="0">
                  <v:path arrowok="t" o:connecttype="custom" o:connectlocs="0,0;835,0;835,401;788,401;746,402;673,408;613,417;538,435;492,448;469,455;394,475;333,486;260,495;218,498;169,493;95,482;33,471;0,464;0,0" o:connectangles="0,0,0,0,0,0,0,0,0,0,0,0,0,0,0,0,0,0,0"/>
                </v:shape>
                <v:shape id="Text Box 191" o:spid="_x0000_s1102" type="#_x0000_t202" style="position:absolute;top:127;width:1683;height: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1cHMMA&#10;AADcAAAADwAAAGRycy9kb3ducmV2LnhtbERPTWvCQBC9F/oflhG81Y0etEY3IkWhIJTG9NDjmJ0k&#10;i9nZmN1q+u/dQsHbPN7nrDeDbcWVem8cK5hOEhDEpdOGawVfxf7lFYQPyBpbx6TglzxssuenNaba&#10;3Tin6zHUIoawT1FBE0KXSunLhiz6ieuII1e53mKIsK+l7vEWw20rZ0kylxYNx4YGO3prqDwff6yC&#10;7TfnO3P5OH3mVW6KYpnwYX5WajwatisQgYbwEP+733Wcv1z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1cHMMAAADcAAAADwAAAAAAAAAAAAAAAACYAgAAZHJzL2Rv&#10;d25yZXYueG1sUEsFBgAAAAAEAAQA9QAAAIgDAAAAAA==&#10;" filled="f" stroked="f">
                  <v:textbox inset="0,0,0,0">
                    <w:txbxContent>
                      <w:p w14:paraId="2C2C7C72" w14:textId="77777777" w:rsidR="000A0F80" w:rsidRDefault="000A0F80">
                        <w:pPr>
                          <w:tabs>
                            <w:tab w:val="left" w:pos="759"/>
                            <w:tab w:val="left" w:pos="1518"/>
                          </w:tabs>
                          <w:spacing w:line="158" w:lineRule="exact"/>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 xml:space="preserve"> </w:t>
                        </w:r>
                        <w:r>
                          <w:rPr>
                            <w:color w:val="FFFFFF"/>
                            <w:spacing w:val="9"/>
                            <w:sz w:val="16"/>
                          </w:rPr>
                          <w:t xml:space="preserve"> </w:t>
                        </w: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190" o:spid="_x0000_s1103" type="#_x0000_t202" style="position:absolute;left:506;top:7;width:924;height: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IbsUA&#10;AADcAAAADwAAAGRycy9kb3ducmV2LnhtbESPQWvCQBCF7wX/wzKCt7qxB6nRVUQsFArSGA8ex+yY&#10;LGZn0+xW03/fORR6m+G9ee+b1WbwrbpTH11gA7NpBoq4CtZxbeBUvj2/gooJ2WIbmAz8UITNevS0&#10;wtyGBxd0P6ZaSQjHHA00KXW51rFqyGOcho5YtGvoPSZZ+1rbHh8S7lv9kmVz7dGxNDTY0a6h6nb8&#10;9ga2Zy727utw+SyuhSvLRcYf85sxk/GwXYJKNKR/89/1uxX8hdDK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shuxQAAANwAAAAPAAAAAAAAAAAAAAAAAJgCAABkcnMv&#10;ZG93bnJldi54bWxQSwUGAAAAAAQABAD1AAAAigMAAAAA&#10;" filled="f" stroked="f">
                  <v:textbox inset="0,0,0,0">
                    <w:txbxContent>
                      <w:p w14:paraId="6DEA40D0" w14:textId="77777777" w:rsidR="000A0F80" w:rsidRDefault="000A0F80">
                        <w:pPr>
                          <w:spacing w:line="130" w:lineRule="exact"/>
                          <w:ind w:right="8"/>
                          <w:jc w:val="center"/>
                          <w:rPr>
                            <w:rFonts w:ascii="Arial"/>
                            <w:sz w:val="16"/>
                          </w:rPr>
                        </w:pPr>
                        <w:r>
                          <w:rPr>
                            <w:rFonts w:ascii="Arial"/>
                            <w:sz w:val="16"/>
                          </w:rPr>
                          <w:t>(Batch)</w:t>
                        </w:r>
                      </w:p>
                      <w:p w14:paraId="4EC55F1A" w14:textId="77777777" w:rsidR="000A0F80" w:rsidRDefault="000A0F80">
                        <w:pPr>
                          <w:tabs>
                            <w:tab w:val="left" w:pos="759"/>
                          </w:tabs>
                          <w:spacing w:line="148" w:lineRule="exact"/>
                          <w:jc w:val="center"/>
                          <w:rPr>
                            <w:sz w:val="16"/>
                          </w:rPr>
                        </w:pPr>
                        <w:r>
                          <w:rPr>
                            <w:color w:val="FFFFFF"/>
                            <w:w w:val="98"/>
                            <w:sz w:val="16"/>
                            <w:u w:val="single" w:color="000000"/>
                          </w:rPr>
                          <w:t xml:space="preserve"> </w:t>
                        </w:r>
                        <w:r>
                          <w:rPr>
                            <w:color w:val="FFFFFF"/>
                            <w:sz w:val="16"/>
                            <w:u w:val="single" w:color="000000"/>
                          </w:rPr>
                          <w:t xml:space="preserve">  </w:t>
                        </w:r>
                        <w:r>
                          <w:rPr>
                            <w:color w:val="FFFFFF"/>
                            <w:spacing w:val="4"/>
                            <w:sz w:val="16"/>
                            <w:u w:val="single" w:color="000000"/>
                          </w:rPr>
                          <w:t xml:space="preserve"> </w:t>
                        </w:r>
                        <w:r>
                          <w:rPr>
                            <w:color w:val="FFFFFF"/>
                            <w:sz w:val="16"/>
                          </w:rPr>
                          <w:tab/>
                        </w:r>
                        <w:r>
                          <w:rPr>
                            <w:color w:val="FFFFFF"/>
                            <w:w w:val="98"/>
                            <w:sz w:val="16"/>
                            <w:u w:val="single" w:color="000000"/>
                          </w:rPr>
                          <w:t xml:space="preserve"> </w:t>
                        </w:r>
                        <w:r>
                          <w:rPr>
                            <w:color w:val="FFFFFF"/>
                            <w:spacing w:val="4"/>
                            <w:sz w:val="16"/>
                            <w:u w:val="single" w:color="000000"/>
                          </w:rPr>
                          <w:t xml:space="preserve"> </w:t>
                        </w:r>
                      </w:p>
                    </w:txbxContent>
                  </v:textbox>
                </v:shape>
                <v:shape id="Text Box 189" o:spid="_x0000_s1104" type="#_x0000_t202" style="position:absolute;left:1839;top:37;width:746;height: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5t9cMA&#10;AADcAAAADwAAAGRycy9kb3ducmV2LnhtbERPTWvCQBC9C/0PyxR6Mxt7CE10FZEWCoVijAePY3ZM&#10;FrOzaXYb03/vFgq9zeN9zmoz2U6MNHjjWMEiSUEQ104bbhQcq7f5CwgfkDV2jknBD3nYrB9mKyy0&#10;u3FJ4yE0IoawL1BBG0JfSOnrliz6xPXEkbu4wWKIcGikHvAWw20nn9M0kxYNx4YWe9q1VF8P31bB&#10;9sTlq/n6PO/LS2mqKk/5I7sq9fQ4bZcgAk3hX/znftdxfp7D7zPxAr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5t9cMAAADcAAAADwAAAAAAAAAAAAAAAACYAgAAZHJzL2Rv&#10;d25yZXYueG1sUEsFBgAAAAAEAAQA9QAAAIgDAAAAAA==&#10;" filled="f" stroked="f">
                  <v:textbox inset="0,0,0,0">
                    <w:txbxContent>
                      <w:p w14:paraId="5E2BB5FB" w14:textId="77777777" w:rsidR="000A0F80" w:rsidRDefault="000A0F80">
                        <w:pPr>
                          <w:spacing w:line="159" w:lineRule="exact"/>
                          <w:jc w:val="center"/>
                          <w:rPr>
                            <w:rFonts w:ascii="Arial"/>
                            <w:sz w:val="16"/>
                          </w:rPr>
                        </w:pPr>
                        <w:r>
                          <w:rPr>
                            <w:rFonts w:ascii="Arial"/>
                            <w:color w:val="FFFFFF"/>
                            <w:w w:val="95"/>
                            <w:sz w:val="16"/>
                          </w:rPr>
                          <w:t>Generated</w:t>
                        </w:r>
                      </w:p>
                      <w:p w14:paraId="4DF157F1" w14:textId="77777777" w:rsidR="000A0F80" w:rsidRDefault="000A0F80">
                        <w:pPr>
                          <w:spacing w:line="177" w:lineRule="exact"/>
                          <w:jc w:val="center"/>
                          <w:rPr>
                            <w:rFonts w:ascii="Arial"/>
                            <w:sz w:val="16"/>
                          </w:rPr>
                        </w:pPr>
                        <w:r>
                          <w:rPr>
                            <w:rFonts w:ascii="Arial"/>
                            <w:color w:val="FFFFFF"/>
                            <w:sz w:val="16"/>
                          </w:rPr>
                          <w:t>Code</w:t>
                        </w:r>
                      </w:p>
                    </w:txbxContent>
                  </v:textbox>
                </v:shape>
                <v:shape id="Text Box 188" o:spid="_x0000_s1105" type="#_x0000_t202" style="position:absolute;left:12;top:652;width:2539;height: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k8MA&#10;AADcAAAADwAAAGRycy9kb3ducmV2LnhtbESPQYvCMBSE7wv+h/AEb2uqB3GrUURcEASx1oPHZ/Ns&#10;g81Lt4la/71ZWNjjMDPfMPNlZ2vxoNYbxwpGwwQEceG04VLBKf/+nILwAVlj7ZgUvMjDctH7mGOq&#10;3ZMzehxDKSKEfYoKqhCaVEpfVGTRD11DHL2ray2GKNtS6hafEW5rOU6SibRoOC5U2NC6ouJ2vFsF&#10;qzNnG/Ozvxyya2by/Cvh3eSm1KDfrWYgAnXhP/zX3moFkQi/Z+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swk8MAAADcAAAADwAAAAAAAAAAAAAAAACYAgAAZHJzL2Rv&#10;d25yZXYueG1sUEsFBgAAAAAEAAQA9QAAAIgDAAAAAA==&#10;" filled="f" stroked="f">
                  <v:textbox inset="0,0,0,0">
                    <w:txbxContent>
                      <w:p w14:paraId="0A3C2D03" w14:textId="77777777" w:rsidR="000A0F80" w:rsidRDefault="000A0F80">
                        <w:pPr>
                          <w:spacing w:line="162" w:lineRule="exact"/>
                          <w:ind w:right="-4"/>
                          <w:rPr>
                            <w:rFonts w:ascii="Arial"/>
                            <w:sz w:val="16"/>
                          </w:rPr>
                        </w:pPr>
                        <w:r>
                          <w:rPr>
                            <w:rFonts w:ascii="Arial"/>
                            <w:sz w:val="16"/>
                          </w:rPr>
                          <w:t>Modify Model</w:t>
                        </w:r>
                      </w:p>
                      <w:p w14:paraId="41977A19" w14:textId="77777777" w:rsidR="000A0F80" w:rsidRDefault="000A0F80">
                        <w:pPr>
                          <w:rPr>
                            <w:sz w:val="16"/>
                          </w:rPr>
                        </w:pPr>
                      </w:p>
                      <w:p w14:paraId="6B33D8C9" w14:textId="77777777" w:rsidR="000A0F80" w:rsidRDefault="000A0F80">
                        <w:pPr>
                          <w:spacing w:before="1"/>
                          <w:rPr>
                            <w:sz w:val="13"/>
                          </w:rPr>
                        </w:pPr>
                      </w:p>
                      <w:p w14:paraId="3F1090B4" w14:textId="77777777" w:rsidR="000A0F80" w:rsidRDefault="000A0F80">
                        <w:pPr>
                          <w:spacing w:line="180" w:lineRule="exact"/>
                          <w:ind w:left="690" w:right="-4"/>
                          <w:rPr>
                            <w:rFonts w:ascii="Arial"/>
                            <w:sz w:val="16"/>
                          </w:rPr>
                        </w:pPr>
                        <w:proofErr w:type="gramStart"/>
                        <w:r>
                          <w:rPr>
                            <w:rFonts w:ascii="Arial"/>
                            <w:color w:val="FFFFFF"/>
                            <w:sz w:val="16"/>
                          </w:rPr>
                          <w:t xml:space="preserve">3  </w:t>
                        </w:r>
                        <w:r>
                          <w:rPr>
                            <w:rFonts w:ascii="Arial"/>
                            <w:sz w:val="16"/>
                          </w:rPr>
                          <w:t>Generate</w:t>
                        </w:r>
                        <w:proofErr w:type="gramEnd"/>
                        <w:r>
                          <w:rPr>
                            <w:rFonts w:ascii="Arial"/>
                            <w:sz w:val="16"/>
                          </w:rPr>
                          <w:t xml:space="preserve"> Code (Batch)</w:t>
                        </w:r>
                      </w:p>
                    </w:txbxContent>
                  </v:textbox>
                </v:shape>
                <w10:anchorlock/>
              </v:group>
            </w:pict>
          </mc:Fallback>
        </mc:AlternateContent>
      </w:r>
    </w:p>
    <w:p w14:paraId="3235C40E" w14:textId="77777777" w:rsidR="00B66BFA" w:rsidRDefault="00B66BFA">
      <w:pPr>
        <w:pStyle w:val="Corpsdetexte"/>
        <w:spacing w:before="4"/>
        <w:rPr>
          <w:rFonts w:ascii="Arial"/>
          <w:sz w:val="15"/>
        </w:rPr>
      </w:pPr>
    </w:p>
    <w:p w14:paraId="53AF1CE2" w14:textId="77777777" w:rsidR="00B66BFA" w:rsidRDefault="00B66BFA">
      <w:pPr>
        <w:rPr>
          <w:rFonts w:ascii="Arial"/>
          <w:sz w:val="15"/>
        </w:rPr>
        <w:sectPr w:rsidR="00B66BFA">
          <w:pgSz w:w="12240" w:h="15840"/>
          <w:pgMar w:top="1500" w:right="680" w:bottom="280" w:left="960" w:header="720" w:footer="720" w:gutter="0"/>
          <w:cols w:space="720"/>
        </w:sectPr>
      </w:pPr>
    </w:p>
    <w:p w14:paraId="7FF3F518" w14:textId="77777777" w:rsidR="00B66BFA" w:rsidRDefault="0044141A">
      <w:pPr>
        <w:pStyle w:val="Titre4"/>
        <w:spacing w:before="69" w:line="244" w:lineRule="auto"/>
        <w:ind w:left="0" w:right="176"/>
        <w:jc w:val="right"/>
      </w:pPr>
      <w:r>
        <w:t>Figure 2: Model-code synchronization in case only</w:t>
      </w:r>
      <w:r>
        <w:rPr>
          <w:w w:val="110"/>
        </w:rPr>
        <w:t xml:space="preserve"> </w:t>
      </w:r>
      <w:r>
        <w:t>code is modifted: Dashed arrows are steps are per-</w:t>
      </w:r>
      <w:r>
        <w:rPr>
          <w:w w:val="97"/>
        </w:rPr>
        <w:t xml:space="preserve"> </w:t>
      </w:r>
      <w:r>
        <w:t>formed only once. Filled arrows are repeating steps.</w:t>
      </w:r>
    </w:p>
    <w:p w14:paraId="4D0EA89B" w14:textId="77777777" w:rsidR="00B66BFA" w:rsidRDefault="00B66BFA">
      <w:pPr>
        <w:pStyle w:val="Corpsdetexte"/>
        <w:rPr>
          <w:rFonts w:ascii="Georgia"/>
          <w:b/>
        </w:rPr>
      </w:pPr>
    </w:p>
    <w:p w14:paraId="46672B22" w14:textId="77777777" w:rsidR="00B66BFA" w:rsidRDefault="00B66BFA">
      <w:pPr>
        <w:pStyle w:val="Corpsdetexte"/>
        <w:rPr>
          <w:rFonts w:ascii="Georgia"/>
          <w:b/>
          <w:sz w:val="16"/>
        </w:rPr>
      </w:pPr>
    </w:p>
    <w:p w14:paraId="7EEE959C" w14:textId="77777777" w:rsidR="00B66BFA" w:rsidRDefault="0044141A">
      <w:pPr>
        <w:pStyle w:val="Corpsdetexte"/>
        <w:spacing w:line="242" w:lineRule="auto"/>
        <w:ind w:left="115" w:right="176" w:firstLine="179"/>
        <w:jc w:val="both"/>
      </w:pPr>
      <w:r>
        <w:rPr>
          <w:w w:val="110"/>
        </w:rPr>
        <w:t xml:space="preserve">In the next section, the use-cases of the development en- vironment will </w:t>
      </w:r>
      <w:r>
        <w:rPr>
          <w:spacing w:val="2"/>
          <w:w w:val="110"/>
        </w:rPr>
        <w:t xml:space="preserve">be </w:t>
      </w:r>
      <w:r>
        <w:rPr>
          <w:w w:val="110"/>
        </w:rPr>
        <w:t>integrated into some processes. The pro- cesses</w:t>
      </w:r>
      <w:r>
        <w:rPr>
          <w:spacing w:val="-16"/>
          <w:w w:val="110"/>
        </w:rPr>
        <w:t xml:space="preserve"> </w:t>
      </w:r>
      <w:r>
        <w:rPr>
          <w:spacing w:val="-3"/>
          <w:w w:val="110"/>
        </w:rPr>
        <w:t>cover</w:t>
      </w:r>
      <w:r>
        <w:rPr>
          <w:spacing w:val="-16"/>
          <w:w w:val="110"/>
        </w:rPr>
        <w:t xml:space="preserve"> </w:t>
      </w:r>
      <w:r>
        <w:rPr>
          <w:w w:val="110"/>
        </w:rPr>
        <w:t>model-code</w:t>
      </w:r>
      <w:r>
        <w:rPr>
          <w:spacing w:val="-16"/>
          <w:w w:val="110"/>
        </w:rPr>
        <w:t xml:space="preserve"> </w:t>
      </w:r>
      <w:r>
        <w:rPr>
          <w:w w:val="110"/>
        </w:rPr>
        <w:t>synchronization</w:t>
      </w:r>
      <w:r>
        <w:rPr>
          <w:spacing w:val="-16"/>
          <w:w w:val="110"/>
        </w:rPr>
        <w:t xml:space="preserve"> </w:t>
      </w:r>
      <w:r>
        <w:rPr>
          <w:w w:val="110"/>
        </w:rPr>
        <w:t>in</w:t>
      </w:r>
      <w:r>
        <w:rPr>
          <w:spacing w:val="-16"/>
          <w:w w:val="110"/>
        </w:rPr>
        <w:t xml:space="preserve"> </w:t>
      </w:r>
      <w:r>
        <w:rPr>
          <w:w w:val="110"/>
        </w:rPr>
        <w:t>several</w:t>
      </w:r>
      <w:r>
        <w:rPr>
          <w:spacing w:val="-16"/>
          <w:w w:val="110"/>
        </w:rPr>
        <w:t xml:space="preserve"> </w:t>
      </w:r>
      <w:r>
        <w:rPr>
          <w:w w:val="110"/>
        </w:rPr>
        <w:t>scenarios that correspond to the practices of both actors, i.e. model- driven developers and code-driven</w:t>
      </w:r>
      <w:r>
        <w:rPr>
          <w:spacing w:val="-20"/>
          <w:w w:val="110"/>
        </w:rPr>
        <w:t xml:space="preserve"> </w:t>
      </w:r>
      <w:r>
        <w:rPr>
          <w:w w:val="110"/>
        </w:rPr>
        <w:t>developers.</w:t>
      </w:r>
    </w:p>
    <w:p w14:paraId="21EE6ED8" w14:textId="77777777" w:rsidR="00B66BFA" w:rsidRDefault="00B66BFA">
      <w:pPr>
        <w:pStyle w:val="Corpsdetexte"/>
        <w:spacing w:before="5"/>
        <w:rPr>
          <w:sz w:val="19"/>
        </w:rPr>
      </w:pPr>
    </w:p>
    <w:p w14:paraId="531F20F8" w14:textId="77777777" w:rsidR="00B66BFA" w:rsidRDefault="0044141A">
      <w:pPr>
        <w:pStyle w:val="Titre1"/>
        <w:numPr>
          <w:ilvl w:val="0"/>
          <w:numId w:val="5"/>
        </w:numPr>
        <w:tabs>
          <w:tab w:val="left" w:pos="534"/>
          <w:tab w:val="left" w:pos="535"/>
        </w:tabs>
        <w:spacing w:line="242" w:lineRule="auto"/>
      </w:pPr>
      <w:r>
        <w:t>PROCESSES</w:t>
      </w:r>
      <w:r>
        <w:rPr>
          <w:spacing w:val="-26"/>
        </w:rPr>
        <w:t xml:space="preserve"> </w:t>
      </w:r>
      <w:r>
        <w:rPr>
          <w:spacing w:val="-3"/>
        </w:rPr>
        <w:t>TO</w:t>
      </w:r>
      <w:r>
        <w:rPr>
          <w:spacing w:val="-26"/>
        </w:rPr>
        <w:t xml:space="preserve"> </w:t>
      </w:r>
      <w:r>
        <w:t>SYNCHRONIZE</w:t>
      </w:r>
      <w:r>
        <w:rPr>
          <w:spacing w:val="-26"/>
        </w:rPr>
        <w:t xml:space="preserve"> </w:t>
      </w:r>
      <w:r>
        <w:t>MODEL AND</w:t>
      </w:r>
      <w:r>
        <w:rPr>
          <w:spacing w:val="-6"/>
        </w:rPr>
        <w:t xml:space="preserve"> </w:t>
      </w:r>
      <w:r>
        <w:t>CODE</w:t>
      </w:r>
    </w:p>
    <w:p w14:paraId="6C40B564" w14:textId="77777777" w:rsidR="00B66BFA" w:rsidRDefault="0044141A">
      <w:pPr>
        <w:pStyle w:val="Corpsdetexte"/>
        <w:spacing w:before="36" w:line="242" w:lineRule="auto"/>
        <w:ind w:left="115" w:right="176" w:firstLine="179"/>
        <w:jc w:val="both"/>
      </w:pPr>
      <w:r>
        <w:rPr>
          <w:w w:val="110"/>
        </w:rPr>
        <w:t>This section shows some processes to synchronize model and</w:t>
      </w:r>
      <w:r>
        <w:rPr>
          <w:spacing w:val="-11"/>
          <w:w w:val="110"/>
        </w:rPr>
        <w:t xml:space="preserve"> </w:t>
      </w:r>
      <w:r>
        <w:rPr>
          <w:w w:val="110"/>
        </w:rPr>
        <w:t>code</w:t>
      </w:r>
      <w:r>
        <w:rPr>
          <w:spacing w:val="-11"/>
          <w:w w:val="110"/>
        </w:rPr>
        <w:t xml:space="preserve"> </w:t>
      </w:r>
      <w:r>
        <w:rPr>
          <w:w w:val="110"/>
        </w:rPr>
        <w:t>within</w:t>
      </w:r>
      <w:r>
        <w:rPr>
          <w:spacing w:val="-11"/>
          <w:w w:val="110"/>
        </w:rPr>
        <w:t xml:space="preserve"> </w:t>
      </w:r>
      <w:r>
        <w:rPr>
          <w:w w:val="110"/>
        </w:rPr>
        <w:t>different</w:t>
      </w:r>
      <w:r>
        <w:rPr>
          <w:spacing w:val="-11"/>
          <w:w w:val="110"/>
        </w:rPr>
        <w:t xml:space="preserve"> </w:t>
      </w:r>
      <w:r>
        <w:rPr>
          <w:w w:val="110"/>
        </w:rPr>
        <w:t>scenarios.</w:t>
      </w:r>
      <w:r>
        <w:rPr>
          <w:spacing w:val="18"/>
          <w:w w:val="110"/>
        </w:rPr>
        <w:t xml:space="preserve"> </w:t>
      </w:r>
      <w:r>
        <w:rPr>
          <w:w w:val="110"/>
        </w:rPr>
        <w:t>The</w:t>
      </w:r>
      <w:r>
        <w:rPr>
          <w:spacing w:val="-11"/>
          <w:w w:val="110"/>
        </w:rPr>
        <w:t xml:space="preserve"> </w:t>
      </w:r>
      <w:r>
        <w:rPr>
          <w:w w:val="110"/>
        </w:rPr>
        <w:t>scenarios</w:t>
      </w:r>
      <w:r>
        <w:rPr>
          <w:spacing w:val="-11"/>
          <w:w w:val="110"/>
        </w:rPr>
        <w:t xml:space="preserve"> </w:t>
      </w:r>
      <w:r>
        <w:rPr>
          <w:w w:val="110"/>
        </w:rPr>
        <w:t>are</w:t>
      </w:r>
      <w:r>
        <w:rPr>
          <w:spacing w:val="-11"/>
          <w:w w:val="110"/>
        </w:rPr>
        <w:t xml:space="preserve"> </w:t>
      </w:r>
      <w:r>
        <w:rPr>
          <w:w w:val="110"/>
        </w:rPr>
        <w:t>distin- guished according to the type of developers, i.e. the actors, working on the system to</w:t>
      </w:r>
      <w:r>
        <w:rPr>
          <w:spacing w:val="23"/>
          <w:w w:val="110"/>
        </w:rPr>
        <w:t xml:space="preserve"> </w:t>
      </w:r>
      <w:r>
        <w:rPr>
          <w:w w:val="110"/>
        </w:rPr>
        <w:t>develop.</w:t>
      </w:r>
    </w:p>
    <w:p w14:paraId="097B9B5E" w14:textId="77777777" w:rsidR="00B66BFA" w:rsidRDefault="0044141A">
      <w:pPr>
        <w:pStyle w:val="Corpsdetexte"/>
        <w:spacing w:line="242" w:lineRule="auto"/>
        <w:ind w:left="115" w:right="177" w:firstLine="179"/>
        <w:jc w:val="both"/>
      </w:pPr>
      <w:r>
        <w:rPr>
          <w:spacing w:val="-8"/>
          <w:w w:val="110"/>
        </w:rPr>
        <w:t xml:space="preserve">We </w:t>
      </w:r>
      <w:r>
        <w:rPr>
          <w:w w:val="110"/>
        </w:rPr>
        <w:t xml:space="preserve">assume that the common starting point of each pro- cess, for each scenario, is the model. Therefore if there is some legacy code without a model, the legacy code must first </w:t>
      </w:r>
      <w:r>
        <w:rPr>
          <w:spacing w:val="2"/>
          <w:w w:val="110"/>
        </w:rPr>
        <w:t xml:space="preserve">be </w:t>
      </w:r>
      <w:r>
        <w:rPr>
          <w:w w:val="110"/>
        </w:rPr>
        <w:t xml:space="preserve">reversed into a new model in order to enter any of the processes. This can </w:t>
      </w:r>
      <w:r>
        <w:rPr>
          <w:spacing w:val="2"/>
          <w:w w:val="110"/>
        </w:rPr>
        <w:t xml:space="preserve">be </w:t>
      </w:r>
      <w:r>
        <w:rPr>
          <w:w w:val="110"/>
        </w:rPr>
        <w:t xml:space="preserve">done with the </w:t>
      </w:r>
      <w:r>
        <w:rPr>
          <w:rFonts w:ascii="Georgia"/>
          <w:b/>
          <w:w w:val="110"/>
        </w:rPr>
        <w:t>Reverse Code (Batch)</w:t>
      </w:r>
      <w:r>
        <w:rPr>
          <w:rFonts w:ascii="Georgia"/>
          <w:b/>
          <w:spacing w:val="-20"/>
          <w:w w:val="110"/>
        </w:rPr>
        <w:t xml:space="preserve"> </w:t>
      </w:r>
      <w:r>
        <w:rPr>
          <w:w w:val="110"/>
        </w:rPr>
        <w:t>use-case</w:t>
      </w:r>
      <w:r>
        <w:rPr>
          <w:spacing w:val="-19"/>
          <w:w w:val="110"/>
        </w:rPr>
        <w:t xml:space="preserve"> </w:t>
      </w:r>
      <w:r>
        <w:rPr>
          <w:w w:val="110"/>
        </w:rPr>
        <w:t>of</w:t>
      </w:r>
      <w:r>
        <w:rPr>
          <w:spacing w:val="-19"/>
          <w:w w:val="110"/>
        </w:rPr>
        <w:t xml:space="preserve"> </w:t>
      </w:r>
      <w:r>
        <w:rPr>
          <w:w w:val="110"/>
        </w:rPr>
        <w:t>the</w:t>
      </w:r>
      <w:r>
        <w:rPr>
          <w:spacing w:val="-19"/>
          <w:w w:val="110"/>
        </w:rPr>
        <w:t xml:space="preserve"> </w:t>
      </w:r>
      <w:r>
        <w:rPr>
          <w:w w:val="110"/>
        </w:rPr>
        <w:t>development</w:t>
      </w:r>
      <w:r>
        <w:rPr>
          <w:spacing w:val="-19"/>
          <w:w w:val="110"/>
        </w:rPr>
        <w:t xml:space="preserve"> </w:t>
      </w:r>
      <w:r>
        <w:rPr>
          <w:w w:val="110"/>
        </w:rPr>
        <w:t>environment</w:t>
      </w:r>
      <w:r>
        <w:rPr>
          <w:spacing w:val="-19"/>
          <w:w w:val="110"/>
        </w:rPr>
        <w:t xml:space="preserve"> </w:t>
      </w:r>
      <w:r>
        <w:rPr>
          <w:w w:val="110"/>
        </w:rPr>
        <w:t>proposed in Section</w:t>
      </w:r>
      <w:r>
        <w:rPr>
          <w:spacing w:val="3"/>
          <w:w w:val="110"/>
        </w:rPr>
        <w:t xml:space="preserve"> </w:t>
      </w:r>
      <w:r>
        <w:rPr>
          <w:w w:val="110"/>
        </w:rPr>
        <w:t>3.</w:t>
      </w:r>
    </w:p>
    <w:p w14:paraId="66041720" w14:textId="77777777" w:rsidR="00B66BFA" w:rsidRDefault="0044141A">
      <w:pPr>
        <w:pStyle w:val="Corpsdetexte"/>
        <w:spacing w:line="242" w:lineRule="auto"/>
        <w:ind w:left="115" w:right="176" w:firstLine="179"/>
        <w:jc w:val="both"/>
      </w:pPr>
      <w:r>
        <w:rPr>
          <w:w w:val="110"/>
        </w:rPr>
        <w:t>Each of the following section describes a scenario and the process associated with it for model and code synchroniza- tion.</w:t>
      </w:r>
    </w:p>
    <w:p w14:paraId="45F80662" w14:textId="77777777" w:rsidR="00B66BFA" w:rsidRDefault="0044141A">
      <w:pPr>
        <w:pStyle w:val="Titre1"/>
        <w:numPr>
          <w:ilvl w:val="1"/>
          <w:numId w:val="5"/>
        </w:numPr>
        <w:tabs>
          <w:tab w:val="left" w:pos="653"/>
          <w:tab w:val="left" w:pos="654"/>
        </w:tabs>
        <w:spacing w:before="109"/>
      </w:pPr>
      <w:r>
        <w:t>Scenario</w:t>
      </w:r>
      <w:r>
        <w:rPr>
          <w:spacing w:val="-20"/>
        </w:rPr>
        <w:t xml:space="preserve"> </w:t>
      </w:r>
      <w:r>
        <w:t>1:</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code</w:t>
      </w:r>
    </w:p>
    <w:p w14:paraId="5719BCAF" w14:textId="77777777" w:rsidR="00B66BFA" w:rsidRDefault="0044141A" w:rsidP="00BA4B59">
      <w:pPr>
        <w:pStyle w:val="Corpsdetexte"/>
        <w:spacing w:before="39" w:line="242" w:lineRule="auto"/>
        <w:ind w:left="113" w:right="176" w:firstLine="181"/>
        <w:jc w:val="both"/>
      </w:pPr>
      <w:r>
        <w:rPr>
          <w:w w:val="110"/>
        </w:rPr>
        <w:t>The assumption in scenario 1 is that the code is the only</w:t>
      </w:r>
      <w:r>
        <w:rPr>
          <w:w w:val="107"/>
        </w:rPr>
        <w:t xml:space="preserve"> </w:t>
      </w:r>
      <w:r>
        <w:rPr>
          <w:w w:val="110"/>
        </w:rPr>
        <w:t>reference artifact. Otherwise said, only the code may be</w:t>
      </w:r>
      <w:r>
        <w:rPr>
          <w:w w:val="102"/>
        </w:rPr>
        <w:t xml:space="preserve"> </w:t>
      </w:r>
      <w:r>
        <w:rPr>
          <w:w w:val="110"/>
        </w:rPr>
        <w:t>modified manually. We assume that during development,</w:t>
      </w:r>
      <w:r>
        <w:rPr>
          <w:w w:val="113"/>
        </w:rPr>
        <w:t xml:space="preserve"> </w:t>
      </w:r>
      <w:r>
        <w:rPr>
          <w:w w:val="110"/>
        </w:rPr>
        <w:t>sporadically the model needs to be synchronized sporadically</w:t>
      </w:r>
      <w:r>
        <w:rPr>
          <w:w w:val="105"/>
        </w:rPr>
        <w:t xml:space="preserve"> </w:t>
      </w:r>
      <w:r>
        <w:rPr>
          <w:w w:val="110"/>
        </w:rPr>
        <w:t>with the code. This scenario suits the code-driven developer. Figure 2 shows the process to synchronize code and model</w:t>
      </w:r>
      <w:r>
        <w:rPr>
          <w:w w:val="102"/>
        </w:rPr>
        <w:t xml:space="preserve"> </w:t>
      </w:r>
      <w:r>
        <w:rPr>
          <w:w w:val="110"/>
        </w:rPr>
        <w:t>in scenario 1. Note that each step is a use-case of the de-</w:t>
      </w:r>
      <w:r>
        <w:rPr>
          <w:w w:val="102"/>
        </w:rPr>
        <w:t xml:space="preserve"> </w:t>
      </w:r>
      <w:r>
        <w:rPr>
          <w:w w:val="110"/>
        </w:rPr>
        <w:t>velopment environment proposed in Section 3. The general</w:t>
      </w:r>
      <w:r>
        <w:rPr>
          <w:w w:val="102"/>
        </w:rPr>
        <w:t xml:space="preserve"> </w:t>
      </w:r>
      <w:r>
        <w:rPr>
          <w:w w:val="110"/>
        </w:rPr>
        <w:t>approach is to always overwrite the model with a new model</w:t>
      </w:r>
      <w:r w:rsidR="003D2F1B">
        <w:t xml:space="preserve"> </w:t>
      </w:r>
      <w:r w:rsidR="00730F96">
        <w:rPr>
          <w:w w:val="110"/>
        </w:rPr>
        <w:t>produced from the modified code.</w:t>
      </w:r>
    </w:p>
    <w:p w14:paraId="116872AC" w14:textId="77777777" w:rsidR="00B66BFA" w:rsidRDefault="0044141A" w:rsidP="000F536A">
      <w:pPr>
        <w:pStyle w:val="Corpsdetexte"/>
        <w:spacing w:before="2" w:line="242" w:lineRule="auto"/>
        <w:ind w:left="115" w:right="175" w:firstLine="179"/>
        <w:jc w:val="both"/>
      </w:pPr>
      <w:r>
        <w:rPr>
          <w:w w:val="110"/>
        </w:rPr>
        <w:t xml:space="preserve">In Figure 2, as a reminder of the general assumption, the starting point of the process is the model. In step </w:t>
      </w:r>
      <w:r>
        <w:rPr>
          <w:rFonts w:ascii="Georgia"/>
          <w:b/>
          <w:w w:val="110"/>
        </w:rPr>
        <w:t>(1)</w:t>
      </w:r>
      <w:r>
        <w:rPr>
          <w:w w:val="110"/>
        </w:rPr>
        <w:t xml:space="preserve">, code is generated in batch mode from the model to begin imple- mentation. The developers then work with this generated code. The code is modified during development as step </w:t>
      </w:r>
      <w:r>
        <w:rPr>
          <w:rFonts w:ascii="Georgia"/>
          <w:b/>
          <w:w w:val="110"/>
        </w:rPr>
        <w:t xml:space="preserve">(2) </w:t>
      </w:r>
      <w:r>
        <w:rPr>
          <w:w w:val="110"/>
        </w:rPr>
        <w:t xml:space="preserve">in the figure. After the code is modified, in step </w:t>
      </w:r>
      <w:r>
        <w:rPr>
          <w:rFonts w:ascii="Georgia"/>
          <w:b/>
          <w:w w:val="110"/>
        </w:rPr>
        <w:t xml:space="preserve">(3) </w:t>
      </w:r>
      <w:r>
        <w:rPr>
          <w:w w:val="110"/>
        </w:rPr>
        <w:t xml:space="preserve">it is re- versed in batch mode, i.e. the existing model is overwritten </w:t>
      </w:r>
      <w:r>
        <w:rPr>
          <w:spacing w:val="-3"/>
          <w:w w:val="110"/>
        </w:rPr>
        <w:t xml:space="preserve">by </w:t>
      </w:r>
      <w:r>
        <w:rPr>
          <w:w w:val="110"/>
        </w:rPr>
        <w:t>a new model reversed from the code. Obviously code</w:t>
      </w:r>
      <w:r>
        <w:rPr>
          <w:spacing w:val="-22"/>
          <w:w w:val="110"/>
        </w:rPr>
        <w:t xml:space="preserve"> </w:t>
      </w:r>
      <w:r>
        <w:rPr>
          <w:w w:val="110"/>
        </w:rPr>
        <w:t>can evolve</w:t>
      </w:r>
      <w:r>
        <w:rPr>
          <w:spacing w:val="-12"/>
          <w:w w:val="110"/>
        </w:rPr>
        <w:t xml:space="preserve"> </w:t>
      </w:r>
      <w:r>
        <w:rPr>
          <w:w w:val="110"/>
        </w:rPr>
        <w:t>several</w:t>
      </w:r>
      <w:r>
        <w:rPr>
          <w:spacing w:val="-12"/>
          <w:w w:val="110"/>
        </w:rPr>
        <w:t xml:space="preserve"> </w:t>
      </w:r>
      <w:r>
        <w:rPr>
          <w:w w:val="110"/>
        </w:rPr>
        <w:t>times</w:t>
      </w:r>
      <w:r>
        <w:rPr>
          <w:spacing w:val="-12"/>
          <w:w w:val="110"/>
        </w:rPr>
        <w:t xml:space="preserve"> </w:t>
      </w:r>
      <w:r>
        <w:rPr>
          <w:w w:val="110"/>
        </w:rPr>
        <w:t>through</w:t>
      </w:r>
      <w:r>
        <w:rPr>
          <w:spacing w:val="-12"/>
          <w:w w:val="110"/>
        </w:rPr>
        <w:t xml:space="preserve"> </w:t>
      </w:r>
      <w:r>
        <w:rPr>
          <w:w w:val="110"/>
        </w:rPr>
        <w:t>successive</w:t>
      </w:r>
      <w:r>
        <w:rPr>
          <w:spacing w:val="-12"/>
          <w:w w:val="110"/>
        </w:rPr>
        <w:t xml:space="preserve"> </w:t>
      </w:r>
      <w:r>
        <w:rPr>
          <w:w w:val="110"/>
        </w:rPr>
        <w:t>modifications.</w:t>
      </w:r>
      <w:r>
        <w:rPr>
          <w:spacing w:val="6"/>
          <w:w w:val="110"/>
        </w:rPr>
        <w:t xml:space="preserve"> </w:t>
      </w:r>
      <w:r>
        <w:rPr>
          <w:w w:val="110"/>
        </w:rPr>
        <w:t xml:space="preserve">After each set of modifications, it can </w:t>
      </w:r>
      <w:r>
        <w:rPr>
          <w:spacing w:val="2"/>
          <w:w w:val="110"/>
        </w:rPr>
        <w:t xml:space="preserve">be </w:t>
      </w:r>
      <w:r>
        <w:rPr>
          <w:w w:val="110"/>
        </w:rPr>
        <w:t>reversed in batch mode</w:t>
      </w:r>
      <w:r>
        <w:rPr>
          <w:b/>
        </w:rPr>
        <w:br w:type="column"/>
      </w:r>
      <w:r>
        <w:t>Figure 3: Model-code synchronization in case only model</w:t>
      </w:r>
      <w:r>
        <w:rPr>
          <w:spacing w:val="-10"/>
        </w:rPr>
        <w:t xml:space="preserve"> </w:t>
      </w:r>
      <w:r>
        <w:t>is</w:t>
      </w:r>
      <w:r>
        <w:rPr>
          <w:spacing w:val="-10"/>
        </w:rPr>
        <w:t xml:space="preserve"> </w:t>
      </w:r>
      <w:r>
        <w:t>modifted:</w:t>
      </w:r>
      <w:r>
        <w:rPr>
          <w:spacing w:val="8"/>
        </w:rPr>
        <w:t xml:space="preserve"> </w:t>
      </w:r>
      <w:r>
        <w:t>Dashed</w:t>
      </w:r>
      <w:r>
        <w:rPr>
          <w:spacing w:val="-10"/>
        </w:rPr>
        <w:t xml:space="preserve"> </w:t>
      </w:r>
      <w:r>
        <w:t>arrows</w:t>
      </w:r>
      <w:r>
        <w:rPr>
          <w:spacing w:val="-10"/>
        </w:rPr>
        <w:t xml:space="preserve"> </w:t>
      </w:r>
      <w:r>
        <w:t>are</w:t>
      </w:r>
      <w:r>
        <w:rPr>
          <w:spacing w:val="-10"/>
        </w:rPr>
        <w:t xml:space="preserve"> </w:t>
      </w:r>
      <w:r>
        <w:t>steps</w:t>
      </w:r>
      <w:r>
        <w:rPr>
          <w:spacing w:val="-10"/>
        </w:rPr>
        <w:t xml:space="preserve"> </w:t>
      </w:r>
      <w:r>
        <w:t>are</w:t>
      </w:r>
      <w:r>
        <w:rPr>
          <w:spacing w:val="-10"/>
        </w:rPr>
        <w:t xml:space="preserve"> </w:t>
      </w:r>
      <w:r>
        <w:t>per- formed</w:t>
      </w:r>
      <w:r>
        <w:rPr>
          <w:spacing w:val="-11"/>
        </w:rPr>
        <w:t xml:space="preserve"> </w:t>
      </w:r>
      <w:r>
        <w:t>only</w:t>
      </w:r>
      <w:r>
        <w:rPr>
          <w:spacing w:val="-11"/>
        </w:rPr>
        <w:t xml:space="preserve"> </w:t>
      </w:r>
      <w:r>
        <w:t>once.</w:t>
      </w:r>
      <w:r>
        <w:rPr>
          <w:spacing w:val="9"/>
        </w:rPr>
        <w:t xml:space="preserve"> </w:t>
      </w:r>
      <w:r>
        <w:t>Filled</w:t>
      </w:r>
      <w:r>
        <w:rPr>
          <w:spacing w:val="-11"/>
        </w:rPr>
        <w:t xml:space="preserve"> </w:t>
      </w:r>
      <w:r>
        <w:t>arrows</w:t>
      </w:r>
      <w:r>
        <w:rPr>
          <w:spacing w:val="-11"/>
        </w:rPr>
        <w:t xml:space="preserve"> </w:t>
      </w:r>
      <w:r>
        <w:t>are</w:t>
      </w:r>
      <w:r>
        <w:rPr>
          <w:spacing w:val="-11"/>
        </w:rPr>
        <w:t xml:space="preserve"> </w:t>
      </w:r>
      <w:r>
        <w:t>repeating</w:t>
      </w:r>
      <w:r>
        <w:rPr>
          <w:spacing w:val="-11"/>
        </w:rPr>
        <w:t xml:space="preserve"> </w:t>
      </w:r>
      <w:r>
        <w:t>steps.</w:t>
      </w:r>
    </w:p>
    <w:p w14:paraId="6F03F5F1" w14:textId="77777777" w:rsidR="00B66BFA" w:rsidRDefault="00B66BFA">
      <w:pPr>
        <w:pStyle w:val="Corpsdetexte"/>
        <w:rPr>
          <w:rFonts w:ascii="Georgia"/>
          <w:b/>
        </w:rPr>
      </w:pPr>
    </w:p>
    <w:p w14:paraId="05FF0701" w14:textId="77777777" w:rsidR="00B66BFA" w:rsidRDefault="0044141A">
      <w:pPr>
        <w:pStyle w:val="Corpsdetexte"/>
        <w:spacing w:before="157"/>
        <w:ind w:left="115" w:right="199"/>
      </w:pPr>
      <w:r>
        <w:rPr>
          <w:w w:val="115"/>
        </w:rPr>
        <w:t>to</w:t>
      </w:r>
      <w:r w:rsidR="00A41753">
        <w:rPr>
          <w:w w:val="115"/>
        </w:rPr>
        <w:t xml:space="preserve"> </w:t>
      </w:r>
      <w:r>
        <w:rPr>
          <w:w w:val="115"/>
        </w:rPr>
        <w:t xml:space="preserve">the model. Therefore steps </w:t>
      </w:r>
      <w:r>
        <w:rPr>
          <w:rFonts w:ascii="Georgia"/>
          <w:b/>
          <w:w w:val="115"/>
        </w:rPr>
        <w:t xml:space="preserve">(2) </w:t>
      </w:r>
      <w:r>
        <w:rPr>
          <w:w w:val="115"/>
        </w:rPr>
        <w:t xml:space="preserve">and </w:t>
      </w:r>
      <w:r>
        <w:rPr>
          <w:rFonts w:ascii="Georgia"/>
          <w:b/>
          <w:w w:val="115"/>
        </w:rPr>
        <w:t xml:space="preserve">(3) </w:t>
      </w:r>
      <w:r>
        <w:rPr>
          <w:w w:val="115"/>
        </w:rPr>
        <w:t>are repeating steps in the process.</w:t>
      </w:r>
    </w:p>
    <w:p w14:paraId="23BC6CEF" w14:textId="77777777" w:rsidR="00B66BFA" w:rsidRDefault="0044141A">
      <w:pPr>
        <w:pStyle w:val="Titre1"/>
        <w:numPr>
          <w:ilvl w:val="1"/>
          <w:numId w:val="5"/>
        </w:numPr>
        <w:tabs>
          <w:tab w:val="left" w:pos="654"/>
        </w:tabs>
        <w:spacing w:before="100"/>
        <w:jc w:val="both"/>
      </w:pPr>
      <w:r>
        <w:t>Scenario</w:t>
      </w:r>
      <w:r>
        <w:rPr>
          <w:spacing w:val="-20"/>
        </w:rPr>
        <w:t xml:space="preserve"> </w:t>
      </w:r>
      <w:r>
        <w:t>2:</w:t>
      </w:r>
      <w:r>
        <w:rPr>
          <w:spacing w:val="-1"/>
        </w:rPr>
        <w:t xml:space="preserve"> </w:t>
      </w:r>
      <w:r>
        <w:t>modifications</w:t>
      </w:r>
      <w:r>
        <w:rPr>
          <w:spacing w:val="-20"/>
        </w:rPr>
        <w:t xml:space="preserve"> </w:t>
      </w:r>
      <w:r>
        <w:t>only</w:t>
      </w:r>
      <w:r>
        <w:rPr>
          <w:spacing w:val="-20"/>
        </w:rPr>
        <w:t xml:space="preserve"> </w:t>
      </w:r>
      <w:r>
        <w:t>made</w:t>
      </w:r>
      <w:r>
        <w:rPr>
          <w:spacing w:val="-20"/>
        </w:rPr>
        <w:t xml:space="preserve"> </w:t>
      </w:r>
      <w:r>
        <w:t>to</w:t>
      </w:r>
      <w:r>
        <w:rPr>
          <w:spacing w:val="-20"/>
        </w:rPr>
        <w:t xml:space="preserve"> </w:t>
      </w:r>
      <w:r>
        <w:t>model</w:t>
      </w:r>
    </w:p>
    <w:p w14:paraId="0EABCFD0" w14:textId="77777777" w:rsidR="00B66BFA" w:rsidRDefault="0044141A">
      <w:pPr>
        <w:pStyle w:val="Corpsdetexte"/>
        <w:spacing w:before="39" w:line="242" w:lineRule="auto"/>
        <w:ind w:left="115" w:right="439" w:firstLine="179"/>
        <w:jc w:val="both"/>
      </w:pPr>
      <w:r>
        <w:rPr>
          <w:w w:val="110"/>
        </w:rPr>
        <w:t xml:space="preserve">Scenario 2 is the opposite of scenario 1.  In scenario 2 the assumption is that the model is the only development artifact. Otherwise said, only the model may </w:t>
      </w:r>
      <w:r>
        <w:rPr>
          <w:spacing w:val="2"/>
          <w:w w:val="110"/>
        </w:rPr>
        <w:t xml:space="preserve">be </w:t>
      </w:r>
      <w:r>
        <w:rPr>
          <w:w w:val="110"/>
        </w:rPr>
        <w:t xml:space="preserve">modified </w:t>
      </w:r>
      <w:r>
        <w:rPr>
          <w:spacing w:val="-3"/>
          <w:w w:val="110"/>
        </w:rPr>
        <w:t xml:space="preserve">manually.  </w:t>
      </w:r>
      <w:r>
        <w:rPr>
          <w:w w:val="110"/>
        </w:rPr>
        <w:t>This scenario suits the model-driven</w:t>
      </w:r>
      <w:r>
        <w:rPr>
          <w:spacing w:val="24"/>
          <w:w w:val="110"/>
        </w:rPr>
        <w:t xml:space="preserve"> </w:t>
      </w:r>
      <w:r>
        <w:rPr>
          <w:w w:val="110"/>
        </w:rPr>
        <w:t>developer.</w:t>
      </w:r>
    </w:p>
    <w:p w14:paraId="705020DF" w14:textId="77777777" w:rsidR="00B66BFA" w:rsidRDefault="0044141A">
      <w:pPr>
        <w:pStyle w:val="Corpsdetexte"/>
        <w:spacing w:line="242" w:lineRule="auto"/>
        <w:ind w:left="115" w:right="439" w:firstLine="179"/>
        <w:jc w:val="both"/>
      </w:pPr>
      <w:r>
        <w:rPr>
          <w:w w:val="110"/>
        </w:rPr>
        <w:t>Figure</w:t>
      </w:r>
      <w:r>
        <w:rPr>
          <w:spacing w:val="-8"/>
          <w:w w:val="110"/>
        </w:rPr>
        <w:t xml:space="preserve"> </w:t>
      </w:r>
      <w:r>
        <w:rPr>
          <w:w w:val="110"/>
        </w:rPr>
        <w:t>3</w:t>
      </w:r>
      <w:r>
        <w:rPr>
          <w:spacing w:val="-8"/>
          <w:w w:val="110"/>
        </w:rPr>
        <w:t xml:space="preserve"> </w:t>
      </w:r>
      <w:r>
        <w:rPr>
          <w:w w:val="110"/>
        </w:rPr>
        <w:t>shows</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to</w:t>
      </w:r>
      <w:r>
        <w:rPr>
          <w:spacing w:val="-8"/>
          <w:w w:val="110"/>
        </w:rPr>
        <w:t xml:space="preserve"> </w:t>
      </w:r>
      <w:r>
        <w:rPr>
          <w:w w:val="110"/>
        </w:rPr>
        <w:t>synchronize</w:t>
      </w:r>
      <w:r>
        <w:rPr>
          <w:spacing w:val="-8"/>
          <w:w w:val="110"/>
        </w:rPr>
        <w:t xml:space="preserve"> </w:t>
      </w:r>
      <w:r>
        <w:rPr>
          <w:w w:val="110"/>
        </w:rPr>
        <w:t>code</w:t>
      </w:r>
      <w:r>
        <w:rPr>
          <w:spacing w:val="-8"/>
          <w:w w:val="110"/>
        </w:rPr>
        <w:t xml:space="preserve"> </w:t>
      </w:r>
      <w:r>
        <w:rPr>
          <w:w w:val="110"/>
        </w:rPr>
        <w:t>and</w:t>
      </w:r>
      <w:r>
        <w:rPr>
          <w:spacing w:val="-8"/>
          <w:w w:val="110"/>
        </w:rPr>
        <w:t xml:space="preserve"> </w:t>
      </w:r>
      <w:r>
        <w:rPr>
          <w:w w:val="110"/>
        </w:rPr>
        <w:t xml:space="preserve">model in scenario 2. The general approach is to always overwrite the code with new code produced from the modified model. As a reminder, </w:t>
      </w:r>
      <w:r>
        <w:rPr>
          <w:spacing w:val="-3"/>
          <w:w w:val="110"/>
        </w:rPr>
        <w:t xml:space="preserve">we </w:t>
      </w:r>
      <w:r>
        <w:rPr>
          <w:w w:val="110"/>
        </w:rPr>
        <w:t>assume the model is a development ar- tifact so it contains enough information for the full imple- mentation of the</w:t>
      </w:r>
      <w:r>
        <w:rPr>
          <w:spacing w:val="46"/>
          <w:w w:val="110"/>
        </w:rPr>
        <w:t xml:space="preserve"> </w:t>
      </w:r>
      <w:r>
        <w:rPr>
          <w:w w:val="110"/>
        </w:rPr>
        <w:t>system.</w:t>
      </w:r>
    </w:p>
    <w:p w14:paraId="4D0A01B3" w14:textId="77777777" w:rsidR="00B66BFA" w:rsidRDefault="0044141A">
      <w:pPr>
        <w:pStyle w:val="Corpsdetexte"/>
        <w:spacing w:line="242" w:lineRule="auto"/>
        <w:ind w:left="115" w:right="439" w:firstLine="179"/>
        <w:jc w:val="both"/>
      </w:pPr>
      <w:r>
        <w:rPr>
          <w:w w:val="110"/>
        </w:rPr>
        <w:t xml:space="preserve">In Figure 3, in step </w:t>
      </w:r>
      <w:r>
        <w:rPr>
          <w:rFonts w:ascii="Georgia"/>
          <w:b/>
          <w:w w:val="110"/>
        </w:rPr>
        <w:t xml:space="preserve">(1) </w:t>
      </w:r>
      <w:r>
        <w:rPr>
          <w:w w:val="110"/>
        </w:rPr>
        <w:t>code is generated in batch mode from</w:t>
      </w:r>
      <w:r>
        <w:rPr>
          <w:spacing w:val="-8"/>
          <w:w w:val="110"/>
        </w:rPr>
        <w:t xml:space="preserve"> </w:t>
      </w:r>
      <w:r>
        <w:rPr>
          <w:w w:val="110"/>
        </w:rPr>
        <w:t>the</w:t>
      </w:r>
      <w:r>
        <w:rPr>
          <w:spacing w:val="-8"/>
          <w:w w:val="110"/>
        </w:rPr>
        <w:t xml:space="preserve"> </w:t>
      </w:r>
      <w:r>
        <w:rPr>
          <w:w w:val="110"/>
        </w:rPr>
        <w:t>model</w:t>
      </w:r>
      <w:r>
        <w:rPr>
          <w:spacing w:val="-8"/>
          <w:w w:val="110"/>
        </w:rPr>
        <w:t xml:space="preserve"> </w:t>
      </w:r>
      <w:r>
        <w:rPr>
          <w:w w:val="110"/>
        </w:rPr>
        <w:t>to</w:t>
      </w:r>
      <w:r>
        <w:rPr>
          <w:spacing w:val="-8"/>
          <w:w w:val="110"/>
        </w:rPr>
        <w:t xml:space="preserve"> </w:t>
      </w:r>
      <w:r>
        <w:rPr>
          <w:w w:val="110"/>
        </w:rPr>
        <w:t>begin</w:t>
      </w:r>
      <w:r>
        <w:rPr>
          <w:spacing w:val="-8"/>
          <w:w w:val="110"/>
        </w:rPr>
        <w:t xml:space="preserve"> </w:t>
      </w:r>
      <w:r>
        <w:rPr>
          <w:w w:val="110"/>
        </w:rPr>
        <w:t>implementation.</w:t>
      </w:r>
      <w:r>
        <w:rPr>
          <w:spacing w:val="23"/>
          <w:w w:val="110"/>
        </w:rPr>
        <w:t xml:space="preserve"> </w:t>
      </w:r>
      <w:r>
        <w:rPr>
          <w:w w:val="110"/>
        </w:rPr>
        <w:t>The</w:t>
      </w:r>
      <w:r>
        <w:rPr>
          <w:spacing w:val="-8"/>
          <w:w w:val="110"/>
        </w:rPr>
        <w:t xml:space="preserve"> </w:t>
      </w:r>
      <w:r>
        <w:rPr>
          <w:w w:val="110"/>
        </w:rPr>
        <w:t>model</w:t>
      </w:r>
      <w:r>
        <w:rPr>
          <w:spacing w:val="-8"/>
          <w:w w:val="110"/>
        </w:rPr>
        <w:t xml:space="preserve"> </w:t>
      </w:r>
      <w:r>
        <w:rPr>
          <w:w w:val="110"/>
        </w:rPr>
        <w:t>is</w:t>
      </w:r>
      <w:r>
        <w:rPr>
          <w:spacing w:val="-8"/>
          <w:w w:val="110"/>
        </w:rPr>
        <w:t xml:space="preserve"> </w:t>
      </w:r>
      <w:r>
        <w:rPr>
          <w:w w:val="110"/>
        </w:rPr>
        <w:t xml:space="preserve">mod- ified during development as step </w:t>
      </w:r>
      <w:r>
        <w:rPr>
          <w:rFonts w:ascii="Georgia"/>
          <w:b/>
          <w:w w:val="110"/>
        </w:rPr>
        <w:t xml:space="preserve">(2) </w:t>
      </w:r>
      <w:r>
        <w:rPr>
          <w:w w:val="110"/>
        </w:rPr>
        <w:t xml:space="preserve">in the figure. After the model is modified, in step </w:t>
      </w:r>
      <w:r>
        <w:rPr>
          <w:rFonts w:ascii="Georgia"/>
          <w:b/>
          <w:w w:val="110"/>
        </w:rPr>
        <w:t xml:space="preserve">(3) </w:t>
      </w:r>
      <w:r>
        <w:rPr>
          <w:w w:val="110"/>
        </w:rPr>
        <w:t xml:space="preserve">code is generated in batch mode, i.e. the existing code is overwritten </w:t>
      </w:r>
      <w:r>
        <w:rPr>
          <w:spacing w:val="-3"/>
          <w:w w:val="110"/>
        </w:rPr>
        <w:t xml:space="preserve">by </w:t>
      </w:r>
      <w:r>
        <w:rPr>
          <w:w w:val="110"/>
        </w:rPr>
        <w:t xml:space="preserve">new code gen- erated from the model. Each time </w:t>
      </w:r>
      <w:r>
        <w:rPr>
          <w:spacing w:val="-3"/>
          <w:w w:val="110"/>
        </w:rPr>
        <w:t xml:space="preserve">we </w:t>
      </w:r>
      <w:r>
        <w:rPr>
          <w:w w:val="110"/>
        </w:rPr>
        <w:t xml:space="preserve">modify the model code is generated from it in batch mode.   Therefore    </w:t>
      </w:r>
      <w:r>
        <w:rPr>
          <w:spacing w:val="7"/>
          <w:w w:val="110"/>
        </w:rPr>
        <w:t xml:space="preserve"> </w:t>
      </w:r>
      <w:r>
        <w:rPr>
          <w:w w:val="110"/>
        </w:rPr>
        <w:t>steps</w:t>
      </w:r>
    </w:p>
    <w:p w14:paraId="13EFFF14" w14:textId="77777777" w:rsidR="00B66BFA" w:rsidRDefault="0044141A">
      <w:pPr>
        <w:pStyle w:val="Corpsdetexte"/>
        <w:ind w:left="115"/>
        <w:jc w:val="both"/>
      </w:pPr>
      <w:r>
        <w:rPr>
          <w:rFonts w:ascii="Georgia"/>
          <w:b/>
          <w:w w:val="110"/>
        </w:rPr>
        <w:t>(2)</w:t>
      </w:r>
      <w:r w:rsidR="00A53C19">
        <w:rPr>
          <w:rFonts w:ascii="Georgia"/>
          <w:b/>
          <w:w w:val="110"/>
        </w:rPr>
        <w:t xml:space="preserve"> </w:t>
      </w:r>
      <w:r>
        <w:rPr>
          <w:w w:val="110"/>
        </w:rPr>
        <w:t xml:space="preserve">and </w:t>
      </w:r>
      <w:r>
        <w:rPr>
          <w:rFonts w:ascii="Georgia"/>
          <w:b/>
          <w:w w:val="110"/>
        </w:rPr>
        <w:t xml:space="preserve">(3) </w:t>
      </w:r>
      <w:r>
        <w:rPr>
          <w:w w:val="110"/>
        </w:rPr>
        <w:t>are repeating steps in the  process.</w:t>
      </w:r>
    </w:p>
    <w:p w14:paraId="79196DF1" w14:textId="77777777" w:rsidR="00B66BFA" w:rsidRDefault="0044141A">
      <w:pPr>
        <w:pStyle w:val="Titre1"/>
        <w:numPr>
          <w:ilvl w:val="1"/>
          <w:numId w:val="5"/>
        </w:numPr>
        <w:tabs>
          <w:tab w:val="left" w:pos="654"/>
        </w:tabs>
        <w:spacing w:before="120"/>
        <w:jc w:val="both"/>
      </w:pPr>
      <w:r>
        <w:t>Scenario 3: concurrent</w:t>
      </w:r>
      <w:r>
        <w:rPr>
          <w:spacing w:val="-20"/>
        </w:rPr>
        <w:t xml:space="preserve"> </w:t>
      </w:r>
      <w:r>
        <w:t>modifications</w:t>
      </w:r>
    </w:p>
    <w:p w14:paraId="5F9BA1EC" w14:textId="77777777" w:rsidR="00B66BFA" w:rsidRDefault="0044141A" w:rsidP="00D668DB">
      <w:pPr>
        <w:pStyle w:val="Corpsdetexte"/>
        <w:spacing w:before="39" w:line="242" w:lineRule="auto"/>
        <w:ind w:left="115" w:right="439" w:firstLine="179"/>
        <w:jc w:val="both"/>
      </w:pPr>
      <w:r>
        <w:rPr>
          <w:w w:val="110"/>
        </w:rPr>
        <w:t>Note that the process proposed for scenario 1 and</w:t>
      </w:r>
      <w:r>
        <w:rPr>
          <w:spacing w:val="-32"/>
          <w:w w:val="110"/>
        </w:rPr>
        <w:t xml:space="preserve"> </w:t>
      </w:r>
      <w:r>
        <w:rPr>
          <w:w w:val="110"/>
        </w:rPr>
        <w:t>scenario 2</w:t>
      </w:r>
      <w:r>
        <w:rPr>
          <w:spacing w:val="-7"/>
          <w:w w:val="110"/>
        </w:rPr>
        <w:t xml:space="preserve"> </w:t>
      </w:r>
      <w:r>
        <w:rPr>
          <w:w w:val="110"/>
        </w:rPr>
        <w:t>are</w:t>
      </w:r>
      <w:r>
        <w:rPr>
          <w:spacing w:val="-7"/>
          <w:w w:val="110"/>
        </w:rPr>
        <w:t xml:space="preserve"> </w:t>
      </w:r>
      <w:r>
        <w:rPr>
          <w:w w:val="110"/>
        </w:rPr>
        <w:t>classic</w:t>
      </w:r>
      <w:r>
        <w:rPr>
          <w:spacing w:val="-7"/>
          <w:w w:val="110"/>
        </w:rPr>
        <w:t xml:space="preserve"> </w:t>
      </w:r>
      <w:r>
        <w:rPr>
          <w:w w:val="110"/>
        </w:rPr>
        <w:t>cases</w:t>
      </w:r>
      <w:r>
        <w:rPr>
          <w:spacing w:val="-7"/>
          <w:w w:val="110"/>
        </w:rPr>
        <w:t xml:space="preserve"> </w:t>
      </w:r>
      <w:r>
        <w:rPr>
          <w:w w:val="110"/>
        </w:rPr>
        <w:t>of</w:t>
      </w:r>
      <w:r>
        <w:rPr>
          <w:spacing w:val="-7"/>
          <w:w w:val="110"/>
        </w:rPr>
        <w:t xml:space="preserve"> </w:t>
      </w:r>
      <w:r>
        <w:rPr>
          <w:w w:val="110"/>
        </w:rPr>
        <w:t>forward</w:t>
      </w:r>
      <w:r>
        <w:rPr>
          <w:spacing w:val="-7"/>
          <w:w w:val="110"/>
        </w:rPr>
        <w:t xml:space="preserve"> </w:t>
      </w:r>
      <w:r>
        <w:rPr>
          <w:w w:val="110"/>
        </w:rPr>
        <w:t>and</w:t>
      </w:r>
      <w:r>
        <w:rPr>
          <w:spacing w:val="-7"/>
          <w:w w:val="110"/>
        </w:rPr>
        <w:t xml:space="preserve"> </w:t>
      </w:r>
      <w:r>
        <w:rPr>
          <w:w w:val="110"/>
        </w:rPr>
        <w:t>reverse</w:t>
      </w:r>
      <w:r>
        <w:rPr>
          <w:spacing w:val="-7"/>
          <w:w w:val="110"/>
        </w:rPr>
        <w:t xml:space="preserve"> </w:t>
      </w:r>
      <w:r>
        <w:rPr>
          <w:w w:val="110"/>
        </w:rPr>
        <w:t>engineering,</w:t>
      </w:r>
      <w:r>
        <w:rPr>
          <w:spacing w:val="-6"/>
          <w:w w:val="110"/>
        </w:rPr>
        <w:t xml:space="preserve"> </w:t>
      </w:r>
      <w:r>
        <w:rPr>
          <w:w w:val="110"/>
        </w:rPr>
        <w:t>rather than a full round-trip engineering case with the issues of</w:t>
      </w:r>
      <w:r w:rsidR="00523CB9">
        <w:rPr>
          <w:w w:val="110"/>
        </w:rPr>
        <w:t xml:space="preserve"> </w:t>
      </w:r>
      <w:r>
        <w:rPr>
          <w:w w:val="110"/>
        </w:rPr>
        <w:t>synchronization. Indeed, code is produced from model in batch mode. When it is reversed, it is revered to the model</w:t>
      </w:r>
      <w:r w:rsidR="004042B2">
        <w:rPr>
          <w:w w:val="110"/>
        </w:rPr>
        <w:t xml:space="preserve"> </w:t>
      </w:r>
      <w:r>
        <w:rPr>
          <w:w w:val="110"/>
        </w:rPr>
        <w:t>in batch mode. There is no real need for synchronization strategies since only code or model is the reference</w:t>
      </w:r>
      <w:r w:rsidR="00C6152A">
        <w:rPr>
          <w:w w:val="110"/>
        </w:rPr>
        <w:t xml:space="preserve"> </w:t>
      </w:r>
      <w:r>
        <w:rPr>
          <w:w w:val="110"/>
        </w:rPr>
        <w:t>artifact</w:t>
      </w:r>
      <w:r w:rsidR="004808D9">
        <w:rPr>
          <w:w w:val="110"/>
        </w:rPr>
        <w:t>,</w:t>
      </w:r>
      <w:r w:rsidR="00D668DB">
        <w:rPr>
          <w:w w:val="110"/>
        </w:rPr>
        <w:t xml:space="preserve"> </w:t>
      </w:r>
      <w:r>
        <w:rPr>
          <w:w w:val="110"/>
        </w:rPr>
        <w:t>i.e. only one is modified manually and there is no concurrent evolution.</w:t>
      </w:r>
    </w:p>
    <w:p w14:paraId="709FBFCF" w14:textId="77777777" w:rsidR="00B66BFA" w:rsidRDefault="0044141A">
      <w:pPr>
        <w:pStyle w:val="Corpsdetexte"/>
        <w:spacing w:line="242" w:lineRule="auto"/>
        <w:ind w:left="115" w:right="439" w:firstLine="179"/>
        <w:jc w:val="both"/>
      </w:pPr>
      <w:r>
        <w:rPr>
          <w:w w:val="110"/>
        </w:rPr>
        <w:t>In scenario 3, there is no un</w:t>
      </w:r>
      <w:r w:rsidR="00DB2ACC">
        <w:rPr>
          <w:w w:val="110"/>
        </w:rPr>
        <w:t>ique reference artifact, there-</w:t>
      </w:r>
      <w:r>
        <w:rPr>
          <w:w w:val="110"/>
        </w:rPr>
        <w:t>fore</w:t>
      </w:r>
      <w:r>
        <w:rPr>
          <w:spacing w:val="-4"/>
          <w:w w:val="110"/>
        </w:rPr>
        <w:t xml:space="preserve"> </w:t>
      </w:r>
      <w:r>
        <w:rPr>
          <w:w w:val="110"/>
        </w:rPr>
        <w:t>both</w:t>
      </w:r>
      <w:r>
        <w:rPr>
          <w:spacing w:val="-4"/>
          <w:w w:val="110"/>
        </w:rPr>
        <w:t xml:space="preserve"> </w:t>
      </w:r>
      <w:r>
        <w:rPr>
          <w:w w:val="110"/>
        </w:rPr>
        <w:t>the</w:t>
      </w:r>
      <w:r>
        <w:rPr>
          <w:spacing w:val="-5"/>
          <w:w w:val="110"/>
        </w:rPr>
        <w:t xml:space="preserve"> </w:t>
      </w:r>
      <w:r>
        <w:rPr>
          <w:w w:val="110"/>
        </w:rPr>
        <w:t>model</w:t>
      </w:r>
      <w:r>
        <w:rPr>
          <w:spacing w:val="-4"/>
          <w:w w:val="110"/>
        </w:rPr>
        <w:t xml:space="preserve"> </w:t>
      </w:r>
      <w:r>
        <w:rPr>
          <w:w w:val="110"/>
        </w:rPr>
        <w:t>and</w:t>
      </w:r>
      <w:r>
        <w:rPr>
          <w:spacing w:val="-4"/>
          <w:w w:val="110"/>
        </w:rPr>
        <w:t xml:space="preserve"> </w:t>
      </w:r>
      <w:r>
        <w:rPr>
          <w:w w:val="110"/>
        </w:rPr>
        <w:t>the</w:t>
      </w:r>
      <w:r>
        <w:rPr>
          <w:spacing w:val="-5"/>
          <w:w w:val="110"/>
        </w:rPr>
        <w:t xml:space="preserve"> </w:t>
      </w:r>
      <w:r>
        <w:rPr>
          <w:w w:val="110"/>
        </w:rPr>
        <w:t>code</w:t>
      </w:r>
      <w:r>
        <w:rPr>
          <w:spacing w:val="-5"/>
          <w:w w:val="110"/>
        </w:rPr>
        <w:t xml:space="preserve"> </w:t>
      </w:r>
      <w:r>
        <w:rPr>
          <w:w w:val="110"/>
        </w:rPr>
        <w:t>may</w:t>
      </w:r>
      <w:r>
        <w:rPr>
          <w:spacing w:val="-4"/>
          <w:w w:val="110"/>
        </w:rPr>
        <w:t xml:space="preserve"> </w:t>
      </w:r>
      <w:r>
        <w:rPr>
          <w:spacing w:val="2"/>
          <w:w w:val="110"/>
        </w:rPr>
        <w:t>be</w:t>
      </w:r>
      <w:r>
        <w:rPr>
          <w:spacing w:val="-5"/>
          <w:w w:val="110"/>
        </w:rPr>
        <w:t xml:space="preserve"> </w:t>
      </w:r>
      <w:r>
        <w:rPr>
          <w:w w:val="110"/>
        </w:rPr>
        <w:t>modified</w:t>
      </w:r>
      <w:r>
        <w:rPr>
          <w:spacing w:val="-4"/>
          <w:w w:val="110"/>
        </w:rPr>
        <w:t xml:space="preserve"> </w:t>
      </w:r>
      <w:r>
        <w:rPr>
          <w:spacing w:val="-3"/>
          <w:w w:val="110"/>
        </w:rPr>
        <w:t xml:space="preserve">manually. </w:t>
      </w:r>
      <w:r>
        <w:rPr>
          <w:w w:val="110"/>
        </w:rPr>
        <w:t>Therefore they evolve concurrently during development and several</w:t>
      </w:r>
      <w:r>
        <w:rPr>
          <w:spacing w:val="-11"/>
          <w:w w:val="110"/>
        </w:rPr>
        <w:t xml:space="preserve"> </w:t>
      </w:r>
      <w:r>
        <w:rPr>
          <w:w w:val="110"/>
        </w:rPr>
        <w:t>synchronization</w:t>
      </w:r>
      <w:r>
        <w:rPr>
          <w:spacing w:val="-11"/>
          <w:w w:val="110"/>
        </w:rPr>
        <w:t xml:space="preserve"> </w:t>
      </w:r>
      <w:r>
        <w:rPr>
          <w:w w:val="110"/>
        </w:rPr>
        <w:t>issues</w:t>
      </w:r>
      <w:r>
        <w:rPr>
          <w:spacing w:val="-11"/>
          <w:w w:val="110"/>
        </w:rPr>
        <w:t xml:space="preserve"> </w:t>
      </w:r>
      <w:r>
        <w:rPr>
          <w:w w:val="110"/>
        </w:rPr>
        <w:t>are</w:t>
      </w:r>
      <w:r>
        <w:rPr>
          <w:spacing w:val="-11"/>
          <w:w w:val="110"/>
        </w:rPr>
        <w:t xml:space="preserve"> </w:t>
      </w:r>
      <w:r>
        <w:rPr>
          <w:w w:val="110"/>
        </w:rPr>
        <w:t>raised.</w:t>
      </w:r>
      <w:r>
        <w:rPr>
          <w:spacing w:val="14"/>
          <w:w w:val="110"/>
        </w:rPr>
        <w:t xml:space="preserve"> </w:t>
      </w:r>
      <w:r>
        <w:rPr>
          <w:w w:val="110"/>
        </w:rPr>
        <w:t>This</w:t>
      </w:r>
      <w:r>
        <w:rPr>
          <w:spacing w:val="-11"/>
          <w:w w:val="110"/>
        </w:rPr>
        <w:t xml:space="preserve"> </w:t>
      </w:r>
      <w:r>
        <w:rPr>
          <w:w w:val="110"/>
        </w:rPr>
        <w:t>scenario</w:t>
      </w:r>
      <w:r>
        <w:rPr>
          <w:spacing w:val="-11"/>
          <w:w w:val="110"/>
        </w:rPr>
        <w:t xml:space="preserve"> </w:t>
      </w:r>
      <w:r>
        <w:rPr>
          <w:w w:val="110"/>
        </w:rPr>
        <w:t>tack- les the problem where model-driven and code-driven devel- opers</w:t>
      </w:r>
      <w:r>
        <w:rPr>
          <w:spacing w:val="-9"/>
          <w:w w:val="110"/>
        </w:rPr>
        <w:t xml:space="preserve"> </w:t>
      </w:r>
      <w:r>
        <w:rPr>
          <w:w w:val="110"/>
        </w:rPr>
        <w:t>collaborate.</w:t>
      </w:r>
      <w:r>
        <w:rPr>
          <w:spacing w:val="17"/>
          <w:w w:val="110"/>
        </w:rPr>
        <w:t xml:space="preserve"> </w:t>
      </w:r>
      <w:r>
        <w:rPr>
          <w:w w:val="110"/>
        </w:rPr>
        <w:t>Figure</w:t>
      </w:r>
      <w:r>
        <w:rPr>
          <w:spacing w:val="-9"/>
          <w:w w:val="110"/>
        </w:rPr>
        <w:t xml:space="preserve"> </w:t>
      </w:r>
      <w:r>
        <w:rPr>
          <w:w w:val="110"/>
        </w:rPr>
        <w:t>4</w:t>
      </w:r>
      <w:r>
        <w:rPr>
          <w:spacing w:val="-9"/>
          <w:w w:val="110"/>
        </w:rPr>
        <w:t xml:space="preserve"> </w:t>
      </w:r>
      <w:r>
        <w:rPr>
          <w:w w:val="110"/>
        </w:rPr>
        <w:t>shows</w:t>
      </w:r>
      <w:r>
        <w:rPr>
          <w:spacing w:val="-9"/>
          <w:w w:val="110"/>
        </w:rPr>
        <w:t xml:space="preserve"> </w:t>
      </w:r>
      <w:r>
        <w:rPr>
          <w:w w:val="110"/>
        </w:rPr>
        <w:t>the</w:t>
      </w:r>
      <w:r>
        <w:rPr>
          <w:spacing w:val="-9"/>
          <w:w w:val="110"/>
        </w:rPr>
        <w:t xml:space="preserve"> </w:t>
      </w:r>
      <w:r>
        <w:rPr>
          <w:w w:val="110"/>
        </w:rPr>
        <w:t>process</w:t>
      </w:r>
      <w:r>
        <w:rPr>
          <w:spacing w:val="-9"/>
          <w:w w:val="110"/>
        </w:rPr>
        <w:t xml:space="preserve"> </w:t>
      </w:r>
      <w:r>
        <w:rPr>
          <w:w w:val="110"/>
        </w:rPr>
        <w:t>to</w:t>
      </w:r>
      <w:r>
        <w:rPr>
          <w:spacing w:val="-9"/>
          <w:w w:val="110"/>
        </w:rPr>
        <w:t xml:space="preserve"> </w:t>
      </w:r>
      <w:r>
        <w:rPr>
          <w:w w:val="110"/>
        </w:rPr>
        <w:t>synchronize code and model in scenario</w:t>
      </w:r>
      <w:r>
        <w:rPr>
          <w:spacing w:val="23"/>
          <w:w w:val="110"/>
        </w:rPr>
        <w:t xml:space="preserve"> </w:t>
      </w:r>
      <w:r>
        <w:rPr>
          <w:w w:val="110"/>
        </w:rPr>
        <w:t>3.</w:t>
      </w:r>
    </w:p>
    <w:p w14:paraId="3B8E69AD" w14:textId="77777777" w:rsidR="00B66BFA" w:rsidRDefault="0044141A">
      <w:pPr>
        <w:pStyle w:val="Corpsdetexte"/>
        <w:spacing w:line="242" w:lineRule="auto"/>
        <w:ind w:left="115" w:right="439" w:firstLine="179"/>
        <w:jc w:val="both"/>
      </w:pPr>
      <w:r>
        <w:rPr>
          <w:w w:val="110"/>
        </w:rPr>
        <w:t xml:space="preserve">In Figure 4, like with the other processes, in step </w:t>
      </w:r>
      <w:r>
        <w:rPr>
          <w:rFonts w:ascii="Georgia"/>
          <w:b/>
          <w:w w:val="110"/>
        </w:rPr>
        <w:t xml:space="preserve">(1) </w:t>
      </w:r>
      <w:r>
        <w:rPr>
          <w:w w:val="110"/>
        </w:rPr>
        <w:t xml:space="preserve">code is generated in batch mode from the model. Afterwards both the model and code </w:t>
      </w:r>
      <w:r>
        <w:rPr>
          <w:spacing w:val="-3"/>
          <w:w w:val="110"/>
        </w:rPr>
        <w:t xml:space="preserve">may </w:t>
      </w:r>
      <w:r>
        <w:rPr>
          <w:spacing w:val="2"/>
          <w:w w:val="110"/>
        </w:rPr>
        <w:t xml:space="preserve">be </w:t>
      </w:r>
      <w:r>
        <w:rPr>
          <w:w w:val="110"/>
        </w:rPr>
        <w:t xml:space="preserve">modified in step </w:t>
      </w:r>
      <w:r>
        <w:rPr>
          <w:rFonts w:ascii="Georgia"/>
          <w:b/>
          <w:w w:val="110"/>
        </w:rPr>
        <w:t xml:space="preserve">(2.a) </w:t>
      </w:r>
      <w:r>
        <w:rPr>
          <w:w w:val="110"/>
        </w:rPr>
        <w:t xml:space="preserve">and </w:t>
      </w:r>
      <w:r>
        <w:rPr>
          <w:rFonts w:ascii="Georgia"/>
          <w:b/>
          <w:w w:val="110"/>
        </w:rPr>
        <w:t xml:space="preserve">(2.b) </w:t>
      </w:r>
      <w:r>
        <w:rPr>
          <w:w w:val="110"/>
        </w:rPr>
        <w:t xml:space="preserve">respectively. After both artifacts </w:t>
      </w:r>
      <w:r>
        <w:rPr>
          <w:spacing w:val="-3"/>
          <w:w w:val="110"/>
        </w:rPr>
        <w:t xml:space="preserve">have </w:t>
      </w:r>
      <w:r>
        <w:rPr>
          <w:w w:val="110"/>
        </w:rPr>
        <w:t xml:space="preserve">been modified concurrently, </w:t>
      </w:r>
      <w:r>
        <w:rPr>
          <w:spacing w:val="-3"/>
          <w:w w:val="110"/>
        </w:rPr>
        <w:t xml:space="preserve">we </w:t>
      </w:r>
      <w:r>
        <w:rPr>
          <w:w w:val="110"/>
        </w:rPr>
        <w:t>need to s</w:t>
      </w:r>
      <w:r w:rsidR="00E504FE">
        <w:rPr>
          <w:w w:val="110"/>
        </w:rPr>
        <w:t xml:space="preserve">ynchronize these artifacts in </w:t>
      </w:r>
      <w:r>
        <w:rPr>
          <w:w w:val="110"/>
        </w:rPr>
        <w:t>step</w:t>
      </w:r>
    </w:p>
    <w:p w14:paraId="6178E6E4" w14:textId="77777777" w:rsidR="00B66BFA" w:rsidRDefault="00B66BFA">
      <w:pPr>
        <w:spacing w:line="242" w:lineRule="auto"/>
        <w:jc w:val="both"/>
        <w:sectPr w:rsidR="00B66BFA">
          <w:type w:val="continuous"/>
          <w:pgSz w:w="12240" w:h="15840"/>
          <w:pgMar w:top="1360" w:right="680" w:bottom="280" w:left="960" w:header="720" w:footer="720" w:gutter="0"/>
          <w:cols w:num="2" w:space="720" w:equalWidth="0">
            <w:col w:w="5077" w:space="184"/>
            <w:col w:w="5339"/>
          </w:cols>
        </w:sectPr>
      </w:pPr>
    </w:p>
    <w:p w14:paraId="763E98E2" w14:textId="77777777" w:rsidR="00B66BFA" w:rsidRDefault="00B66BFA">
      <w:pPr>
        <w:pStyle w:val="Corpsdetexte"/>
        <w:spacing w:before="5"/>
        <w:rPr>
          <w:sz w:val="17"/>
        </w:rPr>
      </w:pPr>
    </w:p>
    <w:p w14:paraId="5A7C110F" w14:textId="77777777" w:rsidR="00B66BFA" w:rsidRDefault="0044141A">
      <w:pPr>
        <w:spacing w:line="259" w:lineRule="auto"/>
        <w:ind w:left="5597" w:right="-1" w:hanging="67"/>
        <w:rPr>
          <w:rFonts w:ascii="Arial"/>
          <w:sz w:val="12"/>
        </w:rPr>
      </w:pPr>
      <w:r>
        <w:rPr>
          <w:rFonts w:ascii="Arial"/>
          <w:color w:val="FFFFFF"/>
          <w:sz w:val="12"/>
        </w:rPr>
        <w:t xml:space="preserve">Modified </w:t>
      </w:r>
      <w:r>
        <w:rPr>
          <w:rFonts w:ascii="Arial"/>
          <w:color w:val="FFFFFF"/>
          <w:w w:val="105"/>
          <w:sz w:val="12"/>
        </w:rPr>
        <w:t>model</w:t>
      </w:r>
    </w:p>
    <w:p w14:paraId="64A74922" w14:textId="77777777" w:rsidR="00B66BFA" w:rsidRDefault="0044141A">
      <w:pPr>
        <w:spacing w:before="68" w:line="109" w:lineRule="exact"/>
        <w:ind w:left="388" w:right="-16"/>
        <w:rPr>
          <w:rFonts w:ascii="Arial"/>
          <w:sz w:val="12"/>
        </w:rPr>
      </w:pPr>
      <w:r>
        <w:br w:type="column"/>
      </w:r>
      <w:r>
        <w:rPr>
          <w:rFonts w:ascii="Arial"/>
          <w:spacing w:val="-1"/>
          <w:w w:val="105"/>
          <w:sz w:val="12"/>
        </w:rPr>
        <w:t>Synchronize</w:t>
      </w:r>
    </w:p>
    <w:p w14:paraId="00AD91A5" w14:textId="77777777" w:rsidR="00B66BFA" w:rsidRDefault="00FB6BAA">
      <w:pPr>
        <w:spacing w:line="179" w:lineRule="exact"/>
        <w:ind w:left="211" w:right="-16"/>
        <w:rPr>
          <w:rFonts w:ascii="Arial"/>
          <w:sz w:val="12"/>
        </w:rPr>
      </w:pPr>
      <w:r>
        <w:rPr>
          <w:noProof/>
          <w:lang w:val="fr-FR" w:eastAsia="fr-FR"/>
        </w:rPr>
        <mc:AlternateContent>
          <mc:Choice Requires="wpg">
            <w:drawing>
              <wp:anchor distT="0" distB="0" distL="114300" distR="114300" simplePos="0" relativeHeight="503277752" behindDoc="1" locked="0" layoutInCell="1" allowOverlap="1" wp14:anchorId="641339F5" wp14:editId="50A368E9">
                <wp:simplePos x="0" y="0"/>
                <wp:positionH relativeFrom="page">
                  <wp:posOffset>4022725</wp:posOffset>
                </wp:positionH>
                <wp:positionV relativeFrom="paragraph">
                  <wp:posOffset>-41910</wp:posOffset>
                </wp:positionV>
                <wp:extent cx="3038475" cy="424815"/>
                <wp:effectExtent l="3175" t="0" r="6350" b="0"/>
                <wp:wrapNone/>
                <wp:docPr id="177"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424815"/>
                          <a:chOff x="6335" y="-66"/>
                          <a:chExt cx="4785" cy="669"/>
                        </a:xfrm>
                      </wpg:grpSpPr>
                      <pic:pic xmlns:pic="http://schemas.openxmlformats.org/drawingml/2006/picture">
                        <pic:nvPicPr>
                          <pic:cNvPr id="178" name="Picture 1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7155" y="-52"/>
                            <a:ext cx="187" cy="187"/>
                          </a:xfrm>
                          <a:prstGeom prst="rect">
                            <a:avLst/>
                          </a:prstGeom>
                          <a:noFill/>
                          <a:extLst>
                            <a:ext uri="{909E8E84-426E-40DD-AFC4-6F175D3DCCD1}">
                              <a14:hiddenFill xmlns:a14="http://schemas.microsoft.com/office/drawing/2010/main">
                                <a:solidFill>
                                  <a:srgbClr val="FFFFFF"/>
                                </a:solidFill>
                              </a14:hiddenFill>
                            </a:ext>
                          </a:extLst>
                        </pic:spPr>
                      </pic:pic>
                      <wps:wsp>
                        <wps:cNvPr id="179" name="AutoShape 185"/>
                        <wps:cNvSpPr>
                          <a:spLocks/>
                        </wps:cNvSpPr>
                        <wps:spPr bwMode="auto">
                          <a:xfrm>
                            <a:off x="7115" y="180"/>
                            <a:ext cx="1080" cy="54"/>
                          </a:xfrm>
                          <a:custGeom>
                            <a:avLst/>
                            <a:gdLst>
                              <a:gd name="T0" fmla="+- 0 7204 7115"/>
                              <a:gd name="T1" fmla="*/ T0 w 1080"/>
                              <a:gd name="T2" fmla="+- 0 180 180"/>
                              <a:gd name="T3" fmla="*/ 180 h 54"/>
                              <a:gd name="T4" fmla="+- 0 7115 7115"/>
                              <a:gd name="T5" fmla="*/ T4 w 1080"/>
                              <a:gd name="T6" fmla="+- 0 207 180"/>
                              <a:gd name="T7" fmla="*/ 207 h 54"/>
                              <a:gd name="T8" fmla="+- 0 7204 7115"/>
                              <a:gd name="T9" fmla="*/ T8 w 1080"/>
                              <a:gd name="T10" fmla="+- 0 234 180"/>
                              <a:gd name="T11" fmla="*/ 234 h 54"/>
                              <a:gd name="T12" fmla="+- 0 7204 7115"/>
                              <a:gd name="T13" fmla="*/ T12 w 1080"/>
                              <a:gd name="T14" fmla="+- 0 211 180"/>
                              <a:gd name="T15" fmla="*/ 211 h 54"/>
                              <a:gd name="T16" fmla="+- 0 7195 7115"/>
                              <a:gd name="T17" fmla="*/ T16 w 1080"/>
                              <a:gd name="T18" fmla="+- 0 211 180"/>
                              <a:gd name="T19" fmla="*/ 211 h 54"/>
                              <a:gd name="T20" fmla="+- 0 7195 7115"/>
                              <a:gd name="T21" fmla="*/ T20 w 1080"/>
                              <a:gd name="T22" fmla="+- 0 202 180"/>
                              <a:gd name="T23" fmla="*/ 202 h 54"/>
                              <a:gd name="T24" fmla="+- 0 7204 7115"/>
                              <a:gd name="T25" fmla="*/ T24 w 1080"/>
                              <a:gd name="T26" fmla="+- 0 202 180"/>
                              <a:gd name="T27" fmla="*/ 202 h 54"/>
                              <a:gd name="T28" fmla="+- 0 7204 7115"/>
                              <a:gd name="T29" fmla="*/ T28 w 1080"/>
                              <a:gd name="T30" fmla="+- 0 180 180"/>
                              <a:gd name="T31" fmla="*/ 180 h 54"/>
                              <a:gd name="T32" fmla="+- 0 8106 7115"/>
                              <a:gd name="T33" fmla="*/ T32 w 1080"/>
                              <a:gd name="T34" fmla="+- 0 180 180"/>
                              <a:gd name="T35" fmla="*/ 180 h 54"/>
                              <a:gd name="T36" fmla="+- 0 8106 7115"/>
                              <a:gd name="T37" fmla="*/ T36 w 1080"/>
                              <a:gd name="T38" fmla="+- 0 234 180"/>
                              <a:gd name="T39" fmla="*/ 234 h 54"/>
                              <a:gd name="T40" fmla="+- 0 8180 7115"/>
                              <a:gd name="T41" fmla="*/ T40 w 1080"/>
                              <a:gd name="T42" fmla="+- 0 211 180"/>
                              <a:gd name="T43" fmla="*/ 211 h 54"/>
                              <a:gd name="T44" fmla="+- 0 8115 7115"/>
                              <a:gd name="T45" fmla="*/ T44 w 1080"/>
                              <a:gd name="T46" fmla="+- 0 211 180"/>
                              <a:gd name="T47" fmla="*/ 211 h 54"/>
                              <a:gd name="T48" fmla="+- 0 8115 7115"/>
                              <a:gd name="T49" fmla="*/ T48 w 1080"/>
                              <a:gd name="T50" fmla="+- 0 202 180"/>
                              <a:gd name="T51" fmla="*/ 202 h 54"/>
                              <a:gd name="T52" fmla="+- 0 8180 7115"/>
                              <a:gd name="T53" fmla="*/ T52 w 1080"/>
                              <a:gd name="T54" fmla="+- 0 202 180"/>
                              <a:gd name="T55" fmla="*/ 202 h 54"/>
                              <a:gd name="T56" fmla="+- 0 8106 7115"/>
                              <a:gd name="T57" fmla="*/ T56 w 1080"/>
                              <a:gd name="T58" fmla="+- 0 180 180"/>
                              <a:gd name="T59" fmla="*/ 180 h 54"/>
                              <a:gd name="T60" fmla="+- 0 7204 7115"/>
                              <a:gd name="T61" fmla="*/ T60 w 1080"/>
                              <a:gd name="T62" fmla="+- 0 202 180"/>
                              <a:gd name="T63" fmla="*/ 202 h 54"/>
                              <a:gd name="T64" fmla="+- 0 7195 7115"/>
                              <a:gd name="T65" fmla="*/ T64 w 1080"/>
                              <a:gd name="T66" fmla="+- 0 202 180"/>
                              <a:gd name="T67" fmla="*/ 202 h 54"/>
                              <a:gd name="T68" fmla="+- 0 7195 7115"/>
                              <a:gd name="T69" fmla="*/ T68 w 1080"/>
                              <a:gd name="T70" fmla="+- 0 211 180"/>
                              <a:gd name="T71" fmla="*/ 211 h 54"/>
                              <a:gd name="T72" fmla="+- 0 7204 7115"/>
                              <a:gd name="T73" fmla="*/ T72 w 1080"/>
                              <a:gd name="T74" fmla="+- 0 211 180"/>
                              <a:gd name="T75" fmla="*/ 211 h 54"/>
                              <a:gd name="T76" fmla="+- 0 7204 7115"/>
                              <a:gd name="T77" fmla="*/ T76 w 1080"/>
                              <a:gd name="T78" fmla="+- 0 202 180"/>
                              <a:gd name="T79" fmla="*/ 202 h 54"/>
                              <a:gd name="T80" fmla="+- 0 8106 7115"/>
                              <a:gd name="T81" fmla="*/ T80 w 1080"/>
                              <a:gd name="T82" fmla="+- 0 202 180"/>
                              <a:gd name="T83" fmla="*/ 202 h 54"/>
                              <a:gd name="T84" fmla="+- 0 7204 7115"/>
                              <a:gd name="T85" fmla="*/ T84 w 1080"/>
                              <a:gd name="T86" fmla="+- 0 202 180"/>
                              <a:gd name="T87" fmla="*/ 202 h 54"/>
                              <a:gd name="T88" fmla="+- 0 7204 7115"/>
                              <a:gd name="T89" fmla="*/ T88 w 1080"/>
                              <a:gd name="T90" fmla="+- 0 211 180"/>
                              <a:gd name="T91" fmla="*/ 211 h 54"/>
                              <a:gd name="T92" fmla="+- 0 8106 7115"/>
                              <a:gd name="T93" fmla="*/ T92 w 1080"/>
                              <a:gd name="T94" fmla="+- 0 211 180"/>
                              <a:gd name="T95" fmla="*/ 211 h 54"/>
                              <a:gd name="T96" fmla="+- 0 8106 7115"/>
                              <a:gd name="T97" fmla="*/ T96 w 1080"/>
                              <a:gd name="T98" fmla="+- 0 202 180"/>
                              <a:gd name="T99" fmla="*/ 202 h 54"/>
                              <a:gd name="T100" fmla="+- 0 8180 7115"/>
                              <a:gd name="T101" fmla="*/ T100 w 1080"/>
                              <a:gd name="T102" fmla="+- 0 202 180"/>
                              <a:gd name="T103" fmla="*/ 202 h 54"/>
                              <a:gd name="T104" fmla="+- 0 8115 7115"/>
                              <a:gd name="T105" fmla="*/ T104 w 1080"/>
                              <a:gd name="T106" fmla="+- 0 202 180"/>
                              <a:gd name="T107" fmla="*/ 202 h 54"/>
                              <a:gd name="T108" fmla="+- 0 8115 7115"/>
                              <a:gd name="T109" fmla="*/ T108 w 1080"/>
                              <a:gd name="T110" fmla="+- 0 211 180"/>
                              <a:gd name="T111" fmla="*/ 211 h 54"/>
                              <a:gd name="T112" fmla="+- 0 8180 7115"/>
                              <a:gd name="T113" fmla="*/ T112 w 1080"/>
                              <a:gd name="T114" fmla="+- 0 211 180"/>
                              <a:gd name="T115" fmla="*/ 211 h 54"/>
                              <a:gd name="T116" fmla="+- 0 8195 7115"/>
                              <a:gd name="T117" fmla="*/ T116 w 1080"/>
                              <a:gd name="T118" fmla="+- 0 207 180"/>
                              <a:gd name="T119" fmla="*/ 207 h 54"/>
                              <a:gd name="T120" fmla="+- 0 8180 7115"/>
                              <a:gd name="T121" fmla="*/ T120 w 1080"/>
                              <a:gd name="T122" fmla="+- 0 202 180"/>
                              <a:gd name="T123"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7"/>
                                </a:lnTo>
                                <a:lnTo>
                                  <a:pt x="89" y="54"/>
                                </a:lnTo>
                                <a:lnTo>
                                  <a:pt x="89" y="31"/>
                                </a:lnTo>
                                <a:lnTo>
                                  <a:pt x="80" y="31"/>
                                </a:lnTo>
                                <a:lnTo>
                                  <a:pt x="80" y="22"/>
                                </a:lnTo>
                                <a:lnTo>
                                  <a:pt x="89" y="22"/>
                                </a:lnTo>
                                <a:lnTo>
                                  <a:pt x="89" y="0"/>
                                </a:lnTo>
                                <a:close/>
                                <a:moveTo>
                                  <a:pt x="991" y="0"/>
                                </a:moveTo>
                                <a:lnTo>
                                  <a:pt x="991" y="54"/>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7"/>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84"/>
                        <wps:cNvSpPr>
                          <a:spLocks/>
                        </wps:cNvSpPr>
                        <wps:spPr bwMode="auto">
                          <a:xfrm>
                            <a:off x="8196" y="-8"/>
                            <a:ext cx="1066" cy="424"/>
                          </a:xfrm>
                          <a:custGeom>
                            <a:avLst/>
                            <a:gdLst>
                              <a:gd name="T0" fmla="+- 0 9261 8196"/>
                              <a:gd name="T1" fmla="*/ T0 w 1066"/>
                              <a:gd name="T2" fmla="+- 0 -8 -8"/>
                              <a:gd name="T3" fmla="*/ -8 h 424"/>
                              <a:gd name="T4" fmla="+- 0 8196 8196"/>
                              <a:gd name="T5" fmla="*/ T4 w 1066"/>
                              <a:gd name="T6" fmla="+- 0 -8 -8"/>
                              <a:gd name="T7" fmla="*/ -8 h 424"/>
                              <a:gd name="T8" fmla="+- 0 8196 8196"/>
                              <a:gd name="T9" fmla="*/ T8 w 1066"/>
                              <a:gd name="T10" fmla="+- 0 393 -8"/>
                              <a:gd name="T11" fmla="*/ 393 h 424"/>
                              <a:gd name="T12" fmla="+- 0 8284 8196"/>
                              <a:gd name="T13" fmla="*/ T12 w 1066"/>
                              <a:gd name="T14" fmla="+- 0 404 -8"/>
                              <a:gd name="T15" fmla="*/ 404 h 424"/>
                              <a:gd name="T16" fmla="+- 0 8363 8196"/>
                              <a:gd name="T17" fmla="*/ T16 w 1066"/>
                              <a:gd name="T18" fmla="+- 0 411 -8"/>
                              <a:gd name="T19" fmla="*/ 411 h 424"/>
                              <a:gd name="T20" fmla="+- 0 8434 8196"/>
                              <a:gd name="T21" fmla="*/ T20 w 1066"/>
                              <a:gd name="T22" fmla="+- 0 415 -8"/>
                              <a:gd name="T23" fmla="*/ 415 h 424"/>
                              <a:gd name="T24" fmla="+- 0 8497 8196"/>
                              <a:gd name="T25" fmla="*/ T24 w 1066"/>
                              <a:gd name="T26" fmla="+- 0 416 -8"/>
                              <a:gd name="T27" fmla="*/ 416 h 424"/>
                              <a:gd name="T28" fmla="+- 0 8526 8196"/>
                              <a:gd name="T29" fmla="*/ T28 w 1066"/>
                              <a:gd name="T30" fmla="+- 0 415 -8"/>
                              <a:gd name="T31" fmla="*/ 415 h 424"/>
                              <a:gd name="T32" fmla="+- 0 8607 8196"/>
                              <a:gd name="T33" fmla="*/ T32 w 1066"/>
                              <a:gd name="T34" fmla="+- 0 410 -8"/>
                              <a:gd name="T35" fmla="*/ 410 h 424"/>
                              <a:gd name="T36" fmla="+- 0 8681 8196"/>
                              <a:gd name="T37" fmla="*/ T36 w 1066"/>
                              <a:gd name="T38" fmla="+- 0 400 -8"/>
                              <a:gd name="T39" fmla="*/ 400 h 424"/>
                              <a:gd name="T40" fmla="+- 0 8849 8196"/>
                              <a:gd name="T41" fmla="*/ T40 w 1066"/>
                              <a:gd name="T42" fmla="+- 0 371 -8"/>
                              <a:gd name="T43" fmla="*/ 371 h 424"/>
                              <a:gd name="T44" fmla="+- 0 8875 8196"/>
                              <a:gd name="T45" fmla="*/ T44 w 1066"/>
                              <a:gd name="T46" fmla="+- 0 366 -8"/>
                              <a:gd name="T47" fmla="*/ 366 h 424"/>
                              <a:gd name="T48" fmla="+- 0 8960 8196"/>
                              <a:gd name="T49" fmla="*/ T48 w 1066"/>
                              <a:gd name="T50" fmla="+- 0 354 -8"/>
                              <a:gd name="T51" fmla="*/ 354 h 424"/>
                              <a:gd name="T52" fmla="+- 0 9023 8196"/>
                              <a:gd name="T53" fmla="*/ T52 w 1066"/>
                              <a:gd name="T54" fmla="+- 0 347 -8"/>
                              <a:gd name="T55" fmla="*/ 347 h 424"/>
                              <a:gd name="T56" fmla="+- 0 9093 8196"/>
                              <a:gd name="T57" fmla="*/ T56 w 1066"/>
                              <a:gd name="T58" fmla="+- 0 341 -8"/>
                              <a:gd name="T59" fmla="*/ 341 h 424"/>
                              <a:gd name="T60" fmla="+- 0 9172 8196"/>
                              <a:gd name="T61" fmla="*/ T60 w 1066"/>
                              <a:gd name="T62" fmla="+- 0 338 -8"/>
                              <a:gd name="T63" fmla="*/ 338 h 424"/>
                              <a:gd name="T64" fmla="+- 0 9261 8196"/>
                              <a:gd name="T65" fmla="*/ T64 w 1066"/>
                              <a:gd name="T66" fmla="+- 0 336 -8"/>
                              <a:gd name="T67" fmla="*/ 336 h 424"/>
                              <a:gd name="T68" fmla="+- 0 9261 8196"/>
                              <a:gd name="T69" fmla="*/ T68 w 106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5" y="0"/>
                                </a:moveTo>
                                <a:lnTo>
                                  <a:pt x="0" y="0"/>
                                </a:lnTo>
                                <a:lnTo>
                                  <a:pt x="0" y="401"/>
                                </a:lnTo>
                                <a:lnTo>
                                  <a:pt x="88" y="412"/>
                                </a:lnTo>
                                <a:lnTo>
                                  <a:pt x="167" y="419"/>
                                </a:lnTo>
                                <a:lnTo>
                                  <a:pt x="238" y="423"/>
                                </a:lnTo>
                                <a:lnTo>
                                  <a:pt x="301" y="424"/>
                                </a:lnTo>
                                <a:lnTo>
                                  <a:pt x="330" y="423"/>
                                </a:lnTo>
                                <a:lnTo>
                                  <a:pt x="411" y="418"/>
                                </a:lnTo>
                                <a:lnTo>
                                  <a:pt x="485" y="408"/>
                                </a:lnTo>
                                <a:lnTo>
                                  <a:pt x="653" y="379"/>
                                </a:lnTo>
                                <a:lnTo>
                                  <a:pt x="679" y="374"/>
                                </a:lnTo>
                                <a:lnTo>
                                  <a:pt x="764" y="362"/>
                                </a:lnTo>
                                <a:lnTo>
                                  <a:pt x="827" y="355"/>
                                </a:lnTo>
                                <a:lnTo>
                                  <a:pt x="897" y="349"/>
                                </a:lnTo>
                                <a:lnTo>
                                  <a:pt x="976" y="346"/>
                                </a:lnTo>
                                <a:lnTo>
                                  <a:pt x="1065" y="344"/>
                                </a:lnTo>
                                <a:lnTo>
                                  <a:pt x="10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83"/>
                        <wps:cNvSpPr>
                          <a:spLocks/>
                        </wps:cNvSpPr>
                        <wps:spPr bwMode="auto">
                          <a:xfrm>
                            <a:off x="8196" y="-8"/>
                            <a:ext cx="1066" cy="424"/>
                          </a:xfrm>
                          <a:custGeom>
                            <a:avLst/>
                            <a:gdLst>
                              <a:gd name="T0" fmla="+- 0 8196 8196"/>
                              <a:gd name="T1" fmla="*/ T0 w 1066"/>
                              <a:gd name="T2" fmla="+- 0 -8 -8"/>
                              <a:gd name="T3" fmla="*/ -8 h 424"/>
                              <a:gd name="T4" fmla="+- 0 9261 8196"/>
                              <a:gd name="T5" fmla="*/ T4 w 1066"/>
                              <a:gd name="T6" fmla="+- 0 -8 -8"/>
                              <a:gd name="T7" fmla="*/ -8 h 424"/>
                              <a:gd name="T8" fmla="+- 0 9261 8196"/>
                              <a:gd name="T9" fmla="*/ T8 w 1066"/>
                              <a:gd name="T10" fmla="+- 0 336 -8"/>
                              <a:gd name="T11" fmla="*/ 336 h 424"/>
                              <a:gd name="T12" fmla="+- 0 9215 8196"/>
                              <a:gd name="T13" fmla="*/ T12 w 1066"/>
                              <a:gd name="T14" fmla="+- 0 337 -8"/>
                              <a:gd name="T15" fmla="*/ 337 h 424"/>
                              <a:gd name="T16" fmla="+- 0 9172 8196"/>
                              <a:gd name="T17" fmla="*/ T16 w 1066"/>
                              <a:gd name="T18" fmla="+- 0 338 -8"/>
                              <a:gd name="T19" fmla="*/ 338 h 424"/>
                              <a:gd name="T20" fmla="+- 0 9093 8196"/>
                              <a:gd name="T21" fmla="*/ T20 w 1066"/>
                              <a:gd name="T22" fmla="+- 0 341 -8"/>
                              <a:gd name="T23" fmla="*/ 341 h 424"/>
                              <a:gd name="T24" fmla="+- 0 9023 8196"/>
                              <a:gd name="T25" fmla="*/ T24 w 1066"/>
                              <a:gd name="T26" fmla="+- 0 347 -8"/>
                              <a:gd name="T27" fmla="*/ 347 h 424"/>
                              <a:gd name="T28" fmla="+- 0 8960 8196"/>
                              <a:gd name="T29" fmla="*/ T28 w 1066"/>
                              <a:gd name="T30" fmla="+- 0 354 -8"/>
                              <a:gd name="T31" fmla="*/ 354 h 424"/>
                              <a:gd name="T32" fmla="+- 0 8875 8196"/>
                              <a:gd name="T33" fmla="*/ T32 w 1066"/>
                              <a:gd name="T34" fmla="+- 0 366 -8"/>
                              <a:gd name="T35" fmla="*/ 366 h 424"/>
                              <a:gd name="T36" fmla="+- 0 8800 8196"/>
                              <a:gd name="T37" fmla="*/ T36 w 1066"/>
                              <a:gd name="T38" fmla="+- 0 380 -8"/>
                              <a:gd name="T39" fmla="*/ 380 h 424"/>
                              <a:gd name="T40" fmla="+- 0 8776 8196"/>
                              <a:gd name="T41" fmla="*/ T40 w 1066"/>
                              <a:gd name="T42" fmla="+- 0 384 -8"/>
                              <a:gd name="T43" fmla="*/ 384 h 424"/>
                              <a:gd name="T44" fmla="+- 0 8752 8196"/>
                              <a:gd name="T45" fmla="*/ T44 w 1066"/>
                              <a:gd name="T46" fmla="+- 0 388 -8"/>
                              <a:gd name="T47" fmla="*/ 388 h 424"/>
                              <a:gd name="T48" fmla="+- 0 8681 8196"/>
                              <a:gd name="T49" fmla="*/ T48 w 1066"/>
                              <a:gd name="T50" fmla="+- 0 400 -8"/>
                              <a:gd name="T51" fmla="*/ 400 h 424"/>
                              <a:gd name="T52" fmla="+- 0 8607 8196"/>
                              <a:gd name="T53" fmla="*/ T52 w 1066"/>
                              <a:gd name="T54" fmla="+- 0 410 -8"/>
                              <a:gd name="T55" fmla="*/ 410 h 424"/>
                              <a:gd name="T56" fmla="+- 0 8526 8196"/>
                              <a:gd name="T57" fmla="*/ T56 w 1066"/>
                              <a:gd name="T58" fmla="+- 0 415 -8"/>
                              <a:gd name="T59" fmla="*/ 415 h 424"/>
                              <a:gd name="T60" fmla="+- 0 8497 8196"/>
                              <a:gd name="T61" fmla="*/ T60 w 1066"/>
                              <a:gd name="T62" fmla="+- 0 416 -8"/>
                              <a:gd name="T63" fmla="*/ 416 h 424"/>
                              <a:gd name="T64" fmla="+- 0 8466 8196"/>
                              <a:gd name="T65" fmla="*/ T64 w 1066"/>
                              <a:gd name="T66" fmla="+- 0 416 -8"/>
                              <a:gd name="T67" fmla="*/ 416 h 424"/>
                              <a:gd name="T68" fmla="+- 0 8399 8196"/>
                              <a:gd name="T69" fmla="*/ T68 w 1066"/>
                              <a:gd name="T70" fmla="+- 0 414 -8"/>
                              <a:gd name="T71" fmla="*/ 414 h 424"/>
                              <a:gd name="T72" fmla="+- 0 8325 8196"/>
                              <a:gd name="T73" fmla="*/ T72 w 1066"/>
                              <a:gd name="T74" fmla="+- 0 408 -8"/>
                              <a:gd name="T75" fmla="*/ 408 h 424"/>
                              <a:gd name="T76" fmla="+- 0 8241 8196"/>
                              <a:gd name="T77" fmla="*/ T76 w 1066"/>
                              <a:gd name="T78" fmla="+- 0 399 -8"/>
                              <a:gd name="T79" fmla="*/ 399 h 424"/>
                              <a:gd name="T80" fmla="+- 0 8196 8196"/>
                              <a:gd name="T81" fmla="*/ T80 w 1066"/>
                              <a:gd name="T82" fmla="+- 0 393 -8"/>
                              <a:gd name="T83" fmla="*/ 393 h 424"/>
                              <a:gd name="T84" fmla="+- 0 8196 8196"/>
                              <a:gd name="T85" fmla="*/ T84 w 1066"/>
                              <a:gd name="T86" fmla="+- 0 -8 -8"/>
                              <a:gd name="T87"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5" y="0"/>
                                </a:lnTo>
                                <a:lnTo>
                                  <a:pt x="1065" y="344"/>
                                </a:lnTo>
                                <a:lnTo>
                                  <a:pt x="1019" y="345"/>
                                </a:lnTo>
                                <a:lnTo>
                                  <a:pt x="976" y="346"/>
                                </a:lnTo>
                                <a:lnTo>
                                  <a:pt x="897" y="349"/>
                                </a:lnTo>
                                <a:lnTo>
                                  <a:pt x="827" y="355"/>
                                </a:lnTo>
                                <a:lnTo>
                                  <a:pt x="764" y="362"/>
                                </a:lnTo>
                                <a:lnTo>
                                  <a:pt x="679" y="374"/>
                                </a:lnTo>
                                <a:lnTo>
                                  <a:pt x="604" y="388"/>
                                </a:lnTo>
                                <a:lnTo>
                                  <a:pt x="580" y="392"/>
                                </a:lnTo>
                                <a:lnTo>
                                  <a:pt x="556" y="396"/>
                                </a:lnTo>
                                <a:lnTo>
                                  <a:pt x="485" y="408"/>
                                </a:lnTo>
                                <a:lnTo>
                                  <a:pt x="411" y="418"/>
                                </a:lnTo>
                                <a:lnTo>
                                  <a:pt x="330" y="423"/>
                                </a:lnTo>
                                <a:lnTo>
                                  <a:pt x="301" y="424"/>
                                </a:lnTo>
                                <a:lnTo>
                                  <a:pt x="270" y="424"/>
                                </a:lnTo>
                                <a:lnTo>
                                  <a:pt x="203" y="422"/>
                                </a:lnTo>
                                <a:lnTo>
                                  <a:pt x="129" y="416"/>
                                </a:lnTo>
                                <a:lnTo>
                                  <a:pt x="45" y="407"/>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Freeform 182"/>
                        <wps:cNvSpPr>
                          <a:spLocks/>
                        </wps:cNvSpPr>
                        <wps:spPr bwMode="auto">
                          <a:xfrm>
                            <a:off x="10341" y="-8"/>
                            <a:ext cx="775" cy="424"/>
                          </a:xfrm>
                          <a:custGeom>
                            <a:avLst/>
                            <a:gdLst>
                              <a:gd name="T0" fmla="+- 0 11115 10341"/>
                              <a:gd name="T1" fmla="*/ T0 w 775"/>
                              <a:gd name="T2" fmla="+- 0 -8 -8"/>
                              <a:gd name="T3" fmla="*/ -8 h 424"/>
                              <a:gd name="T4" fmla="+- 0 10341 10341"/>
                              <a:gd name="T5" fmla="*/ T4 w 775"/>
                              <a:gd name="T6" fmla="+- 0 -8 -8"/>
                              <a:gd name="T7" fmla="*/ -8 h 424"/>
                              <a:gd name="T8" fmla="+- 0 10341 10341"/>
                              <a:gd name="T9" fmla="*/ T8 w 775"/>
                              <a:gd name="T10" fmla="+- 0 393 -8"/>
                              <a:gd name="T11" fmla="*/ 393 h 424"/>
                              <a:gd name="T12" fmla="+- 0 10423 10341"/>
                              <a:gd name="T13" fmla="*/ T12 w 775"/>
                              <a:gd name="T14" fmla="+- 0 407 -8"/>
                              <a:gd name="T15" fmla="*/ 407 h 424"/>
                              <a:gd name="T16" fmla="+- 0 10495 10341"/>
                              <a:gd name="T17" fmla="*/ T16 w 775"/>
                              <a:gd name="T18" fmla="+- 0 414 -8"/>
                              <a:gd name="T19" fmla="*/ 414 h 424"/>
                              <a:gd name="T20" fmla="+- 0 10556 10341"/>
                              <a:gd name="T21" fmla="*/ T20 w 775"/>
                              <a:gd name="T22" fmla="+- 0 416 -8"/>
                              <a:gd name="T23" fmla="*/ 416 h 424"/>
                              <a:gd name="T24" fmla="+- 0 10584 10341"/>
                              <a:gd name="T25" fmla="*/ T24 w 775"/>
                              <a:gd name="T26" fmla="+- 0 415 -8"/>
                              <a:gd name="T27" fmla="*/ 415 h 424"/>
                              <a:gd name="T28" fmla="+- 0 10660 10341"/>
                              <a:gd name="T29" fmla="*/ T28 w 775"/>
                              <a:gd name="T30" fmla="+- 0 407 -8"/>
                              <a:gd name="T31" fmla="*/ 407 h 424"/>
                              <a:gd name="T32" fmla="+- 0 10728 10341"/>
                              <a:gd name="T33" fmla="*/ T32 w 775"/>
                              <a:gd name="T34" fmla="+- 0 393 -8"/>
                              <a:gd name="T35" fmla="*/ 393 h 424"/>
                              <a:gd name="T36" fmla="+- 0 10820 10341"/>
                              <a:gd name="T37" fmla="*/ T36 w 775"/>
                              <a:gd name="T38" fmla="+- 0 370 -8"/>
                              <a:gd name="T39" fmla="*/ 370 h 424"/>
                              <a:gd name="T40" fmla="+- 0 10845 10341"/>
                              <a:gd name="T41" fmla="*/ T40 w 775"/>
                              <a:gd name="T42" fmla="+- 0 364 -8"/>
                              <a:gd name="T43" fmla="*/ 364 h 424"/>
                              <a:gd name="T44" fmla="+- 0 10929 10341"/>
                              <a:gd name="T45" fmla="*/ T44 w 775"/>
                              <a:gd name="T46" fmla="+- 0 349 -8"/>
                              <a:gd name="T47" fmla="*/ 349 h 424"/>
                              <a:gd name="T48" fmla="+- 0 10995 10341"/>
                              <a:gd name="T49" fmla="*/ T48 w 775"/>
                              <a:gd name="T50" fmla="+- 0 341 -8"/>
                              <a:gd name="T51" fmla="*/ 341 h 424"/>
                              <a:gd name="T52" fmla="+- 0 11072 10341"/>
                              <a:gd name="T53" fmla="*/ T52 w 775"/>
                              <a:gd name="T54" fmla="+- 0 337 -8"/>
                              <a:gd name="T55" fmla="*/ 337 h 424"/>
                              <a:gd name="T56" fmla="+- 0 11115 10341"/>
                              <a:gd name="T57" fmla="*/ T56 w 775"/>
                              <a:gd name="T58" fmla="+- 0 336 -8"/>
                              <a:gd name="T59" fmla="*/ 336 h 424"/>
                              <a:gd name="T60" fmla="+- 0 11115 10341"/>
                              <a:gd name="T61" fmla="*/ T60 w 775"/>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4" y="0"/>
                                </a:moveTo>
                                <a:lnTo>
                                  <a:pt x="0" y="0"/>
                                </a:lnTo>
                                <a:lnTo>
                                  <a:pt x="0" y="401"/>
                                </a:lnTo>
                                <a:lnTo>
                                  <a:pt x="82" y="415"/>
                                </a:lnTo>
                                <a:lnTo>
                                  <a:pt x="154" y="422"/>
                                </a:lnTo>
                                <a:lnTo>
                                  <a:pt x="215" y="424"/>
                                </a:lnTo>
                                <a:lnTo>
                                  <a:pt x="243" y="423"/>
                                </a:lnTo>
                                <a:lnTo>
                                  <a:pt x="319" y="415"/>
                                </a:lnTo>
                                <a:lnTo>
                                  <a:pt x="387" y="401"/>
                                </a:lnTo>
                                <a:lnTo>
                                  <a:pt x="479" y="378"/>
                                </a:lnTo>
                                <a:lnTo>
                                  <a:pt x="504" y="372"/>
                                </a:lnTo>
                                <a:lnTo>
                                  <a:pt x="588" y="357"/>
                                </a:lnTo>
                                <a:lnTo>
                                  <a:pt x="654" y="349"/>
                                </a:lnTo>
                                <a:lnTo>
                                  <a:pt x="731" y="345"/>
                                </a:lnTo>
                                <a:lnTo>
                                  <a:pt x="774" y="344"/>
                                </a:lnTo>
                                <a:lnTo>
                                  <a:pt x="77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1"/>
                        <wps:cNvSpPr>
                          <a:spLocks/>
                        </wps:cNvSpPr>
                        <wps:spPr bwMode="auto">
                          <a:xfrm>
                            <a:off x="10341" y="-8"/>
                            <a:ext cx="775" cy="424"/>
                          </a:xfrm>
                          <a:custGeom>
                            <a:avLst/>
                            <a:gdLst>
                              <a:gd name="T0" fmla="+- 0 10341 10341"/>
                              <a:gd name="T1" fmla="*/ T0 w 775"/>
                              <a:gd name="T2" fmla="+- 0 -8 -8"/>
                              <a:gd name="T3" fmla="*/ -8 h 424"/>
                              <a:gd name="T4" fmla="+- 0 11115 10341"/>
                              <a:gd name="T5" fmla="*/ T4 w 775"/>
                              <a:gd name="T6" fmla="+- 0 -8 -8"/>
                              <a:gd name="T7" fmla="*/ -8 h 424"/>
                              <a:gd name="T8" fmla="+- 0 11115 10341"/>
                              <a:gd name="T9" fmla="*/ T8 w 775"/>
                              <a:gd name="T10" fmla="+- 0 336 -8"/>
                              <a:gd name="T11" fmla="*/ 336 h 424"/>
                              <a:gd name="T12" fmla="+- 0 11072 10341"/>
                              <a:gd name="T13" fmla="*/ T12 w 775"/>
                              <a:gd name="T14" fmla="+- 0 337 -8"/>
                              <a:gd name="T15" fmla="*/ 337 h 424"/>
                              <a:gd name="T16" fmla="+- 0 11032 10341"/>
                              <a:gd name="T17" fmla="*/ T16 w 775"/>
                              <a:gd name="T18" fmla="+- 0 339 -8"/>
                              <a:gd name="T19" fmla="*/ 339 h 424"/>
                              <a:gd name="T20" fmla="+- 0 10961 10341"/>
                              <a:gd name="T21" fmla="*/ T20 w 775"/>
                              <a:gd name="T22" fmla="+- 0 344 -8"/>
                              <a:gd name="T23" fmla="*/ 344 h 424"/>
                              <a:gd name="T24" fmla="+- 0 10899 10341"/>
                              <a:gd name="T25" fmla="*/ T24 w 775"/>
                              <a:gd name="T26" fmla="+- 0 353 -8"/>
                              <a:gd name="T27" fmla="*/ 353 h 424"/>
                              <a:gd name="T28" fmla="+- 0 10820 10341"/>
                              <a:gd name="T29" fmla="*/ T28 w 775"/>
                              <a:gd name="T30" fmla="+- 0 370 -8"/>
                              <a:gd name="T31" fmla="*/ 370 h 424"/>
                              <a:gd name="T32" fmla="+- 0 10750 10341"/>
                              <a:gd name="T33" fmla="*/ T32 w 775"/>
                              <a:gd name="T34" fmla="+- 0 387 -8"/>
                              <a:gd name="T35" fmla="*/ 387 h 424"/>
                              <a:gd name="T36" fmla="+- 0 10728 10341"/>
                              <a:gd name="T37" fmla="*/ T36 w 775"/>
                              <a:gd name="T38" fmla="+- 0 393 -8"/>
                              <a:gd name="T39" fmla="*/ 393 h 424"/>
                              <a:gd name="T40" fmla="+- 0 10660 10341"/>
                              <a:gd name="T41" fmla="*/ T40 w 775"/>
                              <a:gd name="T42" fmla="+- 0 407 -8"/>
                              <a:gd name="T43" fmla="*/ 407 h 424"/>
                              <a:gd name="T44" fmla="+- 0 10584 10341"/>
                              <a:gd name="T45" fmla="*/ T44 w 775"/>
                              <a:gd name="T46" fmla="+- 0 415 -8"/>
                              <a:gd name="T47" fmla="*/ 415 h 424"/>
                              <a:gd name="T48" fmla="+- 0 10556 10341"/>
                              <a:gd name="T49" fmla="*/ T48 w 775"/>
                              <a:gd name="T50" fmla="+- 0 416 -8"/>
                              <a:gd name="T51" fmla="*/ 416 h 424"/>
                              <a:gd name="T52" fmla="+- 0 10527 10341"/>
                              <a:gd name="T53" fmla="*/ T52 w 775"/>
                              <a:gd name="T54" fmla="+- 0 415 -8"/>
                              <a:gd name="T55" fmla="*/ 415 h 424"/>
                              <a:gd name="T56" fmla="+- 0 10460 10341"/>
                              <a:gd name="T57" fmla="*/ T56 w 775"/>
                              <a:gd name="T58" fmla="+- 0 411 -8"/>
                              <a:gd name="T59" fmla="*/ 411 h 424"/>
                              <a:gd name="T60" fmla="+- 0 10384 10341"/>
                              <a:gd name="T61" fmla="*/ T60 w 775"/>
                              <a:gd name="T62" fmla="+- 0 401 -8"/>
                              <a:gd name="T63" fmla="*/ 401 h 424"/>
                              <a:gd name="T64" fmla="+- 0 10341 10341"/>
                              <a:gd name="T65" fmla="*/ T64 w 775"/>
                              <a:gd name="T66" fmla="+- 0 393 -8"/>
                              <a:gd name="T67" fmla="*/ 393 h 424"/>
                              <a:gd name="T68" fmla="+- 0 10341 10341"/>
                              <a:gd name="T69" fmla="*/ T68 w 775"/>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4" y="0"/>
                                </a:lnTo>
                                <a:lnTo>
                                  <a:pt x="774" y="344"/>
                                </a:lnTo>
                                <a:lnTo>
                                  <a:pt x="731" y="345"/>
                                </a:lnTo>
                                <a:lnTo>
                                  <a:pt x="691" y="347"/>
                                </a:lnTo>
                                <a:lnTo>
                                  <a:pt x="620" y="352"/>
                                </a:lnTo>
                                <a:lnTo>
                                  <a:pt x="558" y="361"/>
                                </a:lnTo>
                                <a:lnTo>
                                  <a:pt x="479" y="378"/>
                                </a:lnTo>
                                <a:lnTo>
                                  <a:pt x="409" y="395"/>
                                </a:lnTo>
                                <a:lnTo>
                                  <a:pt x="387" y="401"/>
                                </a:lnTo>
                                <a:lnTo>
                                  <a:pt x="319" y="415"/>
                                </a:lnTo>
                                <a:lnTo>
                                  <a:pt x="243" y="423"/>
                                </a:lnTo>
                                <a:lnTo>
                                  <a:pt x="215" y="424"/>
                                </a:lnTo>
                                <a:lnTo>
                                  <a:pt x="186" y="423"/>
                                </a:lnTo>
                                <a:lnTo>
                                  <a:pt x="119" y="419"/>
                                </a:lnTo>
                                <a:lnTo>
                                  <a:pt x="43"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AutoShape 180"/>
                        <wps:cNvSpPr>
                          <a:spLocks/>
                        </wps:cNvSpPr>
                        <wps:spPr bwMode="auto">
                          <a:xfrm>
                            <a:off x="9261" y="180"/>
                            <a:ext cx="1080" cy="54"/>
                          </a:xfrm>
                          <a:custGeom>
                            <a:avLst/>
                            <a:gdLst>
                              <a:gd name="T0" fmla="+- 0 9350 9261"/>
                              <a:gd name="T1" fmla="*/ T0 w 1080"/>
                              <a:gd name="T2" fmla="+- 0 180 180"/>
                              <a:gd name="T3" fmla="*/ 180 h 54"/>
                              <a:gd name="T4" fmla="+- 0 9261 9261"/>
                              <a:gd name="T5" fmla="*/ T4 w 1080"/>
                              <a:gd name="T6" fmla="+- 0 207 180"/>
                              <a:gd name="T7" fmla="*/ 207 h 54"/>
                              <a:gd name="T8" fmla="+- 0 9350 9261"/>
                              <a:gd name="T9" fmla="*/ T8 w 1080"/>
                              <a:gd name="T10" fmla="+- 0 234 180"/>
                              <a:gd name="T11" fmla="*/ 234 h 54"/>
                              <a:gd name="T12" fmla="+- 0 9350 9261"/>
                              <a:gd name="T13" fmla="*/ T12 w 1080"/>
                              <a:gd name="T14" fmla="+- 0 211 180"/>
                              <a:gd name="T15" fmla="*/ 211 h 54"/>
                              <a:gd name="T16" fmla="+- 0 9341 9261"/>
                              <a:gd name="T17" fmla="*/ T16 w 1080"/>
                              <a:gd name="T18" fmla="+- 0 211 180"/>
                              <a:gd name="T19" fmla="*/ 211 h 54"/>
                              <a:gd name="T20" fmla="+- 0 9341 9261"/>
                              <a:gd name="T21" fmla="*/ T20 w 1080"/>
                              <a:gd name="T22" fmla="+- 0 202 180"/>
                              <a:gd name="T23" fmla="*/ 202 h 54"/>
                              <a:gd name="T24" fmla="+- 0 9350 9261"/>
                              <a:gd name="T25" fmla="*/ T24 w 1080"/>
                              <a:gd name="T26" fmla="+- 0 202 180"/>
                              <a:gd name="T27" fmla="*/ 202 h 54"/>
                              <a:gd name="T28" fmla="+- 0 9350 9261"/>
                              <a:gd name="T29" fmla="*/ T28 w 1080"/>
                              <a:gd name="T30" fmla="+- 0 180 180"/>
                              <a:gd name="T31" fmla="*/ 180 h 54"/>
                              <a:gd name="T32" fmla="+- 0 9350 9261"/>
                              <a:gd name="T33" fmla="*/ T32 w 1080"/>
                              <a:gd name="T34" fmla="+- 0 202 180"/>
                              <a:gd name="T35" fmla="*/ 202 h 54"/>
                              <a:gd name="T36" fmla="+- 0 9341 9261"/>
                              <a:gd name="T37" fmla="*/ T36 w 1080"/>
                              <a:gd name="T38" fmla="+- 0 202 180"/>
                              <a:gd name="T39" fmla="*/ 202 h 54"/>
                              <a:gd name="T40" fmla="+- 0 9341 9261"/>
                              <a:gd name="T41" fmla="*/ T40 w 1080"/>
                              <a:gd name="T42" fmla="+- 0 211 180"/>
                              <a:gd name="T43" fmla="*/ 211 h 54"/>
                              <a:gd name="T44" fmla="+- 0 9350 9261"/>
                              <a:gd name="T45" fmla="*/ T44 w 1080"/>
                              <a:gd name="T46" fmla="+- 0 211 180"/>
                              <a:gd name="T47" fmla="*/ 211 h 54"/>
                              <a:gd name="T48" fmla="+- 0 9350 9261"/>
                              <a:gd name="T49" fmla="*/ T48 w 1080"/>
                              <a:gd name="T50" fmla="+- 0 202 180"/>
                              <a:gd name="T51" fmla="*/ 202 h 54"/>
                              <a:gd name="T52" fmla="+- 0 10341 9261"/>
                              <a:gd name="T53" fmla="*/ T52 w 1080"/>
                              <a:gd name="T54" fmla="+- 0 202 180"/>
                              <a:gd name="T55" fmla="*/ 202 h 54"/>
                              <a:gd name="T56" fmla="+- 0 9350 9261"/>
                              <a:gd name="T57" fmla="*/ T56 w 1080"/>
                              <a:gd name="T58" fmla="+- 0 202 180"/>
                              <a:gd name="T59" fmla="*/ 202 h 54"/>
                              <a:gd name="T60" fmla="+- 0 9350 9261"/>
                              <a:gd name="T61" fmla="*/ T60 w 1080"/>
                              <a:gd name="T62" fmla="+- 0 211 180"/>
                              <a:gd name="T63" fmla="*/ 211 h 54"/>
                              <a:gd name="T64" fmla="+- 0 10341 9261"/>
                              <a:gd name="T65" fmla="*/ T64 w 1080"/>
                              <a:gd name="T66" fmla="+- 0 211 180"/>
                              <a:gd name="T67" fmla="*/ 211 h 54"/>
                              <a:gd name="T68" fmla="+- 0 10341 9261"/>
                              <a:gd name="T69" fmla="*/ T68 w 1080"/>
                              <a:gd name="T70" fmla="+- 0 202 180"/>
                              <a:gd name="T71" fmla="*/ 20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7"/>
                                </a:lnTo>
                                <a:lnTo>
                                  <a:pt x="89" y="54"/>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5" name="Picture 1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9302" y="-66"/>
                            <a:ext cx="187" cy="187"/>
                          </a:xfrm>
                          <a:prstGeom prst="rect">
                            <a:avLst/>
                          </a:prstGeom>
                          <a:noFill/>
                          <a:extLst>
                            <a:ext uri="{909E8E84-426E-40DD-AFC4-6F175D3DCCD1}">
                              <a14:hiddenFill xmlns:a14="http://schemas.microsoft.com/office/drawing/2010/main">
                                <a:solidFill>
                                  <a:srgbClr val="FFFFFF"/>
                                </a:solidFill>
                              </a14:hiddenFill>
                            </a:ext>
                          </a:extLst>
                        </pic:spPr>
                      </pic:pic>
                      <wps:wsp>
                        <wps:cNvPr id="186" name="AutoShape 178"/>
                        <wps:cNvSpPr>
                          <a:spLocks/>
                        </wps:cNvSpPr>
                        <wps:spPr bwMode="auto">
                          <a:xfrm>
                            <a:off x="9261" y="268"/>
                            <a:ext cx="1080" cy="54"/>
                          </a:xfrm>
                          <a:custGeom>
                            <a:avLst/>
                            <a:gdLst>
                              <a:gd name="T0" fmla="+- 0 10252 9261"/>
                              <a:gd name="T1" fmla="*/ T0 w 1080"/>
                              <a:gd name="T2" fmla="+- 0 268 268"/>
                              <a:gd name="T3" fmla="*/ 268 h 54"/>
                              <a:gd name="T4" fmla="+- 0 10252 9261"/>
                              <a:gd name="T5" fmla="*/ T4 w 1080"/>
                              <a:gd name="T6" fmla="+- 0 321 268"/>
                              <a:gd name="T7" fmla="*/ 321 h 54"/>
                              <a:gd name="T8" fmla="+- 0 10326 9261"/>
                              <a:gd name="T9" fmla="*/ T8 w 1080"/>
                              <a:gd name="T10" fmla="+- 0 299 268"/>
                              <a:gd name="T11" fmla="*/ 299 h 54"/>
                              <a:gd name="T12" fmla="+- 0 10261 9261"/>
                              <a:gd name="T13" fmla="*/ T12 w 1080"/>
                              <a:gd name="T14" fmla="+- 0 299 268"/>
                              <a:gd name="T15" fmla="*/ 299 h 54"/>
                              <a:gd name="T16" fmla="+- 0 10261 9261"/>
                              <a:gd name="T17" fmla="*/ T16 w 1080"/>
                              <a:gd name="T18" fmla="+- 0 290 268"/>
                              <a:gd name="T19" fmla="*/ 290 h 54"/>
                              <a:gd name="T20" fmla="+- 0 10326 9261"/>
                              <a:gd name="T21" fmla="*/ T20 w 1080"/>
                              <a:gd name="T22" fmla="+- 0 290 268"/>
                              <a:gd name="T23" fmla="*/ 290 h 54"/>
                              <a:gd name="T24" fmla="+- 0 10252 9261"/>
                              <a:gd name="T25" fmla="*/ T24 w 1080"/>
                              <a:gd name="T26" fmla="+- 0 268 268"/>
                              <a:gd name="T27" fmla="*/ 268 h 54"/>
                              <a:gd name="T28" fmla="+- 0 10252 9261"/>
                              <a:gd name="T29" fmla="*/ T28 w 1080"/>
                              <a:gd name="T30" fmla="+- 0 290 268"/>
                              <a:gd name="T31" fmla="*/ 290 h 54"/>
                              <a:gd name="T32" fmla="+- 0 9261 9261"/>
                              <a:gd name="T33" fmla="*/ T32 w 1080"/>
                              <a:gd name="T34" fmla="+- 0 290 268"/>
                              <a:gd name="T35" fmla="*/ 290 h 54"/>
                              <a:gd name="T36" fmla="+- 0 9261 9261"/>
                              <a:gd name="T37" fmla="*/ T36 w 1080"/>
                              <a:gd name="T38" fmla="+- 0 299 268"/>
                              <a:gd name="T39" fmla="*/ 299 h 54"/>
                              <a:gd name="T40" fmla="+- 0 10252 9261"/>
                              <a:gd name="T41" fmla="*/ T40 w 1080"/>
                              <a:gd name="T42" fmla="+- 0 299 268"/>
                              <a:gd name="T43" fmla="*/ 299 h 54"/>
                              <a:gd name="T44" fmla="+- 0 10252 9261"/>
                              <a:gd name="T45" fmla="*/ T44 w 1080"/>
                              <a:gd name="T46" fmla="+- 0 290 268"/>
                              <a:gd name="T47" fmla="*/ 290 h 54"/>
                              <a:gd name="T48" fmla="+- 0 10326 9261"/>
                              <a:gd name="T49" fmla="*/ T48 w 1080"/>
                              <a:gd name="T50" fmla="+- 0 290 268"/>
                              <a:gd name="T51" fmla="*/ 290 h 54"/>
                              <a:gd name="T52" fmla="+- 0 10261 9261"/>
                              <a:gd name="T53" fmla="*/ T52 w 1080"/>
                              <a:gd name="T54" fmla="+- 0 290 268"/>
                              <a:gd name="T55" fmla="*/ 290 h 54"/>
                              <a:gd name="T56" fmla="+- 0 10261 9261"/>
                              <a:gd name="T57" fmla="*/ T56 w 1080"/>
                              <a:gd name="T58" fmla="+- 0 299 268"/>
                              <a:gd name="T59" fmla="*/ 299 h 54"/>
                              <a:gd name="T60" fmla="+- 0 10326 9261"/>
                              <a:gd name="T61" fmla="*/ T60 w 1080"/>
                              <a:gd name="T62" fmla="+- 0 299 268"/>
                              <a:gd name="T63" fmla="*/ 299 h 54"/>
                              <a:gd name="T64" fmla="+- 0 10341 9261"/>
                              <a:gd name="T65" fmla="*/ T64 w 1080"/>
                              <a:gd name="T66" fmla="+- 0 294 268"/>
                              <a:gd name="T67" fmla="*/ 294 h 54"/>
                              <a:gd name="T68" fmla="+- 0 10326 9261"/>
                              <a:gd name="T69" fmla="*/ T68 w 1080"/>
                              <a:gd name="T70" fmla="+- 0 290 268"/>
                              <a:gd name="T71" fmla="*/ 290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7" name="Picture 1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9196" y="417"/>
                            <a:ext cx="186" cy="186"/>
                          </a:xfrm>
                          <a:prstGeom prst="rect">
                            <a:avLst/>
                          </a:prstGeom>
                          <a:noFill/>
                          <a:extLst>
                            <a:ext uri="{909E8E84-426E-40DD-AFC4-6F175D3DCCD1}">
                              <a14:hiddenFill xmlns:a14="http://schemas.microsoft.com/office/drawing/2010/main">
                                <a:solidFill>
                                  <a:srgbClr val="FFFFFF"/>
                                </a:solidFill>
                              </a14:hiddenFill>
                            </a:ext>
                          </a:extLst>
                        </pic:spPr>
                      </pic:pic>
                      <wps:wsp>
                        <wps:cNvPr id="188" name="Freeform 176"/>
                        <wps:cNvSpPr>
                          <a:spLocks/>
                        </wps:cNvSpPr>
                        <wps:spPr bwMode="auto">
                          <a:xfrm>
                            <a:off x="6339" y="-8"/>
                            <a:ext cx="776" cy="424"/>
                          </a:xfrm>
                          <a:custGeom>
                            <a:avLst/>
                            <a:gdLst>
                              <a:gd name="T0" fmla="+- 0 7115 6339"/>
                              <a:gd name="T1" fmla="*/ T0 w 776"/>
                              <a:gd name="T2" fmla="+- 0 -8 -8"/>
                              <a:gd name="T3" fmla="*/ -8 h 424"/>
                              <a:gd name="T4" fmla="+- 0 6339 6339"/>
                              <a:gd name="T5" fmla="*/ T4 w 776"/>
                              <a:gd name="T6" fmla="+- 0 -8 -8"/>
                              <a:gd name="T7" fmla="*/ -8 h 424"/>
                              <a:gd name="T8" fmla="+- 0 6339 6339"/>
                              <a:gd name="T9" fmla="*/ T8 w 776"/>
                              <a:gd name="T10" fmla="+- 0 393 -8"/>
                              <a:gd name="T11" fmla="*/ 393 h 424"/>
                              <a:gd name="T12" fmla="+- 0 6422 6339"/>
                              <a:gd name="T13" fmla="*/ T12 w 776"/>
                              <a:gd name="T14" fmla="+- 0 407 -8"/>
                              <a:gd name="T15" fmla="*/ 407 h 424"/>
                              <a:gd name="T16" fmla="+- 0 6494 6339"/>
                              <a:gd name="T17" fmla="*/ T16 w 776"/>
                              <a:gd name="T18" fmla="+- 0 414 -8"/>
                              <a:gd name="T19" fmla="*/ 414 h 424"/>
                              <a:gd name="T20" fmla="+- 0 6555 6339"/>
                              <a:gd name="T21" fmla="*/ T20 w 776"/>
                              <a:gd name="T22" fmla="+- 0 416 -8"/>
                              <a:gd name="T23" fmla="*/ 416 h 424"/>
                              <a:gd name="T24" fmla="+- 0 6583 6339"/>
                              <a:gd name="T25" fmla="*/ T24 w 776"/>
                              <a:gd name="T26" fmla="+- 0 415 -8"/>
                              <a:gd name="T27" fmla="*/ 415 h 424"/>
                              <a:gd name="T28" fmla="+- 0 6659 6339"/>
                              <a:gd name="T29" fmla="*/ T28 w 776"/>
                              <a:gd name="T30" fmla="+- 0 407 -8"/>
                              <a:gd name="T31" fmla="*/ 407 h 424"/>
                              <a:gd name="T32" fmla="+- 0 6727 6339"/>
                              <a:gd name="T33" fmla="*/ T32 w 776"/>
                              <a:gd name="T34" fmla="+- 0 393 -8"/>
                              <a:gd name="T35" fmla="*/ 393 h 424"/>
                              <a:gd name="T36" fmla="+- 0 6819 6339"/>
                              <a:gd name="T37" fmla="*/ T36 w 776"/>
                              <a:gd name="T38" fmla="+- 0 370 -8"/>
                              <a:gd name="T39" fmla="*/ 370 h 424"/>
                              <a:gd name="T40" fmla="+- 0 6845 6339"/>
                              <a:gd name="T41" fmla="*/ T40 w 776"/>
                              <a:gd name="T42" fmla="+- 0 364 -8"/>
                              <a:gd name="T43" fmla="*/ 364 h 424"/>
                              <a:gd name="T44" fmla="+- 0 6929 6339"/>
                              <a:gd name="T45" fmla="*/ T44 w 776"/>
                              <a:gd name="T46" fmla="+- 0 349 -8"/>
                              <a:gd name="T47" fmla="*/ 349 h 424"/>
                              <a:gd name="T48" fmla="+- 0 6995 6339"/>
                              <a:gd name="T49" fmla="*/ T48 w 776"/>
                              <a:gd name="T50" fmla="+- 0 341 -8"/>
                              <a:gd name="T51" fmla="*/ 341 h 424"/>
                              <a:gd name="T52" fmla="+- 0 7072 6339"/>
                              <a:gd name="T53" fmla="*/ T52 w 776"/>
                              <a:gd name="T54" fmla="+- 0 337 -8"/>
                              <a:gd name="T55" fmla="*/ 337 h 424"/>
                              <a:gd name="T56" fmla="+- 0 7115 6339"/>
                              <a:gd name="T57" fmla="*/ T56 w 776"/>
                              <a:gd name="T58" fmla="+- 0 336 -8"/>
                              <a:gd name="T59" fmla="*/ 336 h 424"/>
                              <a:gd name="T60" fmla="+- 0 7115 6339"/>
                              <a:gd name="T61" fmla="*/ T60 w 776"/>
                              <a:gd name="T62" fmla="+- 0 -8 -8"/>
                              <a:gd name="T63"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1"/>
                                </a:lnTo>
                                <a:lnTo>
                                  <a:pt x="83" y="415"/>
                                </a:lnTo>
                                <a:lnTo>
                                  <a:pt x="155" y="422"/>
                                </a:lnTo>
                                <a:lnTo>
                                  <a:pt x="216" y="424"/>
                                </a:lnTo>
                                <a:lnTo>
                                  <a:pt x="244" y="423"/>
                                </a:lnTo>
                                <a:lnTo>
                                  <a:pt x="320" y="415"/>
                                </a:lnTo>
                                <a:lnTo>
                                  <a:pt x="388" y="401"/>
                                </a:lnTo>
                                <a:lnTo>
                                  <a:pt x="480" y="378"/>
                                </a:lnTo>
                                <a:lnTo>
                                  <a:pt x="506" y="372"/>
                                </a:lnTo>
                                <a:lnTo>
                                  <a:pt x="590" y="357"/>
                                </a:lnTo>
                                <a:lnTo>
                                  <a:pt x="656" y="349"/>
                                </a:lnTo>
                                <a:lnTo>
                                  <a:pt x="733" y="345"/>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75"/>
                        <wps:cNvSpPr>
                          <a:spLocks/>
                        </wps:cNvSpPr>
                        <wps:spPr bwMode="auto">
                          <a:xfrm>
                            <a:off x="6339" y="-8"/>
                            <a:ext cx="776" cy="424"/>
                          </a:xfrm>
                          <a:custGeom>
                            <a:avLst/>
                            <a:gdLst>
                              <a:gd name="T0" fmla="+- 0 6339 6339"/>
                              <a:gd name="T1" fmla="*/ T0 w 776"/>
                              <a:gd name="T2" fmla="+- 0 -8 -8"/>
                              <a:gd name="T3" fmla="*/ -8 h 424"/>
                              <a:gd name="T4" fmla="+- 0 7115 6339"/>
                              <a:gd name="T5" fmla="*/ T4 w 776"/>
                              <a:gd name="T6" fmla="+- 0 -8 -8"/>
                              <a:gd name="T7" fmla="*/ -8 h 424"/>
                              <a:gd name="T8" fmla="+- 0 7115 6339"/>
                              <a:gd name="T9" fmla="*/ T8 w 776"/>
                              <a:gd name="T10" fmla="+- 0 336 -8"/>
                              <a:gd name="T11" fmla="*/ 336 h 424"/>
                              <a:gd name="T12" fmla="+- 0 7072 6339"/>
                              <a:gd name="T13" fmla="*/ T12 w 776"/>
                              <a:gd name="T14" fmla="+- 0 337 -8"/>
                              <a:gd name="T15" fmla="*/ 337 h 424"/>
                              <a:gd name="T16" fmla="+- 0 7032 6339"/>
                              <a:gd name="T17" fmla="*/ T16 w 776"/>
                              <a:gd name="T18" fmla="+- 0 339 -8"/>
                              <a:gd name="T19" fmla="*/ 339 h 424"/>
                              <a:gd name="T20" fmla="+- 0 6961 6339"/>
                              <a:gd name="T21" fmla="*/ T20 w 776"/>
                              <a:gd name="T22" fmla="+- 0 344 -8"/>
                              <a:gd name="T23" fmla="*/ 344 h 424"/>
                              <a:gd name="T24" fmla="+- 0 6899 6339"/>
                              <a:gd name="T25" fmla="*/ T24 w 776"/>
                              <a:gd name="T26" fmla="+- 0 353 -8"/>
                              <a:gd name="T27" fmla="*/ 353 h 424"/>
                              <a:gd name="T28" fmla="+- 0 6819 6339"/>
                              <a:gd name="T29" fmla="*/ T28 w 776"/>
                              <a:gd name="T30" fmla="+- 0 370 -8"/>
                              <a:gd name="T31" fmla="*/ 370 h 424"/>
                              <a:gd name="T32" fmla="+- 0 6750 6339"/>
                              <a:gd name="T33" fmla="*/ T32 w 776"/>
                              <a:gd name="T34" fmla="+- 0 387 -8"/>
                              <a:gd name="T35" fmla="*/ 387 h 424"/>
                              <a:gd name="T36" fmla="+- 0 6727 6339"/>
                              <a:gd name="T37" fmla="*/ T36 w 776"/>
                              <a:gd name="T38" fmla="+- 0 393 -8"/>
                              <a:gd name="T39" fmla="*/ 393 h 424"/>
                              <a:gd name="T40" fmla="+- 0 6659 6339"/>
                              <a:gd name="T41" fmla="*/ T40 w 776"/>
                              <a:gd name="T42" fmla="+- 0 407 -8"/>
                              <a:gd name="T43" fmla="*/ 407 h 424"/>
                              <a:gd name="T44" fmla="+- 0 6583 6339"/>
                              <a:gd name="T45" fmla="*/ T44 w 776"/>
                              <a:gd name="T46" fmla="+- 0 415 -8"/>
                              <a:gd name="T47" fmla="*/ 415 h 424"/>
                              <a:gd name="T48" fmla="+- 0 6555 6339"/>
                              <a:gd name="T49" fmla="*/ T48 w 776"/>
                              <a:gd name="T50" fmla="+- 0 416 -8"/>
                              <a:gd name="T51" fmla="*/ 416 h 424"/>
                              <a:gd name="T52" fmla="+- 0 6526 6339"/>
                              <a:gd name="T53" fmla="*/ T52 w 776"/>
                              <a:gd name="T54" fmla="+- 0 415 -8"/>
                              <a:gd name="T55" fmla="*/ 415 h 424"/>
                              <a:gd name="T56" fmla="+- 0 6459 6339"/>
                              <a:gd name="T57" fmla="*/ T56 w 776"/>
                              <a:gd name="T58" fmla="+- 0 411 -8"/>
                              <a:gd name="T59" fmla="*/ 411 h 424"/>
                              <a:gd name="T60" fmla="+- 0 6383 6339"/>
                              <a:gd name="T61" fmla="*/ T60 w 776"/>
                              <a:gd name="T62" fmla="+- 0 401 -8"/>
                              <a:gd name="T63" fmla="*/ 401 h 424"/>
                              <a:gd name="T64" fmla="+- 0 6339 6339"/>
                              <a:gd name="T65" fmla="*/ T64 w 776"/>
                              <a:gd name="T66" fmla="+- 0 393 -8"/>
                              <a:gd name="T67" fmla="*/ 393 h 424"/>
                              <a:gd name="T68" fmla="+- 0 6339 6339"/>
                              <a:gd name="T69" fmla="*/ T68 w 776"/>
                              <a:gd name="T70" fmla="+- 0 -8 -8"/>
                              <a:gd name="T71" fmla="*/ -8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5"/>
                                </a:lnTo>
                                <a:lnTo>
                                  <a:pt x="693" y="347"/>
                                </a:lnTo>
                                <a:lnTo>
                                  <a:pt x="622" y="352"/>
                                </a:lnTo>
                                <a:lnTo>
                                  <a:pt x="560" y="361"/>
                                </a:lnTo>
                                <a:lnTo>
                                  <a:pt x="480" y="378"/>
                                </a:lnTo>
                                <a:lnTo>
                                  <a:pt x="411" y="395"/>
                                </a:lnTo>
                                <a:lnTo>
                                  <a:pt x="388" y="401"/>
                                </a:lnTo>
                                <a:lnTo>
                                  <a:pt x="320" y="415"/>
                                </a:lnTo>
                                <a:lnTo>
                                  <a:pt x="244" y="423"/>
                                </a:lnTo>
                                <a:lnTo>
                                  <a:pt x="216" y="424"/>
                                </a:lnTo>
                                <a:lnTo>
                                  <a:pt x="187" y="423"/>
                                </a:lnTo>
                                <a:lnTo>
                                  <a:pt x="120" y="419"/>
                                </a:lnTo>
                                <a:lnTo>
                                  <a:pt x="44" y="409"/>
                                </a:lnTo>
                                <a:lnTo>
                                  <a:pt x="0" y="401"/>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5A32FD" id="Group 174" o:spid="_x0000_s1026" style="position:absolute;margin-left:316.75pt;margin-top:-3.3pt;width:239.25pt;height:33.45pt;z-index:-38728;mso-position-horizontal-relative:page" coordorigin="6335,-66" coordsize="4785,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">
                <v:shape id="Picture 186" o:spid="_x0000_s1027" type="#_x0000_t75" style="position:absolute;left:7155;top:-52;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tY3EAAAA3AAAAA8AAABkcnMvZG93bnJldi54bWxEj0FrwkAQhe8F/8MyQm91Yw+1pK4iguCl&#10;VFOh1yE7ZtNmZ2N2o6m/3jkI3mZ4b977Zr4cfKPO1MU6sIHpJANFXAZbc2Xg8L15eQcVE7LFJjAZ&#10;+KcIy8XoaY65DRfe07lIlZIQjjkacCm1udaxdOQxTkJLLNoxdB6TrF2lbYcXCfeNfs2yN+2xZmlw&#10;2NLaUflX9N4AFX4a3HFzivan/03761f/udPGPI+H1QeoREN6mO/XWyv4M6GVZ2QCvbg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jtY3EAAAA3AAAAA8AAAAAAAAAAAAAAAAA&#10;nwIAAGRycy9kb3ducmV2LnhtbFBLBQYAAAAABAAEAPcAAACQAwAAAAA=&#10;">
                  <v:imagedata r:id="rId28" o:title=""/>
                </v:shape>
                <v:shape id="AutoShape 185" o:spid="_x0000_s1028" style="position:absolute;left:7115;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IcvcMA&#10;AADcAAAADwAAAGRycy9kb3ducmV2LnhtbESPQWvCQBCF7wX/wzKCt2ajB1tj1hAUIfTURg8eh+yY&#10;BLOzIbvG+O/dQqG3Gd6b971Js8l0YqTBtZYVLKMYBHFldcu1gvPp+P4JwnlkjZ1lUvAkB9lu9pZi&#10;ou2Df2gsfS1CCLsEFTTe94mUrmrIoItsTxy0qx0M+rAOtdQDPkK46eQqjtfSYMuB0GBP+4aqW3k3&#10;gVuMG9oXWNbyoL+ri77lX1Os1GI+5VsQnib/b/67LnSo/7GB32fCBHL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IcvcMAAADcAAAADwAAAAAAAAAAAAAAAACYAgAAZHJzL2Rv&#10;d25yZXYueG1sUEsFBgAAAAAEAAQA9QAAAIgDAAAAAA==&#10;" path="m89,l,27,89,54r,-23l80,31r,-9l89,22,89,xm991,r,54l1065,31r-65,l1000,22r65,l991,xm89,22r-9,l80,31r9,l89,22xm991,22l89,22r,9l991,31r,-9xm1065,22r-65,l1000,31r65,l1080,27r-15,-5xe" fillcolor="black" stroked="f">
                  <v:path arrowok="t" o:connecttype="custom" o:connectlocs="89,180;0,207;89,234;89,211;80,211;80,202;89,202;89,180;991,180;991,234;1065,211;1000,211;1000,202;1065,202;991,180;89,202;80,202;80,211;89,211;89,202;991,202;89,202;89,211;991,211;991,202;1065,202;1000,202;1000,211;1065,211;1080,207;1065,202" o:connectangles="0,0,0,0,0,0,0,0,0,0,0,0,0,0,0,0,0,0,0,0,0,0,0,0,0,0,0,0,0,0,0"/>
                </v:shape>
                <v:shape id="Freeform 184" o:spid="_x0000_s1029"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i/8gA&#10;AADcAAAADwAAAGRycy9kb3ducmV2LnhtbESPT2vCQBDF74V+h2UKvdWNWvwTXUUKhZ4KTQX1NmbH&#10;JG12NmZXjf30zkHobYb35r3fzJedq9WZ2lB5NtDvJaCIc28rLgysv99fJqBCRLZYeyYDVwqwXDw+&#10;zDG1/sJfdM5ioSSEQ4oGyhibVOuQl+Qw9HxDLNrBtw6jrG2hbYsXCXe1HiTJSDusWBpKbOitpPw3&#10;OzkDu/3186e/X09P2XYzfB0PR4O/8dGY56duNQMVqYv/5vv1hxX8ieDLMzKBXt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ICL/yAAAANwAAAAPAAAAAAAAAAAAAAAAAJgCAABk&#10;cnMvZG93bnJldi54bWxQSwUGAAAAAAQABAD1AAAAjQMAAAAA&#10;" path="m1065,l,,,401r88,11l167,419r71,4l301,424r29,-1l411,418r74,-10l653,379r26,-5l764,362r63,-7l897,349r79,-3l1065,344,1065,xe" fillcolor="#99f" stroked="f">
                  <v:path arrowok="t" o:connecttype="custom" o:connectlocs="1065,-8;0,-8;0,393;88,404;167,411;238,415;301,416;330,415;411,410;485,400;653,371;679,366;764,354;827,347;897,341;976,338;1065,336;1065,-8" o:connectangles="0,0,0,0,0,0,0,0,0,0,0,0,0,0,0,0,0,0"/>
                </v:shape>
                <v:shape id="Freeform 183" o:spid="_x0000_s1030" style="position:absolute;left:8196;top:-8;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G/dcMA&#10;AADcAAAADwAAAGRycy9kb3ducmV2LnhtbERPTWvCQBC9C/0PyxR6azZRWkN0lbRgKNaL0YPHITsm&#10;odnZkN2a9N93CwVv83ifs95OphM3GlxrWUESxSCIK6tbrhWcT7vnFITzyBo7y6TghxxsNw+zNWba&#10;jnykW+lrEULYZaig8b7PpHRVQwZdZHviwF3tYNAHONRSDziGcNPJeRy/SoMth4YGe3pvqPoqv42C&#10;YtovPsdu/napfb6U7qU47M+FUk+PU74C4Wnyd/G/+0OH+WkCf8+EC+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G/dcMAAADcAAAADwAAAAAAAAAAAAAAAACYAgAAZHJzL2Rv&#10;d25yZXYueG1sUEsFBgAAAAAEAAQA9QAAAIgDAAAAAA==&#10;" path="m,l1065,r,344l1019,345r-43,1l897,349r-70,6l764,362r-85,12l604,388r-24,4l556,396r-71,12l411,418r-81,5l301,424r-31,l203,422r-74,-6l45,407,,401,,xe" filled="f" strokeweight=".15053mm">
                  <v:path arrowok="t" o:connecttype="custom" o:connectlocs="0,-8;1065,-8;1065,336;1019,337;976,338;897,341;827,347;764,354;679,366;604,380;580,384;556,388;485,400;411,410;330,415;301,416;270,416;203,414;129,408;45,399;0,393;0,-8" o:connectangles="0,0,0,0,0,0,0,0,0,0,0,0,0,0,0,0,0,0,0,0,0,0"/>
                </v:shape>
                <v:shape id="Freeform 182" o:spid="_x0000_s1031"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CSSsQA&#10;AADcAAAADwAAAGRycy9kb3ducmV2LnhtbERPTWvCQBC9F/wPywje6sZQRFI3QQu2eqkae7C3ITtN&#10;gtnZkF01+ffdQsHbPN7nLLPeNOJGnastK5hNIxDEhdU1lwq+TpvnBQjnkTU2lknBQA6ydPS0xETb&#10;Ox/plvtShBB2CSqovG8TKV1RkUE3tS1x4H5sZ9AH2JVSd3gP4aaRcRTNpcGaQ0OFLb1VVFzyq1Hw&#10;8X14ifefm92+cfnhfThv12Y4KzUZ96tXEJ56/xD/u7c6zF/E8PdMuE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AkkrEAAAA3AAAAA8AAAAAAAAAAAAAAAAAmAIAAGRycy9k&#10;b3ducmV2LnhtbFBLBQYAAAAABAAEAPUAAACJAwAAAAA=&#10;" path="m774,l,,,401r82,14l154,422r61,2l243,423r76,-8l387,401r92,-23l504,372r84,-15l654,349r77,-4l774,344,774,xe" fillcolor="#c90" stroked="f">
                  <v:path arrowok="t" o:connecttype="custom" o:connectlocs="774,-8;0,-8;0,393;82,407;154,414;215,416;243,415;319,407;387,393;479,370;504,364;588,349;654,341;731,337;774,336;774,-8" o:connectangles="0,0,0,0,0,0,0,0,0,0,0,0,0,0,0,0"/>
                </v:shape>
                <v:shape id="Freeform 181" o:spid="_x0000_s1032" style="position:absolute;left:10341;top:-8;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DnUMEA&#10;AADcAAAADwAAAGRycy9kb3ducmV2LnhtbERPTWvCQBC9C/0PyxR6040thBBdJVqEHtpDY+t5yI5J&#10;MDsbdleT/PuuIPQ2j/c56+1oOnEj51vLCpaLBARxZXXLtYKf42GegfABWWNnmRRM5GG7eZqtMdd2&#10;4G+6laEWMYR9jgqaEPpcSl81ZNAvbE8cubN1BkOErpba4RDDTSdfkySVBluODQ32tG+oupRXo4Df&#10;u99i93kKx8n2afGVumJPTqmX57FYgQg0hn/xw/2h4/zsDe7PxAv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w51DBAAAA3AAAAA8AAAAAAAAAAAAAAAAAmAIAAGRycy9kb3du&#10;cmV2LnhtbFBLBQYAAAAABAAEAPUAAACGAwAAAAA=&#10;" path="m,l774,r,344l731,345r-40,2l620,352r-62,9l479,378r-70,17l387,401r-68,14l243,423r-28,1l186,423r-67,-4l43,409,,401,,xe" filled="f" strokeweight=".15053mm">
                  <v:path arrowok="t" o:connecttype="custom" o:connectlocs="0,-8;774,-8;774,336;731,337;691,339;620,344;558,353;479,370;409,387;387,393;319,407;243,415;215,416;186,415;119,411;43,401;0,393;0,-8" o:connectangles="0,0,0,0,0,0,0,0,0,0,0,0,0,0,0,0,0,0"/>
                </v:shape>
                <v:shape id="AutoShape 180" o:spid="_x0000_s1033" style="position:absolute;left:9261;top:18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bDBMMA&#10;AADcAAAADwAAAGRycy9kb3ducmV2LnhtbESPQWuDQBCF74H+h2UCvcU1oZTUuIpYCtJTanvocXAn&#10;Krqz4m6M/ffdQKG3Gd6b971J89WMYqHZ9ZYV7KMYBHFjdc+tgq/Pt90RhPPIGkfLpOCHHOTZwybF&#10;RNsbf9BS+1aEEHYJKui8nxIpXdORQRfZiThoFzsb9GGdW6lnvIVwM8pDHD9Lgz0HQocTlR01Q301&#10;gVstL1RWWLfyVZ+bbz0U72us1ON2LU4gPK3+3/x3XelQ//gE92fCBD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bDBMMAAADcAAAADwAAAAAAAAAAAAAAAACYAgAAZHJzL2Rv&#10;d25yZXYueG1sUEsFBgAAAAAEAAQA9QAAAIgDAAAAAA==&#10;" path="m89,l,27,89,54r,-23l80,31r,-9l89,22,89,xm89,22r-9,l80,31r9,l89,22xm1080,22l89,22r,9l1080,31r,-9xe" fillcolor="black" stroked="f">
                  <v:path arrowok="t" o:connecttype="custom" o:connectlocs="89,180;0,207;89,234;89,211;80,211;80,202;89,202;89,180;89,202;80,202;80,211;89,211;89,202;1080,202;89,202;89,211;1080,211;1080,202" o:connectangles="0,0,0,0,0,0,0,0,0,0,0,0,0,0,0,0,0,0"/>
                </v:shape>
                <v:shape id="Picture 179" o:spid="_x0000_s1034" type="#_x0000_t75" style="position:absolute;left:9302;top:-66;width:187;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hTInDAAAA3AAAAA8AAABkcnMvZG93bnJldi54bWxET01rwkAQvQv+h2WE3nSjxRKim1CUQi9V&#10;GivV25Adk9DsbMxuNf77bkHwNo/3OcusN424UOdqywqmkwgEcWF1zaWCr93bOAbhPLLGxjIpuJGD&#10;LB0Olphoe+VPuuS+FCGEXYIKKu/bREpXVGTQTWxLHLiT7Qz6ALtS6g6vIdw0chZFL9JgzaGhwpZW&#10;FRU/+a9RUNvz5hDL7+N5q9u1wf3+4zlvlHoa9a8LEJ56/xDf3e86zI/n8P9MuECm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6FMicMAAADcAAAADwAAAAAAAAAAAAAAAACf&#10;AgAAZHJzL2Rvd25yZXYueG1sUEsFBgAAAAAEAAQA9wAAAI8DAAAAAA==&#10;">
                  <v:imagedata r:id="rId29" o:title=""/>
                </v:shape>
                <v:shape id="AutoShape 178" o:spid="_x0000_s1035" style="position:absolute;left:9261;top:268;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j46L8A&#10;AADcAAAADwAAAGRycy9kb3ducmV2LnhtbESPQQvCMAyF74L/oUTwpp0eRKdVRBGGJ50ePIY1bsM1&#10;HWud899bQfCW8F7e97LadKYSLTWutKxgMo5AEGdWl5wruF4OozkI55E1VpZJwZscbNb93gpjbV98&#10;pjb1uQgh7GJUUHhfx1K6rCCDbmxr4qDdbWPQh7XJpW7wFcJNJadRNJMGSw6EAmvaFZQ90qcJ3KRd&#10;0C7BNJd7fcpu+rE9dpFSw0G3XYLw1Pm/+Xed6FB/PoPvM2ECuf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qPjovwAAANwAAAAPAAAAAAAAAAAAAAAAAJgCAABkcnMvZG93bnJl&#10;di54bWxQSwUGAAAAAAQABAD1AAAAhAMAAAAA&#10;" path="m991,r,53l1065,31r-65,l1000,22r65,l991,xm991,22l,22r,9l991,31r,-9xm1065,22r-65,l1000,31r65,l1080,26r-15,-4xe" fillcolor="black" stroked="f">
                  <v:path arrowok="t" o:connecttype="custom" o:connectlocs="991,268;991,321;1065,299;1000,299;1000,290;1065,290;991,268;991,290;0,290;0,299;991,299;991,290;1065,290;1000,290;1000,299;1065,299;1080,294;1065,290" o:connectangles="0,0,0,0,0,0,0,0,0,0,0,0,0,0,0,0,0,0"/>
                </v:shape>
                <v:shape id="Picture 177" o:spid="_x0000_s1036" type="#_x0000_t75" style="position:absolute;left:9196;top:417;width:186;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dPIwjFAAAA3AAAAA8AAABkcnMvZG93bnJldi54bWxEj81qwzAQhO+BvoPYQm6J7Bxa41oJTqFp&#10;rnWa0uNirX9ia2UsxXHfvioUcttlZr6dzXaz6cVEo2stK4jXEQji0uqWawWfp7dVAsJ5ZI29ZVLw&#10;Qw5224dFhqm2N/6gqfC1CBB2KSpovB9SKV3ZkEG3tgNx0Co7GvRhHWupR7wFuOnlJoqepMGWw4UG&#10;B3ptqOyKqwmUsooP/aZLzsXlPLx/52Y/dV9KLR/n/AWEp9nfzf/pow71k2f4eyZMIL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TyMIxQAAANwAAAAPAAAAAAAAAAAAAAAA&#10;AJ8CAABkcnMvZG93bnJldi54bWxQSwUGAAAAAAQABAD3AAAAkQMAAAAA&#10;">
                  <v:imagedata r:id="rId30" o:title=""/>
                </v:shape>
                <v:shape id="Freeform 176" o:spid="_x0000_s1037"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RAcQA&#10;AADcAAAADwAAAGRycy9kb3ducmV2LnhtbESPQWvCQBCF74L/YZlCb7pRaCvRNRSl0FupiuchO03S&#10;ZGfj7mpif33nUOhthvfmvW82xeg6daMQG88GFvMMFHHpbcOVgdPxbbYCFROyxc4zGbhThGI7nWww&#10;t37gT7odUqUkhGOOBuqU+lzrWNbkMM59Tyzalw8Ok6yh0jbgIOGu08sse9YOG5aGGnva1VS2h6sz&#10;cB5+whPvXj4sLnA5XOh7396Pxjw+jK9rUInG9G/+u363gr8SWnlGJt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80QHEAAAA3AAAAA8AAAAAAAAAAAAAAAAAmAIAAGRycy9k&#10;b3ducmV2LnhtbFBLBQYAAAAABAAEAPUAAACJAwAAAAA=&#10;" path="m776,l,,,401r83,14l155,422r61,2l244,423r76,-8l388,401r92,-23l506,372r84,-15l656,349r77,-4l776,344,776,xe" fillcolor="#99f" stroked="f">
                  <v:path arrowok="t" o:connecttype="custom" o:connectlocs="776,-8;0,-8;0,393;83,407;155,414;216,416;244,415;320,407;388,393;480,370;506,364;590,349;656,341;733,337;776,336;776,-8" o:connectangles="0,0,0,0,0,0,0,0,0,0,0,0,0,0,0,0"/>
                </v:shape>
                <v:shape id="Freeform 175" o:spid="_x0000_s1038" style="position:absolute;left:6339;top:-8;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FFcMA&#10;AADcAAAADwAAAGRycy9kb3ducmV2LnhtbERPTWvCQBC9F/oflhF6qxstFhtdpREK5iJoC8XbkB2T&#10;tNnZsLtNor/eFQre5vE+Z7keTCM6cr62rGAyTkAQF1bXXCr4+vx4noPwAVljY5kUnMnDevX4sMRU&#10;25731B1CKWII+xQVVCG0qZS+qMigH9uWOHIn6wyGCF0ptcM+hptGTpPkVRqsOTZU2NKmouL38GcU&#10;ZEf505SXOs/D7GQKr793mXtR6mk0vC9ABBrCXfzv3uo4f/4Gt2fiBXJ1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bFFcMAAADcAAAADwAAAAAAAAAAAAAAAACYAgAAZHJzL2Rv&#10;d25yZXYueG1sUEsFBgAAAAAEAAQA9QAAAIgDAAAAAA==&#10;" path="m,l776,r,344l733,345r-40,2l622,352r-62,9l480,378r-69,17l388,401r-68,14l244,423r-28,1l187,423r-67,-4l44,409,,401,,xe" filled="f" strokeweight=".15053mm">
                  <v:path arrowok="t" o:connecttype="custom" o:connectlocs="0,-8;776,-8;776,336;733,337;693,339;622,344;560,353;480,370;411,387;388,393;320,407;244,415;216,416;187,415;120,411;44,401;0,393;0,-8" o:connectangles="0,0,0,0,0,0,0,0,0,0,0,0,0,0,0,0,0,0"/>
                </v:shape>
                <w10:wrap anchorx="page"/>
              </v:group>
            </w:pict>
          </mc:Fallback>
        </mc:AlternateContent>
      </w:r>
      <w:r w:rsidR="0044141A">
        <w:rPr>
          <w:rFonts w:ascii="Arial"/>
          <w:color w:val="FFFFFF"/>
          <w:w w:val="105"/>
          <w:position w:val="7"/>
          <w:sz w:val="12"/>
        </w:rPr>
        <w:t xml:space="preserve">2  </w:t>
      </w:r>
      <w:r w:rsidR="0044141A">
        <w:rPr>
          <w:rFonts w:ascii="Arial"/>
          <w:w w:val="105"/>
          <w:sz w:val="12"/>
        </w:rPr>
        <w:t>Model</w:t>
      </w:r>
    </w:p>
    <w:p w14:paraId="1DB916D3" w14:textId="77777777" w:rsidR="00B66BFA" w:rsidRDefault="0044141A">
      <w:pPr>
        <w:pStyle w:val="Corpsdetexte"/>
        <w:spacing w:before="5"/>
        <w:rPr>
          <w:rFonts w:ascii="Arial"/>
          <w:sz w:val="17"/>
        </w:rPr>
      </w:pPr>
      <w:r>
        <w:br w:type="column"/>
      </w:r>
    </w:p>
    <w:p w14:paraId="60AD52C0" w14:textId="77777777" w:rsidR="00B66BFA" w:rsidRDefault="0044141A">
      <w:pPr>
        <w:spacing w:line="259" w:lineRule="auto"/>
        <w:ind w:left="197" w:right="-13" w:hanging="29"/>
        <w:rPr>
          <w:rFonts w:ascii="Arial"/>
          <w:sz w:val="12"/>
        </w:rPr>
      </w:pPr>
      <w:r>
        <w:rPr>
          <w:rFonts w:ascii="Arial"/>
          <w:color w:val="FFFFFF"/>
          <w:spacing w:val="-1"/>
          <w:w w:val="105"/>
          <w:sz w:val="12"/>
        </w:rPr>
        <w:t xml:space="preserve">Synchronization </w:t>
      </w:r>
      <w:r>
        <w:rPr>
          <w:rFonts w:ascii="Arial"/>
          <w:color w:val="FFFFFF"/>
          <w:w w:val="105"/>
          <w:sz w:val="12"/>
        </w:rPr>
        <w:t>artifact (model)</w:t>
      </w:r>
    </w:p>
    <w:p w14:paraId="744C7AA2" w14:textId="77777777" w:rsidR="00B66BFA" w:rsidRDefault="0044141A">
      <w:pPr>
        <w:spacing w:before="61" w:line="109" w:lineRule="exact"/>
        <w:ind w:left="335" w:right="-16"/>
        <w:rPr>
          <w:rFonts w:ascii="Arial"/>
          <w:sz w:val="12"/>
        </w:rPr>
      </w:pPr>
      <w:r>
        <w:br w:type="column"/>
      </w:r>
      <w:r>
        <w:rPr>
          <w:rFonts w:ascii="Arial"/>
          <w:w w:val="105"/>
          <w:sz w:val="12"/>
        </w:rPr>
        <w:t>Reverse</w:t>
      </w:r>
    </w:p>
    <w:p w14:paraId="35098A25" w14:textId="77777777" w:rsidR="00B66BFA" w:rsidRDefault="0044141A">
      <w:pPr>
        <w:spacing w:line="179" w:lineRule="exact"/>
        <w:ind w:left="148" w:right="-16"/>
        <w:rPr>
          <w:rFonts w:ascii="Arial"/>
          <w:sz w:val="12"/>
        </w:rPr>
      </w:pPr>
      <w:r>
        <w:rPr>
          <w:rFonts w:ascii="Arial"/>
          <w:color w:val="FFFFFF"/>
          <w:w w:val="105"/>
          <w:position w:val="7"/>
          <w:sz w:val="12"/>
        </w:rPr>
        <w:t xml:space="preserve">1   </w:t>
      </w:r>
      <w:r>
        <w:rPr>
          <w:rFonts w:ascii="Arial"/>
          <w:w w:val="105"/>
          <w:sz w:val="12"/>
        </w:rPr>
        <w:t>Code (Batch)</w:t>
      </w:r>
    </w:p>
    <w:p w14:paraId="4A05797E" w14:textId="77777777" w:rsidR="00B66BFA" w:rsidRDefault="0044141A">
      <w:pPr>
        <w:pStyle w:val="Corpsdetexte"/>
        <w:spacing w:before="2"/>
        <w:rPr>
          <w:rFonts w:ascii="Arial"/>
          <w:sz w:val="2"/>
        </w:rPr>
      </w:pPr>
      <w:r>
        <w:br w:type="column"/>
      </w:r>
    </w:p>
    <w:p w14:paraId="4F12BEA0" w14:textId="77777777" w:rsidR="00B66BFA" w:rsidRDefault="0044141A">
      <w:pPr>
        <w:pStyle w:val="Corpsdetexte"/>
        <w:spacing w:line="39" w:lineRule="exact"/>
        <w:ind w:left="235"/>
        <w:rPr>
          <w:rFonts w:ascii="Arial"/>
          <w:sz w:val="3"/>
        </w:rPr>
      </w:pPr>
      <w:r>
        <w:rPr>
          <w:rFonts w:ascii="Arial"/>
          <w:noProof/>
          <w:sz w:val="3"/>
          <w:lang w:val="fr-FR" w:eastAsia="fr-FR"/>
        </w:rPr>
        <w:drawing>
          <wp:inline distT="0" distB="0" distL="0" distR="0" wp14:anchorId="27FC849E" wp14:editId="1D78704D">
            <wp:extent cx="306777" cy="25336"/>
            <wp:effectExtent l="0" t="0" r="0" b="0"/>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31" cstate="print"/>
                    <a:stretch>
                      <a:fillRect/>
                    </a:stretch>
                  </pic:blipFill>
                  <pic:spPr>
                    <a:xfrm>
                      <a:off x="0" y="0"/>
                      <a:ext cx="306777" cy="25336"/>
                    </a:xfrm>
                    <a:prstGeom prst="rect">
                      <a:avLst/>
                    </a:prstGeom>
                  </pic:spPr>
                </pic:pic>
              </a:graphicData>
            </a:graphic>
          </wp:inline>
        </w:drawing>
      </w:r>
    </w:p>
    <w:p w14:paraId="1D27D087" w14:textId="77777777" w:rsidR="00B66BFA" w:rsidRDefault="00B66BFA">
      <w:pPr>
        <w:pStyle w:val="Corpsdetexte"/>
        <w:spacing w:before="10"/>
        <w:rPr>
          <w:rFonts w:ascii="Arial"/>
          <w:sz w:val="11"/>
        </w:rPr>
      </w:pPr>
    </w:p>
    <w:p w14:paraId="1B777AB3" w14:textId="77777777" w:rsidR="00B66BFA" w:rsidRDefault="0044141A">
      <w:pPr>
        <w:spacing w:line="259" w:lineRule="auto"/>
        <w:ind w:left="270" w:right="432" w:hanging="101"/>
        <w:rPr>
          <w:rFonts w:ascii="Arial"/>
          <w:sz w:val="12"/>
        </w:rPr>
      </w:pPr>
      <w:r>
        <w:rPr>
          <w:rFonts w:ascii="Arial"/>
          <w:color w:val="FFFFFF"/>
          <w:sz w:val="12"/>
        </w:rPr>
        <w:t xml:space="preserve">Modified </w:t>
      </w:r>
      <w:r>
        <w:rPr>
          <w:rFonts w:ascii="Arial"/>
          <w:color w:val="FFFFFF"/>
          <w:w w:val="105"/>
          <w:sz w:val="12"/>
        </w:rPr>
        <w:t>code</w:t>
      </w:r>
    </w:p>
    <w:p w14:paraId="51AAEC95" w14:textId="77777777" w:rsidR="00B66BFA" w:rsidRDefault="00B66BFA">
      <w:pPr>
        <w:spacing w:line="259" w:lineRule="auto"/>
        <w:rPr>
          <w:rFonts w:ascii="Arial"/>
          <w:sz w:val="12"/>
        </w:rPr>
        <w:sectPr w:rsidR="00B66BFA">
          <w:pgSz w:w="12240" w:h="15840"/>
          <w:pgMar w:top="1080" w:right="840" w:bottom="280" w:left="960" w:header="720" w:footer="720" w:gutter="0"/>
          <w:cols w:num="5" w:space="720" w:equalWidth="0">
            <w:col w:w="6003" w:space="40"/>
            <w:col w:w="1075" w:space="40"/>
            <w:col w:w="1057" w:space="40"/>
            <w:col w:w="1070" w:space="40"/>
            <w:col w:w="1075"/>
          </w:cols>
        </w:sectPr>
      </w:pPr>
    </w:p>
    <w:p w14:paraId="2542FBE1" w14:textId="77777777" w:rsidR="00B66BFA" w:rsidRDefault="00B66BFA">
      <w:pPr>
        <w:pStyle w:val="Corpsdetexte"/>
        <w:rPr>
          <w:rFonts w:ascii="Arial"/>
          <w:sz w:val="16"/>
        </w:rPr>
      </w:pPr>
    </w:p>
    <w:p w14:paraId="15C5A1DC" w14:textId="77777777" w:rsidR="00B66BFA" w:rsidRDefault="00B66BFA">
      <w:pPr>
        <w:pStyle w:val="Corpsdetexte"/>
        <w:spacing w:before="9"/>
        <w:rPr>
          <w:rFonts w:ascii="Arial"/>
          <w:sz w:val="16"/>
        </w:rPr>
      </w:pPr>
    </w:p>
    <w:p w14:paraId="59DF3476" w14:textId="77777777" w:rsidR="00B66BFA" w:rsidRDefault="00FB6BAA">
      <w:pPr>
        <w:spacing w:before="1" w:line="180" w:lineRule="exact"/>
        <w:ind w:left="1378"/>
        <w:rPr>
          <w:rFonts w:ascii="Arial"/>
          <w:sz w:val="16"/>
        </w:rPr>
      </w:pPr>
      <w:r>
        <w:rPr>
          <w:noProof/>
          <w:lang w:val="fr-FR" w:eastAsia="fr-FR"/>
        </w:rPr>
        <mc:AlternateContent>
          <mc:Choice Requires="wpg">
            <w:drawing>
              <wp:anchor distT="0" distB="0" distL="114300" distR="114300" simplePos="0" relativeHeight="503277680" behindDoc="1" locked="0" layoutInCell="1" allowOverlap="1" wp14:anchorId="3078F7B7" wp14:editId="2BC3F4BC">
                <wp:simplePos x="0" y="0"/>
                <wp:positionH relativeFrom="page">
                  <wp:posOffset>880110</wp:posOffset>
                </wp:positionH>
                <wp:positionV relativeFrom="paragraph">
                  <wp:posOffset>-20320</wp:posOffset>
                </wp:positionV>
                <wp:extent cx="2160905" cy="1123950"/>
                <wp:effectExtent l="13335" t="1905" r="6985" b="17145"/>
                <wp:wrapNone/>
                <wp:docPr id="157"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905" cy="1123950"/>
                          <a:chOff x="1386" y="-32"/>
                          <a:chExt cx="3403" cy="1770"/>
                        </a:xfrm>
                      </wpg:grpSpPr>
                      <wps:wsp>
                        <wps:cNvPr id="158" name="Freeform 173"/>
                        <wps:cNvSpPr>
                          <a:spLocks/>
                        </wps:cNvSpPr>
                        <wps:spPr bwMode="auto">
                          <a:xfrm>
                            <a:off x="1386" y="192"/>
                            <a:ext cx="748" cy="499"/>
                          </a:xfrm>
                          <a:custGeom>
                            <a:avLst/>
                            <a:gdLst>
                              <a:gd name="T0" fmla="+- 0 2134 1386"/>
                              <a:gd name="T1" fmla="*/ T0 w 748"/>
                              <a:gd name="T2" fmla="+- 0 192 192"/>
                              <a:gd name="T3" fmla="*/ 192 h 499"/>
                              <a:gd name="T4" fmla="+- 0 1386 1386"/>
                              <a:gd name="T5" fmla="*/ T4 w 748"/>
                              <a:gd name="T6" fmla="+- 0 192 192"/>
                              <a:gd name="T7" fmla="*/ 192 h 499"/>
                              <a:gd name="T8" fmla="+- 0 1386 1386"/>
                              <a:gd name="T9" fmla="*/ T8 w 748"/>
                              <a:gd name="T10" fmla="+- 0 656 192"/>
                              <a:gd name="T11" fmla="*/ 656 h 499"/>
                              <a:gd name="T12" fmla="+- 0 1472 1386"/>
                              <a:gd name="T13" fmla="*/ T12 w 748"/>
                              <a:gd name="T14" fmla="+- 0 674 192"/>
                              <a:gd name="T15" fmla="*/ 674 h 499"/>
                              <a:gd name="T16" fmla="+- 0 1537 1386"/>
                              <a:gd name="T17" fmla="*/ T16 w 748"/>
                              <a:gd name="T18" fmla="+- 0 685 192"/>
                              <a:gd name="T19" fmla="*/ 685 h 499"/>
                              <a:gd name="T20" fmla="+- 0 1580 1386"/>
                              <a:gd name="T21" fmla="*/ T20 w 748"/>
                              <a:gd name="T22" fmla="+- 0 691 192"/>
                              <a:gd name="T23" fmla="*/ 691 h 499"/>
                              <a:gd name="T24" fmla="+- 0 1622 1386"/>
                              <a:gd name="T25" fmla="*/ T24 w 748"/>
                              <a:gd name="T26" fmla="+- 0 687 192"/>
                              <a:gd name="T27" fmla="*/ 687 h 499"/>
                              <a:gd name="T28" fmla="+- 0 1693 1386"/>
                              <a:gd name="T29" fmla="*/ T28 w 748"/>
                              <a:gd name="T30" fmla="+- 0 676 192"/>
                              <a:gd name="T31" fmla="*/ 676 h 499"/>
                              <a:gd name="T32" fmla="+- 0 1777 1386"/>
                              <a:gd name="T33" fmla="*/ T32 w 748"/>
                              <a:gd name="T34" fmla="+- 0 656 192"/>
                              <a:gd name="T35" fmla="*/ 656 h 499"/>
                              <a:gd name="T36" fmla="+- 0 1846 1386"/>
                              <a:gd name="T37" fmla="*/ T36 w 748"/>
                              <a:gd name="T38" fmla="+- 0 633 192"/>
                              <a:gd name="T39" fmla="*/ 633 h 499"/>
                              <a:gd name="T40" fmla="+- 0 1869 1386"/>
                              <a:gd name="T41" fmla="*/ T40 w 748"/>
                              <a:gd name="T42" fmla="+- 0 626 192"/>
                              <a:gd name="T43" fmla="*/ 626 h 499"/>
                              <a:gd name="T44" fmla="+- 0 1945 1386"/>
                              <a:gd name="T45" fmla="*/ T44 w 748"/>
                              <a:gd name="T46" fmla="+- 0 606 192"/>
                              <a:gd name="T47" fmla="*/ 606 h 499"/>
                              <a:gd name="T48" fmla="+- 0 2009 1386"/>
                              <a:gd name="T49" fmla="*/ T48 w 748"/>
                              <a:gd name="T50" fmla="+- 0 597 192"/>
                              <a:gd name="T51" fmla="*/ 597 h 499"/>
                              <a:gd name="T52" fmla="+- 0 2087 1386"/>
                              <a:gd name="T53" fmla="*/ T52 w 748"/>
                              <a:gd name="T54" fmla="+- 0 593 192"/>
                              <a:gd name="T55" fmla="*/ 593 h 499"/>
                              <a:gd name="T56" fmla="+- 0 2134 1386"/>
                              <a:gd name="T57" fmla="*/ T56 w 748"/>
                              <a:gd name="T58" fmla="+- 0 592 192"/>
                              <a:gd name="T59" fmla="*/ 592 h 499"/>
                              <a:gd name="T60" fmla="+- 0 2134 1386"/>
                              <a:gd name="T61" fmla="*/ T60 w 748"/>
                              <a:gd name="T62" fmla="+- 0 192 192"/>
                              <a:gd name="T63"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48" h="499">
                                <a:moveTo>
                                  <a:pt x="748" y="0"/>
                                </a:moveTo>
                                <a:lnTo>
                                  <a:pt x="0" y="0"/>
                                </a:lnTo>
                                <a:lnTo>
                                  <a:pt x="0" y="464"/>
                                </a:lnTo>
                                <a:lnTo>
                                  <a:pt x="86" y="482"/>
                                </a:lnTo>
                                <a:lnTo>
                                  <a:pt x="151" y="493"/>
                                </a:lnTo>
                                <a:lnTo>
                                  <a:pt x="194" y="499"/>
                                </a:lnTo>
                                <a:lnTo>
                                  <a:pt x="236" y="495"/>
                                </a:lnTo>
                                <a:lnTo>
                                  <a:pt x="307" y="484"/>
                                </a:lnTo>
                                <a:lnTo>
                                  <a:pt x="391" y="464"/>
                                </a:lnTo>
                                <a:lnTo>
                                  <a:pt x="460" y="441"/>
                                </a:lnTo>
                                <a:lnTo>
                                  <a:pt x="483" y="434"/>
                                </a:lnTo>
                                <a:lnTo>
                                  <a:pt x="559" y="414"/>
                                </a:lnTo>
                                <a:lnTo>
                                  <a:pt x="623" y="405"/>
                                </a:lnTo>
                                <a:lnTo>
                                  <a:pt x="701" y="401"/>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72"/>
                        <wps:cNvSpPr>
                          <a:spLocks/>
                        </wps:cNvSpPr>
                        <wps:spPr bwMode="auto">
                          <a:xfrm>
                            <a:off x="1386" y="192"/>
                            <a:ext cx="748" cy="499"/>
                          </a:xfrm>
                          <a:custGeom>
                            <a:avLst/>
                            <a:gdLst>
                              <a:gd name="T0" fmla="+- 0 1386 1386"/>
                              <a:gd name="T1" fmla="*/ T0 w 748"/>
                              <a:gd name="T2" fmla="+- 0 192 192"/>
                              <a:gd name="T3" fmla="*/ 192 h 499"/>
                              <a:gd name="T4" fmla="+- 0 2134 1386"/>
                              <a:gd name="T5" fmla="*/ T4 w 748"/>
                              <a:gd name="T6" fmla="+- 0 192 192"/>
                              <a:gd name="T7" fmla="*/ 192 h 499"/>
                              <a:gd name="T8" fmla="+- 0 2134 1386"/>
                              <a:gd name="T9" fmla="*/ T8 w 748"/>
                              <a:gd name="T10" fmla="+- 0 592 192"/>
                              <a:gd name="T11" fmla="*/ 592 h 499"/>
                              <a:gd name="T12" fmla="+- 0 2087 1386"/>
                              <a:gd name="T13" fmla="*/ T12 w 748"/>
                              <a:gd name="T14" fmla="+- 0 593 192"/>
                              <a:gd name="T15" fmla="*/ 593 h 499"/>
                              <a:gd name="T16" fmla="+- 0 2046 1386"/>
                              <a:gd name="T17" fmla="*/ T16 w 748"/>
                              <a:gd name="T18" fmla="+- 0 594 192"/>
                              <a:gd name="T19" fmla="*/ 594 h 499"/>
                              <a:gd name="T20" fmla="+- 0 1975 1386"/>
                              <a:gd name="T21" fmla="*/ T20 w 748"/>
                              <a:gd name="T22" fmla="+- 0 601 192"/>
                              <a:gd name="T23" fmla="*/ 601 h 499"/>
                              <a:gd name="T24" fmla="+- 0 1893 1386"/>
                              <a:gd name="T25" fmla="*/ T24 w 748"/>
                              <a:gd name="T26" fmla="+- 0 619 192"/>
                              <a:gd name="T27" fmla="*/ 619 h 499"/>
                              <a:gd name="T28" fmla="+- 0 1824 1386"/>
                              <a:gd name="T29" fmla="*/ T28 w 748"/>
                              <a:gd name="T30" fmla="+- 0 641 192"/>
                              <a:gd name="T31" fmla="*/ 641 h 499"/>
                              <a:gd name="T32" fmla="+- 0 1801 1386"/>
                              <a:gd name="T33" fmla="*/ T32 w 748"/>
                              <a:gd name="T34" fmla="+- 0 648 192"/>
                              <a:gd name="T35" fmla="*/ 648 h 499"/>
                              <a:gd name="T36" fmla="+- 0 1724 1386"/>
                              <a:gd name="T37" fmla="*/ T36 w 748"/>
                              <a:gd name="T38" fmla="+- 0 670 192"/>
                              <a:gd name="T39" fmla="*/ 670 h 499"/>
                              <a:gd name="T40" fmla="+- 0 1660 1386"/>
                              <a:gd name="T41" fmla="*/ T40 w 748"/>
                              <a:gd name="T42" fmla="+- 0 682 192"/>
                              <a:gd name="T43" fmla="*/ 682 h 499"/>
                              <a:gd name="T44" fmla="+- 0 1580 1386"/>
                              <a:gd name="T45" fmla="*/ T44 w 748"/>
                              <a:gd name="T46" fmla="+- 0 691 192"/>
                              <a:gd name="T47" fmla="*/ 691 h 499"/>
                              <a:gd name="T48" fmla="+- 0 1537 1386"/>
                              <a:gd name="T49" fmla="*/ T48 w 748"/>
                              <a:gd name="T50" fmla="+- 0 685 192"/>
                              <a:gd name="T51" fmla="*/ 685 h 499"/>
                              <a:gd name="T52" fmla="+- 0 1502 1386"/>
                              <a:gd name="T53" fmla="*/ T52 w 748"/>
                              <a:gd name="T54" fmla="+- 0 680 192"/>
                              <a:gd name="T55" fmla="*/ 680 h 499"/>
                              <a:gd name="T56" fmla="+- 0 1472 1386"/>
                              <a:gd name="T57" fmla="*/ T56 w 748"/>
                              <a:gd name="T58" fmla="+- 0 674 192"/>
                              <a:gd name="T59" fmla="*/ 674 h 499"/>
                              <a:gd name="T60" fmla="+- 0 1444 1386"/>
                              <a:gd name="T61" fmla="*/ T60 w 748"/>
                              <a:gd name="T62" fmla="+- 0 669 192"/>
                              <a:gd name="T63" fmla="*/ 669 h 499"/>
                              <a:gd name="T64" fmla="+- 0 1416 1386"/>
                              <a:gd name="T65" fmla="*/ T64 w 748"/>
                              <a:gd name="T66" fmla="+- 0 663 192"/>
                              <a:gd name="T67" fmla="*/ 663 h 499"/>
                              <a:gd name="T68" fmla="+- 0 1386 1386"/>
                              <a:gd name="T69" fmla="*/ T68 w 748"/>
                              <a:gd name="T70" fmla="+- 0 656 192"/>
                              <a:gd name="T71" fmla="*/ 656 h 499"/>
                              <a:gd name="T72" fmla="+- 0 1386 1386"/>
                              <a:gd name="T73" fmla="*/ T72 w 748"/>
                              <a:gd name="T74" fmla="+- 0 192 192"/>
                              <a:gd name="T75"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748" h="499">
                                <a:moveTo>
                                  <a:pt x="0" y="0"/>
                                </a:moveTo>
                                <a:lnTo>
                                  <a:pt x="748" y="0"/>
                                </a:lnTo>
                                <a:lnTo>
                                  <a:pt x="748" y="400"/>
                                </a:lnTo>
                                <a:lnTo>
                                  <a:pt x="701" y="401"/>
                                </a:lnTo>
                                <a:lnTo>
                                  <a:pt x="660" y="402"/>
                                </a:lnTo>
                                <a:lnTo>
                                  <a:pt x="589" y="409"/>
                                </a:lnTo>
                                <a:lnTo>
                                  <a:pt x="507" y="427"/>
                                </a:lnTo>
                                <a:lnTo>
                                  <a:pt x="438" y="449"/>
                                </a:lnTo>
                                <a:lnTo>
                                  <a:pt x="415" y="456"/>
                                </a:lnTo>
                                <a:lnTo>
                                  <a:pt x="338" y="478"/>
                                </a:lnTo>
                                <a:lnTo>
                                  <a:pt x="274" y="490"/>
                                </a:lnTo>
                                <a:lnTo>
                                  <a:pt x="194" y="499"/>
                                </a:lnTo>
                                <a:lnTo>
                                  <a:pt x="151" y="493"/>
                                </a:lnTo>
                                <a:lnTo>
                                  <a:pt x="116" y="488"/>
                                </a:lnTo>
                                <a:lnTo>
                                  <a:pt x="86" y="482"/>
                                </a:lnTo>
                                <a:lnTo>
                                  <a:pt x="58" y="477"/>
                                </a:lnTo>
                                <a:lnTo>
                                  <a:pt x="30" y="471"/>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Line 171"/>
                        <wps:cNvCnPr>
                          <a:cxnSpLocks noChangeShapeType="1"/>
                        </wps:cNvCnPr>
                        <wps:spPr bwMode="auto">
                          <a:xfrm>
                            <a:off x="1759" y="665"/>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61" name="Freeform 170"/>
                        <wps:cNvSpPr>
                          <a:spLocks/>
                        </wps:cNvSpPr>
                        <wps:spPr bwMode="auto">
                          <a:xfrm>
                            <a:off x="1386" y="1239"/>
                            <a:ext cx="748" cy="499"/>
                          </a:xfrm>
                          <a:custGeom>
                            <a:avLst/>
                            <a:gdLst>
                              <a:gd name="T0" fmla="+- 0 2134 1386"/>
                              <a:gd name="T1" fmla="*/ T0 w 748"/>
                              <a:gd name="T2" fmla="+- 0 1239 1239"/>
                              <a:gd name="T3" fmla="*/ 1239 h 499"/>
                              <a:gd name="T4" fmla="+- 0 1386 1386"/>
                              <a:gd name="T5" fmla="*/ T4 w 748"/>
                              <a:gd name="T6" fmla="+- 0 1239 1239"/>
                              <a:gd name="T7" fmla="*/ 1239 h 499"/>
                              <a:gd name="T8" fmla="+- 0 1386 1386"/>
                              <a:gd name="T9" fmla="*/ T8 w 748"/>
                              <a:gd name="T10" fmla="+- 0 1703 1239"/>
                              <a:gd name="T11" fmla="*/ 1703 h 499"/>
                              <a:gd name="T12" fmla="+- 0 1472 1386"/>
                              <a:gd name="T13" fmla="*/ T12 w 748"/>
                              <a:gd name="T14" fmla="+- 0 1721 1239"/>
                              <a:gd name="T15" fmla="*/ 1721 h 499"/>
                              <a:gd name="T16" fmla="+- 0 1537 1386"/>
                              <a:gd name="T17" fmla="*/ T16 w 748"/>
                              <a:gd name="T18" fmla="+- 0 1731 1239"/>
                              <a:gd name="T19" fmla="*/ 1731 h 499"/>
                              <a:gd name="T20" fmla="+- 0 1580 1386"/>
                              <a:gd name="T21" fmla="*/ T20 w 748"/>
                              <a:gd name="T22" fmla="+- 0 1737 1239"/>
                              <a:gd name="T23" fmla="*/ 1737 h 499"/>
                              <a:gd name="T24" fmla="+- 0 1622 1386"/>
                              <a:gd name="T25" fmla="*/ T24 w 748"/>
                              <a:gd name="T26" fmla="+- 0 1734 1239"/>
                              <a:gd name="T27" fmla="*/ 1734 h 499"/>
                              <a:gd name="T28" fmla="+- 0 1694 1386"/>
                              <a:gd name="T29" fmla="*/ T28 w 748"/>
                              <a:gd name="T30" fmla="+- 0 1723 1239"/>
                              <a:gd name="T31" fmla="*/ 1723 h 499"/>
                              <a:gd name="T32" fmla="+- 0 1777 1386"/>
                              <a:gd name="T33" fmla="*/ T32 w 748"/>
                              <a:gd name="T34" fmla="+- 0 1703 1239"/>
                              <a:gd name="T35" fmla="*/ 1703 h 499"/>
                              <a:gd name="T36" fmla="+- 0 1846 1386"/>
                              <a:gd name="T37" fmla="*/ T36 w 748"/>
                              <a:gd name="T38" fmla="+- 0 1680 1239"/>
                              <a:gd name="T39" fmla="*/ 1680 h 499"/>
                              <a:gd name="T40" fmla="+- 0 1869 1386"/>
                              <a:gd name="T41" fmla="*/ T40 w 748"/>
                              <a:gd name="T42" fmla="+- 0 1672 1239"/>
                              <a:gd name="T43" fmla="*/ 1672 h 499"/>
                              <a:gd name="T44" fmla="+- 0 1945 1386"/>
                              <a:gd name="T45" fmla="*/ T44 w 748"/>
                              <a:gd name="T46" fmla="+- 0 1653 1239"/>
                              <a:gd name="T47" fmla="*/ 1653 h 499"/>
                              <a:gd name="T48" fmla="+- 0 2009 1386"/>
                              <a:gd name="T49" fmla="*/ T48 w 748"/>
                              <a:gd name="T50" fmla="+- 0 1644 1239"/>
                              <a:gd name="T51" fmla="*/ 1644 h 499"/>
                              <a:gd name="T52" fmla="+- 0 2087 1386"/>
                              <a:gd name="T53" fmla="*/ T52 w 748"/>
                              <a:gd name="T54" fmla="+- 0 1639 1239"/>
                              <a:gd name="T55" fmla="*/ 1639 h 499"/>
                              <a:gd name="T56" fmla="+- 0 2134 1386"/>
                              <a:gd name="T57" fmla="*/ T56 w 748"/>
                              <a:gd name="T58" fmla="+- 0 1639 1239"/>
                              <a:gd name="T59" fmla="*/ 1639 h 499"/>
                              <a:gd name="T60" fmla="+- 0 2134 1386"/>
                              <a:gd name="T61" fmla="*/ T60 w 748"/>
                              <a:gd name="T62" fmla="+- 0 1239 1239"/>
                              <a:gd name="T63"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48" h="499">
                                <a:moveTo>
                                  <a:pt x="748" y="0"/>
                                </a:moveTo>
                                <a:lnTo>
                                  <a:pt x="0" y="0"/>
                                </a:lnTo>
                                <a:lnTo>
                                  <a:pt x="0" y="464"/>
                                </a:lnTo>
                                <a:lnTo>
                                  <a:pt x="86" y="482"/>
                                </a:lnTo>
                                <a:lnTo>
                                  <a:pt x="151" y="492"/>
                                </a:lnTo>
                                <a:lnTo>
                                  <a:pt x="194" y="498"/>
                                </a:lnTo>
                                <a:lnTo>
                                  <a:pt x="236" y="495"/>
                                </a:lnTo>
                                <a:lnTo>
                                  <a:pt x="308" y="484"/>
                                </a:lnTo>
                                <a:lnTo>
                                  <a:pt x="391" y="464"/>
                                </a:lnTo>
                                <a:lnTo>
                                  <a:pt x="460" y="441"/>
                                </a:lnTo>
                                <a:lnTo>
                                  <a:pt x="483" y="433"/>
                                </a:lnTo>
                                <a:lnTo>
                                  <a:pt x="559" y="414"/>
                                </a:lnTo>
                                <a:lnTo>
                                  <a:pt x="623" y="405"/>
                                </a:lnTo>
                                <a:lnTo>
                                  <a:pt x="701" y="400"/>
                                </a:lnTo>
                                <a:lnTo>
                                  <a:pt x="748" y="400"/>
                                </a:lnTo>
                                <a:lnTo>
                                  <a:pt x="74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69"/>
                        <wps:cNvSpPr>
                          <a:spLocks/>
                        </wps:cNvSpPr>
                        <wps:spPr bwMode="auto">
                          <a:xfrm>
                            <a:off x="1386" y="1239"/>
                            <a:ext cx="748" cy="499"/>
                          </a:xfrm>
                          <a:custGeom>
                            <a:avLst/>
                            <a:gdLst>
                              <a:gd name="T0" fmla="+- 0 1386 1386"/>
                              <a:gd name="T1" fmla="*/ T0 w 748"/>
                              <a:gd name="T2" fmla="+- 0 1239 1239"/>
                              <a:gd name="T3" fmla="*/ 1239 h 499"/>
                              <a:gd name="T4" fmla="+- 0 2134 1386"/>
                              <a:gd name="T5" fmla="*/ T4 w 748"/>
                              <a:gd name="T6" fmla="+- 0 1239 1239"/>
                              <a:gd name="T7" fmla="*/ 1239 h 499"/>
                              <a:gd name="T8" fmla="+- 0 2134 1386"/>
                              <a:gd name="T9" fmla="*/ T8 w 748"/>
                              <a:gd name="T10" fmla="+- 0 1639 1239"/>
                              <a:gd name="T11" fmla="*/ 1639 h 499"/>
                              <a:gd name="T12" fmla="+- 0 2087 1386"/>
                              <a:gd name="T13" fmla="*/ T12 w 748"/>
                              <a:gd name="T14" fmla="+- 0 1639 1239"/>
                              <a:gd name="T15" fmla="*/ 1639 h 499"/>
                              <a:gd name="T16" fmla="+- 0 2046 1386"/>
                              <a:gd name="T17" fmla="*/ T16 w 748"/>
                              <a:gd name="T18" fmla="+- 0 1641 1239"/>
                              <a:gd name="T19" fmla="*/ 1641 h 499"/>
                              <a:gd name="T20" fmla="+- 0 1975 1386"/>
                              <a:gd name="T21" fmla="*/ T20 w 748"/>
                              <a:gd name="T22" fmla="+- 0 1648 1239"/>
                              <a:gd name="T23" fmla="*/ 1648 h 499"/>
                              <a:gd name="T24" fmla="+- 0 1893 1386"/>
                              <a:gd name="T25" fmla="*/ T24 w 748"/>
                              <a:gd name="T26" fmla="+- 0 1665 1239"/>
                              <a:gd name="T27" fmla="*/ 1665 h 499"/>
                              <a:gd name="T28" fmla="+- 0 1824 1386"/>
                              <a:gd name="T29" fmla="*/ T28 w 748"/>
                              <a:gd name="T30" fmla="+- 0 1687 1239"/>
                              <a:gd name="T31" fmla="*/ 1687 h 499"/>
                              <a:gd name="T32" fmla="+- 0 1801 1386"/>
                              <a:gd name="T33" fmla="*/ T32 w 748"/>
                              <a:gd name="T34" fmla="+- 0 1695 1239"/>
                              <a:gd name="T35" fmla="*/ 1695 h 499"/>
                              <a:gd name="T36" fmla="+- 0 1724 1386"/>
                              <a:gd name="T37" fmla="*/ T36 w 748"/>
                              <a:gd name="T38" fmla="+- 0 1717 1239"/>
                              <a:gd name="T39" fmla="*/ 1717 h 499"/>
                              <a:gd name="T40" fmla="+- 0 1660 1386"/>
                              <a:gd name="T41" fmla="*/ T40 w 748"/>
                              <a:gd name="T42" fmla="+- 0 1729 1239"/>
                              <a:gd name="T43" fmla="*/ 1729 h 499"/>
                              <a:gd name="T44" fmla="+- 0 1580 1386"/>
                              <a:gd name="T45" fmla="*/ T44 w 748"/>
                              <a:gd name="T46" fmla="+- 0 1737 1239"/>
                              <a:gd name="T47" fmla="*/ 1737 h 499"/>
                              <a:gd name="T48" fmla="+- 0 1537 1386"/>
                              <a:gd name="T49" fmla="*/ T48 w 748"/>
                              <a:gd name="T50" fmla="+- 0 1731 1239"/>
                              <a:gd name="T51" fmla="*/ 1731 h 499"/>
                              <a:gd name="T52" fmla="+- 0 1472 1386"/>
                              <a:gd name="T53" fmla="*/ T52 w 748"/>
                              <a:gd name="T54" fmla="+- 0 1721 1239"/>
                              <a:gd name="T55" fmla="*/ 1721 h 499"/>
                              <a:gd name="T56" fmla="+- 0 1386 1386"/>
                              <a:gd name="T57" fmla="*/ T56 w 748"/>
                              <a:gd name="T58" fmla="+- 0 1703 1239"/>
                              <a:gd name="T59" fmla="*/ 1703 h 499"/>
                              <a:gd name="T60" fmla="+- 0 1386 1386"/>
                              <a:gd name="T61" fmla="*/ T60 w 748"/>
                              <a:gd name="T62" fmla="+- 0 1239 1239"/>
                              <a:gd name="T63"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48" h="499">
                                <a:moveTo>
                                  <a:pt x="0" y="0"/>
                                </a:moveTo>
                                <a:lnTo>
                                  <a:pt x="748" y="0"/>
                                </a:lnTo>
                                <a:lnTo>
                                  <a:pt x="748" y="400"/>
                                </a:lnTo>
                                <a:lnTo>
                                  <a:pt x="701" y="400"/>
                                </a:lnTo>
                                <a:lnTo>
                                  <a:pt x="660" y="402"/>
                                </a:lnTo>
                                <a:lnTo>
                                  <a:pt x="589" y="409"/>
                                </a:lnTo>
                                <a:lnTo>
                                  <a:pt x="507" y="426"/>
                                </a:lnTo>
                                <a:lnTo>
                                  <a:pt x="438" y="448"/>
                                </a:lnTo>
                                <a:lnTo>
                                  <a:pt x="415" y="456"/>
                                </a:lnTo>
                                <a:lnTo>
                                  <a:pt x="338" y="478"/>
                                </a:lnTo>
                                <a:lnTo>
                                  <a:pt x="274" y="490"/>
                                </a:lnTo>
                                <a:lnTo>
                                  <a:pt x="194" y="498"/>
                                </a:lnTo>
                                <a:lnTo>
                                  <a:pt x="151" y="492"/>
                                </a:lnTo>
                                <a:lnTo>
                                  <a:pt x="86" y="482"/>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Freeform 168"/>
                        <wps:cNvSpPr>
                          <a:spLocks/>
                        </wps:cNvSpPr>
                        <wps:spPr bwMode="auto">
                          <a:xfrm>
                            <a:off x="1723" y="1127"/>
                            <a:ext cx="75" cy="112"/>
                          </a:xfrm>
                          <a:custGeom>
                            <a:avLst/>
                            <a:gdLst>
                              <a:gd name="T0" fmla="+- 0 1797 1723"/>
                              <a:gd name="T1" fmla="*/ T0 w 75"/>
                              <a:gd name="T2" fmla="+- 0 1127 1127"/>
                              <a:gd name="T3" fmla="*/ 1127 h 112"/>
                              <a:gd name="T4" fmla="+- 0 1723 1723"/>
                              <a:gd name="T5" fmla="*/ T4 w 75"/>
                              <a:gd name="T6" fmla="+- 0 1127 1127"/>
                              <a:gd name="T7" fmla="*/ 1127 h 112"/>
                              <a:gd name="T8" fmla="+- 0 1759 1723"/>
                              <a:gd name="T9" fmla="*/ T8 w 75"/>
                              <a:gd name="T10" fmla="+- 0 1238 1127"/>
                              <a:gd name="T11" fmla="*/ 1238 h 112"/>
                              <a:gd name="T12" fmla="+- 0 1797 1723"/>
                              <a:gd name="T13" fmla="*/ T12 w 75"/>
                              <a:gd name="T14" fmla="+- 0 1127 1127"/>
                              <a:gd name="T15" fmla="*/ 1127 h 112"/>
                            </a:gdLst>
                            <a:ahLst/>
                            <a:cxnLst>
                              <a:cxn ang="0">
                                <a:pos x="T1" y="T3"/>
                              </a:cxn>
                              <a:cxn ang="0">
                                <a:pos x="T5" y="T7"/>
                              </a:cxn>
                              <a:cxn ang="0">
                                <a:pos x="T9" y="T11"/>
                              </a:cxn>
                              <a:cxn ang="0">
                                <a:pos x="T13" y="T15"/>
                              </a:cxn>
                            </a:cxnLst>
                            <a:rect l="0" t="0" r="r" b="b"/>
                            <a:pathLst>
                              <a:path w="75" h="112">
                                <a:moveTo>
                                  <a:pt x="74" y="0"/>
                                </a:moveTo>
                                <a:lnTo>
                                  <a:pt x="0" y="0"/>
                                </a:lnTo>
                                <a:lnTo>
                                  <a:pt x="36" y="111"/>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4" name="Picture 1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834" y="790"/>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165" name="Line 166"/>
                        <wps:cNvCnPr>
                          <a:cxnSpLocks noChangeShapeType="1"/>
                        </wps:cNvCnPr>
                        <wps:spPr bwMode="auto">
                          <a:xfrm>
                            <a:off x="2240" y="1488"/>
                            <a:ext cx="1605" cy="0"/>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66" name="AutoShape 165"/>
                        <wps:cNvSpPr>
                          <a:spLocks/>
                        </wps:cNvSpPr>
                        <wps:spPr bwMode="auto">
                          <a:xfrm>
                            <a:off x="2133" y="1450"/>
                            <a:ext cx="1820" cy="75"/>
                          </a:xfrm>
                          <a:custGeom>
                            <a:avLst/>
                            <a:gdLst>
                              <a:gd name="T0" fmla="+- 0 2245 2133"/>
                              <a:gd name="T1" fmla="*/ T0 w 1820"/>
                              <a:gd name="T2" fmla="+- 0 1450 1450"/>
                              <a:gd name="T3" fmla="*/ 1450 h 75"/>
                              <a:gd name="T4" fmla="+- 0 2133 2133"/>
                              <a:gd name="T5" fmla="*/ T4 w 1820"/>
                              <a:gd name="T6" fmla="+- 0 1488 1450"/>
                              <a:gd name="T7" fmla="*/ 1488 h 75"/>
                              <a:gd name="T8" fmla="+- 0 2245 2133"/>
                              <a:gd name="T9" fmla="*/ T8 w 1820"/>
                              <a:gd name="T10" fmla="+- 0 1525 1450"/>
                              <a:gd name="T11" fmla="*/ 1525 h 75"/>
                              <a:gd name="T12" fmla="+- 0 2245 2133"/>
                              <a:gd name="T13" fmla="*/ T12 w 1820"/>
                              <a:gd name="T14" fmla="+- 0 1450 1450"/>
                              <a:gd name="T15" fmla="*/ 1450 h 75"/>
                              <a:gd name="T16" fmla="+- 0 3952 2133"/>
                              <a:gd name="T17" fmla="*/ T16 w 1820"/>
                              <a:gd name="T18" fmla="+- 0 1488 1450"/>
                              <a:gd name="T19" fmla="*/ 1488 h 75"/>
                              <a:gd name="T20" fmla="+- 0 3840 2133"/>
                              <a:gd name="T21" fmla="*/ T20 w 1820"/>
                              <a:gd name="T22" fmla="+- 0 1450 1450"/>
                              <a:gd name="T23" fmla="*/ 1450 h 75"/>
                              <a:gd name="T24" fmla="+- 0 3840 2133"/>
                              <a:gd name="T25" fmla="*/ T24 w 1820"/>
                              <a:gd name="T26" fmla="+- 0 1525 1450"/>
                              <a:gd name="T27" fmla="*/ 1525 h 75"/>
                              <a:gd name="T28" fmla="+- 0 3952 2133"/>
                              <a:gd name="T29" fmla="*/ T28 w 1820"/>
                              <a:gd name="T30" fmla="+- 0 1488 1450"/>
                              <a:gd name="T31" fmla="*/ 1488 h 7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20" h="75">
                                <a:moveTo>
                                  <a:pt x="112" y="0"/>
                                </a:moveTo>
                                <a:lnTo>
                                  <a:pt x="0" y="38"/>
                                </a:lnTo>
                                <a:lnTo>
                                  <a:pt x="112" y="75"/>
                                </a:lnTo>
                                <a:lnTo>
                                  <a:pt x="112" y="0"/>
                                </a:lnTo>
                                <a:moveTo>
                                  <a:pt x="1819" y="38"/>
                                </a:moveTo>
                                <a:lnTo>
                                  <a:pt x="1707" y="0"/>
                                </a:lnTo>
                                <a:lnTo>
                                  <a:pt x="1707" y="75"/>
                                </a:lnTo>
                                <a:lnTo>
                                  <a:pt x="1819" y="38"/>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7" name="Picture 16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158" y="1163"/>
                            <a:ext cx="249" cy="2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8" name="Picture 1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258" y="-32"/>
                            <a:ext cx="250" cy="249"/>
                          </a:xfrm>
                          <a:prstGeom prst="rect">
                            <a:avLst/>
                          </a:prstGeom>
                          <a:noFill/>
                          <a:extLst>
                            <a:ext uri="{909E8E84-426E-40DD-AFC4-6F175D3DCCD1}">
                              <a14:hiddenFill xmlns:a14="http://schemas.microsoft.com/office/drawing/2010/main">
                                <a:solidFill>
                                  <a:srgbClr val="FFFFFF"/>
                                </a:solidFill>
                              </a14:hiddenFill>
                            </a:ext>
                          </a:extLst>
                        </pic:spPr>
                      </pic:pic>
                      <wps:wsp>
                        <wps:cNvPr id="169" name="Freeform 162"/>
                        <wps:cNvSpPr>
                          <a:spLocks/>
                        </wps:cNvSpPr>
                        <wps:spPr bwMode="auto">
                          <a:xfrm>
                            <a:off x="3815" y="379"/>
                            <a:ext cx="112" cy="75"/>
                          </a:xfrm>
                          <a:custGeom>
                            <a:avLst/>
                            <a:gdLst>
                              <a:gd name="T0" fmla="+- 0 3815 3815"/>
                              <a:gd name="T1" fmla="*/ T0 w 112"/>
                              <a:gd name="T2" fmla="+- 0 379 379"/>
                              <a:gd name="T3" fmla="*/ 379 h 75"/>
                              <a:gd name="T4" fmla="+- 0 3815 3815"/>
                              <a:gd name="T5" fmla="*/ T4 w 112"/>
                              <a:gd name="T6" fmla="+- 0 453 379"/>
                              <a:gd name="T7" fmla="*/ 453 h 75"/>
                              <a:gd name="T8" fmla="+- 0 3927 3815"/>
                              <a:gd name="T9" fmla="*/ T8 w 112"/>
                              <a:gd name="T10" fmla="+- 0 416 379"/>
                              <a:gd name="T11" fmla="*/ 416 h 75"/>
                              <a:gd name="T12" fmla="+- 0 3815 3815"/>
                              <a:gd name="T13" fmla="*/ T12 w 112"/>
                              <a:gd name="T14" fmla="+- 0 379 379"/>
                              <a:gd name="T15" fmla="*/ 379 h 75"/>
                            </a:gdLst>
                            <a:ahLst/>
                            <a:cxnLst>
                              <a:cxn ang="0">
                                <a:pos x="T1" y="T3"/>
                              </a:cxn>
                              <a:cxn ang="0">
                                <a:pos x="T5" y="T7"/>
                              </a:cxn>
                              <a:cxn ang="0">
                                <a:pos x="T9" y="T11"/>
                              </a:cxn>
                              <a:cxn ang="0">
                                <a:pos x="T13" y="T15"/>
                              </a:cxn>
                            </a:cxnLst>
                            <a:rect l="0" t="0" r="r" b="b"/>
                            <a:pathLst>
                              <a:path w="112" h="75">
                                <a:moveTo>
                                  <a:pt x="0" y="0"/>
                                </a:moveTo>
                                <a:lnTo>
                                  <a:pt x="0" y="74"/>
                                </a:lnTo>
                                <a:lnTo>
                                  <a:pt x="112" y="37"/>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Line 161"/>
                        <wps:cNvCnPr>
                          <a:cxnSpLocks noChangeShapeType="1"/>
                        </wps:cNvCnPr>
                        <wps:spPr bwMode="auto">
                          <a:xfrm>
                            <a:off x="4450" y="665"/>
                            <a:ext cx="0" cy="466"/>
                          </a:xfrm>
                          <a:prstGeom prst="line">
                            <a:avLst/>
                          </a:prstGeom>
                          <a:noFill/>
                          <a:ln w="558">
                            <a:solidFill>
                              <a:srgbClr val="000000"/>
                            </a:solidFill>
                            <a:round/>
                            <a:headEnd/>
                            <a:tailEnd/>
                          </a:ln>
                          <a:extLst>
                            <a:ext uri="{909E8E84-426E-40DD-AFC4-6F175D3DCCD1}">
                              <a14:hiddenFill xmlns:a14="http://schemas.microsoft.com/office/drawing/2010/main">
                                <a:noFill/>
                              </a14:hiddenFill>
                            </a:ext>
                          </a:extLst>
                        </wps:spPr>
                        <wps:bodyPr/>
                      </wps:wsp>
                      <wps:wsp>
                        <wps:cNvPr id="171" name="Freeform 160"/>
                        <wps:cNvSpPr>
                          <a:spLocks/>
                        </wps:cNvSpPr>
                        <wps:spPr bwMode="auto">
                          <a:xfrm>
                            <a:off x="4413" y="1127"/>
                            <a:ext cx="75" cy="112"/>
                          </a:xfrm>
                          <a:custGeom>
                            <a:avLst/>
                            <a:gdLst>
                              <a:gd name="T0" fmla="+- 0 4487 4413"/>
                              <a:gd name="T1" fmla="*/ T0 w 75"/>
                              <a:gd name="T2" fmla="+- 0 1127 1127"/>
                              <a:gd name="T3" fmla="*/ 1127 h 112"/>
                              <a:gd name="T4" fmla="+- 0 4413 4413"/>
                              <a:gd name="T5" fmla="*/ T4 w 75"/>
                              <a:gd name="T6" fmla="+- 0 1127 1127"/>
                              <a:gd name="T7" fmla="*/ 1127 h 112"/>
                              <a:gd name="T8" fmla="+- 0 4450 4413"/>
                              <a:gd name="T9" fmla="*/ T8 w 75"/>
                              <a:gd name="T10" fmla="+- 0 1238 1127"/>
                              <a:gd name="T11" fmla="*/ 1238 h 112"/>
                              <a:gd name="T12" fmla="+- 0 4487 4413"/>
                              <a:gd name="T13" fmla="*/ T12 w 75"/>
                              <a:gd name="T14" fmla="+- 0 1127 1127"/>
                              <a:gd name="T15" fmla="*/ 1127 h 112"/>
                            </a:gdLst>
                            <a:ahLst/>
                            <a:cxnLst>
                              <a:cxn ang="0">
                                <a:pos x="T1" y="T3"/>
                              </a:cxn>
                              <a:cxn ang="0">
                                <a:pos x="T5" y="T7"/>
                              </a:cxn>
                              <a:cxn ang="0">
                                <a:pos x="T9" y="T11"/>
                              </a:cxn>
                              <a:cxn ang="0">
                                <a:pos x="T13" y="T15"/>
                              </a:cxn>
                            </a:cxnLst>
                            <a:rect l="0" t="0" r="r" b="b"/>
                            <a:pathLst>
                              <a:path w="75" h="112">
                                <a:moveTo>
                                  <a:pt x="74" y="0"/>
                                </a:moveTo>
                                <a:lnTo>
                                  <a:pt x="0" y="0"/>
                                </a:lnTo>
                                <a:lnTo>
                                  <a:pt x="37" y="111"/>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2" name="Picture 1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4152" y="790"/>
                            <a:ext cx="249" cy="249"/>
                          </a:xfrm>
                          <a:prstGeom prst="rect">
                            <a:avLst/>
                          </a:prstGeom>
                          <a:noFill/>
                          <a:extLst>
                            <a:ext uri="{909E8E84-426E-40DD-AFC4-6F175D3DCCD1}">
                              <a14:hiddenFill xmlns:a14="http://schemas.microsoft.com/office/drawing/2010/main">
                                <a:solidFill>
                                  <a:srgbClr val="FFFFFF"/>
                                </a:solidFill>
                              </a14:hiddenFill>
                            </a:ext>
                          </a:extLst>
                        </pic:spPr>
                      </pic:pic>
                      <wps:wsp>
                        <wps:cNvPr id="173" name="Freeform 158"/>
                        <wps:cNvSpPr>
                          <a:spLocks/>
                        </wps:cNvSpPr>
                        <wps:spPr bwMode="auto">
                          <a:xfrm>
                            <a:off x="3952" y="192"/>
                            <a:ext cx="836" cy="499"/>
                          </a:xfrm>
                          <a:custGeom>
                            <a:avLst/>
                            <a:gdLst>
                              <a:gd name="T0" fmla="+- 0 4788 3952"/>
                              <a:gd name="T1" fmla="*/ T0 w 836"/>
                              <a:gd name="T2" fmla="+- 0 192 192"/>
                              <a:gd name="T3" fmla="*/ 192 h 499"/>
                              <a:gd name="T4" fmla="+- 0 3952 3952"/>
                              <a:gd name="T5" fmla="*/ T4 w 836"/>
                              <a:gd name="T6" fmla="+- 0 192 192"/>
                              <a:gd name="T7" fmla="*/ 192 h 499"/>
                              <a:gd name="T8" fmla="+- 0 3952 3952"/>
                              <a:gd name="T9" fmla="*/ T8 w 836"/>
                              <a:gd name="T10" fmla="+- 0 656 192"/>
                              <a:gd name="T11" fmla="*/ 656 h 499"/>
                              <a:gd name="T12" fmla="+- 0 4017 3952"/>
                              <a:gd name="T13" fmla="*/ T12 w 836"/>
                              <a:gd name="T14" fmla="+- 0 669 192"/>
                              <a:gd name="T15" fmla="*/ 669 h 499"/>
                              <a:gd name="T16" fmla="+- 0 4082 3952"/>
                              <a:gd name="T17" fmla="*/ T16 w 836"/>
                              <a:gd name="T18" fmla="+- 0 680 192"/>
                              <a:gd name="T19" fmla="*/ 680 h 499"/>
                              <a:gd name="T20" fmla="+- 0 4170 3952"/>
                              <a:gd name="T21" fmla="*/ T20 w 836"/>
                              <a:gd name="T22" fmla="+- 0 691 192"/>
                              <a:gd name="T23" fmla="*/ 691 h 499"/>
                              <a:gd name="T24" fmla="+- 0 4213 3952"/>
                              <a:gd name="T25" fmla="*/ T24 w 836"/>
                              <a:gd name="T26" fmla="+- 0 687 192"/>
                              <a:gd name="T27" fmla="*/ 687 h 499"/>
                              <a:gd name="T28" fmla="+- 0 4286 3952"/>
                              <a:gd name="T29" fmla="*/ T28 w 836"/>
                              <a:gd name="T30" fmla="+- 0 679 192"/>
                              <a:gd name="T31" fmla="*/ 679 h 499"/>
                              <a:gd name="T32" fmla="+- 0 4346 3952"/>
                              <a:gd name="T33" fmla="*/ T32 w 836"/>
                              <a:gd name="T34" fmla="+- 0 667 192"/>
                              <a:gd name="T35" fmla="*/ 667 h 499"/>
                              <a:gd name="T36" fmla="+- 0 4421 3952"/>
                              <a:gd name="T37" fmla="*/ T36 w 836"/>
                              <a:gd name="T38" fmla="+- 0 647 192"/>
                              <a:gd name="T39" fmla="*/ 647 h 499"/>
                              <a:gd name="T40" fmla="+- 0 4490 3952"/>
                              <a:gd name="T41" fmla="*/ T40 w 836"/>
                              <a:gd name="T42" fmla="+- 0 627 192"/>
                              <a:gd name="T43" fmla="*/ 627 h 499"/>
                              <a:gd name="T44" fmla="+- 0 4514 3952"/>
                              <a:gd name="T45" fmla="*/ T44 w 836"/>
                              <a:gd name="T46" fmla="+- 0 621 192"/>
                              <a:gd name="T47" fmla="*/ 621 h 499"/>
                              <a:gd name="T48" fmla="+- 0 4594 3952"/>
                              <a:gd name="T49" fmla="*/ T48 w 836"/>
                              <a:gd name="T50" fmla="+- 0 604 192"/>
                              <a:gd name="T51" fmla="*/ 604 h 499"/>
                              <a:gd name="T52" fmla="+- 0 4660 3952"/>
                              <a:gd name="T53" fmla="*/ T52 w 836"/>
                              <a:gd name="T54" fmla="+- 0 597 192"/>
                              <a:gd name="T55" fmla="*/ 597 h 499"/>
                              <a:gd name="T56" fmla="+- 0 4741 3952"/>
                              <a:gd name="T57" fmla="*/ T56 w 836"/>
                              <a:gd name="T58" fmla="+- 0 593 192"/>
                              <a:gd name="T59" fmla="*/ 593 h 499"/>
                              <a:gd name="T60" fmla="+- 0 4788 3952"/>
                              <a:gd name="T61" fmla="*/ T60 w 836"/>
                              <a:gd name="T62" fmla="+- 0 593 192"/>
                              <a:gd name="T63" fmla="*/ 593 h 499"/>
                              <a:gd name="T64" fmla="+- 0 4788 3952"/>
                              <a:gd name="T65" fmla="*/ T64 w 836"/>
                              <a:gd name="T66" fmla="+- 0 192 192"/>
                              <a:gd name="T67"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499">
                                <a:moveTo>
                                  <a:pt x="836" y="0"/>
                                </a:moveTo>
                                <a:lnTo>
                                  <a:pt x="0" y="0"/>
                                </a:lnTo>
                                <a:lnTo>
                                  <a:pt x="0" y="464"/>
                                </a:lnTo>
                                <a:lnTo>
                                  <a:pt x="65" y="477"/>
                                </a:lnTo>
                                <a:lnTo>
                                  <a:pt x="130" y="488"/>
                                </a:lnTo>
                                <a:lnTo>
                                  <a:pt x="218" y="499"/>
                                </a:lnTo>
                                <a:lnTo>
                                  <a:pt x="261" y="495"/>
                                </a:lnTo>
                                <a:lnTo>
                                  <a:pt x="334" y="487"/>
                                </a:lnTo>
                                <a:lnTo>
                                  <a:pt x="394" y="475"/>
                                </a:lnTo>
                                <a:lnTo>
                                  <a:pt x="469" y="455"/>
                                </a:lnTo>
                                <a:lnTo>
                                  <a:pt x="538" y="435"/>
                                </a:lnTo>
                                <a:lnTo>
                                  <a:pt x="562" y="429"/>
                                </a:lnTo>
                                <a:lnTo>
                                  <a:pt x="642" y="412"/>
                                </a:lnTo>
                                <a:lnTo>
                                  <a:pt x="708" y="405"/>
                                </a:lnTo>
                                <a:lnTo>
                                  <a:pt x="789" y="401"/>
                                </a:lnTo>
                                <a:lnTo>
                                  <a:pt x="836" y="401"/>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57"/>
                        <wps:cNvSpPr>
                          <a:spLocks/>
                        </wps:cNvSpPr>
                        <wps:spPr bwMode="auto">
                          <a:xfrm>
                            <a:off x="3952" y="192"/>
                            <a:ext cx="836" cy="499"/>
                          </a:xfrm>
                          <a:custGeom>
                            <a:avLst/>
                            <a:gdLst>
                              <a:gd name="T0" fmla="+- 0 3952 3952"/>
                              <a:gd name="T1" fmla="*/ T0 w 836"/>
                              <a:gd name="T2" fmla="+- 0 192 192"/>
                              <a:gd name="T3" fmla="*/ 192 h 499"/>
                              <a:gd name="T4" fmla="+- 0 4788 3952"/>
                              <a:gd name="T5" fmla="*/ T4 w 836"/>
                              <a:gd name="T6" fmla="+- 0 192 192"/>
                              <a:gd name="T7" fmla="*/ 192 h 499"/>
                              <a:gd name="T8" fmla="+- 0 4788 3952"/>
                              <a:gd name="T9" fmla="*/ T8 w 836"/>
                              <a:gd name="T10" fmla="+- 0 593 192"/>
                              <a:gd name="T11" fmla="*/ 593 h 499"/>
                              <a:gd name="T12" fmla="+- 0 4741 3952"/>
                              <a:gd name="T13" fmla="*/ T12 w 836"/>
                              <a:gd name="T14" fmla="+- 0 593 192"/>
                              <a:gd name="T15" fmla="*/ 593 h 499"/>
                              <a:gd name="T16" fmla="+- 0 4698 3952"/>
                              <a:gd name="T17" fmla="*/ T16 w 836"/>
                              <a:gd name="T18" fmla="+- 0 594 192"/>
                              <a:gd name="T19" fmla="*/ 594 h 499"/>
                              <a:gd name="T20" fmla="+- 0 4625 3952"/>
                              <a:gd name="T21" fmla="*/ T20 w 836"/>
                              <a:gd name="T22" fmla="+- 0 600 192"/>
                              <a:gd name="T23" fmla="*/ 600 h 499"/>
                              <a:gd name="T24" fmla="+- 0 4565 3952"/>
                              <a:gd name="T25" fmla="*/ T24 w 836"/>
                              <a:gd name="T26" fmla="+- 0 609 192"/>
                              <a:gd name="T27" fmla="*/ 609 h 499"/>
                              <a:gd name="T28" fmla="+- 0 4490 3952"/>
                              <a:gd name="T29" fmla="*/ T28 w 836"/>
                              <a:gd name="T30" fmla="+- 0 627 192"/>
                              <a:gd name="T31" fmla="*/ 627 h 499"/>
                              <a:gd name="T32" fmla="+- 0 4444 3952"/>
                              <a:gd name="T33" fmla="*/ T32 w 836"/>
                              <a:gd name="T34" fmla="+- 0 640 192"/>
                              <a:gd name="T35" fmla="*/ 640 h 499"/>
                              <a:gd name="T36" fmla="+- 0 4421 3952"/>
                              <a:gd name="T37" fmla="*/ T36 w 836"/>
                              <a:gd name="T38" fmla="+- 0 647 192"/>
                              <a:gd name="T39" fmla="*/ 647 h 499"/>
                              <a:gd name="T40" fmla="+- 0 4346 3952"/>
                              <a:gd name="T41" fmla="*/ T40 w 836"/>
                              <a:gd name="T42" fmla="+- 0 667 192"/>
                              <a:gd name="T43" fmla="*/ 667 h 499"/>
                              <a:gd name="T44" fmla="+- 0 4286 3952"/>
                              <a:gd name="T45" fmla="*/ T44 w 836"/>
                              <a:gd name="T46" fmla="+- 0 679 192"/>
                              <a:gd name="T47" fmla="*/ 679 h 499"/>
                              <a:gd name="T48" fmla="+- 0 4213 3952"/>
                              <a:gd name="T49" fmla="*/ T48 w 836"/>
                              <a:gd name="T50" fmla="+- 0 687 192"/>
                              <a:gd name="T51" fmla="*/ 687 h 499"/>
                              <a:gd name="T52" fmla="+- 0 4170 3952"/>
                              <a:gd name="T53" fmla="*/ T52 w 836"/>
                              <a:gd name="T54" fmla="+- 0 691 192"/>
                              <a:gd name="T55" fmla="*/ 691 h 499"/>
                              <a:gd name="T56" fmla="+- 0 4122 3952"/>
                              <a:gd name="T57" fmla="*/ T56 w 836"/>
                              <a:gd name="T58" fmla="+- 0 685 192"/>
                              <a:gd name="T59" fmla="*/ 685 h 499"/>
                              <a:gd name="T60" fmla="+- 0 4048 3952"/>
                              <a:gd name="T61" fmla="*/ T60 w 836"/>
                              <a:gd name="T62" fmla="+- 0 675 192"/>
                              <a:gd name="T63" fmla="*/ 675 h 499"/>
                              <a:gd name="T64" fmla="+- 0 3986 3952"/>
                              <a:gd name="T65" fmla="*/ T64 w 836"/>
                              <a:gd name="T66" fmla="+- 0 663 192"/>
                              <a:gd name="T67" fmla="*/ 663 h 499"/>
                              <a:gd name="T68" fmla="+- 0 3952 3952"/>
                              <a:gd name="T69" fmla="*/ T68 w 836"/>
                              <a:gd name="T70" fmla="+- 0 656 192"/>
                              <a:gd name="T71" fmla="*/ 656 h 499"/>
                              <a:gd name="T72" fmla="+- 0 3952 3952"/>
                              <a:gd name="T73" fmla="*/ T72 w 836"/>
                              <a:gd name="T74" fmla="+- 0 192 192"/>
                              <a:gd name="T75" fmla="*/ 192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36" h="499">
                                <a:moveTo>
                                  <a:pt x="0" y="0"/>
                                </a:moveTo>
                                <a:lnTo>
                                  <a:pt x="836" y="0"/>
                                </a:lnTo>
                                <a:lnTo>
                                  <a:pt x="836" y="401"/>
                                </a:lnTo>
                                <a:lnTo>
                                  <a:pt x="789" y="401"/>
                                </a:lnTo>
                                <a:lnTo>
                                  <a:pt x="746" y="402"/>
                                </a:lnTo>
                                <a:lnTo>
                                  <a:pt x="673" y="408"/>
                                </a:lnTo>
                                <a:lnTo>
                                  <a:pt x="613" y="417"/>
                                </a:lnTo>
                                <a:lnTo>
                                  <a:pt x="538" y="435"/>
                                </a:lnTo>
                                <a:lnTo>
                                  <a:pt x="492" y="448"/>
                                </a:lnTo>
                                <a:lnTo>
                                  <a:pt x="469" y="455"/>
                                </a:lnTo>
                                <a:lnTo>
                                  <a:pt x="394" y="475"/>
                                </a:lnTo>
                                <a:lnTo>
                                  <a:pt x="334" y="487"/>
                                </a:lnTo>
                                <a:lnTo>
                                  <a:pt x="261" y="495"/>
                                </a:lnTo>
                                <a:lnTo>
                                  <a:pt x="218" y="499"/>
                                </a:lnTo>
                                <a:lnTo>
                                  <a:pt x="170" y="493"/>
                                </a:lnTo>
                                <a:lnTo>
                                  <a:pt x="96" y="483"/>
                                </a:lnTo>
                                <a:lnTo>
                                  <a:pt x="34" y="471"/>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Freeform 156"/>
                        <wps:cNvSpPr>
                          <a:spLocks/>
                        </wps:cNvSpPr>
                        <wps:spPr bwMode="auto">
                          <a:xfrm>
                            <a:off x="3953" y="1239"/>
                            <a:ext cx="836" cy="499"/>
                          </a:xfrm>
                          <a:custGeom>
                            <a:avLst/>
                            <a:gdLst>
                              <a:gd name="T0" fmla="+- 0 4789 3953"/>
                              <a:gd name="T1" fmla="*/ T0 w 836"/>
                              <a:gd name="T2" fmla="+- 0 1239 1239"/>
                              <a:gd name="T3" fmla="*/ 1239 h 499"/>
                              <a:gd name="T4" fmla="+- 0 3953 3953"/>
                              <a:gd name="T5" fmla="*/ T4 w 836"/>
                              <a:gd name="T6" fmla="+- 0 1239 1239"/>
                              <a:gd name="T7" fmla="*/ 1239 h 499"/>
                              <a:gd name="T8" fmla="+- 0 3953 3953"/>
                              <a:gd name="T9" fmla="*/ T8 w 836"/>
                              <a:gd name="T10" fmla="+- 0 1703 1239"/>
                              <a:gd name="T11" fmla="*/ 1703 h 499"/>
                              <a:gd name="T12" fmla="+- 0 4017 3953"/>
                              <a:gd name="T13" fmla="*/ T12 w 836"/>
                              <a:gd name="T14" fmla="+- 0 1715 1239"/>
                              <a:gd name="T15" fmla="*/ 1715 h 499"/>
                              <a:gd name="T16" fmla="+- 0 4082 3953"/>
                              <a:gd name="T17" fmla="*/ T16 w 836"/>
                              <a:gd name="T18" fmla="+- 0 1726 1239"/>
                              <a:gd name="T19" fmla="*/ 1726 h 499"/>
                              <a:gd name="T20" fmla="+- 0 4170 3953"/>
                              <a:gd name="T21" fmla="*/ T20 w 836"/>
                              <a:gd name="T22" fmla="+- 0 1737 1239"/>
                              <a:gd name="T23" fmla="*/ 1737 h 499"/>
                              <a:gd name="T24" fmla="+- 0 4213 3953"/>
                              <a:gd name="T25" fmla="*/ T24 w 836"/>
                              <a:gd name="T26" fmla="+- 0 1734 1239"/>
                              <a:gd name="T27" fmla="*/ 1734 h 499"/>
                              <a:gd name="T28" fmla="+- 0 4286 3953"/>
                              <a:gd name="T29" fmla="*/ T28 w 836"/>
                              <a:gd name="T30" fmla="+- 0 1725 1239"/>
                              <a:gd name="T31" fmla="*/ 1725 h 499"/>
                              <a:gd name="T32" fmla="+- 0 4346 3953"/>
                              <a:gd name="T33" fmla="*/ T32 w 836"/>
                              <a:gd name="T34" fmla="+- 0 1713 1239"/>
                              <a:gd name="T35" fmla="*/ 1713 h 499"/>
                              <a:gd name="T36" fmla="+- 0 4421 3953"/>
                              <a:gd name="T37" fmla="*/ T36 w 836"/>
                              <a:gd name="T38" fmla="+- 0 1694 1239"/>
                              <a:gd name="T39" fmla="*/ 1694 h 499"/>
                              <a:gd name="T40" fmla="+- 0 4467 3953"/>
                              <a:gd name="T41" fmla="*/ T40 w 836"/>
                              <a:gd name="T42" fmla="+- 0 1680 1239"/>
                              <a:gd name="T43" fmla="*/ 1680 h 499"/>
                              <a:gd name="T44" fmla="+- 0 4490 3953"/>
                              <a:gd name="T45" fmla="*/ T44 w 836"/>
                              <a:gd name="T46" fmla="+- 0 1673 1239"/>
                              <a:gd name="T47" fmla="*/ 1673 h 499"/>
                              <a:gd name="T48" fmla="+- 0 4565 3953"/>
                              <a:gd name="T49" fmla="*/ T48 w 836"/>
                              <a:gd name="T50" fmla="+- 0 1656 1239"/>
                              <a:gd name="T51" fmla="*/ 1656 h 499"/>
                              <a:gd name="T52" fmla="+- 0 4626 3953"/>
                              <a:gd name="T53" fmla="*/ T52 w 836"/>
                              <a:gd name="T54" fmla="+- 0 1647 1239"/>
                              <a:gd name="T55" fmla="*/ 1647 h 499"/>
                              <a:gd name="T56" fmla="+- 0 4699 3953"/>
                              <a:gd name="T57" fmla="*/ T56 w 836"/>
                              <a:gd name="T58" fmla="+- 0 1641 1239"/>
                              <a:gd name="T59" fmla="*/ 1641 h 499"/>
                              <a:gd name="T60" fmla="+- 0 4789 3953"/>
                              <a:gd name="T61" fmla="*/ T60 w 836"/>
                              <a:gd name="T62" fmla="+- 0 1640 1239"/>
                              <a:gd name="T63" fmla="*/ 1640 h 499"/>
                              <a:gd name="T64" fmla="+- 0 4789 3953"/>
                              <a:gd name="T65" fmla="*/ T64 w 836"/>
                              <a:gd name="T66" fmla="+- 0 1239 1239"/>
                              <a:gd name="T67"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499">
                                <a:moveTo>
                                  <a:pt x="836" y="0"/>
                                </a:moveTo>
                                <a:lnTo>
                                  <a:pt x="0" y="0"/>
                                </a:lnTo>
                                <a:lnTo>
                                  <a:pt x="0" y="464"/>
                                </a:lnTo>
                                <a:lnTo>
                                  <a:pt x="64" y="476"/>
                                </a:lnTo>
                                <a:lnTo>
                                  <a:pt x="129" y="487"/>
                                </a:lnTo>
                                <a:lnTo>
                                  <a:pt x="217" y="498"/>
                                </a:lnTo>
                                <a:lnTo>
                                  <a:pt x="260" y="495"/>
                                </a:lnTo>
                                <a:lnTo>
                                  <a:pt x="333" y="486"/>
                                </a:lnTo>
                                <a:lnTo>
                                  <a:pt x="393" y="474"/>
                                </a:lnTo>
                                <a:lnTo>
                                  <a:pt x="468" y="455"/>
                                </a:lnTo>
                                <a:lnTo>
                                  <a:pt x="514" y="441"/>
                                </a:lnTo>
                                <a:lnTo>
                                  <a:pt x="537" y="434"/>
                                </a:lnTo>
                                <a:lnTo>
                                  <a:pt x="612" y="417"/>
                                </a:lnTo>
                                <a:lnTo>
                                  <a:pt x="673" y="408"/>
                                </a:lnTo>
                                <a:lnTo>
                                  <a:pt x="746" y="402"/>
                                </a:lnTo>
                                <a:lnTo>
                                  <a:pt x="836" y="401"/>
                                </a:lnTo>
                                <a:lnTo>
                                  <a:pt x="83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55"/>
                        <wps:cNvSpPr>
                          <a:spLocks/>
                        </wps:cNvSpPr>
                        <wps:spPr bwMode="auto">
                          <a:xfrm>
                            <a:off x="3953" y="1239"/>
                            <a:ext cx="836" cy="499"/>
                          </a:xfrm>
                          <a:custGeom>
                            <a:avLst/>
                            <a:gdLst>
                              <a:gd name="T0" fmla="+- 0 3953 3953"/>
                              <a:gd name="T1" fmla="*/ T0 w 836"/>
                              <a:gd name="T2" fmla="+- 0 1239 1239"/>
                              <a:gd name="T3" fmla="*/ 1239 h 499"/>
                              <a:gd name="T4" fmla="+- 0 4789 3953"/>
                              <a:gd name="T5" fmla="*/ T4 w 836"/>
                              <a:gd name="T6" fmla="+- 0 1239 1239"/>
                              <a:gd name="T7" fmla="*/ 1239 h 499"/>
                              <a:gd name="T8" fmla="+- 0 4789 3953"/>
                              <a:gd name="T9" fmla="*/ T8 w 836"/>
                              <a:gd name="T10" fmla="+- 0 1640 1239"/>
                              <a:gd name="T11" fmla="*/ 1640 h 499"/>
                              <a:gd name="T12" fmla="+- 0 4741 3953"/>
                              <a:gd name="T13" fmla="*/ T12 w 836"/>
                              <a:gd name="T14" fmla="+- 0 1640 1239"/>
                              <a:gd name="T15" fmla="*/ 1640 h 499"/>
                              <a:gd name="T16" fmla="+- 0 4699 3953"/>
                              <a:gd name="T17" fmla="*/ T16 w 836"/>
                              <a:gd name="T18" fmla="+- 0 1641 1239"/>
                              <a:gd name="T19" fmla="*/ 1641 h 499"/>
                              <a:gd name="T20" fmla="+- 0 4626 3953"/>
                              <a:gd name="T21" fmla="*/ T20 w 836"/>
                              <a:gd name="T22" fmla="+- 0 1647 1239"/>
                              <a:gd name="T23" fmla="*/ 1647 h 499"/>
                              <a:gd name="T24" fmla="+- 0 4565 3953"/>
                              <a:gd name="T25" fmla="*/ T24 w 836"/>
                              <a:gd name="T26" fmla="+- 0 1656 1239"/>
                              <a:gd name="T27" fmla="*/ 1656 h 499"/>
                              <a:gd name="T28" fmla="+- 0 4490 3953"/>
                              <a:gd name="T29" fmla="*/ T28 w 836"/>
                              <a:gd name="T30" fmla="+- 0 1673 1239"/>
                              <a:gd name="T31" fmla="*/ 1673 h 499"/>
                              <a:gd name="T32" fmla="+- 0 4444 3953"/>
                              <a:gd name="T33" fmla="*/ T32 w 836"/>
                              <a:gd name="T34" fmla="+- 0 1687 1239"/>
                              <a:gd name="T35" fmla="*/ 1687 h 499"/>
                              <a:gd name="T36" fmla="+- 0 4421 3953"/>
                              <a:gd name="T37" fmla="*/ T36 w 836"/>
                              <a:gd name="T38" fmla="+- 0 1694 1239"/>
                              <a:gd name="T39" fmla="*/ 1694 h 499"/>
                              <a:gd name="T40" fmla="+- 0 4346 3953"/>
                              <a:gd name="T41" fmla="*/ T40 w 836"/>
                              <a:gd name="T42" fmla="+- 0 1713 1239"/>
                              <a:gd name="T43" fmla="*/ 1713 h 499"/>
                              <a:gd name="T44" fmla="+- 0 4286 3953"/>
                              <a:gd name="T45" fmla="*/ T44 w 836"/>
                              <a:gd name="T46" fmla="+- 0 1725 1239"/>
                              <a:gd name="T47" fmla="*/ 1725 h 499"/>
                              <a:gd name="T48" fmla="+- 0 4213 3953"/>
                              <a:gd name="T49" fmla="*/ T48 w 836"/>
                              <a:gd name="T50" fmla="+- 0 1734 1239"/>
                              <a:gd name="T51" fmla="*/ 1734 h 499"/>
                              <a:gd name="T52" fmla="+- 0 4170 3953"/>
                              <a:gd name="T53" fmla="*/ T52 w 836"/>
                              <a:gd name="T54" fmla="+- 0 1737 1239"/>
                              <a:gd name="T55" fmla="*/ 1737 h 499"/>
                              <a:gd name="T56" fmla="+- 0 4122 3953"/>
                              <a:gd name="T57" fmla="*/ T56 w 836"/>
                              <a:gd name="T58" fmla="+- 0 1732 1239"/>
                              <a:gd name="T59" fmla="*/ 1732 h 499"/>
                              <a:gd name="T60" fmla="+- 0 4082 3953"/>
                              <a:gd name="T61" fmla="*/ T60 w 836"/>
                              <a:gd name="T62" fmla="+- 0 1726 1239"/>
                              <a:gd name="T63" fmla="*/ 1726 h 499"/>
                              <a:gd name="T64" fmla="+- 0 4048 3953"/>
                              <a:gd name="T65" fmla="*/ T64 w 836"/>
                              <a:gd name="T66" fmla="+- 0 1721 1239"/>
                              <a:gd name="T67" fmla="*/ 1721 h 499"/>
                              <a:gd name="T68" fmla="+- 0 4017 3953"/>
                              <a:gd name="T69" fmla="*/ T68 w 836"/>
                              <a:gd name="T70" fmla="+- 0 1715 1239"/>
                              <a:gd name="T71" fmla="*/ 1715 h 499"/>
                              <a:gd name="T72" fmla="+- 0 3986 3953"/>
                              <a:gd name="T73" fmla="*/ T72 w 836"/>
                              <a:gd name="T74" fmla="+- 0 1709 1239"/>
                              <a:gd name="T75" fmla="*/ 1709 h 499"/>
                              <a:gd name="T76" fmla="+- 0 3953 3953"/>
                              <a:gd name="T77" fmla="*/ T76 w 836"/>
                              <a:gd name="T78" fmla="+- 0 1703 1239"/>
                              <a:gd name="T79" fmla="*/ 1703 h 499"/>
                              <a:gd name="T80" fmla="+- 0 3953 3953"/>
                              <a:gd name="T81" fmla="*/ T80 w 836"/>
                              <a:gd name="T82" fmla="+- 0 1239 1239"/>
                              <a:gd name="T83" fmla="*/ 1239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36" h="499">
                                <a:moveTo>
                                  <a:pt x="0" y="0"/>
                                </a:moveTo>
                                <a:lnTo>
                                  <a:pt x="836" y="0"/>
                                </a:lnTo>
                                <a:lnTo>
                                  <a:pt x="836" y="401"/>
                                </a:lnTo>
                                <a:lnTo>
                                  <a:pt x="788" y="401"/>
                                </a:lnTo>
                                <a:lnTo>
                                  <a:pt x="746" y="402"/>
                                </a:lnTo>
                                <a:lnTo>
                                  <a:pt x="673" y="408"/>
                                </a:lnTo>
                                <a:lnTo>
                                  <a:pt x="612" y="417"/>
                                </a:lnTo>
                                <a:lnTo>
                                  <a:pt x="537" y="434"/>
                                </a:lnTo>
                                <a:lnTo>
                                  <a:pt x="491" y="448"/>
                                </a:lnTo>
                                <a:lnTo>
                                  <a:pt x="468" y="455"/>
                                </a:lnTo>
                                <a:lnTo>
                                  <a:pt x="393" y="474"/>
                                </a:lnTo>
                                <a:lnTo>
                                  <a:pt x="333" y="486"/>
                                </a:lnTo>
                                <a:lnTo>
                                  <a:pt x="260" y="495"/>
                                </a:lnTo>
                                <a:lnTo>
                                  <a:pt x="217" y="498"/>
                                </a:lnTo>
                                <a:lnTo>
                                  <a:pt x="169" y="493"/>
                                </a:lnTo>
                                <a:lnTo>
                                  <a:pt x="129" y="487"/>
                                </a:lnTo>
                                <a:lnTo>
                                  <a:pt x="95" y="482"/>
                                </a:lnTo>
                                <a:lnTo>
                                  <a:pt x="64" y="476"/>
                                </a:lnTo>
                                <a:lnTo>
                                  <a:pt x="33" y="470"/>
                                </a:lnTo>
                                <a:lnTo>
                                  <a:pt x="0" y="464"/>
                                </a:lnTo>
                                <a:lnTo>
                                  <a:pt x="0" y="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C905FF" id="Group 154" o:spid="_x0000_s1026" style="position:absolute;margin-left:69.3pt;margin-top:-1.6pt;width:170.15pt;height:88.5pt;z-index:-38800;mso-position-horizontal-relative:page" coordorigin="1386,-32" coordsize="3403,1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">
                <v:shape id="Freeform 173" o:spid="_x0000_s1027" style="position:absolute;left:1386;top:192;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3JKsYA&#10;AADcAAAADwAAAGRycy9kb3ducmV2LnhtbESPQWvCQBCF74X+h2UK3urGYotE16BCQdqT2orHMTtN&#10;QrOzIbsxsb/eOQi9zfDevPfNIhtcrS7Uhsqzgck4AUWce1txYeDr8P48AxUissXaMxm4UoBs+fiw&#10;wNT6nnd02cdCSQiHFA2UMTap1iEvyWEY+4ZYtB/fOoyytoW2LfYS7mr9kiRv2mHF0lBiQ5uS8t99&#10;5wzMzvr7ejz97T62oe6Ste/D57QwZvQ0rOagIg3x33y/3lrBfxV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3JKsYAAADcAAAADwAAAAAAAAAAAAAAAACYAgAAZHJz&#10;L2Rvd25yZXYueG1sUEsFBgAAAAAEAAQA9QAAAIsDAAAAAA==&#10;" path="m748,l,,,464r86,18l151,493r43,6l236,495r71,-11l391,464r69,-23l483,434r76,-20l623,405r78,-4l748,400,748,xe" fillcolor="#99f" stroked="f">
                  <v:path arrowok="t" o:connecttype="custom" o:connectlocs="748,192;0,192;0,656;86,674;151,685;194,691;236,687;307,676;391,656;460,633;483,626;559,606;623,597;701,593;748,592;748,192" o:connectangles="0,0,0,0,0,0,0,0,0,0,0,0,0,0,0,0"/>
                </v:shape>
                <v:shape id="Freeform 172" o:spid="_x0000_s1028" style="position:absolute;left:1386;top:192;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P9SsQA&#10;AADcAAAADwAAAGRycy9kb3ducmV2LnhtbERPS2vCQBC+F/wPywheim4UlJq6ShEfPXgxWmhvY3by&#10;sNnZkF1j+u+7BaG3+fies1h1phItNa60rGA8ikAQp1aXnCs4n7bDFxDOI2usLJOCH3KwWvaeFhhr&#10;e+cjtYnPRQhhF6OCwvs6ltKlBRl0I1sTBy6zjUEfYJNL3eA9hJtKTqJoJg2WHBoKrGldUPqd3IyC&#10;j6s/XDZfLk9mm+c2239OsrLbKTXod2+vIDx1/l/8cL/rMH86h79nwgV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j/UrEAAAA3AAAAA8AAAAAAAAAAAAAAAAAmAIAAGRycy9k&#10;b3ducmV2LnhtbFBLBQYAAAAABAAEAPUAAACJAwAAAAA=&#10;" path="m,l748,r,400l701,401r-41,1l589,409r-82,18l438,449r-23,7l338,478r-64,12l194,499r-43,-6l116,488,86,482,58,477,30,471,,464,,xe" filled="f" strokeweight="0">
                  <v:path arrowok="t" o:connecttype="custom" o:connectlocs="0,192;748,192;748,592;701,593;660,594;589,601;507,619;438,641;415,648;338,670;274,682;194,691;151,685;116,680;86,674;58,669;30,663;0,656;0,192" o:connectangles="0,0,0,0,0,0,0,0,0,0,0,0,0,0,0,0,0,0,0"/>
                </v:shape>
                <v:line id="Line 171" o:spid="_x0000_s1029" style="position:absolute;visibility:visible;mso-wrap-style:square" from="1759,665" to="1759,1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BoicUAAADcAAAADwAAAGRycy9kb3ducmV2LnhtbESPzW7CQAyE75V4h5WRems2tBUlgQVF&#10;lVB7QS0/D2BlTRKR9YbsAuHt6wNSb7ZmPPN5sRpcq67Uh8azgUmSgiIuvW24MnDYr19moEJEtth6&#10;JgN3CrBajp4WmFt/4y1dd7FSEsIhRwN1jF2udShrchgS3xGLdvS9wyhrX2nb403CXatf03SqHTYs&#10;DTV29FlTedpdnIEiO+O29G/Fpvj6nbXD/Zh9vP8Y8zweijmoSEP8Nz+uv63gTwVfnpEJ9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3BoicUAAADcAAAADwAAAAAAAAAA&#10;AAAAAAChAgAAZHJzL2Rvd25yZXYueG1sUEsFBgAAAAAEAAQA+QAAAJMDAAAAAA==&#10;" strokeweight=".0155mm"/>
                <v:shape id="Freeform 170" o:spid="_x0000_s1030" style="position:absolute;left:1386;top:1239;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uqCsMA&#10;AADcAAAADwAAAGRycy9kb3ducmV2LnhtbERPS2vCQBC+C/0Pywi9NRuLiKTZhFooiD1pVXocs2MS&#10;mp0N2c3D/vpuoeBtPr7npPlkGjFQ52rLChZRDIK4sLrmUsHx8/1pDcJ5ZI2NZVJwIwd59jBLMdF2&#10;5D0NB1+KEMIuQQWV920ipSsqMugi2xIH7mo7gz7ArpS6wzGEm0Y+x/FKGqw5NFTY0ltFxfehNwrW&#10;F3m6nb9+9ruta/p4Y0f3sSyVepxPry8gPE3+Lv53b3WYv1rA3zPhApn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nuqCsMAAADcAAAADwAAAAAAAAAAAAAAAACYAgAAZHJzL2Rv&#10;d25yZXYueG1sUEsFBgAAAAAEAAQA9QAAAIgDAAAAAA==&#10;" path="m748,l,,,464r86,18l151,492r43,6l236,495r72,-11l391,464r69,-23l483,433r76,-19l623,405r78,-5l748,400,748,xe" fillcolor="#99f" stroked="f">
                  <v:path arrowok="t" o:connecttype="custom" o:connectlocs="748,1239;0,1239;0,1703;86,1721;151,1731;194,1737;236,1734;308,1723;391,1703;460,1680;483,1672;559,1653;623,1644;701,1639;748,1639;748,1239" o:connectangles="0,0,0,0,0,0,0,0,0,0,0,0,0,0,0,0"/>
                </v:shape>
                <v:shape id="Freeform 169" o:spid="_x0000_s1031" style="position:absolute;left:1386;top:1239;width:748;height:499;visibility:visible;mso-wrap-style:square;v-text-anchor:top" coordsize="748,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hsQA&#10;AADcAAAADwAAAGRycy9kb3ducmV2LnhtbERPS2vCQBC+F/oflhG8SN2YQyhpVili1YMXYwvtbZqd&#10;PNrsbMiuMf57tyD0Nh/fc7LVaFoxUO8aywoW8wgEcWF1w5WC99Pb0zMI55E1tpZJwZUcrJaPDxmm&#10;2l74SEPuKxFC2KWooPa+S6V0RU0G3dx2xIErbW/QB9hXUvd4CeGmlXEUJdJgw6Ghxo7WNRW/+dko&#10;+Pjxh+/Nl6vyZDMbyt1nXDbjVqnpZHx9AeFp9P/iu3uvw/wkhr9nwgV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rpYbEAAAA3AAAAA8AAAAAAAAAAAAAAAAAmAIAAGRycy9k&#10;b3ducmV2LnhtbFBLBQYAAAAABAAEAPUAAACJAwAAAAA=&#10;" path="m,l748,r,400l701,400r-41,2l589,409r-82,17l438,448r-23,8l338,478r-64,12l194,498r-43,-6l86,482,,464,,xe" filled="f" strokeweight="0">
                  <v:path arrowok="t" o:connecttype="custom" o:connectlocs="0,1239;748,1239;748,1639;701,1639;660,1641;589,1648;507,1665;438,1687;415,1695;338,1717;274,1729;194,1737;151,1731;86,1721;0,1703;0,1239" o:connectangles="0,0,0,0,0,0,0,0,0,0,0,0,0,0,0,0"/>
                </v:shape>
                <v:shape id="Freeform 168" o:spid="_x0000_s1032" style="position:absolute;left:1723;top:1127;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kl8IA&#10;AADcAAAADwAAAGRycy9kb3ducmV2LnhtbERPS4vCMBC+L/gfwgje1lRXilajiLCLCLL4uHgbmrGt&#10;NpPQZLX992ZhYW/z8T1nsWpNLR7U+MqygtEwAUGcW11xoeB8+nyfgvABWWNtmRR05GG17L0tMNP2&#10;yQd6HEMhYgj7DBWUIbhMSp+XZNAPrSOO3NU2BkOETSF1g88Ybmo5TpJUGqw4NpToaFNSfj/+GAVp&#10;fqN7ut19j+jLdbub218m3UypQb9dz0EEasO/+M+91XF++gG/z8QL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QeSXwgAAANwAAAAPAAAAAAAAAAAAAAAAAJgCAABkcnMvZG93&#10;bnJldi54bWxQSwUGAAAAAAQABAD1AAAAhwMAAAAA&#10;" path="m74,l,,36,111,74,xe" fillcolor="black" stroked="f">
                  <v:path arrowok="t" o:connecttype="custom" o:connectlocs="74,1127;0,1127;36,1238;74,1127" o:connectangles="0,0,0,0"/>
                </v:shape>
                <v:shape id="Picture 167" o:spid="_x0000_s1033" type="#_x0000_t75" style="position:absolute;left:1834;top:790;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lwUXCAAAA3AAAAA8AAABkcnMvZG93bnJldi54bWxET01rwkAQvQv9D8sUetNNbZqW1FW0IuTa&#10;KKXHITtmg9nZkF019de7guBtHu9zZovBtuJEvW8cK3idJCCIK6cbrhXstpvxJwgfkDW2jknBP3lY&#10;zJ9GM8y1O/MPncpQixjCPkcFJoQul9JXhiz6ieuII7d3vcUQYV9L3eM5httWTpMkkxYbjg0GO/o2&#10;VB3Ko1UgV5fsY7/u0nX5uzmYv/fUvBWFUi/Pw/ILRKAhPMR3d6Hj/CyF2zPxAjm/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apcFFwgAAANwAAAAPAAAAAAAAAAAAAAAAAJ8C&#10;AABkcnMvZG93bnJldi54bWxQSwUGAAAAAAQABAD3AAAAjgMAAAAA&#10;">
                  <v:imagedata r:id="rId22" o:title=""/>
                </v:shape>
                <v:line id="Line 166" o:spid="_x0000_s1034" style="position:absolute;visibility:visible;mso-wrap-style:square" from="2240,1488" to="3845,1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fLEcMAAADcAAAADwAAAGRycy9kb3ducmV2LnhtbERP22rCQBB9F/oPyxT6phtbGzVmI6FQ&#10;2pfSevmAITsmwexsmt2a5O/dguDbHM510u1gGnGhztWWFcxnEQjiwuqaSwXHw/t0BcJ5ZI2NZVIw&#10;koNt9jBJMdG25x1d9r4UIYRdggoq79tESldUZNDNbEscuJPtDPoAu1LqDvsQbhr5HEWxNFhzaKiw&#10;pbeKivP+zyjI17+4K+xL/pV//KyaYTytl4tvpZ4eh3wDwtPg7+Kb+1OH+fEr/D8TLpDZ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HyxHDAAAA3AAAAA8AAAAAAAAAAAAA&#10;AAAAoQIAAGRycy9kb3ducmV2LnhtbFBLBQYAAAAABAAEAPkAAACRAwAAAAA=&#10;" strokeweight=".0155mm"/>
                <v:shape id="AutoShape 165" o:spid="_x0000_s1035" style="position:absolute;left:2133;top:1450;width:1820;height:75;visibility:visible;mso-wrap-style:square;v-text-anchor:top" coordsize="182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Fwi8IA&#10;AADcAAAADwAAAGRycy9kb3ducmV2LnhtbERPzWrCQBC+C32HZQredNMiQdJspLUVrL2o9QHG7JiE&#10;ZGeX7Krx7btCwdt8fL+TLwbTiQv1vrGs4GWagCAurW64UnD4XU3mIHxA1thZJgU38rAonkY5Ztpe&#10;eUeXfahEDGGfoYI6BJdJ6cuaDPqpdcSRO9neYIiwr6Tu8RrDTSdfkySVBhuODTU6WtZUtvuzUfA5&#10;c+3X5qh/lubQzLcfWzd07bdS4+fh/Q1EoCE8xP/utY7z0xTuz8QLZP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4XCLwgAAANwAAAAPAAAAAAAAAAAAAAAAAJgCAABkcnMvZG93&#10;bnJldi54bWxQSwUGAAAAAAQABAD1AAAAhwMAAAAA&#10;" path="m112,l,38,112,75,112,m1819,38l1707,r,75l1819,38e" fillcolor="black" stroked="f">
                  <v:path arrowok="t" o:connecttype="custom" o:connectlocs="112,1450;0,1488;112,1525;112,1450;1819,1488;1707,1450;1707,1525;1819,1488" o:connectangles="0,0,0,0,0,0,0,0"/>
                </v:shape>
                <v:shape id="Picture 164" o:spid="_x0000_s1036" type="#_x0000_t75" style="position:absolute;left:2158;top:1163;width:249;height: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DPyPAAAAA3AAAAA8AAABkcnMvZG93bnJldi54bWxET82KwjAQvi/4DmGEvSya7h7UVqOIoLhH&#10;qw8wJmNb2kxKktX69mZhYW/z8f3OajPYTtzJh8axgs9pBoJYO9NwpeBy3k8WIEJENtg5JgVPCrBZ&#10;j95WWBj34BPdy1iJFMKhQAV1jH0hZdA1WQxT1xMn7ua8xZigr6Tx+EjhtpNfWTaTFhtODTX2tKtJ&#10;t+WPVdC05ffi43rwoc3zZ/A66v6aK/U+HrZLEJGG+C/+cx9Nmj+bw+8z6QK5f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kM/I8AAAADcAAAADwAAAAAAAAAAAAAAAACfAgAA&#10;ZHJzL2Rvd25yZXYueG1sUEsFBgAAAAAEAAQA9wAAAIwDAAAAAA==&#10;">
                  <v:imagedata r:id="rId34" o:title=""/>
                </v:shape>
                <v:shape id="Picture 163" o:spid="_x0000_s1037" type="#_x0000_t75" style="position:absolute;left:2258;top:-32;width:250;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MdFfHAAAA3AAAAA8AAABkcnMvZG93bnJldi54bWxEj0FrwkAQhe8F/8MyQm9100KDpK6iYqFC&#10;odV6qLchOyax2dmQnWr67zuHQm8zvDfvfTNbDKE1F+pTE9nB/SQDQ1xG33Dl4PDxfDcFkwTZYxuZ&#10;HPxQgsV8dDPDwscr7+iyl8poCKcCHdQiXWFtKmsKmCaxI1btFPuAomtfWd/jVcNDax+yLLcBG9aG&#10;Gjta11R+7b+Dg6XsVnL8zN9Xhze/fdwOr+fjZurc7XhYPoERGuTf/Hf94hU/V1p9Riew8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PMdFfHAAAA3AAAAA8AAAAAAAAAAAAA&#10;AAAAnwIAAGRycy9kb3ducmV2LnhtbFBLBQYAAAAABAAEAPcAAACTAwAAAAA=&#10;">
                  <v:imagedata r:id="rId16" o:title=""/>
                </v:shape>
                <v:shape id="Freeform 162" o:spid="_x0000_s1038" style="position:absolute;left:3815;top:379;width:112;height:75;visibility:visible;mso-wrap-style:square;v-text-anchor:top" coordsize="1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2FGMQA&#10;AADcAAAADwAAAGRycy9kb3ducmV2LnhtbERPTWvCQBC9F/wPywje6iZBUo2uQYSC0Eu1BfE2ZMck&#10;Jjsbs1uT/vtuodDbPN7nbPLRtOJBvastK4jnEQjiwuqaSwWfH6/PSxDOI2tsLZOCb3KQbydPG8y0&#10;HfhIj5MvRQhhl6GCyvsuk9IVFRl0c9sRB+5qe4M+wL6UuschhJtWJlGUSoM1h4YKO9pXVDSnL6Mg&#10;eTkc703Tni/3Rfp+S+pdXL4NSs2m424NwtPo/8V/7oMO89MV/D4TLp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dhRjEAAAA3AAAAA8AAAAAAAAAAAAAAAAAmAIAAGRycy9k&#10;b3ducmV2LnhtbFBLBQYAAAAABAAEAPUAAACJAwAAAAA=&#10;" path="m,l,74,112,37,,xe" fillcolor="black" stroked="f">
                  <v:path arrowok="t" o:connecttype="custom" o:connectlocs="0,379;0,453;112,416;0,379" o:connectangles="0,0,0,0"/>
                </v:shape>
                <v:line id="Line 161" o:spid="_x0000_s1039" style="position:absolute;visibility:visible;mso-wrap-style:square" from="4450,665" to="4450,1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n+VMUAAADcAAAADwAAAGRycy9kb3ducmV2LnhtbESPzW7CQAyE75V4h5WRuJVNoeInZUER&#10;EqKXir8+gJU1SdSsN2QXCG9fH5C42ZrxzOfFqnO1ulEbKs8GPoYJKOLc24oLA7+nzfsMVIjIFmvP&#10;ZOBBAVbL3tsCU+vvfKDbMRZKQjikaKCMsUm1DnlJDsPQN8SinX3rMMraFtq2eJdwV+tRkky0w4ql&#10;ocSG1iXlf8erM5DNL3jI/Tj7ybb7Wd09zvPp586YQb/LvkBF6uLL/Lz+toI/FX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qn+VMUAAADcAAAADwAAAAAAAAAA&#10;AAAAAAChAgAAZHJzL2Rvd25yZXYueG1sUEsFBgAAAAAEAAQA+QAAAJMDAAAAAA==&#10;" strokeweight=".0155mm"/>
                <v:shape id="Freeform 160" o:spid="_x0000_s1040" style="position:absolute;left:4413;top:1127;width:75;height:112;visibility:visible;mso-wrap-style:square;v-text-anchor:top" coordsize="75,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JpsMA&#10;AADcAAAADwAAAGRycy9kb3ducmV2LnhtbERPS2vCQBC+F/wPywi91U1EUo2uIkJFhFJ8XLwN2TGJ&#10;ZmeX7FaTf98tFHqbj+85i1VnGvGg1teWFaSjBARxYXXNpYLz6eNtCsIHZI2NZVLQk4fVcvCywFzb&#10;Jx/ocQyliCHsc1RQheByKX1RkUE/so44clfbGgwRtqXULT5juGnkOEkyabDm2FCho01Fxf34bRRk&#10;xY3u2W7/ldLW9fub+7xM+plSr8NuPQcRqAv/4j/3Tsf57yn8PhMvk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ZJpsMAAADcAAAADwAAAAAAAAAAAAAAAACYAgAAZHJzL2Rv&#10;d25yZXYueG1sUEsFBgAAAAAEAAQA9QAAAIgDAAAAAA==&#10;" path="m74,l,,37,111,74,xe" fillcolor="black" stroked="f">
                  <v:path arrowok="t" o:connecttype="custom" o:connectlocs="74,1127;0,1127;37,1238;74,1127" o:connectangles="0,0,0,0"/>
                </v:shape>
                <v:shape id="Picture 159" o:spid="_x0000_s1041" type="#_x0000_t75" style="position:absolute;left:4152;top:790;width:249;height:2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4jErAAAAA3AAAAA8AAABkcnMvZG93bnJldi54bWxET02LwjAQvS/4H8II3tbUCrtLNYoIZfdo&#10;XWGvYzOmxWZSmqjx35sFwds83ucs19F24kqDbx0rmE0zEMS10y0bBYff8v0LhA/IGjvHpOBOHtar&#10;0dsSC+1uXNF1H4xIIewLVNCE0BdS+rohi37qeuLEndxgMSQ4GKkHvKVw28k8yz6kxZZTQ4M9bRuq&#10;z/uLVVDOv815F4+7zFyqEqs/e4guV2oyjpsFiEAxvMRP949O8z9z+H8mXSBX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HiMSsAAAADcAAAADwAAAAAAAAAAAAAAAACfAgAA&#10;ZHJzL2Rvd25yZXYueG1sUEsFBgAAAAAEAAQA9wAAAIwDAAAAAA==&#10;">
                  <v:imagedata r:id="rId35" o:title=""/>
                </v:shape>
                <v:shape id="Freeform 158" o:spid="_x0000_s1042" style="position:absolute;left:3952;top:192;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EgM8MA&#10;AADcAAAADwAAAGRycy9kb3ducmV2LnhtbERPTWvCQBC9F/oflil4q5uqWEldxQhqT0KtqMchO01S&#10;s7NLdk3Sf98tCL3N433OfNmbWrTU+MqygpdhAoI4t7riQsHxc/M8A+EDssbaMin4IQ/LxePDHFNt&#10;O/6g9hAKEUPYp6igDMGlUvq8JIN+aB1x5L5sYzBE2BRSN9jFcFPLUZJMpcGKY0OJjtYl5dfDzShY&#10;FZeJafc6uzhLvj9Nd9n39qzU4KlfvYEI1Id/8d39ruP81zH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EgM8MAAADcAAAADwAAAAAAAAAAAAAAAACYAgAAZHJzL2Rv&#10;d25yZXYueG1sUEsFBgAAAAAEAAQA9QAAAIgDAAAAAA==&#10;" path="m836,l,,,464r65,13l130,488r88,11l261,495r73,-8l394,475r75,-20l538,435r24,-6l642,412r66,-7l789,401r47,l836,xe" fillcolor="#c90" stroked="f">
                  <v:path arrowok="t" o:connecttype="custom" o:connectlocs="836,192;0,192;0,656;65,669;130,680;218,691;261,687;334,679;394,667;469,647;538,627;562,621;642,604;708,597;789,593;836,593;836,192" o:connectangles="0,0,0,0,0,0,0,0,0,0,0,0,0,0,0,0,0"/>
                </v:shape>
                <v:shape id="Freeform 157" o:spid="_x0000_s1043" style="position:absolute;left:3952;top:192;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xNhcIA&#10;AADcAAAADwAAAGRycy9kb3ducmV2LnhtbERPTWvCQBC9F/wPyxR6KXVjK1ZTVylCih5rBa9jdkxC&#10;srMhO2r6711B8DaP9znzZe8adaYuVJ4NjIYJKOLc24oLA7u/7G0KKgiyxcYzGfinAMvF4GmOqfUX&#10;/qXzVgoVQzikaKAUaVOtQ16SwzD0LXHkjr5zKBF2hbYdXmK4a/R7kky0w4pjQ4ktrUrK6+3JGZjO&#10;dntZJbLJsnDIJ69Vffr5qI15ee6/v0AJ9fIQ391rG+d/juH2TLxAL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jE2FwgAAANwAAAAPAAAAAAAAAAAAAAAAAJgCAABkcnMvZG93&#10;bnJldi54bWxQSwUGAAAAAAQABAD1AAAAhwMAAAAA&#10;" path="m,l836,r,401l789,401r-43,1l673,408r-60,9l538,435r-46,13l469,455r-75,20l334,487r-73,8l218,499r-48,-6l96,483,34,471,,464,,xe" filled="f" strokeweight="0">
                  <v:path arrowok="t" o:connecttype="custom" o:connectlocs="0,192;836,192;836,593;789,593;746,594;673,600;613,609;538,627;492,640;469,647;394,667;334,679;261,687;218,691;170,685;96,675;34,663;0,656;0,192" o:connectangles="0,0,0,0,0,0,0,0,0,0,0,0,0,0,0,0,0,0,0"/>
                </v:shape>
                <v:shape id="Freeform 156" o:spid="_x0000_s1044" style="position:absolute;left:3953;top:1239;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d3MMA&#10;AADcAAAADwAAAGRycy9kb3ducmV2LnhtbERPTWvCQBC9F/oflil4q5uKWkldxQhqT0KtqMchO01S&#10;s7NLdk3Sf98tCL3N433OfNmbWrTU+MqygpdhAoI4t7riQsHxc/M8A+EDssbaMin4IQ/LxePDHFNt&#10;O/6g9hAKEUPYp6igDMGlUvq8JIN+aB1x5L5sYzBE2BRSN9jFcFPLUZJMpcGKY0OJjtYl5dfDzShY&#10;FZexafc6uzhLvj9Nd9n39qzU4KlfvYEI1Id/8d39ruP81wn8PRMv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Qd3MMAAADcAAAADwAAAAAAAAAAAAAAAACYAgAAZHJzL2Rv&#10;d25yZXYueG1sUEsFBgAAAAAEAAQA9QAAAIgDAAAAAA==&#10;" path="m836,l,,,464r64,12l129,487r88,11l260,495r73,-9l393,474r75,-19l514,441r23,-7l612,417r61,-9l746,402r90,-1l836,xe" fillcolor="#c90" stroked="f">
                  <v:path arrowok="t" o:connecttype="custom" o:connectlocs="836,1239;0,1239;0,1703;64,1715;129,1726;217,1737;260,1734;333,1725;393,1713;468,1694;514,1680;537,1673;612,1656;673,1647;746,1641;836,1640;836,1239" o:connectangles="0,0,0,0,0,0,0,0,0,0,0,0,0,0,0,0,0"/>
                </v:shape>
                <v:shape id="Freeform 155" o:spid="_x0000_s1045" style="position:absolute;left:3953;top:1239;width:836;height:499;visibility:visible;mso-wrap-style:square;v-text-anchor:top" coordsize="836,4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J2acIA&#10;AADcAAAADwAAAGRycy9kb3ducmV2LnhtbERPTWvCQBC9F/wPywi9FN1YIbWpq4gQqcdawes0O01C&#10;srMhO2r8911B6G0e73OW68G16kJ9qD0bmE0TUMSFtzWXBo7f+WQBKgiyxdYzGbhRgPVq9LTEzPor&#10;f9HlIKWKIRwyNFCJdJnWoajIYZj6jjhyv753KBH2pbY9XmO4a/VrkqTaYc2xocKOthUVzeHsDCze&#10;jyfZJrLP8/BTpC91c97NG2Oex8PmA5TQIP/ih/vTxvlvKdyfiRfo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EnZpwgAAANwAAAAPAAAAAAAAAAAAAAAAAJgCAABkcnMvZG93&#10;bnJldi54bWxQSwUGAAAAAAQABAD1AAAAhwMAAAAA&#10;" path="m,l836,r,401l788,401r-42,1l673,408r-61,9l537,434r-46,14l468,455r-75,19l333,486r-73,9l217,498r-48,-5l129,487,95,482,64,476,33,470,,464,,xe" filled="f" strokeweight="0">
                  <v:path arrowok="t" o:connecttype="custom" o:connectlocs="0,1239;836,1239;836,1640;788,1640;746,1641;673,1647;612,1656;537,1673;491,1687;468,1694;393,1713;333,1725;260,1734;217,1737;169,1732;129,1726;95,1721;64,1715;33,1709;0,1703;0,1239" o:connectangles="0,0,0,0,0,0,0,0,0,0,0,0,0,0,0,0,0,0,0,0,0"/>
                </v:shape>
                <w10:wrap anchorx="page"/>
              </v:group>
            </w:pict>
          </mc:Fallback>
        </mc:AlternateContent>
      </w:r>
      <w:r w:rsidR="0044141A">
        <w:rPr>
          <w:rFonts w:ascii="Arial"/>
          <w:color w:val="FFFFFF"/>
          <w:sz w:val="16"/>
        </w:rPr>
        <w:t xml:space="preserve">1    </w:t>
      </w:r>
      <w:r w:rsidR="0044141A">
        <w:rPr>
          <w:rFonts w:ascii="Arial"/>
          <w:sz w:val="16"/>
        </w:rPr>
        <w:t>Generate code</w:t>
      </w:r>
    </w:p>
    <w:p w14:paraId="62EC6DE7" w14:textId="77777777" w:rsidR="00B66BFA" w:rsidRDefault="0044141A">
      <w:pPr>
        <w:tabs>
          <w:tab w:val="left" w:pos="3037"/>
        </w:tabs>
        <w:spacing w:line="113" w:lineRule="exact"/>
        <w:ind w:left="1906"/>
        <w:rPr>
          <w:rFonts w:ascii="Arial"/>
          <w:sz w:val="16"/>
        </w:rPr>
      </w:pPr>
      <w:r>
        <w:rPr>
          <w:rFonts w:ascii="Arial"/>
          <w:position w:val="3"/>
          <w:sz w:val="16"/>
        </w:rPr>
        <w:t>(Batch)</w:t>
      </w:r>
      <w:r>
        <w:rPr>
          <w:rFonts w:ascii="Arial"/>
          <w:position w:val="3"/>
          <w:sz w:val="16"/>
        </w:rPr>
        <w:tab/>
      </w:r>
      <w:r>
        <w:rPr>
          <w:rFonts w:ascii="Arial"/>
          <w:color w:val="FFFFFF"/>
          <w:spacing w:val="-1"/>
          <w:w w:val="95"/>
          <w:sz w:val="16"/>
        </w:rPr>
        <w:t>Generated</w:t>
      </w:r>
    </w:p>
    <w:p w14:paraId="23412B5C" w14:textId="77777777" w:rsidR="00B66BFA" w:rsidRDefault="0044141A">
      <w:pPr>
        <w:spacing w:before="102" w:line="120" w:lineRule="auto"/>
        <w:ind w:left="1559" w:right="456" w:hanging="181"/>
        <w:rPr>
          <w:rFonts w:ascii="Arial"/>
          <w:sz w:val="12"/>
        </w:rPr>
      </w:pPr>
      <w:r>
        <w:br w:type="column"/>
      </w:r>
      <w:r>
        <w:rPr>
          <w:rFonts w:ascii="Arial"/>
          <w:color w:val="FFFFFF"/>
          <w:w w:val="105"/>
          <w:position w:val="-7"/>
          <w:sz w:val="12"/>
        </w:rPr>
        <w:t xml:space="preserve">3 </w:t>
      </w:r>
      <w:r>
        <w:rPr>
          <w:rFonts w:ascii="Arial"/>
          <w:w w:val="105"/>
          <w:sz w:val="12"/>
        </w:rPr>
        <w:t>Generate Code (Incremental)</w:t>
      </w:r>
    </w:p>
    <w:p w14:paraId="1629263E" w14:textId="77777777" w:rsidR="00B66BFA" w:rsidRDefault="00B66BFA">
      <w:pPr>
        <w:spacing w:line="120" w:lineRule="auto"/>
        <w:rPr>
          <w:rFonts w:ascii="Arial"/>
          <w:sz w:val="12"/>
        </w:rPr>
        <w:sectPr w:rsidR="00B66BFA">
          <w:type w:val="continuous"/>
          <w:pgSz w:w="12240" w:h="15840"/>
          <w:pgMar w:top="1360" w:right="840" w:bottom="280" w:left="960" w:header="720" w:footer="720" w:gutter="0"/>
          <w:cols w:num="2" w:space="720" w:equalWidth="0">
            <w:col w:w="3784" w:space="3133"/>
            <w:col w:w="3523"/>
          </w:cols>
        </w:sectPr>
      </w:pPr>
    </w:p>
    <w:p w14:paraId="43ACC661" w14:textId="77777777" w:rsidR="00B66BFA" w:rsidRDefault="0044141A">
      <w:pPr>
        <w:spacing w:before="2"/>
        <w:ind w:left="585"/>
        <w:rPr>
          <w:sz w:val="16"/>
        </w:rPr>
      </w:pPr>
      <w:r>
        <w:rPr>
          <w:rFonts w:ascii="Arial"/>
          <w:color w:val="FFFFFF"/>
          <w:sz w:val="16"/>
        </w:rPr>
        <w:t xml:space="preserve">Model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r>
        <w:rPr>
          <w:color w:val="FFFFFF"/>
          <w:sz w:val="16"/>
        </w:rPr>
        <w:t xml:space="preserve">  </w:t>
      </w:r>
      <w:r>
        <w:rPr>
          <w:color w:val="FFFFFF"/>
          <w:w w:val="98"/>
          <w:sz w:val="16"/>
          <w:u w:val="single" w:color="000000"/>
        </w:rPr>
        <w:t xml:space="preserve"> </w:t>
      </w:r>
      <w:r>
        <w:rPr>
          <w:color w:val="FFFFFF"/>
          <w:sz w:val="16"/>
          <w:u w:val="single" w:color="000000"/>
        </w:rPr>
        <w:t xml:space="preserve"> </w:t>
      </w:r>
    </w:p>
    <w:p w14:paraId="5643575F" w14:textId="77777777" w:rsidR="00B66BFA" w:rsidRDefault="00B66BFA">
      <w:pPr>
        <w:pStyle w:val="Corpsdetexte"/>
        <w:rPr>
          <w:sz w:val="16"/>
        </w:rPr>
      </w:pPr>
    </w:p>
    <w:p w14:paraId="707BB312" w14:textId="77777777" w:rsidR="00B66BFA" w:rsidRDefault="00B66BFA">
      <w:pPr>
        <w:pStyle w:val="Corpsdetexte"/>
        <w:spacing w:before="8"/>
        <w:rPr>
          <w:sz w:val="13"/>
        </w:rPr>
      </w:pPr>
    </w:p>
    <w:p w14:paraId="5491B864" w14:textId="77777777" w:rsidR="00B66BFA" w:rsidRDefault="0044141A">
      <w:pPr>
        <w:pStyle w:val="Paragraphedeliste"/>
        <w:numPr>
          <w:ilvl w:val="1"/>
          <w:numId w:val="4"/>
        </w:numPr>
        <w:tabs>
          <w:tab w:val="left" w:pos="1211"/>
        </w:tabs>
        <w:spacing w:before="1"/>
        <w:ind w:hanging="321"/>
        <w:jc w:val="left"/>
        <w:rPr>
          <w:rFonts w:ascii="Arial"/>
          <w:sz w:val="16"/>
        </w:rPr>
      </w:pPr>
      <w:r>
        <w:rPr>
          <w:rFonts w:ascii="Arial"/>
          <w:sz w:val="16"/>
        </w:rPr>
        <w:t>Modify</w:t>
      </w:r>
      <w:r>
        <w:rPr>
          <w:rFonts w:ascii="Arial"/>
          <w:spacing w:val="-20"/>
          <w:sz w:val="16"/>
        </w:rPr>
        <w:t xml:space="preserve"> </w:t>
      </w:r>
      <w:r>
        <w:rPr>
          <w:rFonts w:ascii="Arial"/>
          <w:sz w:val="16"/>
        </w:rPr>
        <w:t>model</w:t>
      </w:r>
    </w:p>
    <w:p w14:paraId="755BC218" w14:textId="77777777" w:rsidR="00B66BFA" w:rsidRDefault="0044141A">
      <w:pPr>
        <w:spacing w:before="90"/>
        <w:ind w:left="301"/>
        <w:rPr>
          <w:rFonts w:ascii="Arial"/>
          <w:sz w:val="16"/>
        </w:rPr>
      </w:pPr>
      <w:r>
        <w:br w:type="column"/>
      </w:r>
      <w:r>
        <w:rPr>
          <w:rFonts w:ascii="Arial"/>
          <w:color w:val="FFFFFF"/>
          <w:sz w:val="16"/>
        </w:rPr>
        <w:t>Code</w:t>
      </w:r>
    </w:p>
    <w:p w14:paraId="5C3216E4" w14:textId="77777777" w:rsidR="00B66BFA" w:rsidRDefault="00B66BFA">
      <w:pPr>
        <w:pStyle w:val="Corpsdetexte"/>
        <w:rPr>
          <w:rFonts w:ascii="Arial"/>
          <w:sz w:val="22"/>
        </w:rPr>
      </w:pPr>
    </w:p>
    <w:p w14:paraId="08A5128E" w14:textId="77777777" w:rsidR="00B66BFA" w:rsidRDefault="0044141A">
      <w:pPr>
        <w:pStyle w:val="Paragraphedeliste"/>
        <w:numPr>
          <w:ilvl w:val="1"/>
          <w:numId w:val="4"/>
        </w:numPr>
        <w:tabs>
          <w:tab w:val="left" w:pos="632"/>
        </w:tabs>
        <w:ind w:left="631" w:hanging="347"/>
        <w:jc w:val="left"/>
        <w:rPr>
          <w:rFonts w:ascii="Arial"/>
          <w:sz w:val="16"/>
        </w:rPr>
      </w:pPr>
      <w:r>
        <w:rPr>
          <w:rFonts w:ascii="Arial"/>
          <w:sz w:val="16"/>
        </w:rPr>
        <w:t>Modify</w:t>
      </w:r>
      <w:r>
        <w:rPr>
          <w:rFonts w:ascii="Arial"/>
          <w:spacing w:val="-19"/>
          <w:sz w:val="16"/>
        </w:rPr>
        <w:t xml:space="preserve"> </w:t>
      </w:r>
      <w:r>
        <w:rPr>
          <w:rFonts w:ascii="Arial"/>
          <w:sz w:val="16"/>
        </w:rPr>
        <w:t>code</w:t>
      </w:r>
    </w:p>
    <w:p w14:paraId="3FC59060" w14:textId="77777777" w:rsidR="00B66BFA" w:rsidRDefault="0044141A">
      <w:pPr>
        <w:pStyle w:val="Titre4"/>
        <w:spacing w:line="174" w:lineRule="exact"/>
        <w:ind w:left="585"/>
      </w:pPr>
      <w:r>
        <w:rPr>
          <w:b w:val="0"/>
        </w:rPr>
        <w:br w:type="column"/>
      </w:r>
      <w:r>
        <w:t>Figure 6:  Synchronization strategy using model  as</w:t>
      </w:r>
    </w:p>
    <w:p w14:paraId="194094F5" w14:textId="77777777" w:rsidR="00B66BFA" w:rsidRDefault="0044141A">
      <w:pPr>
        <w:spacing w:before="4"/>
        <w:ind w:left="585"/>
        <w:rPr>
          <w:rFonts w:ascii="Georgia"/>
          <w:b/>
          <w:sz w:val="18"/>
        </w:rPr>
      </w:pPr>
      <w:r>
        <w:rPr>
          <w:rFonts w:ascii="Georgia"/>
          <w:b/>
          <w:w w:val="95"/>
          <w:sz w:val="18"/>
        </w:rPr>
        <w:t>synchronization  artifact</w:t>
      </w:r>
    </w:p>
    <w:p w14:paraId="5D9F4BED" w14:textId="77777777" w:rsidR="00B66BFA" w:rsidRDefault="00B66BFA">
      <w:pPr>
        <w:rPr>
          <w:rFonts w:ascii="Georgia"/>
          <w:sz w:val="18"/>
        </w:rPr>
        <w:sectPr w:rsidR="00B66BFA">
          <w:type w:val="continuous"/>
          <w:pgSz w:w="12240" w:h="15840"/>
          <w:pgMar w:top="1360" w:right="840" w:bottom="280" w:left="960" w:header="720" w:footer="720" w:gutter="0"/>
          <w:cols w:num="3" w:space="720" w:equalWidth="0">
            <w:col w:w="2881" w:space="40"/>
            <w:col w:w="1481" w:space="389"/>
            <w:col w:w="5649"/>
          </w:cols>
        </w:sectPr>
      </w:pPr>
    </w:p>
    <w:p w14:paraId="4330A388" w14:textId="77777777" w:rsidR="00B66BFA" w:rsidRDefault="00B66BFA">
      <w:pPr>
        <w:pStyle w:val="Corpsdetexte"/>
        <w:spacing w:before="5"/>
        <w:rPr>
          <w:rFonts w:ascii="Georgia"/>
          <w:b/>
          <w:sz w:val="22"/>
        </w:rPr>
      </w:pPr>
    </w:p>
    <w:p w14:paraId="3BFE697B" w14:textId="77777777" w:rsidR="00B66BFA" w:rsidRDefault="0044141A">
      <w:pPr>
        <w:spacing w:line="178" w:lineRule="exact"/>
        <w:ind w:left="585" w:right="-18" w:hanging="107"/>
        <w:rPr>
          <w:rFonts w:ascii="Arial"/>
          <w:sz w:val="16"/>
        </w:rPr>
      </w:pPr>
      <w:r>
        <w:rPr>
          <w:rFonts w:ascii="Arial"/>
          <w:color w:val="FFFFFF"/>
          <w:spacing w:val="-1"/>
          <w:sz w:val="16"/>
        </w:rPr>
        <w:t xml:space="preserve">Modified </w:t>
      </w:r>
      <w:r>
        <w:rPr>
          <w:rFonts w:ascii="Arial"/>
          <w:color w:val="FFFFFF"/>
          <w:sz w:val="16"/>
        </w:rPr>
        <w:t>Model</w:t>
      </w:r>
    </w:p>
    <w:p w14:paraId="2A215BB1" w14:textId="77777777" w:rsidR="00B66BFA" w:rsidRDefault="0044141A">
      <w:pPr>
        <w:pStyle w:val="Corpsdetexte"/>
        <w:spacing w:before="5"/>
        <w:rPr>
          <w:rFonts w:ascii="Arial"/>
          <w:sz w:val="16"/>
        </w:rPr>
      </w:pPr>
      <w:r>
        <w:br w:type="column"/>
      </w:r>
    </w:p>
    <w:p w14:paraId="5CC75E21" w14:textId="77777777" w:rsidR="00B66BFA" w:rsidRDefault="0044141A">
      <w:pPr>
        <w:pStyle w:val="Paragraphedeliste"/>
        <w:numPr>
          <w:ilvl w:val="0"/>
          <w:numId w:val="4"/>
        </w:numPr>
        <w:tabs>
          <w:tab w:val="left" w:pos="394"/>
        </w:tabs>
        <w:ind w:left="393" w:hanging="230"/>
        <w:jc w:val="left"/>
        <w:rPr>
          <w:rFonts w:ascii="Arial"/>
          <w:color w:val="FFFFFF"/>
          <w:sz w:val="16"/>
        </w:rPr>
      </w:pPr>
      <w:r>
        <w:rPr>
          <w:rFonts w:ascii="Arial"/>
          <w:sz w:val="16"/>
        </w:rPr>
        <w:t>Synchronize</w:t>
      </w:r>
      <w:r>
        <w:rPr>
          <w:rFonts w:ascii="Arial"/>
          <w:spacing w:val="-29"/>
          <w:sz w:val="16"/>
        </w:rPr>
        <w:t xml:space="preserve"> </w:t>
      </w:r>
      <w:r>
        <w:rPr>
          <w:rFonts w:ascii="Arial"/>
          <w:sz w:val="16"/>
        </w:rPr>
        <w:t>artifacts</w:t>
      </w:r>
    </w:p>
    <w:p w14:paraId="6773071B" w14:textId="77777777" w:rsidR="00B66BFA" w:rsidRDefault="0044141A">
      <w:pPr>
        <w:pStyle w:val="Corpsdetexte"/>
        <w:spacing w:before="2"/>
        <w:rPr>
          <w:rFonts w:ascii="Arial"/>
          <w:sz w:val="22"/>
        </w:rPr>
      </w:pPr>
      <w:r>
        <w:br w:type="column"/>
      </w:r>
    </w:p>
    <w:p w14:paraId="42E47EF6" w14:textId="77777777" w:rsidR="00B66BFA" w:rsidRDefault="0044141A">
      <w:pPr>
        <w:spacing w:line="178" w:lineRule="exact"/>
        <w:ind w:left="209" w:hanging="110"/>
        <w:rPr>
          <w:rFonts w:ascii="Arial"/>
          <w:sz w:val="16"/>
        </w:rPr>
      </w:pPr>
      <w:r>
        <w:rPr>
          <w:rFonts w:ascii="Arial"/>
          <w:color w:val="FFFFFF"/>
          <w:w w:val="95"/>
          <w:sz w:val="16"/>
        </w:rPr>
        <w:t xml:space="preserve">Modified </w:t>
      </w:r>
      <w:r>
        <w:rPr>
          <w:rFonts w:ascii="Arial"/>
          <w:color w:val="FFFFFF"/>
          <w:sz w:val="16"/>
        </w:rPr>
        <w:t>Code</w:t>
      </w:r>
    </w:p>
    <w:p w14:paraId="52E76946" w14:textId="77777777" w:rsidR="00B66BFA" w:rsidRDefault="0044141A">
      <w:pPr>
        <w:pStyle w:val="Corpsdetexte"/>
        <w:spacing w:before="90" w:line="242" w:lineRule="auto"/>
        <w:ind w:left="479" w:right="145"/>
      </w:pPr>
      <w:r>
        <w:br w:type="column"/>
      </w:r>
      <w:r>
        <w:rPr>
          <w:w w:val="110"/>
        </w:rPr>
        <w:t>synchronization artifact is reversed incrementally to update the modified model.</w:t>
      </w:r>
    </w:p>
    <w:p w14:paraId="12BE8E54" w14:textId="77777777" w:rsidR="00B66BFA" w:rsidRDefault="0044141A">
      <w:pPr>
        <w:pStyle w:val="Corpsdetexte"/>
        <w:spacing w:line="242" w:lineRule="auto"/>
        <w:ind w:left="479" w:right="145" w:firstLine="179"/>
      </w:pPr>
      <w:r>
        <w:rPr>
          <w:w w:val="110"/>
        </w:rPr>
        <w:t>Figure 6 shows the synchronization strategy based on us- ing model as the synchronization artifact.  This strategy is</w:t>
      </w:r>
    </w:p>
    <w:p w14:paraId="3366F592" w14:textId="77777777" w:rsidR="00B66BFA" w:rsidRDefault="00B66BFA">
      <w:pPr>
        <w:spacing w:line="242" w:lineRule="auto"/>
        <w:sectPr w:rsidR="00B66BFA">
          <w:type w:val="continuous"/>
          <w:pgSz w:w="12240" w:h="15840"/>
          <w:pgMar w:top="1360" w:right="840" w:bottom="280" w:left="960" w:header="720" w:footer="720" w:gutter="0"/>
          <w:cols w:num="4" w:space="720" w:equalWidth="0">
            <w:col w:w="1077" w:space="40"/>
            <w:col w:w="1857" w:space="40"/>
            <w:col w:w="697" w:space="1187"/>
            <w:col w:w="5542"/>
          </w:cols>
        </w:sectPr>
      </w:pPr>
    </w:p>
    <w:p w14:paraId="0FE7BFB4" w14:textId="77777777" w:rsidR="00B66BFA" w:rsidRDefault="0044141A">
      <w:pPr>
        <w:pStyle w:val="Titre4"/>
        <w:spacing w:before="84" w:line="244" w:lineRule="auto"/>
        <w:jc w:val="both"/>
      </w:pPr>
      <w:r>
        <w:t>Figure</w:t>
      </w:r>
      <w:r>
        <w:rPr>
          <w:spacing w:val="-12"/>
        </w:rPr>
        <w:t xml:space="preserve"> </w:t>
      </w:r>
      <w:r>
        <w:t>4:</w:t>
      </w:r>
      <w:r>
        <w:rPr>
          <w:spacing w:val="7"/>
        </w:rPr>
        <w:t xml:space="preserve"> </w:t>
      </w:r>
      <w:r>
        <w:t>Model-code</w:t>
      </w:r>
      <w:r>
        <w:rPr>
          <w:spacing w:val="-12"/>
        </w:rPr>
        <w:t xml:space="preserve"> </w:t>
      </w:r>
      <w:r>
        <w:t>synchronization</w:t>
      </w:r>
      <w:r>
        <w:rPr>
          <w:spacing w:val="-12"/>
        </w:rPr>
        <w:t xml:space="preserve"> </w:t>
      </w:r>
      <w:r>
        <w:t>in</w:t>
      </w:r>
      <w:r>
        <w:rPr>
          <w:spacing w:val="-12"/>
        </w:rPr>
        <w:t xml:space="preserve"> </w:t>
      </w:r>
      <w:r>
        <w:t>case</w:t>
      </w:r>
      <w:r>
        <w:rPr>
          <w:spacing w:val="-12"/>
        </w:rPr>
        <w:t xml:space="preserve"> </w:t>
      </w:r>
      <w:r>
        <w:t>model and</w:t>
      </w:r>
      <w:r>
        <w:rPr>
          <w:spacing w:val="-11"/>
        </w:rPr>
        <w:t xml:space="preserve"> </w:t>
      </w:r>
      <w:r>
        <w:t>code</w:t>
      </w:r>
      <w:r>
        <w:rPr>
          <w:spacing w:val="-11"/>
        </w:rPr>
        <w:t xml:space="preserve"> </w:t>
      </w:r>
      <w:r>
        <w:t>are</w:t>
      </w:r>
      <w:r>
        <w:rPr>
          <w:spacing w:val="-11"/>
        </w:rPr>
        <w:t xml:space="preserve"> </w:t>
      </w:r>
      <w:r>
        <w:t>concurrently</w:t>
      </w:r>
      <w:r>
        <w:rPr>
          <w:spacing w:val="-11"/>
        </w:rPr>
        <w:t xml:space="preserve"> </w:t>
      </w:r>
      <w:r>
        <w:t>modifted:</w:t>
      </w:r>
      <w:r>
        <w:rPr>
          <w:spacing w:val="4"/>
        </w:rPr>
        <w:t xml:space="preserve"> </w:t>
      </w:r>
      <w:r>
        <w:t>Dashed</w:t>
      </w:r>
      <w:r>
        <w:rPr>
          <w:spacing w:val="-11"/>
        </w:rPr>
        <w:t xml:space="preserve"> </w:t>
      </w:r>
      <w:r>
        <w:t>arrows are</w:t>
      </w:r>
      <w:r>
        <w:rPr>
          <w:spacing w:val="-11"/>
        </w:rPr>
        <w:t xml:space="preserve"> </w:t>
      </w:r>
      <w:r>
        <w:t>steps</w:t>
      </w:r>
      <w:r>
        <w:rPr>
          <w:spacing w:val="-11"/>
        </w:rPr>
        <w:t xml:space="preserve"> </w:t>
      </w:r>
      <w:r>
        <w:t>are</w:t>
      </w:r>
      <w:r>
        <w:rPr>
          <w:spacing w:val="-11"/>
        </w:rPr>
        <w:t xml:space="preserve"> </w:t>
      </w:r>
      <w:r>
        <w:t>performed</w:t>
      </w:r>
      <w:r>
        <w:rPr>
          <w:spacing w:val="-11"/>
        </w:rPr>
        <w:t xml:space="preserve"> </w:t>
      </w:r>
      <w:r>
        <w:t>only</w:t>
      </w:r>
      <w:r>
        <w:rPr>
          <w:spacing w:val="-11"/>
        </w:rPr>
        <w:t xml:space="preserve"> </w:t>
      </w:r>
      <w:r>
        <w:t>once.</w:t>
      </w:r>
      <w:r>
        <w:rPr>
          <w:spacing w:val="9"/>
        </w:rPr>
        <w:t xml:space="preserve"> </w:t>
      </w:r>
      <w:r>
        <w:t>Filled</w:t>
      </w:r>
      <w:r>
        <w:rPr>
          <w:spacing w:val="-11"/>
        </w:rPr>
        <w:t xml:space="preserve"> </w:t>
      </w:r>
      <w:r>
        <w:t>arrows</w:t>
      </w:r>
      <w:r>
        <w:rPr>
          <w:spacing w:val="-11"/>
        </w:rPr>
        <w:t xml:space="preserve"> </w:t>
      </w:r>
      <w:r>
        <w:t>are repeating</w:t>
      </w:r>
      <w:r>
        <w:rPr>
          <w:spacing w:val="-8"/>
        </w:rPr>
        <w:t xml:space="preserve"> </w:t>
      </w:r>
      <w:r>
        <w:t>steps.</w:t>
      </w:r>
    </w:p>
    <w:p w14:paraId="48B211D0" w14:textId="77777777" w:rsidR="00B66BFA" w:rsidRDefault="0044141A" w:rsidP="00EA4665">
      <w:pPr>
        <w:pStyle w:val="Corpsdetexte"/>
        <w:spacing w:line="242" w:lineRule="auto"/>
        <w:ind w:left="115" w:right="279"/>
        <w:jc w:val="both"/>
        <w:sectPr w:rsidR="00B66BFA">
          <w:type w:val="continuous"/>
          <w:pgSz w:w="12240" w:h="15840"/>
          <w:pgMar w:top="1360" w:right="840" w:bottom="280" w:left="960" w:header="720" w:footer="720" w:gutter="0"/>
          <w:cols w:num="2" w:space="720" w:equalWidth="0">
            <w:col w:w="4899" w:space="362"/>
            <w:col w:w="5179"/>
          </w:cols>
        </w:sectPr>
      </w:pPr>
      <w:r>
        <w:br w:type="column"/>
      </w:r>
      <w:r>
        <w:rPr>
          <w:w w:val="110"/>
        </w:rPr>
        <w:t xml:space="preserve">the opposite of the strategy presented in Figure 5. The syn- chronization artifact is obtained by reversing the modified code in batch mode in step </w:t>
      </w:r>
      <w:r>
        <w:rPr>
          <w:rFonts w:ascii="Georgia"/>
          <w:b/>
          <w:w w:val="110"/>
        </w:rPr>
        <w:t>(1)</w:t>
      </w:r>
      <w:r>
        <w:rPr>
          <w:w w:val="110"/>
        </w:rPr>
        <w:t xml:space="preserve">. Afterwards the synchro- nization artifact is synchronized with the modified model in step </w:t>
      </w:r>
      <w:r>
        <w:rPr>
          <w:rFonts w:ascii="Georgia"/>
          <w:b/>
          <w:w w:val="110"/>
        </w:rPr>
        <w:t>(2)</w:t>
      </w:r>
      <w:r>
        <w:rPr>
          <w:w w:val="110"/>
        </w:rPr>
        <w:t>.  Finally, we ge</w:t>
      </w:r>
      <w:r w:rsidR="00EA4665">
        <w:rPr>
          <w:w w:val="110"/>
        </w:rPr>
        <w:t xml:space="preserve">nerate code incrementally from </w:t>
      </w:r>
      <w:r>
        <w:rPr>
          <w:w w:val="110"/>
        </w:rPr>
        <w:t>the</w:t>
      </w:r>
    </w:p>
    <w:p w14:paraId="726245F4" w14:textId="77777777" w:rsidR="00B66BFA" w:rsidRDefault="00B66BFA">
      <w:pPr>
        <w:pStyle w:val="Corpsdetexte"/>
        <w:rPr>
          <w:sz w:val="12"/>
        </w:rPr>
      </w:pPr>
    </w:p>
    <w:p w14:paraId="3F22A956" w14:textId="77777777" w:rsidR="00B66BFA" w:rsidRDefault="00B66BFA">
      <w:pPr>
        <w:pStyle w:val="Corpsdetexte"/>
        <w:spacing w:before="2"/>
        <w:rPr>
          <w:sz w:val="15"/>
        </w:rPr>
      </w:pPr>
    </w:p>
    <w:p w14:paraId="2FC72049" w14:textId="77777777" w:rsidR="00B66BFA" w:rsidRDefault="0044141A">
      <w:pPr>
        <w:spacing w:line="259" w:lineRule="auto"/>
        <w:ind w:left="336" w:hanging="67"/>
        <w:rPr>
          <w:rFonts w:ascii="Arial"/>
          <w:sz w:val="12"/>
        </w:rPr>
      </w:pPr>
      <w:r>
        <w:rPr>
          <w:rFonts w:ascii="Arial"/>
          <w:color w:val="FFFFFF"/>
          <w:sz w:val="12"/>
        </w:rPr>
        <w:t xml:space="preserve">Modified </w:t>
      </w:r>
      <w:r>
        <w:rPr>
          <w:rFonts w:ascii="Arial"/>
          <w:color w:val="FFFFFF"/>
          <w:w w:val="105"/>
          <w:sz w:val="12"/>
        </w:rPr>
        <w:t>model</w:t>
      </w:r>
    </w:p>
    <w:p w14:paraId="052E5469" w14:textId="77777777" w:rsidR="00B66BFA" w:rsidRDefault="0044141A">
      <w:pPr>
        <w:pStyle w:val="Corpsdetexte"/>
        <w:rPr>
          <w:rFonts w:ascii="Arial"/>
          <w:sz w:val="12"/>
        </w:rPr>
      </w:pPr>
      <w:r>
        <w:br w:type="column"/>
      </w:r>
    </w:p>
    <w:p w14:paraId="5D68E2FC" w14:textId="77777777" w:rsidR="00B66BFA" w:rsidRDefault="0044141A">
      <w:pPr>
        <w:spacing w:before="1" w:line="109" w:lineRule="exact"/>
        <w:ind w:left="376"/>
        <w:rPr>
          <w:rFonts w:ascii="Arial"/>
          <w:sz w:val="12"/>
        </w:rPr>
      </w:pPr>
      <w:r>
        <w:rPr>
          <w:noProof/>
          <w:lang w:val="fr-FR" w:eastAsia="fr-FR"/>
        </w:rPr>
        <w:drawing>
          <wp:anchor distT="0" distB="0" distL="0" distR="0" simplePos="0" relativeHeight="1816" behindDoc="0" locked="0" layoutInCell="1" allowOverlap="1" wp14:anchorId="17908E31" wp14:editId="1FABA2A1">
            <wp:simplePos x="0" y="0"/>
            <wp:positionH relativeFrom="page">
              <wp:posOffset>3364213</wp:posOffset>
            </wp:positionH>
            <wp:positionV relativeFrom="paragraph">
              <wp:posOffset>-21907</wp:posOffset>
            </wp:positionV>
            <wp:extent cx="306363" cy="26670"/>
            <wp:effectExtent l="0" t="0" r="0" b="0"/>
            <wp:wrapNone/>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31" cstate="print"/>
                    <a:stretch>
                      <a:fillRect/>
                    </a:stretch>
                  </pic:blipFill>
                  <pic:spPr>
                    <a:xfrm>
                      <a:off x="0" y="0"/>
                      <a:ext cx="306363" cy="26670"/>
                    </a:xfrm>
                    <a:prstGeom prst="rect">
                      <a:avLst/>
                    </a:prstGeom>
                  </pic:spPr>
                </pic:pic>
              </a:graphicData>
            </a:graphic>
          </wp:anchor>
        </w:drawing>
      </w:r>
      <w:r>
        <w:rPr>
          <w:rFonts w:ascii="Arial"/>
          <w:w w:val="105"/>
          <w:sz w:val="12"/>
        </w:rPr>
        <w:t>Generate</w:t>
      </w:r>
    </w:p>
    <w:p w14:paraId="1BD8C925" w14:textId="77777777" w:rsidR="00B66BFA" w:rsidRDefault="00FB6BAA">
      <w:pPr>
        <w:pStyle w:val="Paragraphedeliste"/>
        <w:numPr>
          <w:ilvl w:val="0"/>
          <w:numId w:val="3"/>
        </w:numPr>
        <w:tabs>
          <w:tab w:val="left" w:pos="377"/>
        </w:tabs>
        <w:spacing w:line="179" w:lineRule="exact"/>
        <w:jc w:val="left"/>
        <w:rPr>
          <w:rFonts w:ascii="Arial"/>
          <w:sz w:val="12"/>
        </w:rPr>
      </w:pPr>
      <w:r>
        <w:rPr>
          <w:noProof/>
          <w:lang w:val="fr-FR" w:eastAsia="fr-FR"/>
        </w:rPr>
        <mc:AlternateContent>
          <mc:Choice Requires="wpg">
            <w:drawing>
              <wp:anchor distT="0" distB="0" distL="114300" distR="114300" simplePos="0" relativeHeight="503277728" behindDoc="1" locked="0" layoutInCell="1" allowOverlap="1" wp14:anchorId="168AB024" wp14:editId="61940AA6">
                <wp:simplePos x="0" y="0"/>
                <wp:positionH relativeFrom="page">
                  <wp:posOffset>682625</wp:posOffset>
                </wp:positionH>
                <wp:positionV relativeFrom="paragraph">
                  <wp:posOffset>-33020</wp:posOffset>
                </wp:positionV>
                <wp:extent cx="3038475" cy="446405"/>
                <wp:effectExtent l="6350" t="0" r="3175" b="0"/>
                <wp:wrapNone/>
                <wp:docPr id="144"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446405"/>
                          <a:chOff x="1075" y="-52"/>
                          <a:chExt cx="4785" cy="703"/>
                        </a:xfrm>
                      </wpg:grpSpPr>
                      <pic:pic xmlns:pic="http://schemas.openxmlformats.org/drawingml/2006/picture">
                        <pic:nvPicPr>
                          <pic:cNvPr id="145" name="Picture 1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883" y="-52"/>
                            <a:ext cx="186" cy="187"/>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152"/>
                        <wps:cNvSpPr>
                          <a:spLocks/>
                        </wps:cNvSpPr>
                        <wps:spPr bwMode="auto">
                          <a:xfrm>
                            <a:off x="5080" y="34"/>
                            <a:ext cx="775" cy="424"/>
                          </a:xfrm>
                          <a:custGeom>
                            <a:avLst/>
                            <a:gdLst>
                              <a:gd name="T0" fmla="+- 0 5855 5080"/>
                              <a:gd name="T1" fmla="*/ T0 w 775"/>
                              <a:gd name="T2" fmla="+- 0 34 34"/>
                              <a:gd name="T3" fmla="*/ 34 h 424"/>
                              <a:gd name="T4" fmla="+- 0 5080 5080"/>
                              <a:gd name="T5" fmla="*/ T4 w 775"/>
                              <a:gd name="T6" fmla="+- 0 34 34"/>
                              <a:gd name="T7" fmla="*/ 34 h 424"/>
                              <a:gd name="T8" fmla="+- 0 5080 5080"/>
                              <a:gd name="T9" fmla="*/ T8 w 775"/>
                              <a:gd name="T10" fmla="+- 0 434 34"/>
                              <a:gd name="T11" fmla="*/ 434 h 424"/>
                              <a:gd name="T12" fmla="+- 0 5163 5080"/>
                              <a:gd name="T13" fmla="*/ T12 w 775"/>
                              <a:gd name="T14" fmla="+- 0 448 34"/>
                              <a:gd name="T15" fmla="*/ 448 h 424"/>
                              <a:gd name="T16" fmla="+- 0 5234 5080"/>
                              <a:gd name="T17" fmla="*/ T16 w 775"/>
                              <a:gd name="T18" fmla="+- 0 455 34"/>
                              <a:gd name="T19" fmla="*/ 455 h 424"/>
                              <a:gd name="T20" fmla="+- 0 5296 5080"/>
                              <a:gd name="T21" fmla="*/ T20 w 775"/>
                              <a:gd name="T22" fmla="+- 0 457 34"/>
                              <a:gd name="T23" fmla="*/ 457 h 424"/>
                              <a:gd name="T24" fmla="+- 0 5324 5080"/>
                              <a:gd name="T25" fmla="*/ T24 w 775"/>
                              <a:gd name="T26" fmla="+- 0 456 34"/>
                              <a:gd name="T27" fmla="*/ 456 h 424"/>
                              <a:gd name="T28" fmla="+- 0 5399 5080"/>
                              <a:gd name="T29" fmla="*/ T28 w 775"/>
                              <a:gd name="T30" fmla="+- 0 448 34"/>
                              <a:gd name="T31" fmla="*/ 448 h 424"/>
                              <a:gd name="T32" fmla="+- 0 5468 5080"/>
                              <a:gd name="T33" fmla="*/ T32 w 775"/>
                              <a:gd name="T34" fmla="+- 0 434 34"/>
                              <a:gd name="T35" fmla="*/ 434 h 424"/>
                              <a:gd name="T36" fmla="+- 0 5560 5080"/>
                              <a:gd name="T37" fmla="*/ T36 w 775"/>
                              <a:gd name="T38" fmla="+- 0 411 34"/>
                              <a:gd name="T39" fmla="*/ 411 h 424"/>
                              <a:gd name="T40" fmla="+- 0 5585 5080"/>
                              <a:gd name="T41" fmla="*/ T40 w 775"/>
                              <a:gd name="T42" fmla="+- 0 405 34"/>
                              <a:gd name="T43" fmla="*/ 405 h 424"/>
                              <a:gd name="T44" fmla="+- 0 5669 5080"/>
                              <a:gd name="T45" fmla="*/ T44 w 775"/>
                              <a:gd name="T46" fmla="+- 0 390 34"/>
                              <a:gd name="T47" fmla="*/ 390 h 424"/>
                              <a:gd name="T48" fmla="+- 0 5735 5080"/>
                              <a:gd name="T49" fmla="*/ T48 w 775"/>
                              <a:gd name="T50" fmla="+- 0 383 34"/>
                              <a:gd name="T51" fmla="*/ 383 h 424"/>
                              <a:gd name="T52" fmla="+- 0 5812 5080"/>
                              <a:gd name="T53" fmla="*/ T52 w 775"/>
                              <a:gd name="T54" fmla="+- 0 378 34"/>
                              <a:gd name="T55" fmla="*/ 378 h 424"/>
                              <a:gd name="T56" fmla="+- 0 5855 5080"/>
                              <a:gd name="T57" fmla="*/ T56 w 775"/>
                              <a:gd name="T58" fmla="+- 0 378 34"/>
                              <a:gd name="T59" fmla="*/ 378 h 424"/>
                              <a:gd name="T60" fmla="+- 0 5855 5080"/>
                              <a:gd name="T61" fmla="*/ T60 w 775"/>
                              <a:gd name="T62" fmla="+- 0 34 34"/>
                              <a:gd name="T63"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5" h="424">
                                <a:moveTo>
                                  <a:pt x="775" y="0"/>
                                </a:moveTo>
                                <a:lnTo>
                                  <a:pt x="0" y="0"/>
                                </a:lnTo>
                                <a:lnTo>
                                  <a:pt x="0" y="400"/>
                                </a:lnTo>
                                <a:lnTo>
                                  <a:pt x="83" y="414"/>
                                </a:lnTo>
                                <a:lnTo>
                                  <a:pt x="154" y="421"/>
                                </a:lnTo>
                                <a:lnTo>
                                  <a:pt x="216" y="423"/>
                                </a:lnTo>
                                <a:lnTo>
                                  <a:pt x="244" y="422"/>
                                </a:lnTo>
                                <a:lnTo>
                                  <a:pt x="319" y="414"/>
                                </a:lnTo>
                                <a:lnTo>
                                  <a:pt x="388" y="400"/>
                                </a:lnTo>
                                <a:lnTo>
                                  <a:pt x="480" y="377"/>
                                </a:lnTo>
                                <a:lnTo>
                                  <a:pt x="505" y="371"/>
                                </a:lnTo>
                                <a:lnTo>
                                  <a:pt x="589" y="356"/>
                                </a:lnTo>
                                <a:lnTo>
                                  <a:pt x="655" y="349"/>
                                </a:lnTo>
                                <a:lnTo>
                                  <a:pt x="732" y="344"/>
                                </a:lnTo>
                                <a:lnTo>
                                  <a:pt x="775" y="344"/>
                                </a:lnTo>
                                <a:lnTo>
                                  <a:pt x="775"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51"/>
                        <wps:cNvSpPr>
                          <a:spLocks/>
                        </wps:cNvSpPr>
                        <wps:spPr bwMode="auto">
                          <a:xfrm>
                            <a:off x="5080" y="34"/>
                            <a:ext cx="775" cy="424"/>
                          </a:xfrm>
                          <a:custGeom>
                            <a:avLst/>
                            <a:gdLst>
                              <a:gd name="T0" fmla="+- 0 5080 5080"/>
                              <a:gd name="T1" fmla="*/ T0 w 775"/>
                              <a:gd name="T2" fmla="+- 0 34 34"/>
                              <a:gd name="T3" fmla="*/ 34 h 424"/>
                              <a:gd name="T4" fmla="+- 0 5855 5080"/>
                              <a:gd name="T5" fmla="*/ T4 w 775"/>
                              <a:gd name="T6" fmla="+- 0 34 34"/>
                              <a:gd name="T7" fmla="*/ 34 h 424"/>
                              <a:gd name="T8" fmla="+- 0 5855 5080"/>
                              <a:gd name="T9" fmla="*/ T8 w 775"/>
                              <a:gd name="T10" fmla="+- 0 378 34"/>
                              <a:gd name="T11" fmla="*/ 378 h 424"/>
                              <a:gd name="T12" fmla="+- 0 5812 5080"/>
                              <a:gd name="T13" fmla="*/ T12 w 775"/>
                              <a:gd name="T14" fmla="+- 0 378 34"/>
                              <a:gd name="T15" fmla="*/ 378 h 424"/>
                              <a:gd name="T16" fmla="+- 0 5772 5080"/>
                              <a:gd name="T17" fmla="*/ T16 w 775"/>
                              <a:gd name="T18" fmla="+- 0 380 34"/>
                              <a:gd name="T19" fmla="*/ 380 h 424"/>
                              <a:gd name="T20" fmla="+- 0 5701 5080"/>
                              <a:gd name="T21" fmla="*/ T20 w 775"/>
                              <a:gd name="T22" fmla="+- 0 386 34"/>
                              <a:gd name="T23" fmla="*/ 386 h 424"/>
                              <a:gd name="T24" fmla="+- 0 5639 5080"/>
                              <a:gd name="T25" fmla="*/ T24 w 775"/>
                              <a:gd name="T26" fmla="+- 0 395 34"/>
                              <a:gd name="T27" fmla="*/ 395 h 424"/>
                              <a:gd name="T28" fmla="+- 0 5560 5080"/>
                              <a:gd name="T29" fmla="*/ T28 w 775"/>
                              <a:gd name="T30" fmla="+- 0 411 34"/>
                              <a:gd name="T31" fmla="*/ 411 h 424"/>
                              <a:gd name="T32" fmla="+- 0 5490 5080"/>
                              <a:gd name="T33" fmla="*/ T32 w 775"/>
                              <a:gd name="T34" fmla="+- 0 429 34"/>
                              <a:gd name="T35" fmla="*/ 429 h 424"/>
                              <a:gd name="T36" fmla="+- 0 5468 5080"/>
                              <a:gd name="T37" fmla="*/ T36 w 775"/>
                              <a:gd name="T38" fmla="+- 0 434 34"/>
                              <a:gd name="T39" fmla="*/ 434 h 424"/>
                              <a:gd name="T40" fmla="+- 0 5399 5080"/>
                              <a:gd name="T41" fmla="*/ T40 w 775"/>
                              <a:gd name="T42" fmla="+- 0 448 34"/>
                              <a:gd name="T43" fmla="*/ 448 h 424"/>
                              <a:gd name="T44" fmla="+- 0 5324 5080"/>
                              <a:gd name="T45" fmla="*/ T44 w 775"/>
                              <a:gd name="T46" fmla="+- 0 456 34"/>
                              <a:gd name="T47" fmla="*/ 456 h 424"/>
                              <a:gd name="T48" fmla="+- 0 5296 5080"/>
                              <a:gd name="T49" fmla="*/ T48 w 775"/>
                              <a:gd name="T50" fmla="+- 0 457 34"/>
                              <a:gd name="T51" fmla="*/ 457 h 424"/>
                              <a:gd name="T52" fmla="+- 0 5266 5080"/>
                              <a:gd name="T53" fmla="*/ T52 w 775"/>
                              <a:gd name="T54" fmla="+- 0 457 34"/>
                              <a:gd name="T55" fmla="*/ 457 h 424"/>
                              <a:gd name="T56" fmla="+- 0 5200 5080"/>
                              <a:gd name="T57" fmla="*/ T56 w 775"/>
                              <a:gd name="T58" fmla="+- 0 453 34"/>
                              <a:gd name="T59" fmla="*/ 453 h 424"/>
                              <a:gd name="T60" fmla="+- 0 5123 5080"/>
                              <a:gd name="T61" fmla="*/ T60 w 775"/>
                              <a:gd name="T62" fmla="+- 0 442 34"/>
                              <a:gd name="T63" fmla="*/ 442 h 424"/>
                              <a:gd name="T64" fmla="+- 0 5080 5080"/>
                              <a:gd name="T65" fmla="*/ T64 w 775"/>
                              <a:gd name="T66" fmla="+- 0 434 34"/>
                              <a:gd name="T67" fmla="*/ 434 h 424"/>
                              <a:gd name="T68" fmla="+- 0 5080 5080"/>
                              <a:gd name="T69" fmla="*/ T68 w 775"/>
                              <a:gd name="T70" fmla="+- 0 34 34"/>
                              <a:gd name="T71"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5" h="424">
                                <a:moveTo>
                                  <a:pt x="0" y="0"/>
                                </a:moveTo>
                                <a:lnTo>
                                  <a:pt x="775" y="0"/>
                                </a:lnTo>
                                <a:lnTo>
                                  <a:pt x="775" y="344"/>
                                </a:lnTo>
                                <a:lnTo>
                                  <a:pt x="732" y="344"/>
                                </a:lnTo>
                                <a:lnTo>
                                  <a:pt x="692" y="346"/>
                                </a:lnTo>
                                <a:lnTo>
                                  <a:pt x="621" y="352"/>
                                </a:lnTo>
                                <a:lnTo>
                                  <a:pt x="559" y="361"/>
                                </a:lnTo>
                                <a:lnTo>
                                  <a:pt x="480" y="377"/>
                                </a:lnTo>
                                <a:lnTo>
                                  <a:pt x="410" y="395"/>
                                </a:lnTo>
                                <a:lnTo>
                                  <a:pt x="388" y="400"/>
                                </a:lnTo>
                                <a:lnTo>
                                  <a:pt x="319" y="414"/>
                                </a:lnTo>
                                <a:lnTo>
                                  <a:pt x="244" y="422"/>
                                </a:lnTo>
                                <a:lnTo>
                                  <a:pt x="216" y="423"/>
                                </a:lnTo>
                                <a:lnTo>
                                  <a:pt x="186" y="423"/>
                                </a:lnTo>
                                <a:lnTo>
                                  <a:pt x="120" y="419"/>
                                </a:lnTo>
                                <a:lnTo>
                                  <a:pt x="43" y="408"/>
                                </a:lnTo>
                                <a:lnTo>
                                  <a:pt x="0" y="400"/>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AutoShape 150"/>
                        <wps:cNvSpPr>
                          <a:spLocks/>
                        </wps:cNvSpPr>
                        <wps:spPr bwMode="auto">
                          <a:xfrm>
                            <a:off x="1855" y="222"/>
                            <a:ext cx="1080" cy="54"/>
                          </a:xfrm>
                          <a:custGeom>
                            <a:avLst/>
                            <a:gdLst>
                              <a:gd name="T0" fmla="+- 0 2846 1855"/>
                              <a:gd name="T1" fmla="*/ T0 w 1080"/>
                              <a:gd name="T2" fmla="+- 0 222 222"/>
                              <a:gd name="T3" fmla="*/ 222 h 54"/>
                              <a:gd name="T4" fmla="+- 0 2846 1855"/>
                              <a:gd name="T5" fmla="*/ T4 w 1080"/>
                              <a:gd name="T6" fmla="+- 0 275 222"/>
                              <a:gd name="T7" fmla="*/ 275 h 54"/>
                              <a:gd name="T8" fmla="+- 0 2920 1855"/>
                              <a:gd name="T9" fmla="*/ T8 w 1080"/>
                              <a:gd name="T10" fmla="+- 0 253 222"/>
                              <a:gd name="T11" fmla="*/ 253 h 54"/>
                              <a:gd name="T12" fmla="+- 0 2855 1855"/>
                              <a:gd name="T13" fmla="*/ T12 w 1080"/>
                              <a:gd name="T14" fmla="+- 0 253 222"/>
                              <a:gd name="T15" fmla="*/ 253 h 54"/>
                              <a:gd name="T16" fmla="+- 0 2855 1855"/>
                              <a:gd name="T17" fmla="*/ T16 w 1080"/>
                              <a:gd name="T18" fmla="+- 0 244 222"/>
                              <a:gd name="T19" fmla="*/ 244 h 54"/>
                              <a:gd name="T20" fmla="+- 0 2920 1855"/>
                              <a:gd name="T21" fmla="*/ T20 w 1080"/>
                              <a:gd name="T22" fmla="+- 0 244 222"/>
                              <a:gd name="T23" fmla="*/ 244 h 54"/>
                              <a:gd name="T24" fmla="+- 0 2846 1855"/>
                              <a:gd name="T25" fmla="*/ T24 w 1080"/>
                              <a:gd name="T26" fmla="+- 0 222 222"/>
                              <a:gd name="T27" fmla="*/ 222 h 54"/>
                              <a:gd name="T28" fmla="+- 0 2846 1855"/>
                              <a:gd name="T29" fmla="*/ T28 w 1080"/>
                              <a:gd name="T30" fmla="+- 0 244 222"/>
                              <a:gd name="T31" fmla="*/ 244 h 54"/>
                              <a:gd name="T32" fmla="+- 0 1855 1855"/>
                              <a:gd name="T33" fmla="*/ T32 w 1080"/>
                              <a:gd name="T34" fmla="+- 0 244 222"/>
                              <a:gd name="T35" fmla="*/ 244 h 54"/>
                              <a:gd name="T36" fmla="+- 0 1855 1855"/>
                              <a:gd name="T37" fmla="*/ T36 w 1080"/>
                              <a:gd name="T38" fmla="+- 0 253 222"/>
                              <a:gd name="T39" fmla="*/ 253 h 54"/>
                              <a:gd name="T40" fmla="+- 0 2846 1855"/>
                              <a:gd name="T41" fmla="*/ T40 w 1080"/>
                              <a:gd name="T42" fmla="+- 0 253 222"/>
                              <a:gd name="T43" fmla="*/ 253 h 54"/>
                              <a:gd name="T44" fmla="+- 0 2846 1855"/>
                              <a:gd name="T45" fmla="*/ T44 w 1080"/>
                              <a:gd name="T46" fmla="+- 0 244 222"/>
                              <a:gd name="T47" fmla="*/ 244 h 54"/>
                              <a:gd name="T48" fmla="+- 0 2920 1855"/>
                              <a:gd name="T49" fmla="*/ T48 w 1080"/>
                              <a:gd name="T50" fmla="+- 0 244 222"/>
                              <a:gd name="T51" fmla="*/ 244 h 54"/>
                              <a:gd name="T52" fmla="+- 0 2855 1855"/>
                              <a:gd name="T53" fmla="*/ T52 w 1080"/>
                              <a:gd name="T54" fmla="+- 0 244 222"/>
                              <a:gd name="T55" fmla="*/ 244 h 54"/>
                              <a:gd name="T56" fmla="+- 0 2855 1855"/>
                              <a:gd name="T57" fmla="*/ T56 w 1080"/>
                              <a:gd name="T58" fmla="+- 0 253 222"/>
                              <a:gd name="T59" fmla="*/ 253 h 54"/>
                              <a:gd name="T60" fmla="+- 0 2920 1855"/>
                              <a:gd name="T61" fmla="*/ T60 w 1080"/>
                              <a:gd name="T62" fmla="+- 0 253 222"/>
                              <a:gd name="T63" fmla="*/ 253 h 54"/>
                              <a:gd name="T64" fmla="+- 0 2935 1855"/>
                              <a:gd name="T65" fmla="*/ T64 w 1080"/>
                              <a:gd name="T66" fmla="+- 0 248 222"/>
                              <a:gd name="T67" fmla="*/ 248 h 54"/>
                              <a:gd name="T68" fmla="+- 0 2920 1855"/>
                              <a:gd name="T69" fmla="*/ T68 w 1080"/>
                              <a:gd name="T70" fmla="+- 0 244 222"/>
                              <a:gd name="T71" fmla="*/ 24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991" y="0"/>
                                </a:moveTo>
                                <a:lnTo>
                                  <a:pt x="991" y="53"/>
                                </a:lnTo>
                                <a:lnTo>
                                  <a:pt x="1065" y="31"/>
                                </a:lnTo>
                                <a:lnTo>
                                  <a:pt x="1000" y="31"/>
                                </a:lnTo>
                                <a:lnTo>
                                  <a:pt x="1000" y="22"/>
                                </a:lnTo>
                                <a:lnTo>
                                  <a:pt x="1065" y="22"/>
                                </a:lnTo>
                                <a:lnTo>
                                  <a:pt x="991" y="0"/>
                                </a:lnTo>
                                <a:close/>
                                <a:moveTo>
                                  <a:pt x="991" y="22"/>
                                </a:moveTo>
                                <a:lnTo>
                                  <a:pt x="0" y="22"/>
                                </a:lnTo>
                                <a:lnTo>
                                  <a:pt x="0"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9"/>
                        <wps:cNvSpPr>
                          <a:spLocks/>
                        </wps:cNvSpPr>
                        <wps:spPr bwMode="auto">
                          <a:xfrm>
                            <a:off x="2935" y="34"/>
                            <a:ext cx="1066" cy="424"/>
                          </a:xfrm>
                          <a:custGeom>
                            <a:avLst/>
                            <a:gdLst>
                              <a:gd name="T0" fmla="+- 0 4001 2935"/>
                              <a:gd name="T1" fmla="*/ T0 w 1066"/>
                              <a:gd name="T2" fmla="+- 0 34 34"/>
                              <a:gd name="T3" fmla="*/ 34 h 424"/>
                              <a:gd name="T4" fmla="+- 0 2935 2935"/>
                              <a:gd name="T5" fmla="*/ T4 w 1066"/>
                              <a:gd name="T6" fmla="+- 0 34 34"/>
                              <a:gd name="T7" fmla="*/ 34 h 424"/>
                              <a:gd name="T8" fmla="+- 0 2935 2935"/>
                              <a:gd name="T9" fmla="*/ T8 w 1066"/>
                              <a:gd name="T10" fmla="+- 0 434 34"/>
                              <a:gd name="T11" fmla="*/ 434 h 424"/>
                              <a:gd name="T12" fmla="+- 0 3024 2935"/>
                              <a:gd name="T13" fmla="*/ T12 w 1066"/>
                              <a:gd name="T14" fmla="+- 0 446 34"/>
                              <a:gd name="T15" fmla="*/ 446 h 424"/>
                              <a:gd name="T16" fmla="+- 0 3103 2935"/>
                              <a:gd name="T17" fmla="*/ T16 w 1066"/>
                              <a:gd name="T18" fmla="+- 0 453 34"/>
                              <a:gd name="T19" fmla="*/ 453 h 424"/>
                              <a:gd name="T20" fmla="+- 0 3173 2935"/>
                              <a:gd name="T21" fmla="*/ T20 w 1066"/>
                              <a:gd name="T22" fmla="+- 0 457 34"/>
                              <a:gd name="T23" fmla="*/ 457 h 424"/>
                              <a:gd name="T24" fmla="+- 0 3237 2935"/>
                              <a:gd name="T25" fmla="*/ T24 w 1066"/>
                              <a:gd name="T26" fmla="+- 0 457 34"/>
                              <a:gd name="T27" fmla="*/ 457 h 424"/>
                              <a:gd name="T28" fmla="+- 0 3266 2935"/>
                              <a:gd name="T29" fmla="*/ T28 w 1066"/>
                              <a:gd name="T30" fmla="+- 0 457 34"/>
                              <a:gd name="T31" fmla="*/ 457 h 424"/>
                              <a:gd name="T32" fmla="+- 0 3347 2935"/>
                              <a:gd name="T33" fmla="*/ T32 w 1066"/>
                              <a:gd name="T34" fmla="+- 0 451 34"/>
                              <a:gd name="T35" fmla="*/ 451 h 424"/>
                              <a:gd name="T36" fmla="+- 0 3421 2935"/>
                              <a:gd name="T37" fmla="*/ T36 w 1066"/>
                              <a:gd name="T38" fmla="+- 0 442 34"/>
                              <a:gd name="T39" fmla="*/ 442 h 424"/>
                              <a:gd name="T40" fmla="+- 0 3589 2935"/>
                              <a:gd name="T41" fmla="*/ T40 w 1066"/>
                              <a:gd name="T42" fmla="+- 0 412 34"/>
                              <a:gd name="T43" fmla="*/ 412 h 424"/>
                              <a:gd name="T44" fmla="+- 0 3615 2935"/>
                              <a:gd name="T45" fmla="*/ T44 w 1066"/>
                              <a:gd name="T46" fmla="+- 0 408 34"/>
                              <a:gd name="T47" fmla="*/ 408 h 424"/>
                              <a:gd name="T48" fmla="+- 0 3699 2935"/>
                              <a:gd name="T49" fmla="*/ T48 w 1066"/>
                              <a:gd name="T50" fmla="+- 0 395 34"/>
                              <a:gd name="T51" fmla="*/ 395 h 424"/>
                              <a:gd name="T52" fmla="+- 0 3763 2935"/>
                              <a:gd name="T53" fmla="*/ T52 w 1066"/>
                              <a:gd name="T54" fmla="+- 0 388 34"/>
                              <a:gd name="T55" fmla="*/ 388 h 424"/>
                              <a:gd name="T56" fmla="+- 0 3833 2935"/>
                              <a:gd name="T57" fmla="*/ T56 w 1066"/>
                              <a:gd name="T58" fmla="+- 0 383 34"/>
                              <a:gd name="T59" fmla="*/ 383 h 424"/>
                              <a:gd name="T60" fmla="+- 0 3912 2935"/>
                              <a:gd name="T61" fmla="*/ T60 w 1066"/>
                              <a:gd name="T62" fmla="+- 0 379 34"/>
                              <a:gd name="T63" fmla="*/ 379 h 424"/>
                              <a:gd name="T64" fmla="+- 0 4001 2935"/>
                              <a:gd name="T65" fmla="*/ T64 w 1066"/>
                              <a:gd name="T66" fmla="+- 0 378 34"/>
                              <a:gd name="T67" fmla="*/ 378 h 424"/>
                              <a:gd name="T68" fmla="+- 0 4001 2935"/>
                              <a:gd name="T69" fmla="*/ T68 w 1066"/>
                              <a:gd name="T70" fmla="+- 0 34 34"/>
                              <a:gd name="T71"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66" h="424">
                                <a:moveTo>
                                  <a:pt x="1066" y="0"/>
                                </a:moveTo>
                                <a:lnTo>
                                  <a:pt x="0" y="0"/>
                                </a:lnTo>
                                <a:lnTo>
                                  <a:pt x="0" y="400"/>
                                </a:lnTo>
                                <a:lnTo>
                                  <a:pt x="89" y="412"/>
                                </a:lnTo>
                                <a:lnTo>
                                  <a:pt x="168" y="419"/>
                                </a:lnTo>
                                <a:lnTo>
                                  <a:pt x="238" y="423"/>
                                </a:lnTo>
                                <a:lnTo>
                                  <a:pt x="302" y="423"/>
                                </a:lnTo>
                                <a:lnTo>
                                  <a:pt x="331" y="423"/>
                                </a:lnTo>
                                <a:lnTo>
                                  <a:pt x="412" y="417"/>
                                </a:lnTo>
                                <a:lnTo>
                                  <a:pt x="486" y="408"/>
                                </a:lnTo>
                                <a:lnTo>
                                  <a:pt x="654" y="378"/>
                                </a:lnTo>
                                <a:lnTo>
                                  <a:pt x="680" y="374"/>
                                </a:lnTo>
                                <a:lnTo>
                                  <a:pt x="764" y="361"/>
                                </a:lnTo>
                                <a:lnTo>
                                  <a:pt x="828" y="354"/>
                                </a:lnTo>
                                <a:lnTo>
                                  <a:pt x="898" y="349"/>
                                </a:lnTo>
                                <a:lnTo>
                                  <a:pt x="977" y="345"/>
                                </a:lnTo>
                                <a:lnTo>
                                  <a:pt x="1066" y="344"/>
                                </a:lnTo>
                                <a:lnTo>
                                  <a:pt x="106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8"/>
                        <wps:cNvSpPr>
                          <a:spLocks/>
                        </wps:cNvSpPr>
                        <wps:spPr bwMode="auto">
                          <a:xfrm>
                            <a:off x="2935" y="34"/>
                            <a:ext cx="1066" cy="424"/>
                          </a:xfrm>
                          <a:custGeom>
                            <a:avLst/>
                            <a:gdLst>
                              <a:gd name="T0" fmla="+- 0 2935 2935"/>
                              <a:gd name="T1" fmla="*/ T0 w 1066"/>
                              <a:gd name="T2" fmla="+- 0 34 34"/>
                              <a:gd name="T3" fmla="*/ 34 h 424"/>
                              <a:gd name="T4" fmla="+- 0 4001 2935"/>
                              <a:gd name="T5" fmla="*/ T4 w 1066"/>
                              <a:gd name="T6" fmla="+- 0 34 34"/>
                              <a:gd name="T7" fmla="*/ 34 h 424"/>
                              <a:gd name="T8" fmla="+- 0 4001 2935"/>
                              <a:gd name="T9" fmla="*/ T8 w 1066"/>
                              <a:gd name="T10" fmla="+- 0 378 34"/>
                              <a:gd name="T11" fmla="*/ 378 h 424"/>
                              <a:gd name="T12" fmla="+- 0 3955 2935"/>
                              <a:gd name="T13" fmla="*/ T12 w 1066"/>
                              <a:gd name="T14" fmla="+- 0 378 34"/>
                              <a:gd name="T15" fmla="*/ 378 h 424"/>
                              <a:gd name="T16" fmla="+- 0 3912 2935"/>
                              <a:gd name="T17" fmla="*/ T16 w 1066"/>
                              <a:gd name="T18" fmla="+- 0 379 34"/>
                              <a:gd name="T19" fmla="*/ 379 h 424"/>
                              <a:gd name="T20" fmla="+- 0 3833 2935"/>
                              <a:gd name="T21" fmla="*/ T20 w 1066"/>
                              <a:gd name="T22" fmla="+- 0 383 34"/>
                              <a:gd name="T23" fmla="*/ 383 h 424"/>
                              <a:gd name="T24" fmla="+- 0 3763 2935"/>
                              <a:gd name="T25" fmla="*/ T24 w 1066"/>
                              <a:gd name="T26" fmla="+- 0 388 34"/>
                              <a:gd name="T27" fmla="*/ 388 h 424"/>
                              <a:gd name="T28" fmla="+- 0 3699 2935"/>
                              <a:gd name="T29" fmla="*/ T28 w 1066"/>
                              <a:gd name="T30" fmla="+- 0 395 34"/>
                              <a:gd name="T31" fmla="*/ 395 h 424"/>
                              <a:gd name="T32" fmla="+- 0 3615 2935"/>
                              <a:gd name="T33" fmla="*/ T32 w 1066"/>
                              <a:gd name="T34" fmla="+- 0 408 34"/>
                              <a:gd name="T35" fmla="*/ 408 h 424"/>
                              <a:gd name="T36" fmla="+- 0 3539 2935"/>
                              <a:gd name="T37" fmla="*/ T36 w 1066"/>
                              <a:gd name="T38" fmla="+- 0 421 34"/>
                              <a:gd name="T39" fmla="*/ 421 h 424"/>
                              <a:gd name="T40" fmla="+- 0 3515 2935"/>
                              <a:gd name="T41" fmla="*/ T40 w 1066"/>
                              <a:gd name="T42" fmla="+- 0 425 34"/>
                              <a:gd name="T43" fmla="*/ 425 h 424"/>
                              <a:gd name="T44" fmla="+- 0 3492 2935"/>
                              <a:gd name="T45" fmla="*/ T44 w 1066"/>
                              <a:gd name="T46" fmla="+- 0 430 34"/>
                              <a:gd name="T47" fmla="*/ 430 h 424"/>
                              <a:gd name="T48" fmla="+- 0 3421 2935"/>
                              <a:gd name="T49" fmla="*/ T48 w 1066"/>
                              <a:gd name="T50" fmla="+- 0 442 34"/>
                              <a:gd name="T51" fmla="*/ 442 h 424"/>
                              <a:gd name="T52" fmla="+- 0 3347 2935"/>
                              <a:gd name="T53" fmla="*/ T52 w 1066"/>
                              <a:gd name="T54" fmla="+- 0 451 34"/>
                              <a:gd name="T55" fmla="*/ 451 h 424"/>
                              <a:gd name="T56" fmla="+- 0 3266 2935"/>
                              <a:gd name="T57" fmla="*/ T56 w 1066"/>
                              <a:gd name="T58" fmla="+- 0 457 34"/>
                              <a:gd name="T59" fmla="*/ 457 h 424"/>
                              <a:gd name="T60" fmla="+- 0 3237 2935"/>
                              <a:gd name="T61" fmla="*/ T60 w 1066"/>
                              <a:gd name="T62" fmla="+- 0 457 34"/>
                              <a:gd name="T63" fmla="*/ 457 h 424"/>
                              <a:gd name="T64" fmla="+- 0 3206 2935"/>
                              <a:gd name="T65" fmla="*/ T64 w 1066"/>
                              <a:gd name="T66" fmla="+- 0 457 34"/>
                              <a:gd name="T67" fmla="*/ 457 h 424"/>
                              <a:gd name="T68" fmla="+- 0 3139 2935"/>
                              <a:gd name="T69" fmla="*/ T68 w 1066"/>
                              <a:gd name="T70" fmla="+- 0 455 34"/>
                              <a:gd name="T71" fmla="*/ 455 h 424"/>
                              <a:gd name="T72" fmla="+- 0 3065 2935"/>
                              <a:gd name="T73" fmla="*/ T72 w 1066"/>
                              <a:gd name="T74" fmla="+- 0 450 34"/>
                              <a:gd name="T75" fmla="*/ 450 h 424"/>
                              <a:gd name="T76" fmla="+- 0 2981 2935"/>
                              <a:gd name="T77" fmla="*/ T76 w 1066"/>
                              <a:gd name="T78" fmla="+- 0 440 34"/>
                              <a:gd name="T79" fmla="*/ 440 h 424"/>
                              <a:gd name="T80" fmla="+- 0 2935 2935"/>
                              <a:gd name="T81" fmla="*/ T80 w 1066"/>
                              <a:gd name="T82" fmla="+- 0 434 34"/>
                              <a:gd name="T83" fmla="*/ 434 h 424"/>
                              <a:gd name="T84" fmla="+- 0 2935 2935"/>
                              <a:gd name="T85" fmla="*/ T84 w 1066"/>
                              <a:gd name="T86" fmla="+- 0 34 34"/>
                              <a:gd name="T87"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66" h="424">
                                <a:moveTo>
                                  <a:pt x="0" y="0"/>
                                </a:moveTo>
                                <a:lnTo>
                                  <a:pt x="1066" y="0"/>
                                </a:lnTo>
                                <a:lnTo>
                                  <a:pt x="1066" y="344"/>
                                </a:lnTo>
                                <a:lnTo>
                                  <a:pt x="1020" y="344"/>
                                </a:lnTo>
                                <a:lnTo>
                                  <a:pt x="977" y="345"/>
                                </a:lnTo>
                                <a:lnTo>
                                  <a:pt x="898" y="349"/>
                                </a:lnTo>
                                <a:lnTo>
                                  <a:pt x="828" y="354"/>
                                </a:lnTo>
                                <a:lnTo>
                                  <a:pt x="764" y="361"/>
                                </a:lnTo>
                                <a:lnTo>
                                  <a:pt x="680" y="374"/>
                                </a:lnTo>
                                <a:lnTo>
                                  <a:pt x="604" y="387"/>
                                </a:lnTo>
                                <a:lnTo>
                                  <a:pt x="580" y="391"/>
                                </a:lnTo>
                                <a:lnTo>
                                  <a:pt x="557" y="396"/>
                                </a:lnTo>
                                <a:lnTo>
                                  <a:pt x="486" y="408"/>
                                </a:lnTo>
                                <a:lnTo>
                                  <a:pt x="412" y="417"/>
                                </a:lnTo>
                                <a:lnTo>
                                  <a:pt x="331" y="423"/>
                                </a:lnTo>
                                <a:lnTo>
                                  <a:pt x="302" y="423"/>
                                </a:lnTo>
                                <a:lnTo>
                                  <a:pt x="271" y="423"/>
                                </a:lnTo>
                                <a:lnTo>
                                  <a:pt x="204" y="421"/>
                                </a:lnTo>
                                <a:lnTo>
                                  <a:pt x="130" y="416"/>
                                </a:lnTo>
                                <a:lnTo>
                                  <a:pt x="46" y="406"/>
                                </a:lnTo>
                                <a:lnTo>
                                  <a:pt x="0" y="400"/>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AutoShape 147"/>
                        <wps:cNvSpPr>
                          <a:spLocks/>
                        </wps:cNvSpPr>
                        <wps:spPr bwMode="auto">
                          <a:xfrm>
                            <a:off x="4001" y="222"/>
                            <a:ext cx="1080" cy="54"/>
                          </a:xfrm>
                          <a:custGeom>
                            <a:avLst/>
                            <a:gdLst>
                              <a:gd name="T0" fmla="+- 0 4090 4001"/>
                              <a:gd name="T1" fmla="*/ T0 w 1080"/>
                              <a:gd name="T2" fmla="+- 0 222 222"/>
                              <a:gd name="T3" fmla="*/ 222 h 54"/>
                              <a:gd name="T4" fmla="+- 0 4001 4001"/>
                              <a:gd name="T5" fmla="*/ T4 w 1080"/>
                              <a:gd name="T6" fmla="+- 0 248 222"/>
                              <a:gd name="T7" fmla="*/ 248 h 54"/>
                              <a:gd name="T8" fmla="+- 0 4090 4001"/>
                              <a:gd name="T9" fmla="*/ T8 w 1080"/>
                              <a:gd name="T10" fmla="+- 0 275 222"/>
                              <a:gd name="T11" fmla="*/ 275 h 54"/>
                              <a:gd name="T12" fmla="+- 0 4090 4001"/>
                              <a:gd name="T13" fmla="*/ T12 w 1080"/>
                              <a:gd name="T14" fmla="+- 0 253 222"/>
                              <a:gd name="T15" fmla="*/ 253 h 54"/>
                              <a:gd name="T16" fmla="+- 0 4081 4001"/>
                              <a:gd name="T17" fmla="*/ T16 w 1080"/>
                              <a:gd name="T18" fmla="+- 0 253 222"/>
                              <a:gd name="T19" fmla="*/ 253 h 54"/>
                              <a:gd name="T20" fmla="+- 0 4081 4001"/>
                              <a:gd name="T21" fmla="*/ T20 w 1080"/>
                              <a:gd name="T22" fmla="+- 0 244 222"/>
                              <a:gd name="T23" fmla="*/ 244 h 54"/>
                              <a:gd name="T24" fmla="+- 0 4090 4001"/>
                              <a:gd name="T25" fmla="*/ T24 w 1080"/>
                              <a:gd name="T26" fmla="+- 0 244 222"/>
                              <a:gd name="T27" fmla="*/ 244 h 54"/>
                              <a:gd name="T28" fmla="+- 0 4090 4001"/>
                              <a:gd name="T29" fmla="*/ T28 w 1080"/>
                              <a:gd name="T30" fmla="+- 0 222 222"/>
                              <a:gd name="T31" fmla="*/ 222 h 54"/>
                              <a:gd name="T32" fmla="+- 0 4992 4001"/>
                              <a:gd name="T33" fmla="*/ T32 w 1080"/>
                              <a:gd name="T34" fmla="+- 0 222 222"/>
                              <a:gd name="T35" fmla="*/ 222 h 54"/>
                              <a:gd name="T36" fmla="+- 0 4992 4001"/>
                              <a:gd name="T37" fmla="*/ T36 w 1080"/>
                              <a:gd name="T38" fmla="+- 0 275 222"/>
                              <a:gd name="T39" fmla="*/ 275 h 54"/>
                              <a:gd name="T40" fmla="+- 0 5066 4001"/>
                              <a:gd name="T41" fmla="*/ T40 w 1080"/>
                              <a:gd name="T42" fmla="+- 0 253 222"/>
                              <a:gd name="T43" fmla="*/ 253 h 54"/>
                              <a:gd name="T44" fmla="+- 0 5001 4001"/>
                              <a:gd name="T45" fmla="*/ T44 w 1080"/>
                              <a:gd name="T46" fmla="+- 0 253 222"/>
                              <a:gd name="T47" fmla="*/ 253 h 54"/>
                              <a:gd name="T48" fmla="+- 0 5001 4001"/>
                              <a:gd name="T49" fmla="*/ T48 w 1080"/>
                              <a:gd name="T50" fmla="+- 0 244 222"/>
                              <a:gd name="T51" fmla="*/ 244 h 54"/>
                              <a:gd name="T52" fmla="+- 0 5066 4001"/>
                              <a:gd name="T53" fmla="*/ T52 w 1080"/>
                              <a:gd name="T54" fmla="+- 0 244 222"/>
                              <a:gd name="T55" fmla="*/ 244 h 54"/>
                              <a:gd name="T56" fmla="+- 0 4992 4001"/>
                              <a:gd name="T57" fmla="*/ T56 w 1080"/>
                              <a:gd name="T58" fmla="+- 0 222 222"/>
                              <a:gd name="T59" fmla="*/ 222 h 54"/>
                              <a:gd name="T60" fmla="+- 0 4090 4001"/>
                              <a:gd name="T61" fmla="*/ T60 w 1080"/>
                              <a:gd name="T62" fmla="+- 0 244 222"/>
                              <a:gd name="T63" fmla="*/ 244 h 54"/>
                              <a:gd name="T64" fmla="+- 0 4081 4001"/>
                              <a:gd name="T65" fmla="*/ T64 w 1080"/>
                              <a:gd name="T66" fmla="+- 0 244 222"/>
                              <a:gd name="T67" fmla="*/ 244 h 54"/>
                              <a:gd name="T68" fmla="+- 0 4081 4001"/>
                              <a:gd name="T69" fmla="*/ T68 w 1080"/>
                              <a:gd name="T70" fmla="+- 0 253 222"/>
                              <a:gd name="T71" fmla="*/ 253 h 54"/>
                              <a:gd name="T72" fmla="+- 0 4090 4001"/>
                              <a:gd name="T73" fmla="*/ T72 w 1080"/>
                              <a:gd name="T74" fmla="+- 0 253 222"/>
                              <a:gd name="T75" fmla="*/ 253 h 54"/>
                              <a:gd name="T76" fmla="+- 0 4090 4001"/>
                              <a:gd name="T77" fmla="*/ T76 w 1080"/>
                              <a:gd name="T78" fmla="+- 0 244 222"/>
                              <a:gd name="T79" fmla="*/ 244 h 54"/>
                              <a:gd name="T80" fmla="+- 0 4992 4001"/>
                              <a:gd name="T81" fmla="*/ T80 w 1080"/>
                              <a:gd name="T82" fmla="+- 0 244 222"/>
                              <a:gd name="T83" fmla="*/ 244 h 54"/>
                              <a:gd name="T84" fmla="+- 0 4090 4001"/>
                              <a:gd name="T85" fmla="*/ T84 w 1080"/>
                              <a:gd name="T86" fmla="+- 0 244 222"/>
                              <a:gd name="T87" fmla="*/ 244 h 54"/>
                              <a:gd name="T88" fmla="+- 0 4090 4001"/>
                              <a:gd name="T89" fmla="*/ T88 w 1080"/>
                              <a:gd name="T90" fmla="+- 0 253 222"/>
                              <a:gd name="T91" fmla="*/ 253 h 54"/>
                              <a:gd name="T92" fmla="+- 0 4992 4001"/>
                              <a:gd name="T93" fmla="*/ T92 w 1080"/>
                              <a:gd name="T94" fmla="+- 0 253 222"/>
                              <a:gd name="T95" fmla="*/ 253 h 54"/>
                              <a:gd name="T96" fmla="+- 0 4992 4001"/>
                              <a:gd name="T97" fmla="*/ T96 w 1080"/>
                              <a:gd name="T98" fmla="+- 0 244 222"/>
                              <a:gd name="T99" fmla="*/ 244 h 54"/>
                              <a:gd name="T100" fmla="+- 0 5066 4001"/>
                              <a:gd name="T101" fmla="*/ T100 w 1080"/>
                              <a:gd name="T102" fmla="+- 0 244 222"/>
                              <a:gd name="T103" fmla="*/ 244 h 54"/>
                              <a:gd name="T104" fmla="+- 0 5001 4001"/>
                              <a:gd name="T105" fmla="*/ T104 w 1080"/>
                              <a:gd name="T106" fmla="+- 0 244 222"/>
                              <a:gd name="T107" fmla="*/ 244 h 54"/>
                              <a:gd name="T108" fmla="+- 0 5001 4001"/>
                              <a:gd name="T109" fmla="*/ T108 w 1080"/>
                              <a:gd name="T110" fmla="+- 0 253 222"/>
                              <a:gd name="T111" fmla="*/ 253 h 54"/>
                              <a:gd name="T112" fmla="+- 0 5066 4001"/>
                              <a:gd name="T113" fmla="*/ T112 w 1080"/>
                              <a:gd name="T114" fmla="+- 0 253 222"/>
                              <a:gd name="T115" fmla="*/ 253 h 54"/>
                              <a:gd name="T116" fmla="+- 0 5081 4001"/>
                              <a:gd name="T117" fmla="*/ T116 w 1080"/>
                              <a:gd name="T118" fmla="+- 0 248 222"/>
                              <a:gd name="T119" fmla="*/ 248 h 54"/>
                              <a:gd name="T120" fmla="+- 0 5066 4001"/>
                              <a:gd name="T121" fmla="*/ T120 w 1080"/>
                              <a:gd name="T122" fmla="+- 0 244 222"/>
                              <a:gd name="T123" fmla="*/ 244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80" h="54">
                                <a:moveTo>
                                  <a:pt x="89" y="0"/>
                                </a:moveTo>
                                <a:lnTo>
                                  <a:pt x="0" y="26"/>
                                </a:lnTo>
                                <a:lnTo>
                                  <a:pt x="89" y="53"/>
                                </a:lnTo>
                                <a:lnTo>
                                  <a:pt x="89" y="31"/>
                                </a:lnTo>
                                <a:lnTo>
                                  <a:pt x="80" y="31"/>
                                </a:lnTo>
                                <a:lnTo>
                                  <a:pt x="80" y="22"/>
                                </a:lnTo>
                                <a:lnTo>
                                  <a:pt x="89" y="22"/>
                                </a:lnTo>
                                <a:lnTo>
                                  <a:pt x="89" y="0"/>
                                </a:lnTo>
                                <a:close/>
                                <a:moveTo>
                                  <a:pt x="991" y="0"/>
                                </a:moveTo>
                                <a:lnTo>
                                  <a:pt x="991" y="53"/>
                                </a:lnTo>
                                <a:lnTo>
                                  <a:pt x="1065" y="31"/>
                                </a:lnTo>
                                <a:lnTo>
                                  <a:pt x="1000" y="31"/>
                                </a:lnTo>
                                <a:lnTo>
                                  <a:pt x="1000" y="22"/>
                                </a:lnTo>
                                <a:lnTo>
                                  <a:pt x="1065" y="22"/>
                                </a:lnTo>
                                <a:lnTo>
                                  <a:pt x="991" y="0"/>
                                </a:lnTo>
                                <a:close/>
                                <a:moveTo>
                                  <a:pt x="89" y="22"/>
                                </a:moveTo>
                                <a:lnTo>
                                  <a:pt x="80" y="22"/>
                                </a:lnTo>
                                <a:lnTo>
                                  <a:pt x="80" y="31"/>
                                </a:lnTo>
                                <a:lnTo>
                                  <a:pt x="89" y="31"/>
                                </a:lnTo>
                                <a:lnTo>
                                  <a:pt x="89" y="22"/>
                                </a:lnTo>
                                <a:close/>
                                <a:moveTo>
                                  <a:pt x="991" y="22"/>
                                </a:moveTo>
                                <a:lnTo>
                                  <a:pt x="89" y="22"/>
                                </a:lnTo>
                                <a:lnTo>
                                  <a:pt x="89" y="31"/>
                                </a:lnTo>
                                <a:lnTo>
                                  <a:pt x="991" y="31"/>
                                </a:lnTo>
                                <a:lnTo>
                                  <a:pt x="991" y="22"/>
                                </a:lnTo>
                                <a:close/>
                                <a:moveTo>
                                  <a:pt x="1065" y="22"/>
                                </a:moveTo>
                                <a:lnTo>
                                  <a:pt x="1000" y="22"/>
                                </a:lnTo>
                                <a:lnTo>
                                  <a:pt x="1000" y="31"/>
                                </a:lnTo>
                                <a:lnTo>
                                  <a:pt x="1065" y="31"/>
                                </a:lnTo>
                                <a:lnTo>
                                  <a:pt x="1080" y="26"/>
                                </a:lnTo>
                                <a:lnTo>
                                  <a:pt x="106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2" name="Picture 1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4041" y="-24"/>
                            <a:ext cx="187" cy="186"/>
                          </a:xfrm>
                          <a:prstGeom prst="rect">
                            <a:avLst/>
                          </a:prstGeom>
                          <a:noFill/>
                          <a:extLst>
                            <a:ext uri="{909E8E84-426E-40DD-AFC4-6F175D3DCCD1}">
                              <a14:hiddenFill xmlns:a14="http://schemas.microsoft.com/office/drawing/2010/main">
                                <a:solidFill>
                                  <a:srgbClr val="FFFFFF"/>
                                </a:solidFill>
                              </a14:hiddenFill>
                            </a:ext>
                          </a:extLst>
                        </pic:spPr>
                      </pic:pic>
                      <wps:wsp>
                        <wps:cNvPr id="153" name="AutoShape 145"/>
                        <wps:cNvSpPr>
                          <a:spLocks/>
                        </wps:cNvSpPr>
                        <wps:spPr bwMode="auto">
                          <a:xfrm>
                            <a:off x="1855" y="310"/>
                            <a:ext cx="1080" cy="54"/>
                          </a:xfrm>
                          <a:custGeom>
                            <a:avLst/>
                            <a:gdLst>
                              <a:gd name="T0" fmla="+- 0 1944 1855"/>
                              <a:gd name="T1" fmla="*/ T0 w 1080"/>
                              <a:gd name="T2" fmla="+- 0 310 310"/>
                              <a:gd name="T3" fmla="*/ 310 h 54"/>
                              <a:gd name="T4" fmla="+- 0 1855 1855"/>
                              <a:gd name="T5" fmla="*/ T4 w 1080"/>
                              <a:gd name="T6" fmla="+- 0 337 310"/>
                              <a:gd name="T7" fmla="*/ 337 h 54"/>
                              <a:gd name="T8" fmla="+- 0 1944 1855"/>
                              <a:gd name="T9" fmla="*/ T8 w 1080"/>
                              <a:gd name="T10" fmla="+- 0 364 310"/>
                              <a:gd name="T11" fmla="*/ 364 h 54"/>
                              <a:gd name="T12" fmla="+- 0 1944 1855"/>
                              <a:gd name="T13" fmla="*/ T12 w 1080"/>
                              <a:gd name="T14" fmla="+- 0 341 310"/>
                              <a:gd name="T15" fmla="*/ 341 h 54"/>
                              <a:gd name="T16" fmla="+- 0 1935 1855"/>
                              <a:gd name="T17" fmla="*/ T16 w 1080"/>
                              <a:gd name="T18" fmla="+- 0 341 310"/>
                              <a:gd name="T19" fmla="*/ 341 h 54"/>
                              <a:gd name="T20" fmla="+- 0 1935 1855"/>
                              <a:gd name="T21" fmla="*/ T20 w 1080"/>
                              <a:gd name="T22" fmla="+- 0 332 310"/>
                              <a:gd name="T23" fmla="*/ 332 h 54"/>
                              <a:gd name="T24" fmla="+- 0 1944 1855"/>
                              <a:gd name="T25" fmla="*/ T24 w 1080"/>
                              <a:gd name="T26" fmla="+- 0 332 310"/>
                              <a:gd name="T27" fmla="*/ 332 h 54"/>
                              <a:gd name="T28" fmla="+- 0 1944 1855"/>
                              <a:gd name="T29" fmla="*/ T28 w 1080"/>
                              <a:gd name="T30" fmla="+- 0 310 310"/>
                              <a:gd name="T31" fmla="*/ 310 h 54"/>
                              <a:gd name="T32" fmla="+- 0 1944 1855"/>
                              <a:gd name="T33" fmla="*/ T32 w 1080"/>
                              <a:gd name="T34" fmla="+- 0 332 310"/>
                              <a:gd name="T35" fmla="*/ 332 h 54"/>
                              <a:gd name="T36" fmla="+- 0 1935 1855"/>
                              <a:gd name="T37" fmla="*/ T36 w 1080"/>
                              <a:gd name="T38" fmla="+- 0 332 310"/>
                              <a:gd name="T39" fmla="*/ 332 h 54"/>
                              <a:gd name="T40" fmla="+- 0 1935 1855"/>
                              <a:gd name="T41" fmla="*/ T40 w 1080"/>
                              <a:gd name="T42" fmla="+- 0 341 310"/>
                              <a:gd name="T43" fmla="*/ 341 h 54"/>
                              <a:gd name="T44" fmla="+- 0 1944 1855"/>
                              <a:gd name="T45" fmla="*/ T44 w 1080"/>
                              <a:gd name="T46" fmla="+- 0 341 310"/>
                              <a:gd name="T47" fmla="*/ 341 h 54"/>
                              <a:gd name="T48" fmla="+- 0 1944 1855"/>
                              <a:gd name="T49" fmla="*/ T48 w 1080"/>
                              <a:gd name="T50" fmla="+- 0 332 310"/>
                              <a:gd name="T51" fmla="*/ 332 h 54"/>
                              <a:gd name="T52" fmla="+- 0 2935 1855"/>
                              <a:gd name="T53" fmla="*/ T52 w 1080"/>
                              <a:gd name="T54" fmla="+- 0 332 310"/>
                              <a:gd name="T55" fmla="*/ 332 h 54"/>
                              <a:gd name="T56" fmla="+- 0 1944 1855"/>
                              <a:gd name="T57" fmla="*/ T56 w 1080"/>
                              <a:gd name="T58" fmla="+- 0 332 310"/>
                              <a:gd name="T59" fmla="*/ 332 h 54"/>
                              <a:gd name="T60" fmla="+- 0 1944 1855"/>
                              <a:gd name="T61" fmla="*/ T60 w 1080"/>
                              <a:gd name="T62" fmla="+- 0 341 310"/>
                              <a:gd name="T63" fmla="*/ 341 h 54"/>
                              <a:gd name="T64" fmla="+- 0 2935 1855"/>
                              <a:gd name="T65" fmla="*/ T64 w 1080"/>
                              <a:gd name="T66" fmla="+- 0 341 310"/>
                              <a:gd name="T67" fmla="*/ 341 h 54"/>
                              <a:gd name="T68" fmla="+- 0 2935 1855"/>
                              <a:gd name="T69" fmla="*/ T68 w 1080"/>
                              <a:gd name="T70" fmla="+- 0 332 310"/>
                              <a:gd name="T71" fmla="*/ 332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80" h="54">
                                <a:moveTo>
                                  <a:pt x="89" y="0"/>
                                </a:moveTo>
                                <a:lnTo>
                                  <a:pt x="0" y="27"/>
                                </a:lnTo>
                                <a:lnTo>
                                  <a:pt x="89" y="54"/>
                                </a:lnTo>
                                <a:lnTo>
                                  <a:pt x="89" y="31"/>
                                </a:lnTo>
                                <a:lnTo>
                                  <a:pt x="80" y="31"/>
                                </a:lnTo>
                                <a:lnTo>
                                  <a:pt x="80" y="22"/>
                                </a:lnTo>
                                <a:lnTo>
                                  <a:pt x="89" y="22"/>
                                </a:lnTo>
                                <a:lnTo>
                                  <a:pt x="89" y="0"/>
                                </a:lnTo>
                                <a:close/>
                                <a:moveTo>
                                  <a:pt x="89" y="22"/>
                                </a:moveTo>
                                <a:lnTo>
                                  <a:pt x="80" y="22"/>
                                </a:lnTo>
                                <a:lnTo>
                                  <a:pt x="80" y="31"/>
                                </a:lnTo>
                                <a:lnTo>
                                  <a:pt x="89" y="31"/>
                                </a:lnTo>
                                <a:lnTo>
                                  <a:pt x="89" y="22"/>
                                </a:lnTo>
                                <a:close/>
                                <a:moveTo>
                                  <a:pt x="1080" y="22"/>
                                </a:moveTo>
                                <a:lnTo>
                                  <a:pt x="89" y="22"/>
                                </a:lnTo>
                                <a:lnTo>
                                  <a:pt x="89" y="31"/>
                                </a:lnTo>
                                <a:lnTo>
                                  <a:pt x="1080" y="31"/>
                                </a:lnTo>
                                <a:lnTo>
                                  <a:pt x="1080"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4" name="Picture 1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1813" y="465"/>
                            <a:ext cx="187" cy="186"/>
                          </a:xfrm>
                          <a:prstGeom prst="rect">
                            <a:avLst/>
                          </a:prstGeom>
                          <a:noFill/>
                          <a:extLst>
                            <a:ext uri="{909E8E84-426E-40DD-AFC4-6F175D3DCCD1}">
                              <a14:hiddenFill xmlns:a14="http://schemas.microsoft.com/office/drawing/2010/main">
                                <a:solidFill>
                                  <a:srgbClr val="FFFFFF"/>
                                </a:solidFill>
                              </a14:hiddenFill>
                            </a:ext>
                          </a:extLst>
                        </pic:spPr>
                      </pic:pic>
                      <wps:wsp>
                        <wps:cNvPr id="155" name="Freeform 143"/>
                        <wps:cNvSpPr>
                          <a:spLocks/>
                        </wps:cNvSpPr>
                        <wps:spPr bwMode="auto">
                          <a:xfrm>
                            <a:off x="1079" y="34"/>
                            <a:ext cx="776" cy="424"/>
                          </a:xfrm>
                          <a:custGeom>
                            <a:avLst/>
                            <a:gdLst>
                              <a:gd name="T0" fmla="+- 0 1855 1079"/>
                              <a:gd name="T1" fmla="*/ T0 w 776"/>
                              <a:gd name="T2" fmla="+- 0 34 34"/>
                              <a:gd name="T3" fmla="*/ 34 h 424"/>
                              <a:gd name="T4" fmla="+- 0 1079 1079"/>
                              <a:gd name="T5" fmla="*/ T4 w 776"/>
                              <a:gd name="T6" fmla="+- 0 34 34"/>
                              <a:gd name="T7" fmla="*/ 34 h 424"/>
                              <a:gd name="T8" fmla="+- 0 1079 1079"/>
                              <a:gd name="T9" fmla="*/ T8 w 776"/>
                              <a:gd name="T10" fmla="+- 0 434 34"/>
                              <a:gd name="T11" fmla="*/ 434 h 424"/>
                              <a:gd name="T12" fmla="+- 0 1162 1079"/>
                              <a:gd name="T13" fmla="*/ T12 w 776"/>
                              <a:gd name="T14" fmla="+- 0 448 34"/>
                              <a:gd name="T15" fmla="*/ 448 h 424"/>
                              <a:gd name="T16" fmla="+- 0 1233 1079"/>
                              <a:gd name="T17" fmla="*/ T16 w 776"/>
                              <a:gd name="T18" fmla="+- 0 455 34"/>
                              <a:gd name="T19" fmla="*/ 455 h 424"/>
                              <a:gd name="T20" fmla="+- 0 1295 1079"/>
                              <a:gd name="T21" fmla="*/ T20 w 776"/>
                              <a:gd name="T22" fmla="+- 0 457 34"/>
                              <a:gd name="T23" fmla="*/ 457 h 424"/>
                              <a:gd name="T24" fmla="+- 0 1323 1079"/>
                              <a:gd name="T25" fmla="*/ T24 w 776"/>
                              <a:gd name="T26" fmla="+- 0 456 34"/>
                              <a:gd name="T27" fmla="*/ 456 h 424"/>
                              <a:gd name="T28" fmla="+- 0 1399 1079"/>
                              <a:gd name="T29" fmla="*/ T28 w 776"/>
                              <a:gd name="T30" fmla="+- 0 448 34"/>
                              <a:gd name="T31" fmla="*/ 448 h 424"/>
                              <a:gd name="T32" fmla="+- 0 1467 1079"/>
                              <a:gd name="T33" fmla="*/ T32 w 776"/>
                              <a:gd name="T34" fmla="+- 0 434 34"/>
                              <a:gd name="T35" fmla="*/ 434 h 424"/>
                              <a:gd name="T36" fmla="+- 0 1559 1079"/>
                              <a:gd name="T37" fmla="*/ T36 w 776"/>
                              <a:gd name="T38" fmla="+- 0 411 34"/>
                              <a:gd name="T39" fmla="*/ 411 h 424"/>
                              <a:gd name="T40" fmla="+- 0 1584 1079"/>
                              <a:gd name="T41" fmla="*/ T40 w 776"/>
                              <a:gd name="T42" fmla="+- 0 405 34"/>
                              <a:gd name="T43" fmla="*/ 405 h 424"/>
                              <a:gd name="T44" fmla="+- 0 1668 1079"/>
                              <a:gd name="T45" fmla="*/ T44 w 776"/>
                              <a:gd name="T46" fmla="+- 0 390 34"/>
                              <a:gd name="T47" fmla="*/ 390 h 424"/>
                              <a:gd name="T48" fmla="+- 0 1735 1079"/>
                              <a:gd name="T49" fmla="*/ T48 w 776"/>
                              <a:gd name="T50" fmla="+- 0 383 34"/>
                              <a:gd name="T51" fmla="*/ 383 h 424"/>
                              <a:gd name="T52" fmla="+- 0 1812 1079"/>
                              <a:gd name="T53" fmla="*/ T52 w 776"/>
                              <a:gd name="T54" fmla="+- 0 378 34"/>
                              <a:gd name="T55" fmla="*/ 378 h 424"/>
                              <a:gd name="T56" fmla="+- 0 1855 1079"/>
                              <a:gd name="T57" fmla="*/ T56 w 776"/>
                              <a:gd name="T58" fmla="+- 0 378 34"/>
                              <a:gd name="T59" fmla="*/ 378 h 424"/>
                              <a:gd name="T60" fmla="+- 0 1855 1079"/>
                              <a:gd name="T61" fmla="*/ T60 w 776"/>
                              <a:gd name="T62" fmla="+- 0 34 34"/>
                              <a:gd name="T63"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6" h="424">
                                <a:moveTo>
                                  <a:pt x="776" y="0"/>
                                </a:moveTo>
                                <a:lnTo>
                                  <a:pt x="0" y="0"/>
                                </a:lnTo>
                                <a:lnTo>
                                  <a:pt x="0" y="400"/>
                                </a:lnTo>
                                <a:lnTo>
                                  <a:pt x="83" y="414"/>
                                </a:lnTo>
                                <a:lnTo>
                                  <a:pt x="154" y="421"/>
                                </a:lnTo>
                                <a:lnTo>
                                  <a:pt x="216" y="423"/>
                                </a:lnTo>
                                <a:lnTo>
                                  <a:pt x="244" y="422"/>
                                </a:lnTo>
                                <a:lnTo>
                                  <a:pt x="320" y="414"/>
                                </a:lnTo>
                                <a:lnTo>
                                  <a:pt x="388" y="400"/>
                                </a:lnTo>
                                <a:lnTo>
                                  <a:pt x="480" y="377"/>
                                </a:lnTo>
                                <a:lnTo>
                                  <a:pt x="505" y="371"/>
                                </a:lnTo>
                                <a:lnTo>
                                  <a:pt x="589" y="356"/>
                                </a:lnTo>
                                <a:lnTo>
                                  <a:pt x="656" y="349"/>
                                </a:lnTo>
                                <a:lnTo>
                                  <a:pt x="733" y="344"/>
                                </a:lnTo>
                                <a:lnTo>
                                  <a:pt x="776" y="344"/>
                                </a:lnTo>
                                <a:lnTo>
                                  <a:pt x="776"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42"/>
                        <wps:cNvSpPr>
                          <a:spLocks/>
                        </wps:cNvSpPr>
                        <wps:spPr bwMode="auto">
                          <a:xfrm>
                            <a:off x="1079" y="34"/>
                            <a:ext cx="776" cy="424"/>
                          </a:xfrm>
                          <a:custGeom>
                            <a:avLst/>
                            <a:gdLst>
                              <a:gd name="T0" fmla="+- 0 1079 1079"/>
                              <a:gd name="T1" fmla="*/ T0 w 776"/>
                              <a:gd name="T2" fmla="+- 0 34 34"/>
                              <a:gd name="T3" fmla="*/ 34 h 424"/>
                              <a:gd name="T4" fmla="+- 0 1855 1079"/>
                              <a:gd name="T5" fmla="*/ T4 w 776"/>
                              <a:gd name="T6" fmla="+- 0 34 34"/>
                              <a:gd name="T7" fmla="*/ 34 h 424"/>
                              <a:gd name="T8" fmla="+- 0 1855 1079"/>
                              <a:gd name="T9" fmla="*/ T8 w 776"/>
                              <a:gd name="T10" fmla="+- 0 378 34"/>
                              <a:gd name="T11" fmla="*/ 378 h 424"/>
                              <a:gd name="T12" fmla="+- 0 1812 1079"/>
                              <a:gd name="T13" fmla="*/ T12 w 776"/>
                              <a:gd name="T14" fmla="+- 0 378 34"/>
                              <a:gd name="T15" fmla="*/ 378 h 424"/>
                              <a:gd name="T16" fmla="+- 0 1772 1079"/>
                              <a:gd name="T17" fmla="*/ T16 w 776"/>
                              <a:gd name="T18" fmla="+- 0 380 34"/>
                              <a:gd name="T19" fmla="*/ 380 h 424"/>
                              <a:gd name="T20" fmla="+- 0 1700 1079"/>
                              <a:gd name="T21" fmla="*/ T20 w 776"/>
                              <a:gd name="T22" fmla="+- 0 386 34"/>
                              <a:gd name="T23" fmla="*/ 386 h 424"/>
                              <a:gd name="T24" fmla="+- 0 1639 1079"/>
                              <a:gd name="T25" fmla="*/ T24 w 776"/>
                              <a:gd name="T26" fmla="+- 0 395 34"/>
                              <a:gd name="T27" fmla="*/ 395 h 424"/>
                              <a:gd name="T28" fmla="+- 0 1559 1079"/>
                              <a:gd name="T29" fmla="*/ T28 w 776"/>
                              <a:gd name="T30" fmla="+- 0 411 34"/>
                              <a:gd name="T31" fmla="*/ 411 h 424"/>
                              <a:gd name="T32" fmla="+- 0 1489 1079"/>
                              <a:gd name="T33" fmla="*/ T32 w 776"/>
                              <a:gd name="T34" fmla="+- 0 429 34"/>
                              <a:gd name="T35" fmla="*/ 429 h 424"/>
                              <a:gd name="T36" fmla="+- 0 1467 1079"/>
                              <a:gd name="T37" fmla="*/ T36 w 776"/>
                              <a:gd name="T38" fmla="+- 0 434 34"/>
                              <a:gd name="T39" fmla="*/ 434 h 424"/>
                              <a:gd name="T40" fmla="+- 0 1399 1079"/>
                              <a:gd name="T41" fmla="*/ T40 w 776"/>
                              <a:gd name="T42" fmla="+- 0 448 34"/>
                              <a:gd name="T43" fmla="*/ 448 h 424"/>
                              <a:gd name="T44" fmla="+- 0 1323 1079"/>
                              <a:gd name="T45" fmla="*/ T44 w 776"/>
                              <a:gd name="T46" fmla="+- 0 456 34"/>
                              <a:gd name="T47" fmla="*/ 456 h 424"/>
                              <a:gd name="T48" fmla="+- 0 1295 1079"/>
                              <a:gd name="T49" fmla="*/ T48 w 776"/>
                              <a:gd name="T50" fmla="+- 0 457 34"/>
                              <a:gd name="T51" fmla="*/ 457 h 424"/>
                              <a:gd name="T52" fmla="+- 0 1265 1079"/>
                              <a:gd name="T53" fmla="*/ T52 w 776"/>
                              <a:gd name="T54" fmla="+- 0 457 34"/>
                              <a:gd name="T55" fmla="*/ 457 h 424"/>
                              <a:gd name="T56" fmla="+- 0 1199 1079"/>
                              <a:gd name="T57" fmla="*/ T56 w 776"/>
                              <a:gd name="T58" fmla="+- 0 453 34"/>
                              <a:gd name="T59" fmla="*/ 453 h 424"/>
                              <a:gd name="T60" fmla="+- 0 1122 1079"/>
                              <a:gd name="T61" fmla="*/ T60 w 776"/>
                              <a:gd name="T62" fmla="+- 0 442 34"/>
                              <a:gd name="T63" fmla="*/ 442 h 424"/>
                              <a:gd name="T64" fmla="+- 0 1079 1079"/>
                              <a:gd name="T65" fmla="*/ T64 w 776"/>
                              <a:gd name="T66" fmla="+- 0 434 34"/>
                              <a:gd name="T67" fmla="*/ 434 h 424"/>
                              <a:gd name="T68" fmla="+- 0 1079 1079"/>
                              <a:gd name="T69" fmla="*/ T68 w 776"/>
                              <a:gd name="T70" fmla="+- 0 34 34"/>
                              <a:gd name="T71" fmla="*/ 34 h 4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76" h="424">
                                <a:moveTo>
                                  <a:pt x="0" y="0"/>
                                </a:moveTo>
                                <a:lnTo>
                                  <a:pt x="776" y="0"/>
                                </a:lnTo>
                                <a:lnTo>
                                  <a:pt x="776" y="344"/>
                                </a:lnTo>
                                <a:lnTo>
                                  <a:pt x="733" y="344"/>
                                </a:lnTo>
                                <a:lnTo>
                                  <a:pt x="693" y="346"/>
                                </a:lnTo>
                                <a:lnTo>
                                  <a:pt x="621" y="352"/>
                                </a:lnTo>
                                <a:lnTo>
                                  <a:pt x="560" y="361"/>
                                </a:lnTo>
                                <a:lnTo>
                                  <a:pt x="480" y="377"/>
                                </a:lnTo>
                                <a:lnTo>
                                  <a:pt x="410" y="395"/>
                                </a:lnTo>
                                <a:lnTo>
                                  <a:pt x="388" y="400"/>
                                </a:lnTo>
                                <a:lnTo>
                                  <a:pt x="320" y="414"/>
                                </a:lnTo>
                                <a:lnTo>
                                  <a:pt x="244" y="422"/>
                                </a:lnTo>
                                <a:lnTo>
                                  <a:pt x="216" y="423"/>
                                </a:lnTo>
                                <a:lnTo>
                                  <a:pt x="186" y="423"/>
                                </a:lnTo>
                                <a:lnTo>
                                  <a:pt x="120" y="419"/>
                                </a:lnTo>
                                <a:lnTo>
                                  <a:pt x="43" y="408"/>
                                </a:lnTo>
                                <a:lnTo>
                                  <a:pt x="0" y="400"/>
                                </a:lnTo>
                                <a:lnTo>
                                  <a:pt x="0" y="0"/>
                                </a:lnTo>
                                <a:close/>
                              </a:path>
                            </a:pathLst>
                          </a:custGeom>
                          <a:noFill/>
                          <a:ln w="5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42335F" id="Group 141" o:spid="_x0000_s1026" style="position:absolute;margin-left:53.75pt;margin-top:-2.6pt;width:239.25pt;height:35.15pt;z-index:-38752;mso-position-horizontal-relative:page" coordorigin="1075,-52" coordsize="4785,7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">
                <v:shape id="Picture 153" o:spid="_x0000_s1027" type="#_x0000_t75" style="position:absolute;left:1883;top:-52;width:186;height:1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OffvDAAAA3AAAAA8AAABkcnMvZG93bnJldi54bWxET99rwjAQfhf8H8IN9jbTjU1cNYqMTQZD&#10;oa0wH4/mbIvNpSTR1v/eDAa+3cf38xarwbTiQs43lhU8TxIQxKXVDVcK9sXX0wyED8gaW8uk4Eoe&#10;VsvxaIGptj1ndMlDJWII+xQV1CF0qZS+rMmgn9iOOHJH6wyGCF0ltcM+hptWviTJVBpsODbU2NFH&#10;TeUpPxsFW1cM3GeHTf7+uylOP8dzsf/cKfX4MKznIAIN4S7+d3/rOP/1Df6eiRfI5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k59+8MAAADcAAAADwAAAAAAAAAAAAAAAACf&#10;AgAAZHJzL2Rvd25yZXYueG1sUEsFBgAAAAAEAAQA9wAAAI8DAAAAAA==&#10;">
                  <v:imagedata r:id="rId39" o:title=""/>
                </v:shape>
                <v:shape id="Freeform 152" o:spid="_x0000_s1028" style="position:absolute;left:5080;top:3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Iu08QA&#10;AADcAAAADwAAAGRycy9kb3ducmV2LnhtbERPTWvCQBC9F/wPywi91Y0SpKSuUgVbezFp6kFvQ3aa&#10;BLOzIbuNyb/vCoXe5vE+Z7UZTCN66lxtWcF8FoEgLqyuuVRw+to/PYNwHlljY5kUjORgs548rDDR&#10;9saf1Oe+FCGEXYIKKu/bREpXVGTQzWxLHLhv2xn0AXal1B3eQrhp5CKKltJgzaGhwpZ2FRXX/Mco&#10;eL9k8SI97j/SxuXZ23g+bM14VupxOry+gPA0+H/xn/ugw/x4CfdnwgV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LtPEAAAA3AAAAA8AAAAAAAAAAAAAAAAAmAIAAGRycy9k&#10;b3ducmV2LnhtbFBLBQYAAAAABAAEAPUAAACJAwAAAAA=&#10;" path="m775,l,,,400r83,14l154,421r62,2l244,422r75,-8l388,400r92,-23l505,371r84,-15l655,349r77,-5l775,344,775,xe" fillcolor="#c90" stroked="f">
                  <v:path arrowok="t" o:connecttype="custom" o:connectlocs="775,34;0,34;0,434;83,448;154,455;216,457;244,456;319,448;388,434;480,411;505,405;589,390;655,383;732,378;775,378;775,34" o:connectangles="0,0,0,0,0,0,0,0,0,0,0,0,0,0,0,0"/>
                </v:shape>
                <v:shape id="Freeform 151" o:spid="_x0000_s1029" style="position:absolute;left:5080;top:34;width:775;height:424;visibility:visible;mso-wrap-style:square;v-text-anchor:top" coordsize="77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bycAA&#10;AADcAAAADwAAAGRycy9kb3ducmV2LnhtbERPTYvCMBC9L/gfwgje1nRF6tI1SlUED3pQV89DM9uW&#10;bSYliVr/vREEb/N4nzOdd6YRV3K+tqzga5iAIC6srrlU8Htcf36D8AFZY2OZFNzJw3zW+5hipu2N&#10;93Q9hFLEEPYZKqhCaDMpfVGRQT+0LXHk/qwzGCJ0pdQObzHcNHKUJKk0WHNsqLClZUXF/+FiFPCq&#10;OeWL7Tkc77ZN813q8iU5pQb9Lv8BEagLb/HLvdFx/ngCz2fiBXL2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JbycAAAADcAAAADwAAAAAAAAAAAAAAAACYAgAAZHJzL2Rvd25y&#10;ZXYueG1sUEsFBgAAAAAEAAQA9QAAAIUDAAAAAA==&#10;" path="m,l775,r,344l732,344r-40,2l621,352r-62,9l480,377r-70,18l388,400r-69,14l244,422r-28,1l186,423r-66,-4l43,408,,400,,xe" filled="f" strokeweight=".15053mm">
                  <v:path arrowok="t" o:connecttype="custom" o:connectlocs="0,34;775,34;775,378;732,378;692,380;621,386;559,395;480,411;410,429;388,434;319,448;244,456;216,457;186,457;120,453;43,442;0,434;0,34" o:connectangles="0,0,0,0,0,0,0,0,0,0,0,0,0,0,0,0,0,0"/>
                </v:shape>
                <v:shape id="AutoShape 150" o:spid="_x0000_s1030" style="position:absolute;left:1855;top:22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Jzm8IA&#10;AADcAAAADwAAAGRycy9kb3ducmV2LnhtbESPTWvDMAyG74P+B6PCbovTUcaaxi0lpRB22rIdehSx&#10;moTGcoi9JPv302Gwm4Tej0f5cXG9mmgMnWcDmyQFRVx723Fj4Ovz8vQKKkRki71nMvBDAY6H1UOO&#10;mfUzf9BUxUZJCIcMDbQxDpnWoW7JYUj8QCy3mx8dRlnHRtsRZwl3vX5O0xftsGNpaHGgoqX6Xn07&#10;6S2nHRUlVo0+2/f6au+ntyU15nG9nPagIi3xX/znLq3gb4VWnpEJ9OE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wnObwgAAANwAAAAPAAAAAAAAAAAAAAAAAJgCAABkcnMvZG93&#10;bnJldi54bWxQSwUGAAAAAAQABAD1AAAAhwMAAAAA&#10;" path="m991,r,53l1065,31r-65,l1000,22r65,l991,xm991,22l,22r,9l991,31r,-9xm1065,22r-65,l1000,31r65,l1080,26r-15,-4xe" fillcolor="black" stroked="f">
                  <v:path arrowok="t" o:connecttype="custom" o:connectlocs="991,222;991,275;1065,253;1000,253;1000,244;1065,244;991,222;991,244;0,244;0,253;991,253;991,244;1065,244;1000,244;1000,253;1065,253;1080,248;1065,244" o:connectangles="0,0,0,0,0,0,0,0,0,0,0,0,0,0,0,0,0,0"/>
                </v:shape>
                <v:shape id="Freeform 149" o:spid="_x0000_s1031" style="position:absolute;left:2935;top:3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G8UA&#10;AADcAAAADwAAAGRycy9kb3ducmV2LnhtbERPTWvCQBC9F/wPywi91Y1tMTW6SikUqghiKtbehuyY&#10;RLOzMbtq+u+7guBtHu9zxtPWVOJMjSstK+j3IhDEmdUl5wrW359PbyCcR9ZYWSYFf+RgOuk8jDHR&#10;9sIrOqc+FyGEXYIKCu/rREqXFWTQ9WxNHLidbQz6AJtc6gYvIdxU8jmKBtJgyaGhwJo+CsoO6cko&#10;WPrZdrUdxoefNJ7tjy+/88Fic1Tqsdu+j0B4av1dfHN/6TD/dQjXZ8IFcv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uj8bxQAAANwAAAAPAAAAAAAAAAAAAAAAAJgCAABkcnMv&#10;ZG93bnJldi54bWxQSwUGAAAAAAQABAD1AAAAigMAAAAA&#10;" path="m1066,l,,,400r89,12l168,419r70,4l302,423r29,l412,417r74,-9l654,378r26,-4l764,361r64,-7l898,349r79,-4l1066,344,1066,xe" fillcolor="#c90" stroked="f">
                  <v:path arrowok="t" o:connecttype="custom" o:connectlocs="1066,34;0,34;0,434;89,446;168,453;238,457;302,457;331,457;412,451;486,442;654,412;680,408;764,395;828,388;898,383;977,379;1066,378;1066,34" o:connectangles="0,0,0,0,0,0,0,0,0,0,0,0,0,0,0,0,0,0"/>
                </v:shape>
                <v:shape id="Freeform 148" o:spid="_x0000_s1032" style="position:absolute;left:2935;top:34;width:1066;height:424;visibility:visible;mso-wrap-style:square;v-text-anchor:top" coordsize="106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02qcUA&#10;AADcAAAADwAAAGRycy9kb3ducmV2LnhtbESPT2vCQBDF7wW/wzJCb3WjYpXoKlowFOvFPwePQ3ZM&#10;gtnZkN2a9Nt3DoXeZnhv3vvNatO7Wj2pDZVnA+NRAoo497biwsD1sn9bgAoR2WLtmQz8UIDNevCy&#10;wtT6jk/0PMdCSQiHFA2UMTap1iEvyWEY+YZYtLtvHUZZ20LbFjsJd7WeJMm7dlixNJTY0EdJ+eP8&#10;7Qxk/WH61dWT3a2I27kOs+x4uGbGvA777RJUpD7+m/+uP63gzwRfnpEJ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TapxQAAANwAAAAPAAAAAAAAAAAAAAAAAJgCAABkcnMv&#10;ZG93bnJldi54bWxQSwUGAAAAAAQABAD1AAAAigMAAAAA&#10;" path="m,l1066,r,344l1020,344r-43,1l898,349r-70,5l764,361r-84,13l604,387r-24,4l557,396r-71,12l412,417r-81,6l302,423r-31,l204,421r-74,-5l46,406,,400,,xe" filled="f" strokeweight=".15053mm">
                  <v:path arrowok="t" o:connecttype="custom" o:connectlocs="0,34;1066,34;1066,378;1020,378;977,379;898,383;828,388;764,395;680,408;604,421;580,425;557,430;486,442;412,451;331,457;302,457;271,457;204,455;130,450;46,440;0,434;0,34" o:connectangles="0,0,0,0,0,0,0,0,0,0,0,0,0,0,0,0,0,0,0,0,0,0"/>
                </v:shape>
                <v:shape id="AutoShape 147" o:spid="_x0000_s1033" style="position:absolute;left:4001;top:222;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FM28IA&#10;AADcAAAADwAAAGRycy9kb3ducmV2LnhtbESPQYvCMBCF74L/IYzgTVMFRatpEWWh7Em7e/A4NGNb&#10;bCalydb6782C4G2G9+Z9b/bpYBrRU+dqywoW8wgEcWF1zaWC35+v2QaE88gaG8uk4EkO0mQ82mOs&#10;7YMv1Oe+FCGEXYwKKu/bWEpXVGTQzW1LHLSb7Qz6sHal1B0+Qrhp5DKK1tJgzYFQYUvHiop7/mcC&#10;N+u3dMwwL+VJn4urvh++h0ip6WQ47EB4GvzH/L7OdKi/WsD/M2ECmb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IUzbwgAAANwAAAAPAAAAAAAAAAAAAAAAAJgCAABkcnMvZG93&#10;bnJldi54bWxQSwUGAAAAAAQABAD1AAAAhwMAAAAA&#10;" path="m89,l,26,89,53r,-22l80,31r,-9l89,22,89,xm991,r,53l1065,31r-65,l1000,22r65,l991,xm89,22r-9,l80,31r9,l89,22xm991,22l89,22r,9l991,31r,-9xm1065,22r-65,l1000,31r65,l1080,26r-15,-4xe" fillcolor="black" stroked="f">
                  <v:path arrowok="t" o:connecttype="custom" o:connectlocs="89,222;0,248;89,275;89,253;80,253;80,244;89,244;89,222;991,222;991,275;1065,253;1000,253;1000,244;1065,244;991,222;89,244;80,244;80,253;89,253;89,244;991,244;89,244;89,253;991,253;991,244;1065,244;1000,244;1000,253;1065,253;1080,248;1065,244" o:connectangles="0,0,0,0,0,0,0,0,0,0,0,0,0,0,0,0,0,0,0,0,0,0,0,0,0,0,0,0,0,0,0"/>
                </v:shape>
                <v:shape id="Picture 146" o:spid="_x0000_s1034" type="#_x0000_t75" style="position:absolute;left:4041;top:-24;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4QZ7CAAAA3AAAAA8AAABkcnMvZG93bnJldi54bWxET02LwjAQvQv+hzDCXkTTlXWRahQVBC+K&#10;Wz3obWzGtthMShO1+++NIHibx/ucyawxpbhT7QrLCr77EQji1OqCMwWH/ao3AuE8ssbSMin4Jwez&#10;abs1wVjbB//RPfGZCCHsYlSQe1/FUro0J4OubyviwF1sbdAHWGdS1/gI4aaUgyj6lQYLDg05VrTM&#10;Kb0mN6Pgcj2efxarZrlbd9Efk832xPuuUl+dZj4G4anxH/HbvdZh/nAAr2fCBXL6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BeEGewgAAANwAAAAPAAAAAAAAAAAAAAAAAJ8C&#10;AABkcnMvZG93bnJldi54bWxQSwUGAAAAAAQABAD3AAAAjgMAAAAA&#10;">
                  <v:imagedata r:id="rId40" o:title=""/>
                </v:shape>
                <v:shape id="AutoShape 145" o:spid="_x0000_s1035" style="position:absolute;left:1855;top:310;width:1080;height:54;visibility:visible;mso-wrap-style:square;v-text-anchor:top" coordsize="108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93N8MA&#10;AADcAAAADwAAAGRycy9kb3ducmV2LnhtbESPQYvCMBCF74L/IYzgTdNVXNyuqYgiFE+71YPHoZlt&#10;S5tJaWKt/94Iwt5meG/e92azHUwjeupcZVnBxzwCQZxbXXGh4HI+ztYgnEfW2FgmBQ9ysE3Gow3G&#10;2t75l/rMFyKEsItRQel9G0vp8pIMurltiYP2ZzuDPqxdIXWH9xBuGrmIok9psOJAKLGlfUl5nd1M&#10;4Kb9F+1TzAp50D/5Vde70xApNZ0Mu28Qngb/b35fpzrUXy3h9UyYQCZ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93N8MAAADcAAAADwAAAAAAAAAAAAAAAACYAgAAZHJzL2Rv&#10;d25yZXYueG1sUEsFBgAAAAAEAAQA9QAAAIgDAAAAAA==&#10;" path="m89,l,27,89,54r,-23l80,31r,-9l89,22,89,xm89,22r-9,l80,31r9,l89,22xm1080,22l89,22r,9l1080,31r,-9xe" fillcolor="black" stroked="f">
                  <v:path arrowok="t" o:connecttype="custom" o:connectlocs="89,310;0,337;89,364;89,341;80,341;80,332;89,332;89,310;89,332;80,332;80,341;89,341;89,332;1080,332;89,332;89,341;1080,341;1080,332" o:connectangles="0,0,0,0,0,0,0,0,0,0,0,0,0,0,0,0,0,0"/>
                </v:shape>
                <v:shape id="Picture 144" o:spid="_x0000_s1036" type="#_x0000_t75" style="position:absolute;left:1813;top:465;width:187;height: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yVLbBAAAA3AAAAA8AAABkcnMvZG93bnJldi54bWxET02LwjAQvQv+hzCCN5tWVJZqLOqyIF4W&#10;u/U+NGNbbCaliVr/vVlY2Ns83udsssG04kG9aywrSKIYBHFpdcOVguLna/YBwnlkja1lUvAiB9l2&#10;PNpgqu2Tz/TIfSVCCLsUFdTed6mUrqzJoItsRxy4q+0N+gD7SuoenyHctHIexytpsOHQUGNHh5rK&#10;W343CtrzJcnjU14Oq9333e4/CzlfFkpNJ8NuDcLT4P/Ff+6jDvOXC/h9Jlwgt2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FyVLbBAAAA3AAAAA8AAAAAAAAAAAAAAAAAnwIA&#10;AGRycy9kb3ducmV2LnhtbFBLBQYAAAAABAAEAPcAAACNAwAAAAA=&#10;">
                  <v:imagedata r:id="rId41" o:title=""/>
                </v:shape>
                <v:shape id="Freeform 143" o:spid="_x0000_s1037" style="position:absolute;left:1079;top:3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S2MAA&#10;AADcAAAADwAAAGRycy9kb3ducmV2LnhtbERPTYvCMBC9C/6HMII3TRXqSjWKuAjeRF32PDRjW20m&#10;Ncna6q83Cwt7m8f7nOW6M7V4kPOVZQWTcQKCOLe64kLB13k3moPwAVljbZkUPMnDetXvLTHTtuUj&#10;PU6hEDGEfYYKyhCaTEqfl2TQj21DHLmLdQZDhK6Q2mEbw00tp0kykwYrjg0lNrQtKb+dfoyC7/bl&#10;Ut5+HDROcNre6fp5e56VGg66zQJEoC78i//cex3npyn8PhMv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1S2MAAAADcAAAADwAAAAAAAAAAAAAAAACYAgAAZHJzL2Rvd25y&#10;ZXYueG1sUEsFBgAAAAAEAAQA9QAAAIUDAAAAAA==&#10;" path="m776,l,,,400r83,14l154,421r62,2l244,422r76,-8l388,400r92,-23l505,371r84,-15l656,349r77,-5l776,344,776,xe" fillcolor="#99f" stroked="f">
                  <v:path arrowok="t" o:connecttype="custom" o:connectlocs="776,34;0,34;0,434;83,448;154,455;216,457;244,456;320,448;388,434;480,411;505,405;589,390;656,383;733,378;776,378;776,34" o:connectangles="0,0,0,0,0,0,0,0,0,0,0,0,0,0,0,0"/>
                </v:shape>
                <v:shape id="Freeform 142" o:spid="_x0000_s1038" style="position:absolute;left:1079;top:34;width:776;height:424;visibility:visible;mso-wrap-style:square;v-text-anchor:top" coordsize="77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l9IMEA&#10;AADcAAAADwAAAGRycy9kb3ducmV2LnhtbERPS4vCMBC+C/6HMIK3NXVFkWoUFRb0IvgA8TY0Y1tt&#10;JiWJ2t1fb4QFb/PxPWc6b0wlHuR8aVlBv5eAIM6sLjlXcDz8fI1B+ICssbJMCn7Jw3zWbk0x1fbJ&#10;O3rsQy5iCPsUFRQh1KmUPivIoO/ZmjhyF+sMhghdLrXDZww3lfxOkpE0WHJsKLCmVUHZbX83CpZn&#10;ea3yv3KzCcOLybw+bZduoFS30ywmIAI14SP+d691nD8cwfuZeIG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5JfSDBAAAA3AAAAA8AAAAAAAAAAAAAAAAAmAIAAGRycy9kb3du&#10;cmV2LnhtbFBLBQYAAAAABAAEAPUAAACGAwAAAAA=&#10;" path="m,l776,r,344l733,344r-40,2l621,352r-61,9l480,377r-70,18l388,400r-68,14l244,422r-28,1l186,423r-66,-4l43,408,,400,,xe" filled="f" strokeweight=".15053mm">
                  <v:path arrowok="t" o:connecttype="custom" o:connectlocs="0,34;776,34;776,378;733,378;693,380;621,386;560,395;480,411;410,429;388,434;320,448;244,456;216,457;186,457;120,453;43,442;0,434;0,34" o:connectangles="0,0,0,0,0,0,0,0,0,0,0,0,0,0,0,0,0,0"/>
                </v:shape>
                <w10:wrap anchorx="page"/>
              </v:group>
            </w:pict>
          </mc:Fallback>
        </mc:AlternateContent>
      </w:r>
      <w:r w:rsidR="0044141A">
        <w:rPr>
          <w:rFonts w:ascii="Arial"/>
          <w:w w:val="105"/>
          <w:sz w:val="12"/>
        </w:rPr>
        <w:t>Code</w:t>
      </w:r>
      <w:r w:rsidR="0044141A">
        <w:rPr>
          <w:rFonts w:ascii="Arial"/>
          <w:spacing w:val="-11"/>
          <w:w w:val="105"/>
          <w:sz w:val="12"/>
        </w:rPr>
        <w:t xml:space="preserve"> </w:t>
      </w:r>
      <w:r w:rsidR="0044141A">
        <w:rPr>
          <w:rFonts w:ascii="Arial"/>
          <w:w w:val="105"/>
          <w:sz w:val="12"/>
        </w:rPr>
        <w:t>(Batch)</w:t>
      </w:r>
    </w:p>
    <w:p w14:paraId="66A963FC" w14:textId="77777777" w:rsidR="00B66BFA" w:rsidRDefault="0044141A">
      <w:pPr>
        <w:pStyle w:val="Corpsdetexte"/>
        <w:rPr>
          <w:rFonts w:ascii="Arial"/>
          <w:sz w:val="12"/>
        </w:rPr>
      </w:pPr>
      <w:r>
        <w:br w:type="column"/>
      </w:r>
    </w:p>
    <w:p w14:paraId="0B6DA8B2" w14:textId="77777777" w:rsidR="00B66BFA" w:rsidRDefault="00B66BFA">
      <w:pPr>
        <w:pStyle w:val="Corpsdetexte"/>
        <w:spacing w:before="2"/>
        <w:rPr>
          <w:rFonts w:ascii="Arial"/>
          <w:sz w:val="15"/>
        </w:rPr>
      </w:pPr>
    </w:p>
    <w:p w14:paraId="08ED6898" w14:textId="77777777" w:rsidR="00B66BFA" w:rsidRDefault="0044141A">
      <w:pPr>
        <w:spacing w:line="259" w:lineRule="auto"/>
        <w:ind w:left="195" w:right="-14" w:hanging="63"/>
        <w:rPr>
          <w:rFonts w:ascii="Arial"/>
          <w:sz w:val="12"/>
        </w:rPr>
      </w:pPr>
      <w:r>
        <w:rPr>
          <w:rFonts w:ascii="Arial"/>
          <w:color w:val="FFFFFF"/>
          <w:spacing w:val="-1"/>
          <w:w w:val="105"/>
          <w:sz w:val="12"/>
        </w:rPr>
        <w:t xml:space="preserve">Synchronization </w:t>
      </w:r>
      <w:r>
        <w:rPr>
          <w:rFonts w:ascii="Arial"/>
          <w:color w:val="FFFFFF"/>
          <w:w w:val="105"/>
          <w:sz w:val="12"/>
        </w:rPr>
        <w:t>artifact (code)</w:t>
      </w:r>
    </w:p>
    <w:p w14:paraId="16D23DFA" w14:textId="77777777" w:rsidR="00B66BFA" w:rsidRDefault="0044141A">
      <w:pPr>
        <w:pStyle w:val="Corpsdetexte"/>
        <w:spacing w:before="1"/>
        <w:rPr>
          <w:rFonts w:ascii="Arial"/>
          <w:sz w:val="15"/>
        </w:rPr>
      </w:pPr>
      <w:r>
        <w:br w:type="column"/>
      </w:r>
    </w:p>
    <w:p w14:paraId="1AA0607C" w14:textId="77777777" w:rsidR="00B66BFA" w:rsidRDefault="0044141A">
      <w:pPr>
        <w:spacing w:line="109" w:lineRule="exact"/>
        <w:ind w:left="336" w:right="-16"/>
        <w:rPr>
          <w:rFonts w:ascii="Arial"/>
          <w:sz w:val="12"/>
        </w:rPr>
      </w:pPr>
      <w:r>
        <w:rPr>
          <w:rFonts w:ascii="Arial"/>
          <w:spacing w:val="-1"/>
          <w:w w:val="105"/>
          <w:sz w:val="12"/>
        </w:rPr>
        <w:t>Synchronize</w:t>
      </w:r>
    </w:p>
    <w:p w14:paraId="15A24586" w14:textId="77777777" w:rsidR="00B66BFA" w:rsidRDefault="0044141A">
      <w:pPr>
        <w:pStyle w:val="Paragraphedeliste"/>
        <w:numPr>
          <w:ilvl w:val="0"/>
          <w:numId w:val="3"/>
        </w:numPr>
        <w:tabs>
          <w:tab w:val="left" w:pos="337"/>
        </w:tabs>
        <w:spacing w:line="179" w:lineRule="exact"/>
        <w:ind w:left="336" w:hanging="188"/>
        <w:jc w:val="left"/>
        <w:rPr>
          <w:rFonts w:ascii="Arial"/>
          <w:sz w:val="12"/>
        </w:rPr>
      </w:pPr>
      <w:r>
        <w:rPr>
          <w:rFonts w:ascii="Arial"/>
          <w:w w:val="105"/>
          <w:sz w:val="12"/>
        </w:rPr>
        <w:t>Code</w:t>
      </w:r>
    </w:p>
    <w:p w14:paraId="0D51DC4E" w14:textId="77777777" w:rsidR="00B66BFA" w:rsidRDefault="0044141A">
      <w:pPr>
        <w:pStyle w:val="Corpsdetexte"/>
        <w:rPr>
          <w:rFonts w:ascii="Arial"/>
          <w:sz w:val="12"/>
        </w:rPr>
      </w:pPr>
      <w:r>
        <w:br w:type="column"/>
      </w:r>
    </w:p>
    <w:p w14:paraId="187D5FC6" w14:textId="77777777" w:rsidR="00B66BFA" w:rsidRDefault="00B66BFA">
      <w:pPr>
        <w:pStyle w:val="Corpsdetexte"/>
        <w:spacing w:before="2"/>
        <w:rPr>
          <w:rFonts w:ascii="Arial"/>
          <w:sz w:val="15"/>
        </w:rPr>
      </w:pPr>
    </w:p>
    <w:p w14:paraId="1CCFF4B1" w14:textId="77777777" w:rsidR="00B66BFA" w:rsidRDefault="0044141A">
      <w:pPr>
        <w:spacing w:line="259" w:lineRule="auto"/>
        <w:ind w:left="318" w:hanging="101"/>
        <w:rPr>
          <w:rFonts w:ascii="Arial"/>
          <w:sz w:val="12"/>
        </w:rPr>
      </w:pPr>
      <w:r>
        <w:rPr>
          <w:rFonts w:ascii="Arial"/>
          <w:color w:val="FFFFFF"/>
          <w:sz w:val="12"/>
        </w:rPr>
        <w:t xml:space="preserve">Modified </w:t>
      </w:r>
      <w:r>
        <w:rPr>
          <w:rFonts w:ascii="Arial"/>
          <w:color w:val="FFFFFF"/>
          <w:w w:val="105"/>
          <w:sz w:val="12"/>
        </w:rPr>
        <w:t>code</w:t>
      </w:r>
    </w:p>
    <w:p w14:paraId="70EAE1E5" w14:textId="77777777" w:rsidR="00B66BFA" w:rsidRDefault="0044141A">
      <w:pPr>
        <w:pStyle w:val="Corpsdetexte"/>
        <w:spacing w:line="207" w:lineRule="exact"/>
        <w:ind w:left="270"/>
      </w:pPr>
      <w:r>
        <w:br w:type="column"/>
      </w:r>
      <w:r>
        <w:rPr>
          <w:w w:val="110"/>
        </w:rPr>
        <w:t>synchronization artifact to update the modified code in  step</w:t>
      </w:r>
    </w:p>
    <w:p w14:paraId="7DE905D9" w14:textId="77777777" w:rsidR="00B66BFA" w:rsidRDefault="0044141A">
      <w:pPr>
        <w:spacing w:before="2"/>
        <w:ind w:left="270"/>
        <w:rPr>
          <w:sz w:val="18"/>
        </w:rPr>
      </w:pPr>
      <w:r>
        <w:rPr>
          <w:rFonts w:ascii="Georgia"/>
          <w:b/>
          <w:w w:val="105"/>
          <w:sz w:val="18"/>
        </w:rPr>
        <w:t>(3)</w:t>
      </w:r>
      <w:r>
        <w:rPr>
          <w:w w:val="105"/>
          <w:sz w:val="18"/>
        </w:rPr>
        <w:t>.</w:t>
      </w:r>
    </w:p>
    <w:p w14:paraId="6F92592E" w14:textId="77777777" w:rsidR="00B66BFA" w:rsidRDefault="0044141A">
      <w:pPr>
        <w:pStyle w:val="Corpsdetexte"/>
        <w:spacing w:before="1"/>
        <w:ind w:left="456" w:right="288"/>
        <w:jc w:val="center"/>
      </w:pPr>
      <w:r>
        <w:rPr>
          <w:w w:val="110"/>
        </w:rPr>
        <w:t>Two strategies, with synchronization artifacts in different</w:t>
      </w:r>
    </w:p>
    <w:p w14:paraId="5C742395" w14:textId="77777777" w:rsidR="00B66BFA" w:rsidRDefault="00B66BFA">
      <w:pPr>
        <w:jc w:val="center"/>
        <w:sectPr w:rsidR="00B66BFA">
          <w:type w:val="continuous"/>
          <w:pgSz w:w="12240" w:h="15840"/>
          <w:pgMar w:top="1360" w:right="840" w:bottom="280" w:left="960" w:header="720" w:footer="720" w:gutter="0"/>
          <w:cols w:num="6" w:space="720" w:equalWidth="0">
            <w:col w:w="743" w:space="40"/>
            <w:col w:w="1111" w:space="40"/>
            <w:col w:w="1020" w:space="40"/>
            <w:col w:w="1023" w:space="40"/>
            <w:col w:w="762" w:space="289"/>
            <w:col w:w="5332"/>
          </w:cols>
        </w:sectPr>
      </w:pPr>
    </w:p>
    <w:p w14:paraId="6E85FE4B" w14:textId="77777777" w:rsidR="00B66BFA" w:rsidRDefault="0044141A">
      <w:pPr>
        <w:pStyle w:val="Paragraphedeliste"/>
        <w:numPr>
          <w:ilvl w:val="0"/>
          <w:numId w:val="3"/>
        </w:numPr>
        <w:tabs>
          <w:tab w:val="left" w:pos="1093"/>
        </w:tabs>
        <w:spacing w:before="38" w:line="184" w:lineRule="exact"/>
        <w:ind w:left="1092" w:right="2111" w:hanging="180"/>
        <w:jc w:val="center"/>
        <w:rPr>
          <w:rFonts w:ascii="Arial"/>
          <w:sz w:val="12"/>
        </w:rPr>
      </w:pPr>
      <w:r>
        <w:rPr>
          <w:rFonts w:ascii="Arial"/>
          <w:w w:val="105"/>
          <w:sz w:val="12"/>
        </w:rPr>
        <w:t>Reverse</w:t>
      </w:r>
      <w:r>
        <w:rPr>
          <w:rFonts w:ascii="Arial"/>
          <w:spacing w:val="-12"/>
          <w:w w:val="105"/>
          <w:sz w:val="12"/>
        </w:rPr>
        <w:t xml:space="preserve"> </w:t>
      </w:r>
      <w:r>
        <w:rPr>
          <w:rFonts w:ascii="Arial"/>
          <w:w w:val="105"/>
          <w:sz w:val="12"/>
        </w:rPr>
        <w:t>Code</w:t>
      </w:r>
    </w:p>
    <w:p w14:paraId="2579640E" w14:textId="77777777" w:rsidR="00B66BFA" w:rsidRDefault="0044141A">
      <w:pPr>
        <w:spacing w:line="104" w:lineRule="exact"/>
        <w:ind w:left="1070" w:right="3062"/>
        <w:jc w:val="center"/>
        <w:rPr>
          <w:rFonts w:ascii="Arial"/>
          <w:sz w:val="12"/>
        </w:rPr>
      </w:pPr>
      <w:r>
        <w:rPr>
          <w:rFonts w:ascii="Arial"/>
          <w:w w:val="105"/>
          <w:sz w:val="12"/>
        </w:rPr>
        <w:t>(Incremental)</w:t>
      </w:r>
    </w:p>
    <w:p w14:paraId="3D003AA3" w14:textId="77777777" w:rsidR="00B66BFA" w:rsidRDefault="00B66BFA">
      <w:pPr>
        <w:pStyle w:val="Corpsdetexte"/>
        <w:rPr>
          <w:rFonts w:ascii="Arial"/>
          <w:sz w:val="12"/>
        </w:rPr>
      </w:pPr>
    </w:p>
    <w:p w14:paraId="4CD658FA" w14:textId="77777777" w:rsidR="00B66BFA" w:rsidRDefault="00B66BFA">
      <w:pPr>
        <w:pStyle w:val="Corpsdetexte"/>
        <w:spacing w:before="8"/>
        <w:rPr>
          <w:rFonts w:ascii="Arial"/>
          <w:sz w:val="14"/>
        </w:rPr>
      </w:pPr>
    </w:p>
    <w:p w14:paraId="56205FE3" w14:textId="77777777" w:rsidR="00B66BFA" w:rsidRDefault="0044141A">
      <w:pPr>
        <w:pStyle w:val="Titre4"/>
        <w:spacing w:line="244" w:lineRule="auto"/>
      </w:pPr>
      <w:r>
        <w:t xml:space="preserve">Figure 5: Synchronization strategy using code as </w:t>
      </w:r>
      <w:r w:rsidR="00A554D9">
        <w:rPr>
          <w:w w:val="95"/>
        </w:rPr>
        <w:t xml:space="preserve">synchronization </w:t>
      </w:r>
      <w:r>
        <w:rPr>
          <w:w w:val="95"/>
        </w:rPr>
        <w:t>artifact</w:t>
      </w:r>
    </w:p>
    <w:p w14:paraId="330B64FA" w14:textId="77777777" w:rsidR="00B66BFA" w:rsidRDefault="00B66BFA">
      <w:pPr>
        <w:pStyle w:val="Corpsdetexte"/>
        <w:rPr>
          <w:rFonts w:ascii="Georgia"/>
          <w:b/>
        </w:rPr>
      </w:pPr>
    </w:p>
    <w:p w14:paraId="572D98AB" w14:textId="77777777" w:rsidR="00B66BFA" w:rsidRDefault="0044141A">
      <w:pPr>
        <w:spacing w:before="152"/>
        <w:ind w:left="115"/>
        <w:rPr>
          <w:sz w:val="18"/>
        </w:rPr>
      </w:pPr>
      <w:r>
        <w:rPr>
          <w:rFonts w:ascii="Georgia"/>
          <w:b/>
          <w:w w:val="105"/>
          <w:sz w:val="18"/>
        </w:rPr>
        <w:t>(3)</w:t>
      </w:r>
      <w:r>
        <w:rPr>
          <w:w w:val="105"/>
          <w:sz w:val="18"/>
        </w:rPr>
        <w:t>.</w:t>
      </w:r>
    </w:p>
    <w:p w14:paraId="0B46CDC3" w14:textId="77777777" w:rsidR="00B66BFA" w:rsidRDefault="0044141A">
      <w:pPr>
        <w:pStyle w:val="Corpsdetexte"/>
        <w:spacing w:before="1" w:line="242" w:lineRule="auto"/>
        <w:ind w:left="115" w:right="13" w:firstLine="179"/>
        <w:jc w:val="both"/>
      </w:pPr>
      <w:r>
        <w:rPr>
          <w:w w:val="110"/>
        </w:rPr>
        <w:t>One problem of synchronizing model and code that are modified concurrently is that they are in different</w:t>
      </w:r>
      <w:r>
        <w:rPr>
          <w:spacing w:val="-34"/>
          <w:w w:val="110"/>
        </w:rPr>
        <w:t xml:space="preserve"> </w:t>
      </w:r>
      <w:r>
        <w:rPr>
          <w:w w:val="110"/>
        </w:rPr>
        <w:t xml:space="preserve">languages. Therefore, some strategy must </w:t>
      </w:r>
      <w:r>
        <w:rPr>
          <w:spacing w:val="2"/>
          <w:w w:val="110"/>
        </w:rPr>
        <w:t xml:space="preserve">be </w:t>
      </w:r>
      <w:r>
        <w:rPr>
          <w:w w:val="110"/>
        </w:rPr>
        <w:t xml:space="preserve">provided so both artifacts can </w:t>
      </w:r>
      <w:r>
        <w:rPr>
          <w:spacing w:val="2"/>
          <w:w w:val="110"/>
        </w:rPr>
        <w:t>be</w:t>
      </w:r>
      <w:r>
        <w:rPr>
          <w:spacing w:val="-2"/>
          <w:w w:val="110"/>
        </w:rPr>
        <w:t xml:space="preserve"> </w:t>
      </w:r>
      <w:r>
        <w:rPr>
          <w:w w:val="110"/>
        </w:rPr>
        <w:t>synchronized.</w:t>
      </w:r>
    </w:p>
    <w:p w14:paraId="36506C0F" w14:textId="77777777" w:rsidR="00B66BFA" w:rsidRDefault="0044141A">
      <w:pPr>
        <w:pStyle w:val="Corpsdetexte"/>
        <w:spacing w:line="242" w:lineRule="auto"/>
        <w:ind w:left="115" w:right="13" w:firstLine="179"/>
        <w:jc w:val="both"/>
      </w:pPr>
      <w:r>
        <w:rPr>
          <w:w w:val="110"/>
        </w:rPr>
        <w:t>In this paper we propose two synchronization strategies. The general approach behind our synchronization strategies is to represent the one artifact in the language of the other artifact. These artifacts can then be compared. Let us define a concept of an synchronization artifact within the scope of our work:</w:t>
      </w:r>
    </w:p>
    <w:p w14:paraId="464E5A75" w14:textId="77777777" w:rsidR="00B66BFA" w:rsidRDefault="0044141A">
      <w:pPr>
        <w:spacing w:before="153" w:line="210" w:lineRule="exact"/>
        <w:ind w:left="115" w:firstLine="199"/>
        <w:jc w:val="both"/>
        <w:rPr>
          <w:rFonts w:ascii="Arial"/>
          <w:i/>
          <w:sz w:val="18"/>
        </w:rPr>
      </w:pPr>
      <w:r>
        <w:rPr>
          <w:rFonts w:ascii="PMingLiU"/>
          <w:w w:val="125"/>
          <w:sz w:val="18"/>
        </w:rPr>
        <w:t xml:space="preserve">Definition 9 (Synchronization </w:t>
      </w:r>
      <w:r>
        <w:rPr>
          <w:rFonts w:ascii="PMingLiU"/>
          <w:spacing w:val="-4"/>
          <w:w w:val="140"/>
          <w:sz w:val="18"/>
        </w:rPr>
        <w:t xml:space="preserve">artifact). </w:t>
      </w:r>
      <w:r w:rsidR="00343E0A">
        <w:rPr>
          <w:rFonts w:ascii="Arial"/>
          <w:i/>
          <w:spacing w:val="-3"/>
          <w:w w:val="105"/>
          <w:sz w:val="18"/>
        </w:rPr>
        <w:t xml:space="preserve">A </w:t>
      </w:r>
      <w:r>
        <w:rPr>
          <w:rFonts w:ascii="Arial"/>
          <w:i/>
          <w:w w:val="105"/>
          <w:sz w:val="18"/>
        </w:rPr>
        <w:t>syn- chronization</w:t>
      </w:r>
      <w:r>
        <w:rPr>
          <w:rFonts w:ascii="Arial"/>
          <w:i/>
          <w:spacing w:val="-36"/>
          <w:w w:val="105"/>
          <w:sz w:val="18"/>
        </w:rPr>
        <w:t xml:space="preserve"> </w:t>
      </w:r>
      <w:r>
        <w:rPr>
          <w:rFonts w:ascii="Arial"/>
          <w:i/>
          <w:w w:val="120"/>
          <w:sz w:val="18"/>
        </w:rPr>
        <w:t>artifact</w:t>
      </w:r>
      <w:r>
        <w:rPr>
          <w:rFonts w:ascii="Arial"/>
          <w:i/>
          <w:spacing w:val="-43"/>
          <w:w w:val="120"/>
          <w:sz w:val="18"/>
        </w:rPr>
        <w:t xml:space="preserve"> </w:t>
      </w:r>
      <w:r>
        <w:rPr>
          <w:rFonts w:ascii="Arial"/>
          <w:i/>
          <w:w w:val="105"/>
          <w:sz w:val="18"/>
        </w:rPr>
        <w:t>is</w:t>
      </w:r>
      <w:r>
        <w:rPr>
          <w:rFonts w:ascii="Arial"/>
          <w:i/>
          <w:spacing w:val="-36"/>
          <w:w w:val="105"/>
          <w:sz w:val="18"/>
        </w:rPr>
        <w:t xml:space="preserve"> </w:t>
      </w:r>
      <w:r>
        <w:rPr>
          <w:rFonts w:ascii="Arial"/>
          <w:i/>
          <w:w w:val="105"/>
          <w:sz w:val="18"/>
        </w:rPr>
        <w:t>an</w:t>
      </w:r>
      <w:r>
        <w:rPr>
          <w:rFonts w:ascii="Arial"/>
          <w:i/>
          <w:spacing w:val="-36"/>
          <w:w w:val="105"/>
          <w:sz w:val="18"/>
        </w:rPr>
        <w:t xml:space="preserve"> </w:t>
      </w:r>
      <w:r>
        <w:rPr>
          <w:rFonts w:ascii="Arial"/>
          <w:i/>
          <w:w w:val="105"/>
          <w:sz w:val="18"/>
        </w:rPr>
        <w:t>artifact</w:t>
      </w:r>
      <w:r>
        <w:rPr>
          <w:rFonts w:ascii="Arial"/>
          <w:i/>
          <w:spacing w:val="-36"/>
          <w:w w:val="105"/>
          <w:sz w:val="18"/>
        </w:rPr>
        <w:t xml:space="preserve"> </w:t>
      </w:r>
      <w:r>
        <w:rPr>
          <w:rFonts w:ascii="Arial"/>
          <w:i/>
          <w:spacing w:val="-3"/>
          <w:w w:val="105"/>
          <w:sz w:val="18"/>
        </w:rPr>
        <w:t>used</w:t>
      </w:r>
      <w:r>
        <w:rPr>
          <w:rFonts w:ascii="Arial"/>
          <w:i/>
          <w:spacing w:val="-36"/>
          <w:w w:val="105"/>
          <w:sz w:val="18"/>
        </w:rPr>
        <w:t xml:space="preserve"> </w:t>
      </w:r>
      <w:r>
        <w:rPr>
          <w:rFonts w:ascii="Arial"/>
          <w:i/>
          <w:w w:val="105"/>
          <w:sz w:val="18"/>
        </w:rPr>
        <w:t>to</w:t>
      </w:r>
      <w:r>
        <w:rPr>
          <w:rFonts w:ascii="Arial"/>
          <w:i/>
          <w:spacing w:val="-36"/>
          <w:w w:val="105"/>
          <w:sz w:val="18"/>
        </w:rPr>
        <w:t xml:space="preserve"> </w:t>
      </w:r>
      <w:r>
        <w:rPr>
          <w:rFonts w:ascii="Arial"/>
          <w:i/>
          <w:w w:val="105"/>
          <w:sz w:val="18"/>
        </w:rPr>
        <w:t>synchronize</w:t>
      </w:r>
      <w:r>
        <w:rPr>
          <w:rFonts w:ascii="Arial"/>
          <w:i/>
          <w:spacing w:val="-36"/>
          <w:w w:val="105"/>
          <w:sz w:val="18"/>
        </w:rPr>
        <w:t xml:space="preserve"> </w:t>
      </w:r>
      <w:r>
        <w:rPr>
          <w:rFonts w:ascii="Arial"/>
          <w:i/>
          <w:spacing w:val="-3"/>
          <w:w w:val="105"/>
          <w:sz w:val="18"/>
        </w:rPr>
        <w:t xml:space="preserve">model </w:t>
      </w:r>
      <w:r>
        <w:rPr>
          <w:rFonts w:ascii="Arial"/>
          <w:i/>
          <w:w w:val="105"/>
          <w:sz w:val="18"/>
        </w:rPr>
        <w:t>and</w:t>
      </w:r>
      <w:r>
        <w:rPr>
          <w:rFonts w:ascii="Arial"/>
          <w:i/>
          <w:spacing w:val="-17"/>
          <w:w w:val="105"/>
          <w:sz w:val="18"/>
        </w:rPr>
        <w:t xml:space="preserve"> </w:t>
      </w:r>
      <w:r>
        <w:rPr>
          <w:rFonts w:ascii="Arial"/>
          <w:i/>
          <w:spacing w:val="-5"/>
          <w:w w:val="105"/>
          <w:sz w:val="18"/>
        </w:rPr>
        <w:t>code.</w:t>
      </w:r>
      <w:r>
        <w:rPr>
          <w:rFonts w:ascii="Arial"/>
          <w:i/>
          <w:spacing w:val="-1"/>
          <w:w w:val="105"/>
          <w:sz w:val="18"/>
        </w:rPr>
        <w:t xml:space="preserve"> </w:t>
      </w:r>
      <w:r>
        <w:rPr>
          <w:rFonts w:ascii="Arial"/>
          <w:i/>
          <w:w w:val="125"/>
          <w:sz w:val="18"/>
        </w:rPr>
        <w:t>It</w:t>
      </w:r>
      <w:r>
        <w:rPr>
          <w:rFonts w:ascii="Arial"/>
          <w:i/>
          <w:spacing w:val="-27"/>
          <w:w w:val="125"/>
          <w:sz w:val="18"/>
        </w:rPr>
        <w:t xml:space="preserve"> </w:t>
      </w:r>
      <w:r>
        <w:rPr>
          <w:rFonts w:ascii="Arial"/>
          <w:i/>
          <w:w w:val="105"/>
          <w:sz w:val="18"/>
        </w:rPr>
        <w:t>is</w:t>
      </w:r>
      <w:r>
        <w:rPr>
          <w:rFonts w:ascii="Arial"/>
          <w:i/>
          <w:spacing w:val="-17"/>
          <w:w w:val="105"/>
          <w:sz w:val="18"/>
        </w:rPr>
        <w:t xml:space="preserve"> </w:t>
      </w:r>
      <w:r>
        <w:rPr>
          <w:rFonts w:ascii="Arial"/>
          <w:i/>
          <w:w w:val="105"/>
          <w:sz w:val="18"/>
        </w:rPr>
        <w:t>an</w:t>
      </w:r>
      <w:r>
        <w:rPr>
          <w:rFonts w:ascii="Arial"/>
          <w:i/>
          <w:spacing w:val="-17"/>
          <w:w w:val="105"/>
          <w:sz w:val="18"/>
        </w:rPr>
        <w:t xml:space="preserve"> </w:t>
      </w:r>
      <w:r>
        <w:rPr>
          <w:rFonts w:ascii="Arial"/>
          <w:i/>
          <w:w w:val="105"/>
          <w:sz w:val="18"/>
        </w:rPr>
        <w:t>image</w:t>
      </w:r>
      <w:r>
        <w:rPr>
          <w:rFonts w:ascii="Arial"/>
          <w:i/>
          <w:spacing w:val="-17"/>
          <w:w w:val="105"/>
          <w:sz w:val="18"/>
        </w:rPr>
        <w:t xml:space="preserve"> </w:t>
      </w:r>
      <w:r>
        <w:rPr>
          <w:rFonts w:ascii="Arial"/>
          <w:i/>
          <w:w w:val="105"/>
          <w:sz w:val="18"/>
        </w:rPr>
        <w:t>of</w:t>
      </w:r>
      <w:r>
        <w:rPr>
          <w:rFonts w:ascii="Arial"/>
          <w:i/>
          <w:spacing w:val="-17"/>
          <w:w w:val="105"/>
          <w:sz w:val="18"/>
        </w:rPr>
        <w:t xml:space="preserve"> </w:t>
      </w:r>
      <w:r>
        <w:rPr>
          <w:rFonts w:ascii="Arial"/>
          <w:i/>
          <w:w w:val="105"/>
          <w:sz w:val="18"/>
        </w:rPr>
        <w:t>one</w:t>
      </w:r>
      <w:r>
        <w:rPr>
          <w:rFonts w:ascii="Arial"/>
          <w:i/>
          <w:spacing w:val="-17"/>
          <w:w w:val="105"/>
          <w:sz w:val="18"/>
        </w:rPr>
        <w:t xml:space="preserve"> </w:t>
      </w:r>
      <w:r>
        <w:rPr>
          <w:rFonts w:ascii="Arial"/>
          <w:i/>
          <w:w w:val="105"/>
          <w:sz w:val="18"/>
        </w:rPr>
        <w:t>of</w:t>
      </w:r>
      <w:r>
        <w:rPr>
          <w:rFonts w:ascii="Arial"/>
          <w:i/>
          <w:spacing w:val="-17"/>
          <w:w w:val="105"/>
          <w:sz w:val="18"/>
        </w:rPr>
        <w:t xml:space="preserve"> </w:t>
      </w:r>
      <w:r>
        <w:rPr>
          <w:rFonts w:ascii="Arial"/>
          <w:i/>
          <w:w w:val="105"/>
          <w:sz w:val="18"/>
        </w:rPr>
        <w:t>the</w:t>
      </w:r>
      <w:r>
        <w:rPr>
          <w:rFonts w:ascii="Arial"/>
          <w:i/>
          <w:spacing w:val="-17"/>
          <w:w w:val="105"/>
          <w:sz w:val="18"/>
        </w:rPr>
        <w:t xml:space="preserve"> </w:t>
      </w:r>
      <w:r>
        <w:rPr>
          <w:rFonts w:ascii="Arial"/>
          <w:i/>
          <w:w w:val="105"/>
          <w:sz w:val="18"/>
        </w:rPr>
        <w:t>artifacts,</w:t>
      </w:r>
      <w:r>
        <w:rPr>
          <w:rFonts w:ascii="Arial"/>
          <w:i/>
          <w:spacing w:val="-16"/>
          <w:w w:val="105"/>
          <w:sz w:val="18"/>
        </w:rPr>
        <w:t xml:space="preserve"> </w:t>
      </w:r>
      <w:r>
        <w:rPr>
          <w:rFonts w:ascii="Arial"/>
          <w:i/>
          <w:w w:val="105"/>
          <w:sz w:val="18"/>
        </w:rPr>
        <w:t>either</w:t>
      </w:r>
      <w:r>
        <w:rPr>
          <w:rFonts w:ascii="Arial"/>
          <w:i/>
          <w:spacing w:val="-17"/>
          <w:w w:val="105"/>
          <w:sz w:val="18"/>
        </w:rPr>
        <w:t xml:space="preserve"> </w:t>
      </w:r>
      <w:r>
        <w:rPr>
          <w:rFonts w:ascii="Arial"/>
          <w:i/>
          <w:spacing w:val="-3"/>
          <w:w w:val="105"/>
          <w:sz w:val="18"/>
        </w:rPr>
        <w:t xml:space="preserve">model </w:t>
      </w:r>
      <w:r>
        <w:rPr>
          <w:rFonts w:ascii="Arial"/>
          <w:i/>
          <w:w w:val="105"/>
          <w:sz w:val="18"/>
        </w:rPr>
        <w:t xml:space="preserve">or </w:t>
      </w:r>
      <w:r>
        <w:rPr>
          <w:rFonts w:ascii="Arial"/>
          <w:i/>
          <w:spacing w:val="-5"/>
          <w:w w:val="105"/>
          <w:sz w:val="18"/>
        </w:rPr>
        <w:t xml:space="preserve">code. </w:t>
      </w:r>
      <w:r>
        <w:rPr>
          <w:rFonts w:ascii="Arial"/>
          <w:i/>
          <w:w w:val="125"/>
          <w:sz w:val="18"/>
        </w:rPr>
        <w:t xml:space="preserve">In </w:t>
      </w:r>
      <w:r>
        <w:rPr>
          <w:rFonts w:ascii="Arial"/>
          <w:i/>
          <w:w w:val="105"/>
          <w:sz w:val="18"/>
        </w:rPr>
        <w:t xml:space="preserve">this </w:t>
      </w:r>
      <w:r>
        <w:rPr>
          <w:rFonts w:ascii="Arial"/>
          <w:i/>
          <w:spacing w:val="-4"/>
          <w:w w:val="105"/>
          <w:sz w:val="18"/>
        </w:rPr>
        <w:t xml:space="preserve">paper, </w:t>
      </w:r>
      <w:r>
        <w:rPr>
          <w:rFonts w:ascii="Arial"/>
          <w:i/>
          <w:w w:val="105"/>
          <w:sz w:val="18"/>
        </w:rPr>
        <w:t xml:space="preserve">an image </w:t>
      </w:r>
      <w:r>
        <w:rPr>
          <w:rFonts w:ascii="Verdana"/>
          <w:i/>
          <w:w w:val="105"/>
          <w:sz w:val="18"/>
        </w:rPr>
        <w:t xml:space="preserve">I </w:t>
      </w:r>
      <w:r>
        <w:rPr>
          <w:rFonts w:ascii="Arial"/>
          <w:i/>
          <w:w w:val="105"/>
          <w:sz w:val="18"/>
        </w:rPr>
        <w:t xml:space="preserve">of an </w:t>
      </w:r>
      <w:r>
        <w:rPr>
          <w:rFonts w:ascii="Arial"/>
          <w:i/>
          <w:w w:val="125"/>
          <w:sz w:val="18"/>
        </w:rPr>
        <w:t xml:space="preserve">artifact </w:t>
      </w:r>
      <w:r>
        <w:rPr>
          <w:rFonts w:ascii="Verdana"/>
          <w:i/>
          <w:w w:val="105"/>
          <w:sz w:val="18"/>
        </w:rPr>
        <w:t xml:space="preserve">A </w:t>
      </w:r>
      <w:r>
        <w:rPr>
          <w:rFonts w:ascii="Arial"/>
          <w:i/>
          <w:w w:val="105"/>
          <w:sz w:val="18"/>
        </w:rPr>
        <w:t xml:space="preserve">is a </w:t>
      </w:r>
      <w:r>
        <w:rPr>
          <w:rFonts w:ascii="Arial"/>
          <w:i/>
          <w:spacing w:val="-3"/>
          <w:w w:val="105"/>
          <w:sz w:val="18"/>
        </w:rPr>
        <w:t xml:space="preserve">copy </w:t>
      </w:r>
      <w:r>
        <w:rPr>
          <w:rFonts w:ascii="Arial"/>
          <w:i/>
          <w:w w:val="105"/>
          <w:sz w:val="18"/>
        </w:rPr>
        <w:t xml:space="preserve">of </w:t>
      </w:r>
      <w:r>
        <w:rPr>
          <w:rFonts w:ascii="Verdana"/>
          <w:i/>
          <w:w w:val="105"/>
          <w:sz w:val="18"/>
        </w:rPr>
        <w:t xml:space="preserve">A </w:t>
      </w:r>
      <w:r>
        <w:rPr>
          <w:rFonts w:ascii="Arial"/>
          <w:i/>
          <w:w w:val="105"/>
          <w:sz w:val="18"/>
        </w:rPr>
        <w:t xml:space="preserve">obtained by transforming </w:t>
      </w:r>
      <w:r>
        <w:rPr>
          <w:rFonts w:ascii="Verdana"/>
          <w:i/>
          <w:w w:val="105"/>
          <w:sz w:val="18"/>
        </w:rPr>
        <w:t xml:space="preserve">A </w:t>
      </w:r>
      <w:r>
        <w:rPr>
          <w:rFonts w:ascii="Arial"/>
          <w:i/>
          <w:w w:val="105"/>
          <w:sz w:val="18"/>
        </w:rPr>
        <w:t xml:space="preserve">to </w:t>
      </w:r>
      <w:r>
        <w:rPr>
          <w:rFonts w:ascii="Verdana"/>
          <w:i/>
          <w:spacing w:val="7"/>
          <w:w w:val="105"/>
          <w:sz w:val="18"/>
        </w:rPr>
        <w:t>I</w:t>
      </w:r>
      <w:r>
        <w:rPr>
          <w:rFonts w:ascii="Arial"/>
          <w:i/>
          <w:spacing w:val="7"/>
          <w:w w:val="105"/>
          <w:sz w:val="18"/>
        </w:rPr>
        <w:t xml:space="preserve">. </w:t>
      </w:r>
      <w:r w:rsidR="003769BF">
        <w:rPr>
          <w:rFonts w:ascii="Verdana"/>
          <w:i/>
          <w:w w:val="105"/>
          <w:sz w:val="18"/>
        </w:rPr>
        <w:t xml:space="preserve">A </w:t>
      </w:r>
      <w:r>
        <w:rPr>
          <w:rFonts w:ascii="Arial"/>
          <w:i/>
          <w:w w:val="105"/>
          <w:sz w:val="18"/>
        </w:rPr>
        <w:t xml:space="preserve">and </w:t>
      </w:r>
      <w:r>
        <w:rPr>
          <w:rFonts w:ascii="Verdana"/>
          <w:i/>
          <w:w w:val="105"/>
          <w:sz w:val="18"/>
        </w:rPr>
        <w:t xml:space="preserve">I </w:t>
      </w:r>
      <w:r>
        <w:rPr>
          <w:rFonts w:ascii="Arial"/>
          <w:i/>
          <w:spacing w:val="-4"/>
          <w:w w:val="105"/>
          <w:sz w:val="18"/>
        </w:rPr>
        <w:t xml:space="preserve">are </w:t>
      </w:r>
      <w:r>
        <w:rPr>
          <w:rFonts w:ascii="Arial"/>
          <w:i/>
          <w:w w:val="125"/>
          <w:sz w:val="18"/>
        </w:rPr>
        <w:t xml:space="preserve">in </w:t>
      </w:r>
      <w:r>
        <w:rPr>
          <w:rFonts w:ascii="Arial"/>
          <w:i/>
          <w:spacing w:val="-1"/>
          <w:sz w:val="18"/>
        </w:rPr>
        <w:t>different</w:t>
      </w:r>
      <w:r>
        <w:rPr>
          <w:rFonts w:ascii="Arial"/>
          <w:i/>
          <w:spacing w:val="-17"/>
          <w:sz w:val="18"/>
        </w:rPr>
        <w:t xml:space="preserve"> </w:t>
      </w:r>
      <w:r>
        <w:rPr>
          <w:rFonts w:ascii="Arial"/>
          <w:i/>
          <w:spacing w:val="-1"/>
          <w:sz w:val="18"/>
        </w:rPr>
        <w:t>languages.</w:t>
      </w:r>
    </w:p>
    <w:p w14:paraId="46F120A2" w14:textId="77777777" w:rsidR="00B66BFA" w:rsidRDefault="0044141A">
      <w:pPr>
        <w:pStyle w:val="Corpsdetexte"/>
        <w:spacing w:before="152" w:line="242" w:lineRule="auto"/>
        <w:ind w:left="115" w:right="14" w:firstLine="179"/>
        <w:jc w:val="both"/>
      </w:pPr>
      <w:r>
        <w:rPr>
          <w:w w:val="110"/>
        </w:rPr>
        <w:t>For example a synchronization artifact can be code gen- erated from the modified model in batch mode. In this case it is code that represents an image of the modified   model.</w:t>
      </w:r>
    </w:p>
    <w:p w14:paraId="2B7DB06F" w14:textId="77777777" w:rsidR="00B66BFA" w:rsidRDefault="0044141A">
      <w:pPr>
        <w:pStyle w:val="Corpsdetexte"/>
        <w:spacing w:line="242" w:lineRule="auto"/>
        <w:ind w:left="115" w:right="13" w:firstLine="179"/>
        <w:jc w:val="both"/>
      </w:pPr>
      <w:r>
        <w:rPr>
          <w:w w:val="110"/>
        </w:rPr>
        <w:t>Using the concept of synchronization artifact, two strate- gies are proposed in this paper: one where the synchroniza- tion artifact is code, and one where the synchronization ar- tifact is model. Figure 5 shows the synchronization strategy based on using code as the synchronization artifact.</w:t>
      </w:r>
    </w:p>
    <w:p w14:paraId="0FE6540A" w14:textId="77777777" w:rsidR="00B66BFA" w:rsidRDefault="0044141A" w:rsidP="00F20088">
      <w:pPr>
        <w:pStyle w:val="Corpsdetexte"/>
        <w:spacing w:line="242" w:lineRule="auto"/>
        <w:ind w:left="115" w:right="13" w:firstLine="179"/>
        <w:jc w:val="both"/>
      </w:pPr>
      <w:r>
        <w:rPr>
          <w:w w:val="110"/>
        </w:rPr>
        <w:t xml:space="preserve">First </w:t>
      </w:r>
      <w:r>
        <w:rPr>
          <w:spacing w:val="-3"/>
          <w:w w:val="110"/>
        </w:rPr>
        <w:t xml:space="preserve">we </w:t>
      </w:r>
      <w:r>
        <w:rPr>
          <w:w w:val="110"/>
        </w:rPr>
        <w:t xml:space="preserve">create a synchronization artifact from the mod- ified model in step </w:t>
      </w:r>
      <w:r>
        <w:rPr>
          <w:rFonts w:ascii="Georgia"/>
          <w:b/>
          <w:w w:val="110"/>
        </w:rPr>
        <w:t>(1)</w:t>
      </w:r>
      <w:r>
        <w:rPr>
          <w:w w:val="110"/>
        </w:rPr>
        <w:t xml:space="preserve">, </w:t>
      </w:r>
      <w:r>
        <w:rPr>
          <w:spacing w:val="-3"/>
          <w:w w:val="110"/>
        </w:rPr>
        <w:t xml:space="preserve">by </w:t>
      </w:r>
      <w:r>
        <w:rPr>
          <w:w w:val="110"/>
        </w:rPr>
        <w:t xml:space="preserve">generating code in batch mode. This synchronization artifact is code and it is an image of the modified model. Then in step </w:t>
      </w:r>
      <w:r>
        <w:rPr>
          <w:rFonts w:ascii="Georgia"/>
          <w:b/>
          <w:w w:val="110"/>
        </w:rPr>
        <w:t>(2)</w:t>
      </w:r>
      <w:r w:rsidR="00876958">
        <w:rPr>
          <w:w w:val="110"/>
        </w:rPr>
        <w:t xml:space="preserve"> </w:t>
      </w:r>
      <w:r w:rsidR="005A786E">
        <w:rPr>
          <w:w w:val="110"/>
        </w:rPr>
        <w:t xml:space="preserve">the </w:t>
      </w:r>
      <w:r>
        <w:rPr>
          <w:w w:val="110"/>
        </w:rPr>
        <w:t>synchronization artifact is synchronized with the modified code. Since the synchronization artifact is code itself, this step is done with</w:t>
      </w:r>
      <w:r>
        <w:rPr>
          <w:spacing w:val="-8"/>
          <w:w w:val="110"/>
        </w:rPr>
        <w:t xml:space="preserve"> </w:t>
      </w:r>
      <w:r>
        <w:rPr>
          <w:w w:val="110"/>
        </w:rPr>
        <w:t>the</w:t>
      </w:r>
      <w:r>
        <w:rPr>
          <w:spacing w:val="-8"/>
          <w:w w:val="110"/>
        </w:rPr>
        <w:t xml:space="preserve"> </w:t>
      </w:r>
      <w:r>
        <w:rPr>
          <w:w w:val="110"/>
        </w:rPr>
        <w:t>use-case</w:t>
      </w:r>
      <w:r>
        <w:rPr>
          <w:spacing w:val="-8"/>
          <w:w w:val="110"/>
        </w:rPr>
        <w:t xml:space="preserve"> </w:t>
      </w:r>
      <w:r>
        <w:rPr>
          <w:rFonts w:ascii="Georgia"/>
          <w:b/>
          <w:w w:val="110"/>
        </w:rPr>
        <w:t>Synchronize</w:t>
      </w:r>
      <w:r>
        <w:rPr>
          <w:rFonts w:ascii="Georgia"/>
          <w:b/>
          <w:spacing w:val="-3"/>
          <w:w w:val="110"/>
        </w:rPr>
        <w:t xml:space="preserve"> </w:t>
      </w:r>
      <w:r>
        <w:rPr>
          <w:rFonts w:ascii="Georgia"/>
          <w:b/>
          <w:w w:val="110"/>
        </w:rPr>
        <w:t>Code</w:t>
      </w:r>
      <w:r>
        <w:rPr>
          <w:rFonts w:ascii="Georgia"/>
          <w:b/>
          <w:spacing w:val="-9"/>
          <w:w w:val="110"/>
        </w:rPr>
        <w:t xml:space="preserve"> </w:t>
      </w:r>
      <w:r>
        <w:rPr>
          <w:w w:val="110"/>
        </w:rPr>
        <w:t>of</w:t>
      </w:r>
      <w:r>
        <w:rPr>
          <w:spacing w:val="-8"/>
          <w:w w:val="110"/>
        </w:rPr>
        <w:t xml:space="preserve"> </w:t>
      </w:r>
      <w:r>
        <w:rPr>
          <w:w w:val="110"/>
        </w:rPr>
        <w:t>the</w:t>
      </w:r>
      <w:r>
        <w:rPr>
          <w:spacing w:val="-8"/>
          <w:w w:val="110"/>
        </w:rPr>
        <w:t xml:space="preserve"> </w:t>
      </w:r>
      <w:r>
        <w:rPr>
          <w:w w:val="110"/>
        </w:rPr>
        <w:t xml:space="preserve">development environment proposed previously. Once synchronization ar- tifact and modified code are synchronized, in step </w:t>
      </w:r>
      <w:r w:rsidR="00F20088">
        <w:rPr>
          <w:rFonts w:ascii="Georgia"/>
          <w:b/>
          <w:w w:val="110"/>
        </w:rPr>
        <w:t xml:space="preserve">(3) </w:t>
      </w:r>
      <w:r>
        <w:rPr>
          <w:w w:val="110"/>
        </w:rPr>
        <w:t>the</w:t>
      </w:r>
      <w:r>
        <w:br w:type="column"/>
      </w:r>
      <w:r>
        <w:rPr>
          <w:w w:val="110"/>
        </w:rPr>
        <w:t xml:space="preserve">languages, are proposed so the developer can choose to ei- </w:t>
      </w:r>
      <w:r>
        <w:rPr>
          <w:w w:val="105"/>
        </w:rPr>
        <w:t xml:space="preserve">ther use the </w:t>
      </w:r>
      <w:r>
        <w:rPr>
          <w:rFonts w:ascii="Georgia"/>
          <w:b/>
          <w:w w:val="105"/>
        </w:rPr>
        <w:t xml:space="preserve">Synchronize Code </w:t>
      </w:r>
      <w:r>
        <w:rPr>
          <w:w w:val="105"/>
        </w:rPr>
        <w:t xml:space="preserve">or </w:t>
      </w:r>
      <w:r>
        <w:rPr>
          <w:rFonts w:ascii="Georgia"/>
          <w:b/>
          <w:w w:val="105"/>
        </w:rPr>
        <w:t>Synchronize</w:t>
      </w:r>
      <w:r>
        <w:rPr>
          <w:rFonts w:ascii="Georgia"/>
          <w:b/>
          <w:spacing w:val="-17"/>
          <w:w w:val="105"/>
        </w:rPr>
        <w:t xml:space="preserve"> </w:t>
      </w:r>
      <w:r>
        <w:rPr>
          <w:rFonts w:ascii="Georgia"/>
          <w:b/>
          <w:w w:val="105"/>
        </w:rPr>
        <w:t xml:space="preserve">Model </w:t>
      </w:r>
      <w:r>
        <w:rPr>
          <w:w w:val="110"/>
        </w:rPr>
        <w:t xml:space="preserve">use-cases in the development environment. His choice may </w:t>
      </w:r>
      <w:r>
        <w:rPr>
          <w:spacing w:val="2"/>
          <w:w w:val="110"/>
        </w:rPr>
        <w:t xml:space="preserve">be </w:t>
      </w:r>
      <w:r>
        <w:rPr>
          <w:w w:val="110"/>
        </w:rPr>
        <w:t xml:space="preserve">due to development practices, or the </w:t>
      </w:r>
      <w:r>
        <w:rPr>
          <w:spacing w:val="-3"/>
          <w:w w:val="110"/>
        </w:rPr>
        <w:t xml:space="preserve">availability </w:t>
      </w:r>
      <w:r>
        <w:rPr>
          <w:w w:val="110"/>
        </w:rPr>
        <w:t xml:space="preserve">of tools. In the next section </w:t>
      </w:r>
      <w:r>
        <w:rPr>
          <w:spacing w:val="-3"/>
          <w:w w:val="110"/>
        </w:rPr>
        <w:t xml:space="preserve">we </w:t>
      </w:r>
      <w:r>
        <w:rPr>
          <w:w w:val="110"/>
        </w:rPr>
        <w:t>propose an implementation of the de- velopment environment and synchronization processes, thus offering tooling for our</w:t>
      </w:r>
      <w:r>
        <w:rPr>
          <w:spacing w:val="6"/>
          <w:w w:val="110"/>
        </w:rPr>
        <w:t xml:space="preserve"> </w:t>
      </w:r>
      <w:r>
        <w:rPr>
          <w:w w:val="110"/>
        </w:rPr>
        <w:t>method.</w:t>
      </w:r>
    </w:p>
    <w:p w14:paraId="1232C293" w14:textId="77777777" w:rsidR="00B66BFA" w:rsidRDefault="00B66BFA">
      <w:pPr>
        <w:pStyle w:val="Corpsdetexte"/>
        <w:spacing w:before="4"/>
        <w:rPr>
          <w:sz w:val="24"/>
        </w:rPr>
      </w:pPr>
    </w:p>
    <w:p w14:paraId="405F4B0F" w14:textId="77777777" w:rsidR="00B66BFA" w:rsidRDefault="0044141A">
      <w:pPr>
        <w:pStyle w:val="Titre1"/>
        <w:numPr>
          <w:ilvl w:val="0"/>
          <w:numId w:val="5"/>
        </w:numPr>
        <w:tabs>
          <w:tab w:val="left" w:pos="534"/>
          <w:tab w:val="left" w:pos="535"/>
        </w:tabs>
        <w:spacing w:line="242" w:lineRule="auto"/>
        <w:ind w:right="115"/>
      </w:pPr>
      <w:r>
        <w:rPr>
          <w:spacing w:val="-4"/>
        </w:rPr>
        <w:t xml:space="preserve">IMPLEMENTATION </w:t>
      </w:r>
      <w:r>
        <w:t>FOR</w:t>
      </w:r>
      <w:r>
        <w:rPr>
          <w:spacing w:val="-40"/>
        </w:rPr>
        <w:t xml:space="preserve"> </w:t>
      </w:r>
      <w:r>
        <w:t>SYNCHRONIZ- ING UML MODEL AND C++</w:t>
      </w:r>
      <w:r>
        <w:rPr>
          <w:spacing w:val="-19"/>
        </w:rPr>
        <w:t xml:space="preserve"> </w:t>
      </w:r>
      <w:r>
        <w:t>CODE</w:t>
      </w:r>
    </w:p>
    <w:p w14:paraId="22CF4722" w14:textId="77777777" w:rsidR="00B66BFA" w:rsidRDefault="0044141A">
      <w:pPr>
        <w:pStyle w:val="Corpsdetexte"/>
        <w:spacing w:before="36" w:line="242" w:lineRule="auto"/>
        <w:ind w:left="115" w:right="279" w:firstLine="179"/>
        <w:jc w:val="both"/>
      </w:pPr>
      <w:r>
        <w:rPr>
          <w:w w:val="110"/>
        </w:rPr>
        <w:t>Through tooling, the model-code synchronization method can be automated. We propose an Eclipse-based implemen- tation of the development environment proposed in Section</w:t>
      </w:r>
    </w:p>
    <w:p w14:paraId="04E89E2D" w14:textId="77777777" w:rsidR="00B66BFA" w:rsidRDefault="0044141A">
      <w:pPr>
        <w:pStyle w:val="Corpsdetexte"/>
        <w:spacing w:line="242" w:lineRule="auto"/>
        <w:ind w:left="115" w:right="279"/>
        <w:jc w:val="both"/>
      </w:pPr>
      <w:r>
        <w:rPr>
          <w:w w:val="110"/>
        </w:rPr>
        <w:t>3. The implementation is used in the synchronization pro- cesses proposed in Section 4. Our implementation targets synchronization of Object Management Group (OMG) stan- dard UML 2 [25] and</w:t>
      </w:r>
      <w:r w:rsidR="00253959">
        <w:rPr>
          <w:w w:val="110"/>
        </w:rPr>
        <w:t xml:space="preserve"> C++11</w:t>
      </w:r>
      <w:r w:rsidR="00E950E5">
        <w:rPr>
          <w:w w:val="110"/>
        </w:rPr>
        <w:t xml:space="preserve"> </w:t>
      </w:r>
      <w:r>
        <w:rPr>
          <w:w w:val="110"/>
        </w:rPr>
        <w:t>code.</w:t>
      </w:r>
    </w:p>
    <w:p w14:paraId="6B08C803" w14:textId="77777777" w:rsidR="00B66BFA" w:rsidRDefault="0044141A">
      <w:pPr>
        <w:pStyle w:val="Corpsdetexte"/>
        <w:spacing w:line="242" w:lineRule="auto"/>
        <w:ind w:left="115" w:right="279" w:firstLine="179"/>
        <w:jc w:val="both"/>
      </w:pPr>
      <w:r>
        <w:rPr>
          <w:w w:val="110"/>
        </w:rPr>
        <w:t>The use-cases of the development environment are imple- mented</w:t>
      </w:r>
      <w:r>
        <w:rPr>
          <w:spacing w:val="-17"/>
          <w:w w:val="110"/>
        </w:rPr>
        <w:t xml:space="preserve"> </w:t>
      </w:r>
      <w:r>
        <w:rPr>
          <w:w w:val="110"/>
        </w:rPr>
        <w:t>with</w:t>
      </w:r>
      <w:r>
        <w:rPr>
          <w:spacing w:val="-17"/>
          <w:w w:val="110"/>
        </w:rPr>
        <w:t xml:space="preserve"> </w:t>
      </w:r>
      <w:r>
        <w:rPr>
          <w:w w:val="110"/>
        </w:rPr>
        <w:t>some</w:t>
      </w:r>
      <w:r>
        <w:rPr>
          <w:spacing w:val="-17"/>
          <w:w w:val="110"/>
        </w:rPr>
        <w:t xml:space="preserve"> </w:t>
      </w:r>
      <w:r>
        <w:rPr>
          <w:w w:val="110"/>
        </w:rPr>
        <w:t>Eclipse</w:t>
      </w:r>
      <w:r>
        <w:rPr>
          <w:spacing w:val="-17"/>
          <w:w w:val="110"/>
        </w:rPr>
        <w:t xml:space="preserve"> </w:t>
      </w:r>
      <w:r>
        <w:rPr>
          <w:w w:val="110"/>
        </w:rPr>
        <w:t>technologies.</w:t>
      </w:r>
      <w:r>
        <w:rPr>
          <w:spacing w:val="4"/>
          <w:w w:val="110"/>
        </w:rPr>
        <w:t xml:space="preserve"> </w:t>
      </w:r>
      <w:r>
        <w:rPr>
          <w:rFonts w:ascii="Georgia"/>
          <w:b/>
          <w:w w:val="110"/>
        </w:rPr>
        <w:t>Eclipse</w:t>
      </w:r>
      <w:r>
        <w:rPr>
          <w:rFonts w:ascii="Georgia"/>
          <w:b/>
          <w:spacing w:val="-13"/>
          <w:w w:val="110"/>
        </w:rPr>
        <w:t xml:space="preserve"> </w:t>
      </w:r>
      <w:r>
        <w:rPr>
          <w:rFonts w:ascii="Georgia"/>
          <w:b/>
          <w:w w:val="110"/>
        </w:rPr>
        <w:t>CDT</w:t>
      </w:r>
      <w:r>
        <w:rPr>
          <w:rFonts w:ascii="Georgia"/>
          <w:b/>
          <w:spacing w:val="-17"/>
          <w:w w:val="110"/>
        </w:rPr>
        <w:t xml:space="preserve"> </w:t>
      </w:r>
      <w:r>
        <w:rPr>
          <w:w w:val="110"/>
        </w:rPr>
        <w:t>is</w:t>
      </w:r>
      <w:r>
        <w:rPr>
          <w:spacing w:val="-17"/>
          <w:w w:val="110"/>
        </w:rPr>
        <w:t xml:space="preserve"> </w:t>
      </w:r>
      <w:r>
        <w:rPr>
          <w:w w:val="110"/>
        </w:rPr>
        <w:t xml:space="preserve">an IDE for C++ development.  It is used to modify the  </w:t>
      </w:r>
      <w:r>
        <w:rPr>
          <w:spacing w:val="24"/>
          <w:w w:val="110"/>
        </w:rPr>
        <w:t xml:space="preserve"> </w:t>
      </w:r>
      <w:r>
        <w:rPr>
          <w:w w:val="110"/>
        </w:rPr>
        <w:t>code.</w:t>
      </w:r>
    </w:p>
    <w:p w14:paraId="4AEE069D" w14:textId="77777777" w:rsidR="00B66BFA" w:rsidRDefault="0044141A">
      <w:pPr>
        <w:pStyle w:val="Corpsdetexte"/>
        <w:spacing w:line="242" w:lineRule="auto"/>
        <w:ind w:left="115" w:right="187" w:firstLine="179"/>
      </w:pPr>
      <w:r>
        <w:rPr>
          <w:w w:val="110"/>
        </w:rPr>
        <w:t>Eclipse</w:t>
      </w:r>
      <w:r>
        <w:rPr>
          <w:spacing w:val="-11"/>
          <w:w w:val="110"/>
        </w:rPr>
        <w:t xml:space="preserve"> </w:t>
      </w:r>
      <w:r>
        <w:rPr>
          <w:rFonts w:ascii="Georgia"/>
          <w:b/>
          <w:w w:val="110"/>
        </w:rPr>
        <w:t>Papyrus</w:t>
      </w:r>
      <w:r>
        <w:rPr>
          <w:rFonts w:ascii="Georgia"/>
          <w:b/>
          <w:spacing w:val="-12"/>
          <w:w w:val="110"/>
        </w:rPr>
        <w:t xml:space="preserve"> </w:t>
      </w:r>
      <w:r>
        <w:rPr>
          <w:w w:val="110"/>
        </w:rPr>
        <w:t>[14]</w:t>
      </w:r>
      <w:r>
        <w:rPr>
          <w:spacing w:val="-11"/>
          <w:w w:val="110"/>
        </w:rPr>
        <w:t xml:space="preserve"> </w:t>
      </w:r>
      <w:r>
        <w:rPr>
          <w:w w:val="110"/>
        </w:rPr>
        <w:t>is</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model</w:t>
      </w:r>
      <w:r>
        <w:rPr>
          <w:spacing w:val="-11"/>
          <w:w w:val="110"/>
        </w:rPr>
        <w:t xml:space="preserve"> </w:t>
      </w:r>
      <w:r>
        <w:rPr>
          <w:w w:val="110"/>
        </w:rPr>
        <w:t>modification.</w:t>
      </w:r>
      <w:r>
        <w:rPr>
          <w:spacing w:val="4"/>
          <w:w w:val="110"/>
        </w:rPr>
        <w:t xml:space="preserve"> </w:t>
      </w:r>
      <w:r>
        <w:rPr>
          <w:w w:val="110"/>
        </w:rPr>
        <w:t xml:space="preserve">Pa- pyrus is a UML modeler that uses the Eclipse Modeling </w:t>
      </w:r>
      <w:r>
        <w:rPr>
          <w:spacing w:val="-3"/>
          <w:w w:val="110"/>
        </w:rPr>
        <w:t>Framework</w:t>
      </w:r>
      <w:r>
        <w:rPr>
          <w:spacing w:val="-9"/>
          <w:w w:val="110"/>
        </w:rPr>
        <w:t xml:space="preserve"> </w:t>
      </w:r>
      <w:r>
        <w:rPr>
          <w:w w:val="110"/>
        </w:rPr>
        <w:t>(EMF)</w:t>
      </w:r>
      <w:r>
        <w:rPr>
          <w:spacing w:val="-9"/>
          <w:w w:val="110"/>
        </w:rPr>
        <w:t xml:space="preserve"> </w:t>
      </w:r>
      <w:r>
        <w:rPr>
          <w:w w:val="110"/>
        </w:rPr>
        <w:t>[33]</w:t>
      </w:r>
      <w:r>
        <w:rPr>
          <w:spacing w:val="-9"/>
          <w:w w:val="110"/>
        </w:rPr>
        <w:t xml:space="preserve"> </w:t>
      </w:r>
      <w:r>
        <w:rPr>
          <w:w w:val="110"/>
        </w:rPr>
        <w:t>implementation</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 xml:space="preserve">OMG-standard UML 2. Papyrus supports UML profiles for domain-specific modeling, and </w:t>
      </w:r>
      <w:r>
        <w:rPr>
          <w:spacing w:val="-3"/>
          <w:w w:val="110"/>
        </w:rPr>
        <w:t xml:space="preserve">we </w:t>
      </w:r>
      <w:r>
        <w:rPr>
          <w:w w:val="110"/>
        </w:rPr>
        <w:t>use the UML profile of Papyrus dedicated to C++. Furthermore, in standard UML there are elements like OpaqueBehavior which allow to express programming language specifics in the</w:t>
      </w:r>
      <w:r>
        <w:rPr>
          <w:spacing w:val="-5"/>
          <w:w w:val="110"/>
        </w:rPr>
        <w:t xml:space="preserve"> </w:t>
      </w:r>
      <w:r>
        <w:rPr>
          <w:w w:val="110"/>
        </w:rPr>
        <w:t>model.</w:t>
      </w:r>
    </w:p>
    <w:p w14:paraId="288081B0" w14:textId="77777777" w:rsidR="00B66BFA" w:rsidRDefault="0044141A">
      <w:pPr>
        <w:pStyle w:val="Corpsdetexte"/>
        <w:spacing w:line="242" w:lineRule="auto"/>
        <w:ind w:left="115" w:right="279" w:firstLine="179"/>
        <w:jc w:val="both"/>
      </w:pPr>
      <w:r>
        <w:rPr>
          <w:spacing w:val="-8"/>
          <w:w w:val="110"/>
        </w:rPr>
        <w:t xml:space="preserve">We </w:t>
      </w:r>
      <w:r>
        <w:rPr>
          <w:w w:val="110"/>
        </w:rPr>
        <w:t>developed plugins for Papyrus for C++ code gener- ation from UML and C++ code reverse to UML. In order   to perform incremental code generation and incremental re- verse,</w:t>
      </w:r>
      <w:r>
        <w:rPr>
          <w:spacing w:val="-5"/>
          <w:w w:val="110"/>
        </w:rPr>
        <w:t xml:space="preserve"> </w:t>
      </w:r>
      <w:r>
        <w:rPr>
          <w:w w:val="110"/>
        </w:rPr>
        <w:t>our</w:t>
      </w:r>
      <w:r>
        <w:rPr>
          <w:spacing w:val="-8"/>
          <w:w w:val="110"/>
        </w:rPr>
        <w:t xml:space="preserve"> </w:t>
      </w:r>
      <w:r>
        <w:rPr>
          <w:w w:val="110"/>
        </w:rPr>
        <w:t>plugins</w:t>
      </w:r>
      <w:r>
        <w:rPr>
          <w:spacing w:val="-8"/>
          <w:w w:val="110"/>
        </w:rPr>
        <w:t xml:space="preserve"> </w:t>
      </w:r>
      <w:r>
        <w:rPr>
          <w:w w:val="110"/>
        </w:rPr>
        <w:t>need</w:t>
      </w:r>
      <w:r>
        <w:rPr>
          <w:spacing w:val="-8"/>
          <w:w w:val="110"/>
        </w:rPr>
        <w:t xml:space="preserve"> </w:t>
      </w:r>
      <w:r>
        <w:rPr>
          <w:w w:val="110"/>
        </w:rPr>
        <w:t>to</w:t>
      </w:r>
      <w:r>
        <w:rPr>
          <w:spacing w:val="-8"/>
          <w:w w:val="110"/>
        </w:rPr>
        <w:t xml:space="preserve"> </w:t>
      </w:r>
      <w:r>
        <w:rPr>
          <w:w w:val="110"/>
        </w:rPr>
        <w:t>listen</w:t>
      </w:r>
      <w:r>
        <w:rPr>
          <w:spacing w:val="-8"/>
          <w:w w:val="110"/>
        </w:rPr>
        <w:t xml:space="preserve"> </w:t>
      </w:r>
      <w:r>
        <w:rPr>
          <w:w w:val="110"/>
        </w:rPr>
        <w:t>to</w:t>
      </w:r>
      <w:r>
        <w:rPr>
          <w:spacing w:val="-8"/>
          <w:w w:val="110"/>
        </w:rPr>
        <w:t xml:space="preserve"> </w:t>
      </w:r>
      <w:r>
        <w:rPr>
          <w:w w:val="110"/>
        </w:rPr>
        <w:t>modification</w:t>
      </w:r>
      <w:r>
        <w:rPr>
          <w:spacing w:val="-8"/>
          <w:w w:val="110"/>
        </w:rPr>
        <w:t xml:space="preserve"> </w:t>
      </w:r>
      <w:r>
        <w:rPr>
          <w:w w:val="110"/>
        </w:rPr>
        <w:t>events</w:t>
      </w:r>
      <w:r>
        <w:rPr>
          <w:spacing w:val="-8"/>
          <w:w w:val="110"/>
        </w:rPr>
        <w:t xml:space="preserve"> </w:t>
      </w:r>
      <w:r>
        <w:rPr>
          <w:w w:val="110"/>
        </w:rPr>
        <w:t>in</w:t>
      </w:r>
      <w:r>
        <w:rPr>
          <w:spacing w:val="-8"/>
          <w:w w:val="110"/>
        </w:rPr>
        <w:t xml:space="preserve"> </w:t>
      </w:r>
      <w:r>
        <w:rPr>
          <w:w w:val="110"/>
        </w:rPr>
        <w:t xml:space="preserve">the model and code respectively. The </w:t>
      </w:r>
      <w:r>
        <w:rPr>
          <w:rFonts w:ascii="Georgia"/>
          <w:b/>
          <w:w w:val="110"/>
        </w:rPr>
        <w:t xml:space="preserve">Viatra </w:t>
      </w:r>
      <w:r>
        <w:rPr>
          <w:w w:val="110"/>
        </w:rPr>
        <w:t>[5] API is used</w:t>
      </w:r>
      <w:r>
        <w:rPr>
          <w:spacing w:val="-33"/>
          <w:w w:val="110"/>
        </w:rPr>
        <w:t xml:space="preserve"> </w:t>
      </w:r>
      <w:r>
        <w:rPr>
          <w:w w:val="110"/>
        </w:rPr>
        <w:t xml:space="preserve">to listen to such </w:t>
      </w:r>
      <w:r>
        <w:rPr>
          <w:spacing w:val="-3"/>
          <w:w w:val="110"/>
        </w:rPr>
        <w:t xml:space="preserve">events </w:t>
      </w:r>
      <w:r>
        <w:rPr>
          <w:w w:val="110"/>
        </w:rPr>
        <w:t xml:space="preserve">in the model. The Eclipse CDT API is used to listen to modification </w:t>
      </w:r>
      <w:r>
        <w:rPr>
          <w:spacing w:val="-3"/>
          <w:w w:val="110"/>
        </w:rPr>
        <w:t xml:space="preserve">events </w:t>
      </w:r>
      <w:r>
        <w:rPr>
          <w:w w:val="110"/>
        </w:rPr>
        <w:t xml:space="preserve">in the code. These list of </w:t>
      </w:r>
      <w:r>
        <w:rPr>
          <w:spacing w:val="-3"/>
          <w:w w:val="110"/>
        </w:rPr>
        <w:t xml:space="preserve">events </w:t>
      </w:r>
      <w:r>
        <w:rPr>
          <w:w w:val="110"/>
        </w:rPr>
        <w:t>are used to either generate code or reverse code incrementally.</w:t>
      </w:r>
    </w:p>
    <w:p w14:paraId="64FC0FCE" w14:textId="77777777" w:rsidR="00B66BFA" w:rsidRDefault="0044141A">
      <w:pPr>
        <w:pStyle w:val="Corpsdetexte"/>
        <w:spacing w:line="242" w:lineRule="auto"/>
        <w:ind w:left="115" w:right="279" w:firstLine="179"/>
        <w:jc w:val="both"/>
      </w:pPr>
      <w:r>
        <w:rPr>
          <w:rFonts w:ascii="Georgia"/>
          <w:b/>
          <w:w w:val="110"/>
        </w:rPr>
        <w:t>EMF</w:t>
      </w:r>
      <w:r>
        <w:rPr>
          <w:rFonts w:ascii="Georgia"/>
          <w:b/>
          <w:spacing w:val="-14"/>
          <w:w w:val="110"/>
        </w:rPr>
        <w:t xml:space="preserve"> </w:t>
      </w:r>
      <w:r>
        <w:rPr>
          <w:rFonts w:ascii="Georgia"/>
          <w:b/>
          <w:w w:val="110"/>
        </w:rPr>
        <w:t>Compare</w:t>
      </w:r>
      <w:r>
        <w:rPr>
          <w:rFonts w:ascii="Georgia"/>
          <w:b/>
          <w:spacing w:val="-19"/>
          <w:w w:val="110"/>
        </w:rPr>
        <w:t xml:space="preserve"> </w:t>
      </w:r>
      <w:r>
        <w:rPr>
          <w:w w:val="110"/>
        </w:rPr>
        <w:t>[6]</w:t>
      </w:r>
      <w:r>
        <w:rPr>
          <w:spacing w:val="-19"/>
          <w:w w:val="110"/>
        </w:rPr>
        <w:t xml:space="preserve"> </w:t>
      </w:r>
      <w:r>
        <w:rPr>
          <w:w w:val="110"/>
        </w:rPr>
        <w:t>is</w:t>
      </w:r>
      <w:r>
        <w:rPr>
          <w:spacing w:val="-19"/>
          <w:w w:val="110"/>
        </w:rPr>
        <w:t xml:space="preserve"> </w:t>
      </w:r>
      <w:r>
        <w:rPr>
          <w:w w:val="110"/>
        </w:rPr>
        <w:t>used</w:t>
      </w:r>
      <w:r>
        <w:rPr>
          <w:spacing w:val="-19"/>
          <w:w w:val="110"/>
        </w:rPr>
        <w:t xml:space="preserve"> </w:t>
      </w:r>
      <w:r>
        <w:rPr>
          <w:w w:val="110"/>
        </w:rPr>
        <w:t>to</w:t>
      </w:r>
      <w:r>
        <w:rPr>
          <w:spacing w:val="-19"/>
          <w:w w:val="110"/>
        </w:rPr>
        <w:t xml:space="preserve"> </w:t>
      </w:r>
      <w:r>
        <w:rPr>
          <w:w w:val="110"/>
        </w:rPr>
        <w:t>synchronize</w:t>
      </w:r>
      <w:r>
        <w:rPr>
          <w:spacing w:val="-18"/>
          <w:w w:val="110"/>
        </w:rPr>
        <w:t xml:space="preserve"> </w:t>
      </w:r>
      <w:r>
        <w:rPr>
          <w:w w:val="110"/>
        </w:rPr>
        <w:t>models</w:t>
      </w:r>
      <w:r>
        <w:rPr>
          <w:spacing w:val="-18"/>
          <w:w w:val="110"/>
        </w:rPr>
        <w:t xml:space="preserve"> </w:t>
      </w:r>
      <w:r>
        <w:rPr>
          <w:w w:val="110"/>
        </w:rPr>
        <w:t xml:space="preserve">imple- mented with EMF. </w:t>
      </w:r>
      <w:r>
        <w:rPr>
          <w:spacing w:val="-8"/>
          <w:w w:val="110"/>
        </w:rPr>
        <w:t xml:space="preserve">We </w:t>
      </w:r>
      <w:r>
        <w:rPr>
          <w:w w:val="110"/>
        </w:rPr>
        <w:t xml:space="preserve">adapted EMF Compare for Pa- pyrus in order to synchronize UML models for our specific work.  Eclipse CDT is used for C++ code   </w:t>
      </w:r>
      <w:r>
        <w:rPr>
          <w:spacing w:val="15"/>
          <w:w w:val="110"/>
        </w:rPr>
        <w:t xml:space="preserve"> </w:t>
      </w:r>
      <w:r>
        <w:rPr>
          <w:w w:val="110"/>
        </w:rPr>
        <w:t>synchronization</w:t>
      </w:r>
    </w:p>
    <w:p w14:paraId="34F74DFE" w14:textId="77777777" w:rsidR="00B66BFA" w:rsidRDefault="00B66BFA">
      <w:pPr>
        <w:spacing w:line="242" w:lineRule="auto"/>
        <w:jc w:val="both"/>
        <w:sectPr w:rsidR="00B66BFA">
          <w:type w:val="continuous"/>
          <w:pgSz w:w="12240" w:h="15840"/>
          <w:pgMar w:top="1360" w:right="840" w:bottom="280" w:left="960" w:header="720" w:footer="720" w:gutter="0"/>
          <w:cols w:num="2" w:space="720" w:equalWidth="0">
            <w:col w:w="4915" w:space="346"/>
            <w:col w:w="5179"/>
          </w:cols>
        </w:sectPr>
      </w:pPr>
    </w:p>
    <w:p w14:paraId="0E77E24B" w14:textId="77777777" w:rsidR="00B66BFA" w:rsidRDefault="00FB6BAA">
      <w:pPr>
        <w:pStyle w:val="Titre4"/>
        <w:spacing w:before="153" w:line="244" w:lineRule="auto"/>
        <w:ind w:left="5376"/>
      </w:pPr>
      <w:r>
        <w:rPr>
          <w:noProof/>
          <w:lang w:val="fr-FR" w:eastAsia="fr-FR"/>
        </w:rPr>
        <w:lastRenderedPageBreak/>
        <mc:AlternateContent>
          <mc:Choice Requires="wpg">
            <w:drawing>
              <wp:anchor distT="0" distB="0" distL="114300" distR="114300" simplePos="0" relativeHeight="2296" behindDoc="0" locked="0" layoutInCell="1" allowOverlap="1" wp14:anchorId="07697DA4" wp14:editId="7505AF4D">
                <wp:simplePos x="0" y="0"/>
                <wp:positionH relativeFrom="page">
                  <wp:posOffset>680085</wp:posOffset>
                </wp:positionH>
                <wp:positionV relativeFrom="paragraph">
                  <wp:posOffset>-1905</wp:posOffset>
                </wp:positionV>
                <wp:extent cx="3042285" cy="1960880"/>
                <wp:effectExtent l="3810" t="7620" r="1905" b="3175"/>
                <wp:wrapNone/>
                <wp:docPr id="75"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2285" cy="1960880"/>
                          <a:chOff x="1071" y="-3"/>
                          <a:chExt cx="4791" cy="3088"/>
                        </a:xfrm>
                      </wpg:grpSpPr>
                      <pic:pic xmlns:pic="http://schemas.openxmlformats.org/drawingml/2006/picture">
                        <pic:nvPicPr>
                          <pic:cNvPr id="76" name="Picture 1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5298" y="96"/>
                            <a:ext cx="478" cy="1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 name="Picture 1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2095" y="613"/>
                            <a:ext cx="177" cy="177"/>
                          </a:xfrm>
                          <a:prstGeom prst="rect">
                            <a:avLst/>
                          </a:prstGeom>
                          <a:noFill/>
                          <a:extLst>
                            <a:ext uri="{909E8E84-426E-40DD-AFC4-6F175D3DCCD1}">
                              <a14:hiddenFill xmlns:a14="http://schemas.microsoft.com/office/drawing/2010/main">
                                <a:solidFill>
                                  <a:srgbClr val="FFFFFF"/>
                                </a:solidFill>
                              </a14:hiddenFill>
                            </a:ext>
                          </a:extLst>
                        </pic:spPr>
                      </pic:pic>
                      <wps:wsp>
                        <wps:cNvPr id="78" name="Freeform 138"/>
                        <wps:cNvSpPr>
                          <a:spLocks/>
                        </wps:cNvSpPr>
                        <wps:spPr bwMode="auto">
                          <a:xfrm>
                            <a:off x="5124" y="695"/>
                            <a:ext cx="734" cy="401"/>
                          </a:xfrm>
                          <a:custGeom>
                            <a:avLst/>
                            <a:gdLst>
                              <a:gd name="T0" fmla="+- 0 5857 5124"/>
                              <a:gd name="T1" fmla="*/ T0 w 734"/>
                              <a:gd name="T2" fmla="+- 0 695 695"/>
                              <a:gd name="T3" fmla="*/ 695 h 401"/>
                              <a:gd name="T4" fmla="+- 0 5124 5124"/>
                              <a:gd name="T5" fmla="*/ T4 w 734"/>
                              <a:gd name="T6" fmla="+- 0 695 695"/>
                              <a:gd name="T7" fmla="*/ 695 h 401"/>
                              <a:gd name="T8" fmla="+- 0 5124 5124"/>
                              <a:gd name="T9" fmla="*/ T8 w 734"/>
                              <a:gd name="T10" fmla="+- 0 1074 695"/>
                              <a:gd name="T11" fmla="*/ 1074 h 401"/>
                              <a:gd name="T12" fmla="+- 0 5202 5124"/>
                              <a:gd name="T13" fmla="*/ T12 w 734"/>
                              <a:gd name="T14" fmla="+- 0 1087 695"/>
                              <a:gd name="T15" fmla="*/ 1087 h 401"/>
                              <a:gd name="T16" fmla="+- 0 5270 5124"/>
                              <a:gd name="T17" fmla="*/ T16 w 734"/>
                              <a:gd name="T18" fmla="+- 0 1094 695"/>
                              <a:gd name="T19" fmla="*/ 1094 h 401"/>
                              <a:gd name="T20" fmla="+- 0 5328 5124"/>
                              <a:gd name="T21" fmla="*/ T20 w 734"/>
                              <a:gd name="T22" fmla="+- 0 1096 695"/>
                              <a:gd name="T23" fmla="*/ 1096 h 401"/>
                              <a:gd name="T24" fmla="+- 0 5354 5124"/>
                              <a:gd name="T25" fmla="*/ T24 w 734"/>
                              <a:gd name="T26" fmla="+- 0 1095 695"/>
                              <a:gd name="T27" fmla="*/ 1095 h 401"/>
                              <a:gd name="T28" fmla="+- 0 5426 5124"/>
                              <a:gd name="T29" fmla="*/ T28 w 734"/>
                              <a:gd name="T30" fmla="+- 0 1088 695"/>
                              <a:gd name="T31" fmla="*/ 1088 h 401"/>
                              <a:gd name="T32" fmla="+- 0 5490 5124"/>
                              <a:gd name="T33" fmla="*/ T32 w 734"/>
                              <a:gd name="T34" fmla="+- 0 1074 695"/>
                              <a:gd name="T35" fmla="*/ 1074 h 401"/>
                              <a:gd name="T36" fmla="+- 0 5578 5124"/>
                              <a:gd name="T37" fmla="*/ T36 w 734"/>
                              <a:gd name="T38" fmla="+- 0 1052 695"/>
                              <a:gd name="T39" fmla="*/ 1052 h 401"/>
                              <a:gd name="T40" fmla="+- 0 5601 5124"/>
                              <a:gd name="T41" fmla="*/ T40 w 734"/>
                              <a:gd name="T42" fmla="+- 0 1047 695"/>
                              <a:gd name="T43" fmla="*/ 1047 h 401"/>
                              <a:gd name="T44" fmla="+- 0 5681 5124"/>
                              <a:gd name="T45" fmla="*/ T44 w 734"/>
                              <a:gd name="T46" fmla="+- 0 1032 695"/>
                              <a:gd name="T47" fmla="*/ 1032 h 401"/>
                              <a:gd name="T48" fmla="+- 0 5744 5124"/>
                              <a:gd name="T49" fmla="*/ T48 w 734"/>
                              <a:gd name="T50" fmla="+- 0 1025 695"/>
                              <a:gd name="T51" fmla="*/ 1025 h 401"/>
                              <a:gd name="T52" fmla="+- 0 5816 5124"/>
                              <a:gd name="T53" fmla="*/ T52 w 734"/>
                              <a:gd name="T54" fmla="+- 0 1021 695"/>
                              <a:gd name="T55" fmla="*/ 1021 h 401"/>
                              <a:gd name="T56" fmla="+- 0 5857 5124"/>
                              <a:gd name="T57" fmla="*/ T56 w 734"/>
                              <a:gd name="T58" fmla="+- 0 1021 695"/>
                              <a:gd name="T59" fmla="*/ 1021 h 401"/>
                              <a:gd name="T60" fmla="+- 0 5857 5124"/>
                              <a:gd name="T61" fmla="*/ T60 w 734"/>
                              <a:gd name="T62" fmla="+- 0 695 695"/>
                              <a:gd name="T63"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3"/>
                                </a:lnTo>
                                <a:lnTo>
                                  <a:pt x="366" y="379"/>
                                </a:lnTo>
                                <a:lnTo>
                                  <a:pt x="454" y="357"/>
                                </a:lnTo>
                                <a:lnTo>
                                  <a:pt x="477" y="352"/>
                                </a:lnTo>
                                <a:lnTo>
                                  <a:pt x="557" y="337"/>
                                </a:lnTo>
                                <a:lnTo>
                                  <a:pt x="620" y="330"/>
                                </a:lnTo>
                                <a:lnTo>
                                  <a:pt x="692" y="326"/>
                                </a:lnTo>
                                <a:lnTo>
                                  <a:pt x="733" y="326"/>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137"/>
                        <wps:cNvSpPr>
                          <a:spLocks/>
                        </wps:cNvSpPr>
                        <wps:spPr bwMode="auto">
                          <a:xfrm>
                            <a:off x="5124" y="695"/>
                            <a:ext cx="734" cy="401"/>
                          </a:xfrm>
                          <a:custGeom>
                            <a:avLst/>
                            <a:gdLst>
                              <a:gd name="T0" fmla="+- 0 5124 5124"/>
                              <a:gd name="T1" fmla="*/ T0 w 734"/>
                              <a:gd name="T2" fmla="+- 0 695 695"/>
                              <a:gd name="T3" fmla="*/ 695 h 401"/>
                              <a:gd name="T4" fmla="+- 0 5857 5124"/>
                              <a:gd name="T5" fmla="*/ T4 w 734"/>
                              <a:gd name="T6" fmla="+- 0 695 695"/>
                              <a:gd name="T7" fmla="*/ 695 h 401"/>
                              <a:gd name="T8" fmla="+- 0 5857 5124"/>
                              <a:gd name="T9" fmla="*/ T8 w 734"/>
                              <a:gd name="T10" fmla="+- 0 1021 695"/>
                              <a:gd name="T11" fmla="*/ 1021 h 401"/>
                              <a:gd name="T12" fmla="+- 0 5816 5124"/>
                              <a:gd name="T13" fmla="*/ T12 w 734"/>
                              <a:gd name="T14" fmla="+- 0 1021 695"/>
                              <a:gd name="T15" fmla="*/ 1021 h 401"/>
                              <a:gd name="T16" fmla="+- 0 5779 5124"/>
                              <a:gd name="T17" fmla="*/ T16 w 734"/>
                              <a:gd name="T18" fmla="+- 0 1023 695"/>
                              <a:gd name="T19" fmla="*/ 1023 h 401"/>
                              <a:gd name="T20" fmla="+- 0 5711 5124"/>
                              <a:gd name="T21" fmla="*/ T20 w 734"/>
                              <a:gd name="T22" fmla="+- 0 1029 695"/>
                              <a:gd name="T23" fmla="*/ 1029 h 401"/>
                              <a:gd name="T24" fmla="+- 0 5626 5124"/>
                              <a:gd name="T25" fmla="*/ T24 w 734"/>
                              <a:gd name="T26" fmla="+- 0 1042 695"/>
                              <a:gd name="T27" fmla="*/ 1042 h 401"/>
                              <a:gd name="T28" fmla="+- 0 5555 5124"/>
                              <a:gd name="T29" fmla="*/ T28 w 734"/>
                              <a:gd name="T30" fmla="+- 0 1058 695"/>
                              <a:gd name="T31" fmla="*/ 1058 h 401"/>
                              <a:gd name="T32" fmla="+- 0 5512 5124"/>
                              <a:gd name="T33" fmla="*/ T32 w 734"/>
                              <a:gd name="T34" fmla="+- 0 1069 695"/>
                              <a:gd name="T35" fmla="*/ 1069 h 401"/>
                              <a:gd name="T36" fmla="+- 0 5490 5124"/>
                              <a:gd name="T37" fmla="*/ T36 w 734"/>
                              <a:gd name="T38" fmla="+- 0 1074 695"/>
                              <a:gd name="T39" fmla="*/ 1074 h 401"/>
                              <a:gd name="T40" fmla="+- 0 5426 5124"/>
                              <a:gd name="T41" fmla="*/ T40 w 734"/>
                              <a:gd name="T42" fmla="+- 0 1088 695"/>
                              <a:gd name="T43" fmla="*/ 1088 h 401"/>
                              <a:gd name="T44" fmla="+- 0 5354 5124"/>
                              <a:gd name="T45" fmla="*/ T44 w 734"/>
                              <a:gd name="T46" fmla="+- 0 1095 695"/>
                              <a:gd name="T47" fmla="*/ 1095 h 401"/>
                              <a:gd name="T48" fmla="+- 0 5328 5124"/>
                              <a:gd name="T49" fmla="*/ T48 w 734"/>
                              <a:gd name="T50" fmla="+- 0 1096 695"/>
                              <a:gd name="T51" fmla="*/ 1096 h 401"/>
                              <a:gd name="T52" fmla="+- 0 5300 5124"/>
                              <a:gd name="T53" fmla="*/ T52 w 734"/>
                              <a:gd name="T54" fmla="+- 0 1096 695"/>
                              <a:gd name="T55" fmla="*/ 1096 h 401"/>
                              <a:gd name="T56" fmla="+- 0 5237 5124"/>
                              <a:gd name="T57" fmla="*/ T56 w 734"/>
                              <a:gd name="T58" fmla="+- 0 1092 695"/>
                              <a:gd name="T59" fmla="*/ 1092 h 401"/>
                              <a:gd name="T60" fmla="+- 0 5164 5124"/>
                              <a:gd name="T61" fmla="*/ T60 w 734"/>
                              <a:gd name="T62" fmla="+- 0 1082 695"/>
                              <a:gd name="T63" fmla="*/ 1082 h 401"/>
                              <a:gd name="T64" fmla="+- 0 5124 5124"/>
                              <a:gd name="T65" fmla="*/ T64 w 734"/>
                              <a:gd name="T66" fmla="+- 0 1074 695"/>
                              <a:gd name="T67" fmla="*/ 1074 h 401"/>
                              <a:gd name="T68" fmla="+- 0 5124 5124"/>
                              <a:gd name="T69" fmla="*/ T68 w 734"/>
                              <a:gd name="T70" fmla="+- 0 695 695"/>
                              <a:gd name="T71"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6"/>
                                </a:lnTo>
                                <a:lnTo>
                                  <a:pt x="692" y="326"/>
                                </a:lnTo>
                                <a:lnTo>
                                  <a:pt x="655" y="328"/>
                                </a:lnTo>
                                <a:lnTo>
                                  <a:pt x="587" y="334"/>
                                </a:lnTo>
                                <a:lnTo>
                                  <a:pt x="502" y="347"/>
                                </a:lnTo>
                                <a:lnTo>
                                  <a:pt x="431" y="363"/>
                                </a:lnTo>
                                <a:lnTo>
                                  <a:pt x="388" y="374"/>
                                </a:lnTo>
                                <a:lnTo>
                                  <a:pt x="366" y="379"/>
                                </a:lnTo>
                                <a:lnTo>
                                  <a:pt x="302" y="393"/>
                                </a:lnTo>
                                <a:lnTo>
                                  <a:pt x="230"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AutoShape 136"/>
                        <wps:cNvSpPr>
                          <a:spLocks/>
                        </wps:cNvSpPr>
                        <wps:spPr bwMode="auto">
                          <a:xfrm>
                            <a:off x="2069" y="873"/>
                            <a:ext cx="1023" cy="51"/>
                          </a:xfrm>
                          <a:custGeom>
                            <a:avLst/>
                            <a:gdLst>
                              <a:gd name="T0" fmla="+- 0 3007 2069"/>
                              <a:gd name="T1" fmla="*/ T0 w 1023"/>
                              <a:gd name="T2" fmla="+- 0 873 873"/>
                              <a:gd name="T3" fmla="*/ 873 h 51"/>
                              <a:gd name="T4" fmla="+- 0 3007 2069"/>
                              <a:gd name="T5" fmla="*/ T4 w 1023"/>
                              <a:gd name="T6" fmla="+- 0 924 873"/>
                              <a:gd name="T7" fmla="*/ 924 h 51"/>
                              <a:gd name="T8" fmla="+- 0 3078 2069"/>
                              <a:gd name="T9" fmla="*/ T8 w 1023"/>
                              <a:gd name="T10" fmla="+- 0 903 873"/>
                              <a:gd name="T11" fmla="*/ 903 h 51"/>
                              <a:gd name="T12" fmla="+- 0 3016 2069"/>
                              <a:gd name="T13" fmla="*/ T12 w 1023"/>
                              <a:gd name="T14" fmla="+- 0 903 873"/>
                              <a:gd name="T15" fmla="*/ 903 h 51"/>
                              <a:gd name="T16" fmla="+- 0 3016 2069"/>
                              <a:gd name="T17" fmla="*/ T16 w 1023"/>
                              <a:gd name="T18" fmla="+- 0 894 873"/>
                              <a:gd name="T19" fmla="*/ 894 h 51"/>
                              <a:gd name="T20" fmla="+- 0 3078 2069"/>
                              <a:gd name="T21" fmla="*/ T20 w 1023"/>
                              <a:gd name="T22" fmla="+- 0 894 873"/>
                              <a:gd name="T23" fmla="*/ 894 h 51"/>
                              <a:gd name="T24" fmla="+- 0 3007 2069"/>
                              <a:gd name="T25" fmla="*/ T24 w 1023"/>
                              <a:gd name="T26" fmla="+- 0 873 873"/>
                              <a:gd name="T27" fmla="*/ 873 h 51"/>
                              <a:gd name="T28" fmla="+- 0 3007 2069"/>
                              <a:gd name="T29" fmla="*/ T28 w 1023"/>
                              <a:gd name="T30" fmla="+- 0 894 873"/>
                              <a:gd name="T31" fmla="*/ 894 h 51"/>
                              <a:gd name="T32" fmla="+- 0 2069 2069"/>
                              <a:gd name="T33" fmla="*/ T32 w 1023"/>
                              <a:gd name="T34" fmla="+- 0 894 873"/>
                              <a:gd name="T35" fmla="*/ 894 h 51"/>
                              <a:gd name="T36" fmla="+- 0 2069 2069"/>
                              <a:gd name="T37" fmla="*/ T36 w 1023"/>
                              <a:gd name="T38" fmla="+- 0 903 873"/>
                              <a:gd name="T39" fmla="*/ 903 h 51"/>
                              <a:gd name="T40" fmla="+- 0 3007 2069"/>
                              <a:gd name="T41" fmla="*/ T40 w 1023"/>
                              <a:gd name="T42" fmla="+- 0 903 873"/>
                              <a:gd name="T43" fmla="*/ 903 h 51"/>
                              <a:gd name="T44" fmla="+- 0 3007 2069"/>
                              <a:gd name="T45" fmla="*/ T44 w 1023"/>
                              <a:gd name="T46" fmla="+- 0 894 873"/>
                              <a:gd name="T47" fmla="*/ 894 h 51"/>
                              <a:gd name="T48" fmla="+- 0 3078 2069"/>
                              <a:gd name="T49" fmla="*/ T48 w 1023"/>
                              <a:gd name="T50" fmla="+- 0 894 873"/>
                              <a:gd name="T51" fmla="*/ 894 h 51"/>
                              <a:gd name="T52" fmla="+- 0 3016 2069"/>
                              <a:gd name="T53" fmla="*/ T52 w 1023"/>
                              <a:gd name="T54" fmla="+- 0 894 873"/>
                              <a:gd name="T55" fmla="*/ 894 h 51"/>
                              <a:gd name="T56" fmla="+- 0 3016 2069"/>
                              <a:gd name="T57" fmla="*/ T56 w 1023"/>
                              <a:gd name="T58" fmla="+- 0 903 873"/>
                              <a:gd name="T59" fmla="*/ 903 h 51"/>
                              <a:gd name="T60" fmla="+- 0 3078 2069"/>
                              <a:gd name="T61" fmla="*/ T60 w 1023"/>
                              <a:gd name="T62" fmla="+- 0 903 873"/>
                              <a:gd name="T63" fmla="*/ 903 h 51"/>
                              <a:gd name="T64" fmla="+- 0 3092 2069"/>
                              <a:gd name="T65" fmla="*/ T64 w 1023"/>
                              <a:gd name="T66" fmla="+- 0 898 873"/>
                              <a:gd name="T67" fmla="*/ 898 h 51"/>
                              <a:gd name="T68" fmla="+- 0 3078 2069"/>
                              <a:gd name="T69" fmla="*/ T68 w 1023"/>
                              <a:gd name="T70" fmla="+- 0 894 873"/>
                              <a:gd name="T71" fmla="*/ 89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8" y="0"/>
                                </a:moveTo>
                                <a:lnTo>
                                  <a:pt x="938" y="51"/>
                                </a:lnTo>
                                <a:lnTo>
                                  <a:pt x="1009" y="30"/>
                                </a:lnTo>
                                <a:lnTo>
                                  <a:pt x="947" y="30"/>
                                </a:lnTo>
                                <a:lnTo>
                                  <a:pt x="947" y="21"/>
                                </a:lnTo>
                                <a:lnTo>
                                  <a:pt x="1009" y="21"/>
                                </a:lnTo>
                                <a:lnTo>
                                  <a:pt x="938" y="0"/>
                                </a:lnTo>
                                <a:close/>
                                <a:moveTo>
                                  <a:pt x="938" y="21"/>
                                </a:moveTo>
                                <a:lnTo>
                                  <a:pt x="0" y="21"/>
                                </a:lnTo>
                                <a:lnTo>
                                  <a:pt x="0" y="30"/>
                                </a:lnTo>
                                <a:lnTo>
                                  <a:pt x="938" y="30"/>
                                </a:lnTo>
                                <a:lnTo>
                                  <a:pt x="938" y="21"/>
                                </a:lnTo>
                                <a:close/>
                                <a:moveTo>
                                  <a:pt x="1009" y="21"/>
                                </a:moveTo>
                                <a:lnTo>
                                  <a:pt x="947" y="21"/>
                                </a:lnTo>
                                <a:lnTo>
                                  <a:pt x="947" y="30"/>
                                </a:lnTo>
                                <a:lnTo>
                                  <a:pt x="1009" y="30"/>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35"/>
                        <wps:cNvSpPr>
                          <a:spLocks/>
                        </wps:cNvSpPr>
                        <wps:spPr bwMode="auto">
                          <a:xfrm>
                            <a:off x="3091" y="695"/>
                            <a:ext cx="1011" cy="401"/>
                          </a:xfrm>
                          <a:custGeom>
                            <a:avLst/>
                            <a:gdLst>
                              <a:gd name="T0" fmla="+- 0 4101 3091"/>
                              <a:gd name="T1" fmla="*/ T0 w 1011"/>
                              <a:gd name="T2" fmla="+- 0 695 695"/>
                              <a:gd name="T3" fmla="*/ 695 h 401"/>
                              <a:gd name="T4" fmla="+- 0 3091 3091"/>
                              <a:gd name="T5" fmla="*/ T4 w 1011"/>
                              <a:gd name="T6" fmla="+- 0 695 695"/>
                              <a:gd name="T7" fmla="*/ 695 h 401"/>
                              <a:gd name="T8" fmla="+- 0 3091 3091"/>
                              <a:gd name="T9" fmla="*/ T8 w 1011"/>
                              <a:gd name="T10" fmla="+- 0 1074 695"/>
                              <a:gd name="T11" fmla="*/ 1074 h 401"/>
                              <a:gd name="T12" fmla="+- 0 3175 3091"/>
                              <a:gd name="T13" fmla="*/ T12 w 1011"/>
                              <a:gd name="T14" fmla="+- 0 1085 695"/>
                              <a:gd name="T15" fmla="*/ 1085 h 401"/>
                              <a:gd name="T16" fmla="+- 0 3250 3091"/>
                              <a:gd name="T17" fmla="*/ T16 w 1011"/>
                              <a:gd name="T18" fmla="+- 0 1092 695"/>
                              <a:gd name="T19" fmla="*/ 1092 h 401"/>
                              <a:gd name="T20" fmla="+- 0 3317 3091"/>
                              <a:gd name="T21" fmla="*/ T20 w 1011"/>
                              <a:gd name="T22" fmla="+- 0 1095 695"/>
                              <a:gd name="T23" fmla="*/ 1095 h 401"/>
                              <a:gd name="T24" fmla="+- 0 3377 3091"/>
                              <a:gd name="T25" fmla="*/ T24 w 1011"/>
                              <a:gd name="T26" fmla="+- 0 1096 695"/>
                              <a:gd name="T27" fmla="*/ 1096 h 401"/>
                              <a:gd name="T28" fmla="+- 0 3405 3091"/>
                              <a:gd name="T29" fmla="*/ T28 w 1011"/>
                              <a:gd name="T30" fmla="+- 0 1095 695"/>
                              <a:gd name="T31" fmla="*/ 1095 h 401"/>
                              <a:gd name="T32" fmla="+- 0 3482 3091"/>
                              <a:gd name="T33" fmla="*/ T32 w 1011"/>
                              <a:gd name="T34" fmla="+- 0 1090 695"/>
                              <a:gd name="T35" fmla="*/ 1090 h 401"/>
                              <a:gd name="T36" fmla="+- 0 3552 3091"/>
                              <a:gd name="T37" fmla="*/ T36 w 1011"/>
                              <a:gd name="T38" fmla="+- 0 1082 695"/>
                              <a:gd name="T39" fmla="*/ 1082 h 401"/>
                              <a:gd name="T40" fmla="+- 0 3711 3091"/>
                              <a:gd name="T41" fmla="*/ T40 w 1011"/>
                              <a:gd name="T42" fmla="+- 0 1053 695"/>
                              <a:gd name="T43" fmla="*/ 1053 h 401"/>
                              <a:gd name="T44" fmla="+- 0 3736 3091"/>
                              <a:gd name="T45" fmla="*/ T44 w 1011"/>
                              <a:gd name="T46" fmla="+- 0 1049 695"/>
                              <a:gd name="T47" fmla="*/ 1049 h 401"/>
                              <a:gd name="T48" fmla="+- 0 3816 3091"/>
                              <a:gd name="T49" fmla="*/ T48 w 1011"/>
                              <a:gd name="T50" fmla="+- 0 1037 695"/>
                              <a:gd name="T51" fmla="*/ 1037 h 401"/>
                              <a:gd name="T52" fmla="+- 0 3876 3091"/>
                              <a:gd name="T53" fmla="*/ T52 w 1011"/>
                              <a:gd name="T54" fmla="+- 0 1031 695"/>
                              <a:gd name="T55" fmla="*/ 1031 h 401"/>
                              <a:gd name="T56" fmla="+- 0 3942 3091"/>
                              <a:gd name="T57" fmla="*/ T56 w 1011"/>
                              <a:gd name="T58" fmla="+- 0 1026 695"/>
                              <a:gd name="T59" fmla="*/ 1026 h 401"/>
                              <a:gd name="T60" fmla="+- 0 4017 3091"/>
                              <a:gd name="T61" fmla="*/ T60 w 1011"/>
                              <a:gd name="T62" fmla="+- 0 1022 695"/>
                              <a:gd name="T63" fmla="*/ 1022 h 401"/>
                              <a:gd name="T64" fmla="+- 0 4101 3091"/>
                              <a:gd name="T65" fmla="*/ T64 w 1011"/>
                              <a:gd name="T66" fmla="+- 0 1021 695"/>
                              <a:gd name="T67" fmla="*/ 1021 h 401"/>
                              <a:gd name="T68" fmla="+- 0 4101 3091"/>
                              <a:gd name="T69" fmla="*/ T68 w 1011"/>
                              <a:gd name="T70" fmla="+- 0 695 695"/>
                              <a:gd name="T71"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90"/>
                                </a:lnTo>
                                <a:lnTo>
                                  <a:pt x="159" y="397"/>
                                </a:lnTo>
                                <a:lnTo>
                                  <a:pt x="226" y="400"/>
                                </a:lnTo>
                                <a:lnTo>
                                  <a:pt x="286" y="401"/>
                                </a:lnTo>
                                <a:lnTo>
                                  <a:pt x="314" y="400"/>
                                </a:lnTo>
                                <a:lnTo>
                                  <a:pt x="391" y="395"/>
                                </a:lnTo>
                                <a:lnTo>
                                  <a:pt x="461" y="387"/>
                                </a:lnTo>
                                <a:lnTo>
                                  <a:pt x="620" y="358"/>
                                </a:lnTo>
                                <a:lnTo>
                                  <a:pt x="645" y="354"/>
                                </a:lnTo>
                                <a:lnTo>
                                  <a:pt x="725" y="342"/>
                                </a:lnTo>
                                <a:lnTo>
                                  <a:pt x="785" y="336"/>
                                </a:lnTo>
                                <a:lnTo>
                                  <a:pt x="851" y="331"/>
                                </a:lnTo>
                                <a:lnTo>
                                  <a:pt x="926" y="327"/>
                                </a:lnTo>
                                <a:lnTo>
                                  <a:pt x="1010" y="326"/>
                                </a:lnTo>
                                <a:lnTo>
                                  <a:pt x="1010"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134"/>
                        <wps:cNvSpPr>
                          <a:spLocks/>
                        </wps:cNvSpPr>
                        <wps:spPr bwMode="auto">
                          <a:xfrm>
                            <a:off x="3091" y="695"/>
                            <a:ext cx="1011" cy="401"/>
                          </a:xfrm>
                          <a:custGeom>
                            <a:avLst/>
                            <a:gdLst>
                              <a:gd name="T0" fmla="+- 0 3091 3091"/>
                              <a:gd name="T1" fmla="*/ T0 w 1011"/>
                              <a:gd name="T2" fmla="+- 0 695 695"/>
                              <a:gd name="T3" fmla="*/ 695 h 401"/>
                              <a:gd name="T4" fmla="+- 0 4101 3091"/>
                              <a:gd name="T5" fmla="*/ T4 w 1011"/>
                              <a:gd name="T6" fmla="+- 0 695 695"/>
                              <a:gd name="T7" fmla="*/ 695 h 401"/>
                              <a:gd name="T8" fmla="+- 0 4101 3091"/>
                              <a:gd name="T9" fmla="*/ T8 w 1011"/>
                              <a:gd name="T10" fmla="+- 0 1021 695"/>
                              <a:gd name="T11" fmla="*/ 1021 h 401"/>
                              <a:gd name="T12" fmla="+- 0 4058 3091"/>
                              <a:gd name="T13" fmla="*/ T12 w 1011"/>
                              <a:gd name="T14" fmla="+- 0 1021 695"/>
                              <a:gd name="T15" fmla="*/ 1021 h 401"/>
                              <a:gd name="T16" fmla="+- 0 4017 3091"/>
                              <a:gd name="T17" fmla="*/ T16 w 1011"/>
                              <a:gd name="T18" fmla="+- 0 1022 695"/>
                              <a:gd name="T19" fmla="*/ 1022 h 401"/>
                              <a:gd name="T20" fmla="+- 0 3942 3091"/>
                              <a:gd name="T21" fmla="*/ T20 w 1011"/>
                              <a:gd name="T22" fmla="+- 0 1026 695"/>
                              <a:gd name="T23" fmla="*/ 1026 h 401"/>
                              <a:gd name="T24" fmla="+- 0 3876 3091"/>
                              <a:gd name="T25" fmla="*/ T24 w 1011"/>
                              <a:gd name="T26" fmla="+- 0 1031 695"/>
                              <a:gd name="T27" fmla="*/ 1031 h 401"/>
                              <a:gd name="T28" fmla="+- 0 3816 3091"/>
                              <a:gd name="T29" fmla="*/ T28 w 1011"/>
                              <a:gd name="T30" fmla="+- 0 1037 695"/>
                              <a:gd name="T31" fmla="*/ 1037 h 401"/>
                              <a:gd name="T32" fmla="+- 0 3736 3091"/>
                              <a:gd name="T33" fmla="*/ T32 w 1011"/>
                              <a:gd name="T34" fmla="+- 0 1049 695"/>
                              <a:gd name="T35" fmla="*/ 1049 h 401"/>
                              <a:gd name="T36" fmla="+- 0 3664 3091"/>
                              <a:gd name="T37" fmla="*/ T36 w 1011"/>
                              <a:gd name="T38" fmla="+- 0 1062 695"/>
                              <a:gd name="T39" fmla="*/ 1062 h 401"/>
                              <a:gd name="T40" fmla="+- 0 3641 3091"/>
                              <a:gd name="T41" fmla="*/ T40 w 1011"/>
                              <a:gd name="T42" fmla="+- 0 1066 695"/>
                              <a:gd name="T43" fmla="*/ 1066 h 401"/>
                              <a:gd name="T44" fmla="+- 0 3619 3091"/>
                              <a:gd name="T45" fmla="*/ T44 w 1011"/>
                              <a:gd name="T46" fmla="+- 0 1070 695"/>
                              <a:gd name="T47" fmla="*/ 1070 h 401"/>
                              <a:gd name="T48" fmla="+- 0 3552 3091"/>
                              <a:gd name="T49" fmla="*/ T48 w 1011"/>
                              <a:gd name="T50" fmla="+- 0 1082 695"/>
                              <a:gd name="T51" fmla="*/ 1082 h 401"/>
                              <a:gd name="T52" fmla="+- 0 3482 3091"/>
                              <a:gd name="T53" fmla="*/ T52 w 1011"/>
                              <a:gd name="T54" fmla="+- 0 1090 695"/>
                              <a:gd name="T55" fmla="*/ 1090 h 401"/>
                              <a:gd name="T56" fmla="+- 0 3405 3091"/>
                              <a:gd name="T57" fmla="*/ T56 w 1011"/>
                              <a:gd name="T58" fmla="+- 0 1095 695"/>
                              <a:gd name="T59" fmla="*/ 1095 h 401"/>
                              <a:gd name="T60" fmla="+- 0 3377 3091"/>
                              <a:gd name="T61" fmla="*/ T60 w 1011"/>
                              <a:gd name="T62" fmla="+- 0 1096 695"/>
                              <a:gd name="T63" fmla="*/ 1096 h 401"/>
                              <a:gd name="T64" fmla="+- 0 3348 3091"/>
                              <a:gd name="T65" fmla="*/ T64 w 1011"/>
                              <a:gd name="T66" fmla="+- 0 1096 695"/>
                              <a:gd name="T67" fmla="*/ 1096 h 401"/>
                              <a:gd name="T68" fmla="+- 0 3285 3091"/>
                              <a:gd name="T69" fmla="*/ T68 w 1011"/>
                              <a:gd name="T70" fmla="+- 0 1094 695"/>
                              <a:gd name="T71" fmla="*/ 1094 h 401"/>
                              <a:gd name="T72" fmla="+- 0 3214 3091"/>
                              <a:gd name="T73" fmla="*/ T72 w 1011"/>
                              <a:gd name="T74" fmla="+- 0 1089 695"/>
                              <a:gd name="T75" fmla="*/ 1089 h 401"/>
                              <a:gd name="T76" fmla="+- 0 3135 3091"/>
                              <a:gd name="T77" fmla="*/ T76 w 1011"/>
                              <a:gd name="T78" fmla="+- 0 1080 695"/>
                              <a:gd name="T79" fmla="*/ 1080 h 401"/>
                              <a:gd name="T80" fmla="+- 0 3091 3091"/>
                              <a:gd name="T81" fmla="*/ T80 w 1011"/>
                              <a:gd name="T82" fmla="+- 0 1074 695"/>
                              <a:gd name="T83" fmla="*/ 1074 h 401"/>
                              <a:gd name="T84" fmla="+- 0 3091 3091"/>
                              <a:gd name="T85" fmla="*/ T84 w 1011"/>
                              <a:gd name="T86" fmla="+- 0 695 695"/>
                              <a:gd name="T87"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6"/>
                                </a:lnTo>
                                <a:lnTo>
                                  <a:pt x="967" y="326"/>
                                </a:lnTo>
                                <a:lnTo>
                                  <a:pt x="926" y="327"/>
                                </a:lnTo>
                                <a:lnTo>
                                  <a:pt x="851" y="331"/>
                                </a:lnTo>
                                <a:lnTo>
                                  <a:pt x="785" y="336"/>
                                </a:lnTo>
                                <a:lnTo>
                                  <a:pt x="725" y="342"/>
                                </a:lnTo>
                                <a:lnTo>
                                  <a:pt x="645" y="354"/>
                                </a:lnTo>
                                <a:lnTo>
                                  <a:pt x="573" y="367"/>
                                </a:lnTo>
                                <a:lnTo>
                                  <a:pt x="550" y="371"/>
                                </a:lnTo>
                                <a:lnTo>
                                  <a:pt x="528" y="375"/>
                                </a:lnTo>
                                <a:lnTo>
                                  <a:pt x="461" y="387"/>
                                </a:lnTo>
                                <a:lnTo>
                                  <a:pt x="391" y="395"/>
                                </a:lnTo>
                                <a:lnTo>
                                  <a:pt x="314" y="400"/>
                                </a:lnTo>
                                <a:lnTo>
                                  <a:pt x="286" y="401"/>
                                </a:lnTo>
                                <a:lnTo>
                                  <a:pt x="257" y="401"/>
                                </a:lnTo>
                                <a:lnTo>
                                  <a:pt x="194" y="399"/>
                                </a:lnTo>
                                <a:lnTo>
                                  <a:pt x="123" y="394"/>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AutoShape 133"/>
                        <wps:cNvSpPr>
                          <a:spLocks/>
                        </wps:cNvSpPr>
                        <wps:spPr bwMode="auto">
                          <a:xfrm>
                            <a:off x="4101" y="873"/>
                            <a:ext cx="1023" cy="51"/>
                          </a:xfrm>
                          <a:custGeom>
                            <a:avLst/>
                            <a:gdLst>
                              <a:gd name="T0" fmla="+- 0 4186 4101"/>
                              <a:gd name="T1" fmla="*/ T0 w 1023"/>
                              <a:gd name="T2" fmla="+- 0 873 873"/>
                              <a:gd name="T3" fmla="*/ 873 h 51"/>
                              <a:gd name="T4" fmla="+- 0 4101 4101"/>
                              <a:gd name="T5" fmla="*/ T4 w 1023"/>
                              <a:gd name="T6" fmla="+- 0 898 873"/>
                              <a:gd name="T7" fmla="*/ 898 h 51"/>
                              <a:gd name="T8" fmla="+- 0 4186 4101"/>
                              <a:gd name="T9" fmla="*/ T8 w 1023"/>
                              <a:gd name="T10" fmla="+- 0 924 873"/>
                              <a:gd name="T11" fmla="*/ 924 h 51"/>
                              <a:gd name="T12" fmla="+- 0 4186 4101"/>
                              <a:gd name="T13" fmla="*/ T12 w 1023"/>
                              <a:gd name="T14" fmla="+- 0 903 873"/>
                              <a:gd name="T15" fmla="*/ 903 h 51"/>
                              <a:gd name="T16" fmla="+- 0 4177 4101"/>
                              <a:gd name="T17" fmla="*/ T16 w 1023"/>
                              <a:gd name="T18" fmla="+- 0 903 873"/>
                              <a:gd name="T19" fmla="*/ 903 h 51"/>
                              <a:gd name="T20" fmla="+- 0 4177 4101"/>
                              <a:gd name="T21" fmla="*/ T20 w 1023"/>
                              <a:gd name="T22" fmla="+- 0 894 873"/>
                              <a:gd name="T23" fmla="*/ 894 h 51"/>
                              <a:gd name="T24" fmla="+- 0 4186 4101"/>
                              <a:gd name="T25" fmla="*/ T24 w 1023"/>
                              <a:gd name="T26" fmla="+- 0 894 873"/>
                              <a:gd name="T27" fmla="*/ 894 h 51"/>
                              <a:gd name="T28" fmla="+- 0 4186 4101"/>
                              <a:gd name="T29" fmla="*/ T28 w 1023"/>
                              <a:gd name="T30" fmla="+- 0 873 873"/>
                              <a:gd name="T31" fmla="*/ 873 h 51"/>
                              <a:gd name="T32" fmla="+- 0 5040 4101"/>
                              <a:gd name="T33" fmla="*/ T32 w 1023"/>
                              <a:gd name="T34" fmla="+- 0 873 873"/>
                              <a:gd name="T35" fmla="*/ 873 h 51"/>
                              <a:gd name="T36" fmla="+- 0 5040 4101"/>
                              <a:gd name="T37" fmla="*/ T36 w 1023"/>
                              <a:gd name="T38" fmla="+- 0 924 873"/>
                              <a:gd name="T39" fmla="*/ 924 h 51"/>
                              <a:gd name="T40" fmla="+- 0 5110 4101"/>
                              <a:gd name="T41" fmla="*/ T40 w 1023"/>
                              <a:gd name="T42" fmla="+- 0 903 873"/>
                              <a:gd name="T43" fmla="*/ 903 h 51"/>
                              <a:gd name="T44" fmla="+- 0 5048 4101"/>
                              <a:gd name="T45" fmla="*/ T44 w 1023"/>
                              <a:gd name="T46" fmla="+- 0 903 873"/>
                              <a:gd name="T47" fmla="*/ 903 h 51"/>
                              <a:gd name="T48" fmla="+- 0 5048 4101"/>
                              <a:gd name="T49" fmla="*/ T48 w 1023"/>
                              <a:gd name="T50" fmla="+- 0 894 873"/>
                              <a:gd name="T51" fmla="*/ 894 h 51"/>
                              <a:gd name="T52" fmla="+- 0 5110 4101"/>
                              <a:gd name="T53" fmla="*/ T52 w 1023"/>
                              <a:gd name="T54" fmla="+- 0 894 873"/>
                              <a:gd name="T55" fmla="*/ 894 h 51"/>
                              <a:gd name="T56" fmla="+- 0 5040 4101"/>
                              <a:gd name="T57" fmla="*/ T56 w 1023"/>
                              <a:gd name="T58" fmla="+- 0 873 873"/>
                              <a:gd name="T59" fmla="*/ 873 h 51"/>
                              <a:gd name="T60" fmla="+- 0 4186 4101"/>
                              <a:gd name="T61" fmla="*/ T60 w 1023"/>
                              <a:gd name="T62" fmla="+- 0 894 873"/>
                              <a:gd name="T63" fmla="*/ 894 h 51"/>
                              <a:gd name="T64" fmla="+- 0 4177 4101"/>
                              <a:gd name="T65" fmla="*/ T64 w 1023"/>
                              <a:gd name="T66" fmla="+- 0 894 873"/>
                              <a:gd name="T67" fmla="*/ 894 h 51"/>
                              <a:gd name="T68" fmla="+- 0 4177 4101"/>
                              <a:gd name="T69" fmla="*/ T68 w 1023"/>
                              <a:gd name="T70" fmla="+- 0 903 873"/>
                              <a:gd name="T71" fmla="*/ 903 h 51"/>
                              <a:gd name="T72" fmla="+- 0 4186 4101"/>
                              <a:gd name="T73" fmla="*/ T72 w 1023"/>
                              <a:gd name="T74" fmla="+- 0 903 873"/>
                              <a:gd name="T75" fmla="*/ 903 h 51"/>
                              <a:gd name="T76" fmla="+- 0 4186 4101"/>
                              <a:gd name="T77" fmla="*/ T76 w 1023"/>
                              <a:gd name="T78" fmla="+- 0 894 873"/>
                              <a:gd name="T79" fmla="*/ 894 h 51"/>
                              <a:gd name="T80" fmla="+- 0 5040 4101"/>
                              <a:gd name="T81" fmla="*/ T80 w 1023"/>
                              <a:gd name="T82" fmla="+- 0 894 873"/>
                              <a:gd name="T83" fmla="*/ 894 h 51"/>
                              <a:gd name="T84" fmla="+- 0 4186 4101"/>
                              <a:gd name="T85" fmla="*/ T84 w 1023"/>
                              <a:gd name="T86" fmla="+- 0 894 873"/>
                              <a:gd name="T87" fmla="*/ 894 h 51"/>
                              <a:gd name="T88" fmla="+- 0 4186 4101"/>
                              <a:gd name="T89" fmla="*/ T88 w 1023"/>
                              <a:gd name="T90" fmla="+- 0 903 873"/>
                              <a:gd name="T91" fmla="*/ 903 h 51"/>
                              <a:gd name="T92" fmla="+- 0 5040 4101"/>
                              <a:gd name="T93" fmla="*/ T92 w 1023"/>
                              <a:gd name="T94" fmla="+- 0 903 873"/>
                              <a:gd name="T95" fmla="*/ 903 h 51"/>
                              <a:gd name="T96" fmla="+- 0 5040 4101"/>
                              <a:gd name="T97" fmla="*/ T96 w 1023"/>
                              <a:gd name="T98" fmla="+- 0 894 873"/>
                              <a:gd name="T99" fmla="*/ 894 h 51"/>
                              <a:gd name="T100" fmla="+- 0 5110 4101"/>
                              <a:gd name="T101" fmla="*/ T100 w 1023"/>
                              <a:gd name="T102" fmla="+- 0 894 873"/>
                              <a:gd name="T103" fmla="*/ 894 h 51"/>
                              <a:gd name="T104" fmla="+- 0 5048 4101"/>
                              <a:gd name="T105" fmla="*/ T104 w 1023"/>
                              <a:gd name="T106" fmla="+- 0 894 873"/>
                              <a:gd name="T107" fmla="*/ 894 h 51"/>
                              <a:gd name="T108" fmla="+- 0 5048 4101"/>
                              <a:gd name="T109" fmla="*/ T108 w 1023"/>
                              <a:gd name="T110" fmla="+- 0 903 873"/>
                              <a:gd name="T111" fmla="*/ 903 h 51"/>
                              <a:gd name="T112" fmla="+- 0 5110 4101"/>
                              <a:gd name="T113" fmla="*/ T112 w 1023"/>
                              <a:gd name="T114" fmla="+- 0 903 873"/>
                              <a:gd name="T115" fmla="*/ 903 h 51"/>
                              <a:gd name="T116" fmla="+- 0 5124 4101"/>
                              <a:gd name="T117" fmla="*/ T116 w 1023"/>
                              <a:gd name="T118" fmla="+- 0 898 873"/>
                              <a:gd name="T119" fmla="*/ 898 h 51"/>
                              <a:gd name="T120" fmla="+- 0 5110 4101"/>
                              <a:gd name="T121" fmla="*/ T120 w 1023"/>
                              <a:gd name="T122" fmla="+- 0 894 873"/>
                              <a:gd name="T123" fmla="*/ 894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5" y="0"/>
                                </a:moveTo>
                                <a:lnTo>
                                  <a:pt x="0" y="25"/>
                                </a:lnTo>
                                <a:lnTo>
                                  <a:pt x="85" y="51"/>
                                </a:lnTo>
                                <a:lnTo>
                                  <a:pt x="85" y="30"/>
                                </a:lnTo>
                                <a:lnTo>
                                  <a:pt x="76" y="30"/>
                                </a:lnTo>
                                <a:lnTo>
                                  <a:pt x="76" y="21"/>
                                </a:lnTo>
                                <a:lnTo>
                                  <a:pt x="85" y="21"/>
                                </a:lnTo>
                                <a:lnTo>
                                  <a:pt x="85" y="0"/>
                                </a:lnTo>
                                <a:close/>
                                <a:moveTo>
                                  <a:pt x="939" y="0"/>
                                </a:moveTo>
                                <a:lnTo>
                                  <a:pt x="939" y="51"/>
                                </a:lnTo>
                                <a:lnTo>
                                  <a:pt x="1009" y="30"/>
                                </a:lnTo>
                                <a:lnTo>
                                  <a:pt x="947" y="30"/>
                                </a:lnTo>
                                <a:lnTo>
                                  <a:pt x="947" y="21"/>
                                </a:lnTo>
                                <a:lnTo>
                                  <a:pt x="1009" y="21"/>
                                </a:lnTo>
                                <a:lnTo>
                                  <a:pt x="939" y="0"/>
                                </a:lnTo>
                                <a:close/>
                                <a:moveTo>
                                  <a:pt x="85" y="21"/>
                                </a:moveTo>
                                <a:lnTo>
                                  <a:pt x="76" y="21"/>
                                </a:lnTo>
                                <a:lnTo>
                                  <a:pt x="76" y="30"/>
                                </a:lnTo>
                                <a:lnTo>
                                  <a:pt x="85" y="30"/>
                                </a:lnTo>
                                <a:lnTo>
                                  <a:pt x="85" y="21"/>
                                </a:lnTo>
                                <a:close/>
                                <a:moveTo>
                                  <a:pt x="939" y="21"/>
                                </a:moveTo>
                                <a:lnTo>
                                  <a:pt x="85" y="21"/>
                                </a:lnTo>
                                <a:lnTo>
                                  <a:pt x="85" y="30"/>
                                </a:lnTo>
                                <a:lnTo>
                                  <a:pt x="939" y="30"/>
                                </a:lnTo>
                                <a:lnTo>
                                  <a:pt x="939" y="21"/>
                                </a:lnTo>
                                <a:close/>
                                <a:moveTo>
                                  <a:pt x="1009" y="21"/>
                                </a:moveTo>
                                <a:lnTo>
                                  <a:pt x="947" y="21"/>
                                </a:lnTo>
                                <a:lnTo>
                                  <a:pt x="947" y="30"/>
                                </a:lnTo>
                                <a:lnTo>
                                  <a:pt x="1009" y="30"/>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4" name="Picture 1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4140" y="640"/>
                            <a:ext cx="176" cy="177"/>
                          </a:xfrm>
                          <a:prstGeom prst="rect">
                            <a:avLst/>
                          </a:prstGeom>
                          <a:noFill/>
                          <a:extLst>
                            <a:ext uri="{909E8E84-426E-40DD-AFC4-6F175D3DCCD1}">
                              <a14:hiddenFill xmlns:a14="http://schemas.microsoft.com/office/drawing/2010/main">
                                <a:solidFill>
                                  <a:srgbClr val="FFFFFF"/>
                                </a:solidFill>
                              </a14:hiddenFill>
                            </a:ext>
                          </a:extLst>
                        </pic:spPr>
                      </pic:pic>
                      <wps:wsp>
                        <wps:cNvPr id="85" name="AutoShape 131"/>
                        <wps:cNvSpPr>
                          <a:spLocks/>
                        </wps:cNvSpPr>
                        <wps:spPr bwMode="auto">
                          <a:xfrm>
                            <a:off x="2069" y="956"/>
                            <a:ext cx="1023" cy="51"/>
                          </a:xfrm>
                          <a:custGeom>
                            <a:avLst/>
                            <a:gdLst>
                              <a:gd name="T0" fmla="+- 0 2153 2069"/>
                              <a:gd name="T1" fmla="*/ T0 w 1023"/>
                              <a:gd name="T2" fmla="+- 0 956 956"/>
                              <a:gd name="T3" fmla="*/ 956 h 51"/>
                              <a:gd name="T4" fmla="+- 0 2069 2069"/>
                              <a:gd name="T5" fmla="*/ T4 w 1023"/>
                              <a:gd name="T6" fmla="+- 0 981 956"/>
                              <a:gd name="T7" fmla="*/ 981 h 51"/>
                              <a:gd name="T8" fmla="+- 0 2153 2069"/>
                              <a:gd name="T9" fmla="*/ T8 w 1023"/>
                              <a:gd name="T10" fmla="+- 0 1006 956"/>
                              <a:gd name="T11" fmla="*/ 1006 h 51"/>
                              <a:gd name="T12" fmla="+- 0 2153 2069"/>
                              <a:gd name="T13" fmla="*/ T12 w 1023"/>
                              <a:gd name="T14" fmla="+- 0 985 956"/>
                              <a:gd name="T15" fmla="*/ 985 h 51"/>
                              <a:gd name="T16" fmla="+- 0 2145 2069"/>
                              <a:gd name="T17" fmla="*/ T16 w 1023"/>
                              <a:gd name="T18" fmla="+- 0 985 956"/>
                              <a:gd name="T19" fmla="*/ 985 h 51"/>
                              <a:gd name="T20" fmla="+- 0 2145 2069"/>
                              <a:gd name="T21" fmla="*/ T20 w 1023"/>
                              <a:gd name="T22" fmla="+- 0 977 956"/>
                              <a:gd name="T23" fmla="*/ 977 h 51"/>
                              <a:gd name="T24" fmla="+- 0 2153 2069"/>
                              <a:gd name="T25" fmla="*/ T24 w 1023"/>
                              <a:gd name="T26" fmla="+- 0 977 956"/>
                              <a:gd name="T27" fmla="*/ 977 h 51"/>
                              <a:gd name="T28" fmla="+- 0 2153 2069"/>
                              <a:gd name="T29" fmla="*/ T28 w 1023"/>
                              <a:gd name="T30" fmla="+- 0 956 956"/>
                              <a:gd name="T31" fmla="*/ 956 h 51"/>
                              <a:gd name="T32" fmla="+- 0 2153 2069"/>
                              <a:gd name="T33" fmla="*/ T32 w 1023"/>
                              <a:gd name="T34" fmla="+- 0 977 956"/>
                              <a:gd name="T35" fmla="*/ 977 h 51"/>
                              <a:gd name="T36" fmla="+- 0 2145 2069"/>
                              <a:gd name="T37" fmla="*/ T36 w 1023"/>
                              <a:gd name="T38" fmla="+- 0 977 956"/>
                              <a:gd name="T39" fmla="*/ 977 h 51"/>
                              <a:gd name="T40" fmla="+- 0 2145 2069"/>
                              <a:gd name="T41" fmla="*/ T40 w 1023"/>
                              <a:gd name="T42" fmla="+- 0 985 956"/>
                              <a:gd name="T43" fmla="*/ 985 h 51"/>
                              <a:gd name="T44" fmla="+- 0 2153 2069"/>
                              <a:gd name="T45" fmla="*/ T44 w 1023"/>
                              <a:gd name="T46" fmla="+- 0 985 956"/>
                              <a:gd name="T47" fmla="*/ 985 h 51"/>
                              <a:gd name="T48" fmla="+- 0 2153 2069"/>
                              <a:gd name="T49" fmla="*/ T48 w 1023"/>
                              <a:gd name="T50" fmla="+- 0 977 956"/>
                              <a:gd name="T51" fmla="*/ 977 h 51"/>
                              <a:gd name="T52" fmla="+- 0 3092 2069"/>
                              <a:gd name="T53" fmla="*/ T52 w 1023"/>
                              <a:gd name="T54" fmla="+- 0 977 956"/>
                              <a:gd name="T55" fmla="*/ 977 h 51"/>
                              <a:gd name="T56" fmla="+- 0 2153 2069"/>
                              <a:gd name="T57" fmla="*/ T56 w 1023"/>
                              <a:gd name="T58" fmla="+- 0 977 956"/>
                              <a:gd name="T59" fmla="*/ 977 h 51"/>
                              <a:gd name="T60" fmla="+- 0 2153 2069"/>
                              <a:gd name="T61" fmla="*/ T60 w 1023"/>
                              <a:gd name="T62" fmla="+- 0 985 956"/>
                              <a:gd name="T63" fmla="*/ 985 h 51"/>
                              <a:gd name="T64" fmla="+- 0 3092 2069"/>
                              <a:gd name="T65" fmla="*/ T64 w 1023"/>
                              <a:gd name="T66" fmla="+- 0 985 956"/>
                              <a:gd name="T67" fmla="*/ 985 h 51"/>
                              <a:gd name="T68" fmla="+- 0 3092 2069"/>
                              <a:gd name="T69" fmla="*/ T68 w 1023"/>
                              <a:gd name="T70" fmla="+- 0 977 956"/>
                              <a:gd name="T71" fmla="*/ 977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4" y="0"/>
                                </a:moveTo>
                                <a:lnTo>
                                  <a:pt x="0" y="25"/>
                                </a:lnTo>
                                <a:lnTo>
                                  <a:pt x="84" y="50"/>
                                </a:lnTo>
                                <a:lnTo>
                                  <a:pt x="84" y="29"/>
                                </a:lnTo>
                                <a:lnTo>
                                  <a:pt x="76" y="29"/>
                                </a:lnTo>
                                <a:lnTo>
                                  <a:pt x="76" y="21"/>
                                </a:lnTo>
                                <a:lnTo>
                                  <a:pt x="84" y="21"/>
                                </a:lnTo>
                                <a:lnTo>
                                  <a:pt x="84" y="0"/>
                                </a:lnTo>
                                <a:close/>
                                <a:moveTo>
                                  <a:pt x="84" y="21"/>
                                </a:moveTo>
                                <a:lnTo>
                                  <a:pt x="76" y="21"/>
                                </a:lnTo>
                                <a:lnTo>
                                  <a:pt x="76" y="29"/>
                                </a:lnTo>
                                <a:lnTo>
                                  <a:pt x="84" y="29"/>
                                </a:lnTo>
                                <a:lnTo>
                                  <a:pt x="84" y="21"/>
                                </a:lnTo>
                                <a:close/>
                                <a:moveTo>
                                  <a:pt x="1023" y="21"/>
                                </a:moveTo>
                                <a:lnTo>
                                  <a:pt x="84" y="21"/>
                                </a:lnTo>
                                <a:lnTo>
                                  <a:pt x="84" y="29"/>
                                </a:lnTo>
                                <a:lnTo>
                                  <a:pt x="1023" y="29"/>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6" name="Picture 1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2030" y="1103"/>
                            <a:ext cx="177" cy="176"/>
                          </a:xfrm>
                          <a:prstGeom prst="rect">
                            <a:avLst/>
                          </a:prstGeom>
                          <a:noFill/>
                          <a:extLst>
                            <a:ext uri="{909E8E84-426E-40DD-AFC4-6F175D3DCCD1}">
                              <a14:hiddenFill xmlns:a14="http://schemas.microsoft.com/office/drawing/2010/main">
                                <a:solidFill>
                                  <a:srgbClr val="FFFFFF"/>
                                </a:solidFill>
                              </a14:hiddenFill>
                            </a:ext>
                          </a:extLst>
                        </pic:spPr>
                      </pic:pic>
                      <wps:wsp>
                        <wps:cNvPr id="87" name="Freeform 129"/>
                        <wps:cNvSpPr>
                          <a:spLocks/>
                        </wps:cNvSpPr>
                        <wps:spPr bwMode="auto">
                          <a:xfrm>
                            <a:off x="1335" y="695"/>
                            <a:ext cx="735" cy="401"/>
                          </a:xfrm>
                          <a:custGeom>
                            <a:avLst/>
                            <a:gdLst>
                              <a:gd name="T0" fmla="+- 0 2069 1335"/>
                              <a:gd name="T1" fmla="*/ T0 w 735"/>
                              <a:gd name="T2" fmla="+- 0 695 695"/>
                              <a:gd name="T3" fmla="*/ 695 h 401"/>
                              <a:gd name="T4" fmla="+- 0 1335 1335"/>
                              <a:gd name="T5" fmla="*/ T4 w 735"/>
                              <a:gd name="T6" fmla="+- 0 695 695"/>
                              <a:gd name="T7" fmla="*/ 695 h 401"/>
                              <a:gd name="T8" fmla="+- 0 1335 1335"/>
                              <a:gd name="T9" fmla="*/ T8 w 735"/>
                              <a:gd name="T10" fmla="+- 0 1074 695"/>
                              <a:gd name="T11" fmla="*/ 1074 h 401"/>
                              <a:gd name="T12" fmla="+- 0 1413 1335"/>
                              <a:gd name="T13" fmla="*/ T12 w 735"/>
                              <a:gd name="T14" fmla="+- 0 1087 695"/>
                              <a:gd name="T15" fmla="*/ 1087 h 401"/>
                              <a:gd name="T16" fmla="+- 0 1481 1335"/>
                              <a:gd name="T17" fmla="*/ T16 w 735"/>
                              <a:gd name="T18" fmla="+- 0 1094 695"/>
                              <a:gd name="T19" fmla="*/ 1094 h 401"/>
                              <a:gd name="T20" fmla="+- 0 1539 1335"/>
                              <a:gd name="T21" fmla="*/ T20 w 735"/>
                              <a:gd name="T22" fmla="+- 0 1096 695"/>
                              <a:gd name="T23" fmla="*/ 1096 h 401"/>
                              <a:gd name="T24" fmla="+- 0 1566 1335"/>
                              <a:gd name="T25" fmla="*/ T24 w 735"/>
                              <a:gd name="T26" fmla="+- 0 1095 695"/>
                              <a:gd name="T27" fmla="*/ 1095 h 401"/>
                              <a:gd name="T28" fmla="+- 0 1637 1335"/>
                              <a:gd name="T29" fmla="*/ T28 w 735"/>
                              <a:gd name="T30" fmla="+- 0 1088 695"/>
                              <a:gd name="T31" fmla="*/ 1088 h 401"/>
                              <a:gd name="T32" fmla="+- 0 1702 1335"/>
                              <a:gd name="T33" fmla="*/ T32 w 735"/>
                              <a:gd name="T34" fmla="+- 0 1074 695"/>
                              <a:gd name="T35" fmla="*/ 1074 h 401"/>
                              <a:gd name="T36" fmla="+- 0 1789 1335"/>
                              <a:gd name="T37" fmla="*/ T36 w 735"/>
                              <a:gd name="T38" fmla="+- 0 1052 695"/>
                              <a:gd name="T39" fmla="*/ 1052 h 401"/>
                              <a:gd name="T40" fmla="+- 0 1813 1335"/>
                              <a:gd name="T41" fmla="*/ T40 w 735"/>
                              <a:gd name="T42" fmla="+- 0 1047 695"/>
                              <a:gd name="T43" fmla="*/ 1047 h 401"/>
                              <a:gd name="T44" fmla="+- 0 1893 1335"/>
                              <a:gd name="T45" fmla="*/ T44 w 735"/>
                              <a:gd name="T46" fmla="+- 0 1032 695"/>
                              <a:gd name="T47" fmla="*/ 1032 h 401"/>
                              <a:gd name="T48" fmla="+- 0 1955 1335"/>
                              <a:gd name="T49" fmla="*/ T48 w 735"/>
                              <a:gd name="T50" fmla="+- 0 1025 695"/>
                              <a:gd name="T51" fmla="*/ 1025 h 401"/>
                              <a:gd name="T52" fmla="+- 0 2028 1335"/>
                              <a:gd name="T53" fmla="*/ T52 w 735"/>
                              <a:gd name="T54" fmla="+- 0 1021 695"/>
                              <a:gd name="T55" fmla="*/ 1021 h 401"/>
                              <a:gd name="T56" fmla="+- 0 2069 1335"/>
                              <a:gd name="T57" fmla="*/ T56 w 735"/>
                              <a:gd name="T58" fmla="+- 0 1021 695"/>
                              <a:gd name="T59" fmla="*/ 1021 h 401"/>
                              <a:gd name="T60" fmla="+- 0 2069 1335"/>
                              <a:gd name="T61" fmla="*/ T60 w 735"/>
                              <a:gd name="T62" fmla="+- 0 695 695"/>
                              <a:gd name="T63"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3"/>
                                </a:lnTo>
                                <a:lnTo>
                                  <a:pt x="367" y="379"/>
                                </a:lnTo>
                                <a:lnTo>
                                  <a:pt x="454" y="357"/>
                                </a:lnTo>
                                <a:lnTo>
                                  <a:pt x="478" y="352"/>
                                </a:lnTo>
                                <a:lnTo>
                                  <a:pt x="558" y="337"/>
                                </a:lnTo>
                                <a:lnTo>
                                  <a:pt x="620" y="330"/>
                                </a:lnTo>
                                <a:lnTo>
                                  <a:pt x="693" y="326"/>
                                </a:lnTo>
                                <a:lnTo>
                                  <a:pt x="734" y="326"/>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128"/>
                        <wps:cNvSpPr>
                          <a:spLocks/>
                        </wps:cNvSpPr>
                        <wps:spPr bwMode="auto">
                          <a:xfrm>
                            <a:off x="1335" y="695"/>
                            <a:ext cx="735" cy="401"/>
                          </a:xfrm>
                          <a:custGeom>
                            <a:avLst/>
                            <a:gdLst>
                              <a:gd name="T0" fmla="+- 0 1335 1335"/>
                              <a:gd name="T1" fmla="*/ T0 w 735"/>
                              <a:gd name="T2" fmla="+- 0 695 695"/>
                              <a:gd name="T3" fmla="*/ 695 h 401"/>
                              <a:gd name="T4" fmla="+- 0 2069 1335"/>
                              <a:gd name="T5" fmla="*/ T4 w 735"/>
                              <a:gd name="T6" fmla="+- 0 695 695"/>
                              <a:gd name="T7" fmla="*/ 695 h 401"/>
                              <a:gd name="T8" fmla="+- 0 2069 1335"/>
                              <a:gd name="T9" fmla="*/ T8 w 735"/>
                              <a:gd name="T10" fmla="+- 0 1021 695"/>
                              <a:gd name="T11" fmla="*/ 1021 h 401"/>
                              <a:gd name="T12" fmla="+- 0 2028 1335"/>
                              <a:gd name="T13" fmla="*/ T12 w 735"/>
                              <a:gd name="T14" fmla="+- 0 1021 695"/>
                              <a:gd name="T15" fmla="*/ 1021 h 401"/>
                              <a:gd name="T16" fmla="+- 0 1990 1335"/>
                              <a:gd name="T17" fmla="*/ T16 w 735"/>
                              <a:gd name="T18" fmla="+- 0 1023 695"/>
                              <a:gd name="T19" fmla="*/ 1023 h 401"/>
                              <a:gd name="T20" fmla="+- 0 1923 1335"/>
                              <a:gd name="T21" fmla="*/ T20 w 735"/>
                              <a:gd name="T22" fmla="+- 0 1029 695"/>
                              <a:gd name="T23" fmla="*/ 1029 h 401"/>
                              <a:gd name="T24" fmla="+- 0 1838 1335"/>
                              <a:gd name="T25" fmla="*/ T24 w 735"/>
                              <a:gd name="T26" fmla="+- 0 1042 695"/>
                              <a:gd name="T27" fmla="*/ 1042 h 401"/>
                              <a:gd name="T28" fmla="+- 0 1766 1335"/>
                              <a:gd name="T29" fmla="*/ T28 w 735"/>
                              <a:gd name="T30" fmla="+- 0 1058 695"/>
                              <a:gd name="T31" fmla="*/ 1058 h 401"/>
                              <a:gd name="T32" fmla="+- 0 1723 1335"/>
                              <a:gd name="T33" fmla="*/ T32 w 735"/>
                              <a:gd name="T34" fmla="+- 0 1069 695"/>
                              <a:gd name="T35" fmla="*/ 1069 h 401"/>
                              <a:gd name="T36" fmla="+- 0 1702 1335"/>
                              <a:gd name="T37" fmla="*/ T36 w 735"/>
                              <a:gd name="T38" fmla="+- 0 1074 695"/>
                              <a:gd name="T39" fmla="*/ 1074 h 401"/>
                              <a:gd name="T40" fmla="+- 0 1637 1335"/>
                              <a:gd name="T41" fmla="*/ T40 w 735"/>
                              <a:gd name="T42" fmla="+- 0 1088 695"/>
                              <a:gd name="T43" fmla="*/ 1088 h 401"/>
                              <a:gd name="T44" fmla="+- 0 1566 1335"/>
                              <a:gd name="T45" fmla="*/ T44 w 735"/>
                              <a:gd name="T46" fmla="+- 0 1095 695"/>
                              <a:gd name="T47" fmla="*/ 1095 h 401"/>
                              <a:gd name="T48" fmla="+- 0 1539 1335"/>
                              <a:gd name="T49" fmla="*/ T48 w 735"/>
                              <a:gd name="T50" fmla="+- 0 1096 695"/>
                              <a:gd name="T51" fmla="*/ 1096 h 401"/>
                              <a:gd name="T52" fmla="+- 0 1511 1335"/>
                              <a:gd name="T53" fmla="*/ T52 w 735"/>
                              <a:gd name="T54" fmla="+- 0 1096 695"/>
                              <a:gd name="T55" fmla="*/ 1096 h 401"/>
                              <a:gd name="T56" fmla="+- 0 1448 1335"/>
                              <a:gd name="T57" fmla="*/ T56 w 735"/>
                              <a:gd name="T58" fmla="+- 0 1092 695"/>
                              <a:gd name="T59" fmla="*/ 1092 h 401"/>
                              <a:gd name="T60" fmla="+- 0 1375 1335"/>
                              <a:gd name="T61" fmla="*/ T60 w 735"/>
                              <a:gd name="T62" fmla="+- 0 1082 695"/>
                              <a:gd name="T63" fmla="*/ 1082 h 401"/>
                              <a:gd name="T64" fmla="+- 0 1335 1335"/>
                              <a:gd name="T65" fmla="*/ T64 w 735"/>
                              <a:gd name="T66" fmla="+- 0 1074 695"/>
                              <a:gd name="T67" fmla="*/ 1074 h 401"/>
                              <a:gd name="T68" fmla="+- 0 1335 1335"/>
                              <a:gd name="T69" fmla="*/ T68 w 735"/>
                              <a:gd name="T70" fmla="+- 0 695 695"/>
                              <a:gd name="T71" fmla="*/ 695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6"/>
                                </a:lnTo>
                                <a:lnTo>
                                  <a:pt x="693" y="326"/>
                                </a:lnTo>
                                <a:lnTo>
                                  <a:pt x="655" y="328"/>
                                </a:lnTo>
                                <a:lnTo>
                                  <a:pt x="588" y="334"/>
                                </a:lnTo>
                                <a:lnTo>
                                  <a:pt x="503" y="347"/>
                                </a:lnTo>
                                <a:lnTo>
                                  <a:pt x="431" y="363"/>
                                </a:lnTo>
                                <a:lnTo>
                                  <a:pt x="388" y="374"/>
                                </a:lnTo>
                                <a:lnTo>
                                  <a:pt x="367" y="379"/>
                                </a:lnTo>
                                <a:lnTo>
                                  <a:pt x="302" y="393"/>
                                </a:lnTo>
                                <a:lnTo>
                                  <a:pt x="231" y="400"/>
                                </a:lnTo>
                                <a:lnTo>
                                  <a:pt x="204" y="401"/>
                                </a:lnTo>
                                <a:lnTo>
                                  <a:pt x="176" y="401"/>
                                </a:lnTo>
                                <a:lnTo>
                                  <a:pt x="113" y="397"/>
                                </a:lnTo>
                                <a:lnTo>
                                  <a:pt x="40" y="387"/>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9" name="Picture 1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1213" y="948"/>
                            <a:ext cx="242" cy="3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 name="Picture 1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3060" y="982"/>
                            <a:ext cx="408" cy="2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1" name="Picture 1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5082" y="982"/>
                            <a:ext cx="408" cy="2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 name="Picture 1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2107" y="1799"/>
                            <a:ext cx="176" cy="177"/>
                          </a:xfrm>
                          <a:prstGeom prst="rect">
                            <a:avLst/>
                          </a:prstGeom>
                          <a:noFill/>
                          <a:extLst>
                            <a:ext uri="{909E8E84-426E-40DD-AFC4-6F175D3DCCD1}">
                              <a14:hiddenFill xmlns:a14="http://schemas.microsoft.com/office/drawing/2010/main">
                                <a:solidFill>
                                  <a:srgbClr val="FFFFFF"/>
                                </a:solidFill>
                              </a14:hiddenFill>
                            </a:ext>
                          </a:extLst>
                        </pic:spPr>
                      </pic:pic>
                      <wps:wsp>
                        <wps:cNvPr id="93" name="AutoShape 123"/>
                        <wps:cNvSpPr>
                          <a:spLocks/>
                        </wps:cNvSpPr>
                        <wps:spPr bwMode="auto">
                          <a:xfrm>
                            <a:off x="2069" y="2020"/>
                            <a:ext cx="1023" cy="51"/>
                          </a:xfrm>
                          <a:custGeom>
                            <a:avLst/>
                            <a:gdLst>
                              <a:gd name="T0" fmla="+- 0 2153 2069"/>
                              <a:gd name="T1" fmla="*/ T0 w 1023"/>
                              <a:gd name="T2" fmla="+- 0 2020 2020"/>
                              <a:gd name="T3" fmla="*/ 2020 h 51"/>
                              <a:gd name="T4" fmla="+- 0 2069 2069"/>
                              <a:gd name="T5" fmla="*/ T4 w 1023"/>
                              <a:gd name="T6" fmla="+- 0 2045 2020"/>
                              <a:gd name="T7" fmla="*/ 2045 h 51"/>
                              <a:gd name="T8" fmla="+- 0 2153 2069"/>
                              <a:gd name="T9" fmla="*/ T8 w 1023"/>
                              <a:gd name="T10" fmla="+- 0 2070 2020"/>
                              <a:gd name="T11" fmla="*/ 2070 h 51"/>
                              <a:gd name="T12" fmla="+- 0 2153 2069"/>
                              <a:gd name="T13" fmla="*/ T12 w 1023"/>
                              <a:gd name="T14" fmla="+- 0 2049 2020"/>
                              <a:gd name="T15" fmla="*/ 2049 h 51"/>
                              <a:gd name="T16" fmla="+- 0 2145 2069"/>
                              <a:gd name="T17" fmla="*/ T16 w 1023"/>
                              <a:gd name="T18" fmla="+- 0 2049 2020"/>
                              <a:gd name="T19" fmla="*/ 2049 h 51"/>
                              <a:gd name="T20" fmla="+- 0 2145 2069"/>
                              <a:gd name="T21" fmla="*/ T20 w 1023"/>
                              <a:gd name="T22" fmla="+- 0 2041 2020"/>
                              <a:gd name="T23" fmla="*/ 2041 h 51"/>
                              <a:gd name="T24" fmla="+- 0 2153 2069"/>
                              <a:gd name="T25" fmla="*/ T24 w 1023"/>
                              <a:gd name="T26" fmla="+- 0 2041 2020"/>
                              <a:gd name="T27" fmla="*/ 2041 h 51"/>
                              <a:gd name="T28" fmla="+- 0 2153 2069"/>
                              <a:gd name="T29" fmla="*/ T28 w 1023"/>
                              <a:gd name="T30" fmla="+- 0 2020 2020"/>
                              <a:gd name="T31" fmla="*/ 2020 h 51"/>
                              <a:gd name="T32" fmla="+- 0 3007 2069"/>
                              <a:gd name="T33" fmla="*/ T32 w 1023"/>
                              <a:gd name="T34" fmla="+- 0 2020 2020"/>
                              <a:gd name="T35" fmla="*/ 2020 h 51"/>
                              <a:gd name="T36" fmla="+- 0 3007 2069"/>
                              <a:gd name="T37" fmla="*/ T36 w 1023"/>
                              <a:gd name="T38" fmla="+- 0 2070 2020"/>
                              <a:gd name="T39" fmla="*/ 2070 h 51"/>
                              <a:gd name="T40" fmla="+- 0 3078 2069"/>
                              <a:gd name="T41" fmla="*/ T40 w 1023"/>
                              <a:gd name="T42" fmla="+- 0 2049 2020"/>
                              <a:gd name="T43" fmla="*/ 2049 h 51"/>
                              <a:gd name="T44" fmla="+- 0 3016 2069"/>
                              <a:gd name="T45" fmla="*/ T44 w 1023"/>
                              <a:gd name="T46" fmla="+- 0 2049 2020"/>
                              <a:gd name="T47" fmla="*/ 2049 h 51"/>
                              <a:gd name="T48" fmla="+- 0 3016 2069"/>
                              <a:gd name="T49" fmla="*/ T48 w 1023"/>
                              <a:gd name="T50" fmla="+- 0 2041 2020"/>
                              <a:gd name="T51" fmla="*/ 2041 h 51"/>
                              <a:gd name="T52" fmla="+- 0 3078 2069"/>
                              <a:gd name="T53" fmla="*/ T52 w 1023"/>
                              <a:gd name="T54" fmla="+- 0 2041 2020"/>
                              <a:gd name="T55" fmla="*/ 2041 h 51"/>
                              <a:gd name="T56" fmla="+- 0 3007 2069"/>
                              <a:gd name="T57" fmla="*/ T56 w 1023"/>
                              <a:gd name="T58" fmla="+- 0 2020 2020"/>
                              <a:gd name="T59" fmla="*/ 2020 h 51"/>
                              <a:gd name="T60" fmla="+- 0 2153 2069"/>
                              <a:gd name="T61" fmla="*/ T60 w 1023"/>
                              <a:gd name="T62" fmla="+- 0 2041 2020"/>
                              <a:gd name="T63" fmla="*/ 2041 h 51"/>
                              <a:gd name="T64" fmla="+- 0 2145 2069"/>
                              <a:gd name="T65" fmla="*/ T64 w 1023"/>
                              <a:gd name="T66" fmla="+- 0 2041 2020"/>
                              <a:gd name="T67" fmla="*/ 2041 h 51"/>
                              <a:gd name="T68" fmla="+- 0 2145 2069"/>
                              <a:gd name="T69" fmla="*/ T68 w 1023"/>
                              <a:gd name="T70" fmla="+- 0 2049 2020"/>
                              <a:gd name="T71" fmla="*/ 2049 h 51"/>
                              <a:gd name="T72" fmla="+- 0 2153 2069"/>
                              <a:gd name="T73" fmla="*/ T72 w 1023"/>
                              <a:gd name="T74" fmla="+- 0 2049 2020"/>
                              <a:gd name="T75" fmla="*/ 2049 h 51"/>
                              <a:gd name="T76" fmla="+- 0 2153 2069"/>
                              <a:gd name="T77" fmla="*/ T76 w 1023"/>
                              <a:gd name="T78" fmla="+- 0 2041 2020"/>
                              <a:gd name="T79" fmla="*/ 2041 h 51"/>
                              <a:gd name="T80" fmla="+- 0 3007 2069"/>
                              <a:gd name="T81" fmla="*/ T80 w 1023"/>
                              <a:gd name="T82" fmla="+- 0 2041 2020"/>
                              <a:gd name="T83" fmla="*/ 2041 h 51"/>
                              <a:gd name="T84" fmla="+- 0 2153 2069"/>
                              <a:gd name="T85" fmla="*/ T84 w 1023"/>
                              <a:gd name="T86" fmla="+- 0 2041 2020"/>
                              <a:gd name="T87" fmla="*/ 2041 h 51"/>
                              <a:gd name="T88" fmla="+- 0 2153 2069"/>
                              <a:gd name="T89" fmla="*/ T88 w 1023"/>
                              <a:gd name="T90" fmla="+- 0 2049 2020"/>
                              <a:gd name="T91" fmla="*/ 2049 h 51"/>
                              <a:gd name="T92" fmla="+- 0 3007 2069"/>
                              <a:gd name="T93" fmla="*/ T92 w 1023"/>
                              <a:gd name="T94" fmla="+- 0 2049 2020"/>
                              <a:gd name="T95" fmla="*/ 2049 h 51"/>
                              <a:gd name="T96" fmla="+- 0 3007 2069"/>
                              <a:gd name="T97" fmla="*/ T96 w 1023"/>
                              <a:gd name="T98" fmla="+- 0 2041 2020"/>
                              <a:gd name="T99" fmla="*/ 2041 h 51"/>
                              <a:gd name="T100" fmla="+- 0 3078 2069"/>
                              <a:gd name="T101" fmla="*/ T100 w 1023"/>
                              <a:gd name="T102" fmla="+- 0 2041 2020"/>
                              <a:gd name="T103" fmla="*/ 2041 h 51"/>
                              <a:gd name="T104" fmla="+- 0 3016 2069"/>
                              <a:gd name="T105" fmla="*/ T104 w 1023"/>
                              <a:gd name="T106" fmla="+- 0 2041 2020"/>
                              <a:gd name="T107" fmla="*/ 2041 h 51"/>
                              <a:gd name="T108" fmla="+- 0 3016 2069"/>
                              <a:gd name="T109" fmla="*/ T108 w 1023"/>
                              <a:gd name="T110" fmla="+- 0 2049 2020"/>
                              <a:gd name="T111" fmla="*/ 2049 h 51"/>
                              <a:gd name="T112" fmla="+- 0 3078 2069"/>
                              <a:gd name="T113" fmla="*/ T112 w 1023"/>
                              <a:gd name="T114" fmla="+- 0 2049 2020"/>
                              <a:gd name="T115" fmla="*/ 2049 h 51"/>
                              <a:gd name="T116" fmla="+- 0 3092 2069"/>
                              <a:gd name="T117" fmla="*/ T116 w 1023"/>
                              <a:gd name="T118" fmla="+- 0 2045 2020"/>
                              <a:gd name="T119" fmla="*/ 2045 h 51"/>
                              <a:gd name="T120" fmla="+- 0 3078 2069"/>
                              <a:gd name="T121" fmla="*/ T120 w 1023"/>
                              <a:gd name="T122" fmla="+- 0 2041 2020"/>
                              <a:gd name="T123" fmla="*/ 2041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23" h="51">
                                <a:moveTo>
                                  <a:pt x="84" y="0"/>
                                </a:moveTo>
                                <a:lnTo>
                                  <a:pt x="0" y="25"/>
                                </a:lnTo>
                                <a:lnTo>
                                  <a:pt x="84" y="50"/>
                                </a:lnTo>
                                <a:lnTo>
                                  <a:pt x="84" y="29"/>
                                </a:lnTo>
                                <a:lnTo>
                                  <a:pt x="76" y="29"/>
                                </a:lnTo>
                                <a:lnTo>
                                  <a:pt x="76" y="21"/>
                                </a:lnTo>
                                <a:lnTo>
                                  <a:pt x="84" y="21"/>
                                </a:lnTo>
                                <a:lnTo>
                                  <a:pt x="84" y="0"/>
                                </a:lnTo>
                                <a:close/>
                                <a:moveTo>
                                  <a:pt x="938" y="0"/>
                                </a:moveTo>
                                <a:lnTo>
                                  <a:pt x="938" y="50"/>
                                </a:lnTo>
                                <a:lnTo>
                                  <a:pt x="1009" y="29"/>
                                </a:lnTo>
                                <a:lnTo>
                                  <a:pt x="947" y="29"/>
                                </a:lnTo>
                                <a:lnTo>
                                  <a:pt x="947" y="21"/>
                                </a:lnTo>
                                <a:lnTo>
                                  <a:pt x="1009" y="21"/>
                                </a:lnTo>
                                <a:lnTo>
                                  <a:pt x="938" y="0"/>
                                </a:lnTo>
                                <a:close/>
                                <a:moveTo>
                                  <a:pt x="84" y="21"/>
                                </a:moveTo>
                                <a:lnTo>
                                  <a:pt x="76" y="21"/>
                                </a:lnTo>
                                <a:lnTo>
                                  <a:pt x="76" y="29"/>
                                </a:lnTo>
                                <a:lnTo>
                                  <a:pt x="84" y="29"/>
                                </a:lnTo>
                                <a:lnTo>
                                  <a:pt x="84" y="21"/>
                                </a:lnTo>
                                <a:close/>
                                <a:moveTo>
                                  <a:pt x="938" y="21"/>
                                </a:moveTo>
                                <a:lnTo>
                                  <a:pt x="84" y="21"/>
                                </a:lnTo>
                                <a:lnTo>
                                  <a:pt x="84" y="29"/>
                                </a:lnTo>
                                <a:lnTo>
                                  <a:pt x="938" y="29"/>
                                </a:lnTo>
                                <a:lnTo>
                                  <a:pt x="938" y="21"/>
                                </a:lnTo>
                                <a:close/>
                                <a:moveTo>
                                  <a:pt x="1009" y="21"/>
                                </a:moveTo>
                                <a:lnTo>
                                  <a:pt x="947" y="21"/>
                                </a:lnTo>
                                <a:lnTo>
                                  <a:pt x="947" y="29"/>
                                </a:lnTo>
                                <a:lnTo>
                                  <a:pt x="1009" y="29"/>
                                </a:lnTo>
                                <a:lnTo>
                                  <a:pt x="1023" y="25"/>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22"/>
                        <wps:cNvSpPr>
                          <a:spLocks/>
                        </wps:cNvSpPr>
                        <wps:spPr bwMode="auto">
                          <a:xfrm>
                            <a:off x="3091" y="1842"/>
                            <a:ext cx="1011" cy="401"/>
                          </a:xfrm>
                          <a:custGeom>
                            <a:avLst/>
                            <a:gdLst>
                              <a:gd name="T0" fmla="+- 0 4101 3091"/>
                              <a:gd name="T1" fmla="*/ T0 w 1011"/>
                              <a:gd name="T2" fmla="+- 0 1842 1842"/>
                              <a:gd name="T3" fmla="*/ 1842 h 401"/>
                              <a:gd name="T4" fmla="+- 0 3091 3091"/>
                              <a:gd name="T5" fmla="*/ T4 w 1011"/>
                              <a:gd name="T6" fmla="+- 0 1842 1842"/>
                              <a:gd name="T7" fmla="*/ 1842 h 401"/>
                              <a:gd name="T8" fmla="+- 0 3091 3091"/>
                              <a:gd name="T9" fmla="*/ T8 w 1011"/>
                              <a:gd name="T10" fmla="+- 0 2221 1842"/>
                              <a:gd name="T11" fmla="*/ 2221 h 401"/>
                              <a:gd name="T12" fmla="+- 0 3175 3091"/>
                              <a:gd name="T13" fmla="*/ T12 w 1011"/>
                              <a:gd name="T14" fmla="+- 0 2232 1842"/>
                              <a:gd name="T15" fmla="*/ 2232 h 401"/>
                              <a:gd name="T16" fmla="+- 0 3250 3091"/>
                              <a:gd name="T17" fmla="*/ T16 w 1011"/>
                              <a:gd name="T18" fmla="+- 0 2238 1842"/>
                              <a:gd name="T19" fmla="*/ 2238 h 401"/>
                              <a:gd name="T20" fmla="+- 0 3317 3091"/>
                              <a:gd name="T21" fmla="*/ T20 w 1011"/>
                              <a:gd name="T22" fmla="+- 0 2242 1842"/>
                              <a:gd name="T23" fmla="*/ 2242 h 401"/>
                              <a:gd name="T24" fmla="+- 0 3377 3091"/>
                              <a:gd name="T25" fmla="*/ T24 w 1011"/>
                              <a:gd name="T26" fmla="+- 0 2243 1842"/>
                              <a:gd name="T27" fmla="*/ 2243 h 401"/>
                              <a:gd name="T28" fmla="+- 0 3405 3091"/>
                              <a:gd name="T29" fmla="*/ T28 w 1011"/>
                              <a:gd name="T30" fmla="+- 0 2242 1842"/>
                              <a:gd name="T31" fmla="*/ 2242 h 401"/>
                              <a:gd name="T32" fmla="+- 0 3482 3091"/>
                              <a:gd name="T33" fmla="*/ T32 w 1011"/>
                              <a:gd name="T34" fmla="+- 0 2237 1842"/>
                              <a:gd name="T35" fmla="*/ 2237 h 401"/>
                              <a:gd name="T36" fmla="+- 0 3552 3091"/>
                              <a:gd name="T37" fmla="*/ T36 w 1011"/>
                              <a:gd name="T38" fmla="+- 0 2228 1842"/>
                              <a:gd name="T39" fmla="*/ 2228 h 401"/>
                              <a:gd name="T40" fmla="+- 0 3711 3091"/>
                              <a:gd name="T41" fmla="*/ T40 w 1011"/>
                              <a:gd name="T42" fmla="+- 0 2200 1842"/>
                              <a:gd name="T43" fmla="*/ 2200 h 401"/>
                              <a:gd name="T44" fmla="+- 0 3736 3091"/>
                              <a:gd name="T45" fmla="*/ T44 w 1011"/>
                              <a:gd name="T46" fmla="+- 0 2196 1842"/>
                              <a:gd name="T47" fmla="*/ 2196 h 401"/>
                              <a:gd name="T48" fmla="+- 0 3816 3091"/>
                              <a:gd name="T49" fmla="*/ T48 w 1011"/>
                              <a:gd name="T50" fmla="+- 0 2184 1842"/>
                              <a:gd name="T51" fmla="*/ 2184 h 401"/>
                              <a:gd name="T52" fmla="+- 0 3876 3091"/>
                              <a:gd name="T53" fmla="*/ T52 w 1011"/>
                              <a:gd name="T54" fmla="+- 0 2177 1842"/>
                              <a:gd name="T55" fmla="*/ 2177 h 401"/>
                              <a:gd name="T56" fmla="+- 0 3942 3091"/>
                              <a:gd name="T57" fmla="*/ T56 w 1011"/>
                              <a:gd name="T58" fmla="+- 0 2172 1842"/>
                              <a:gd name="T59" fmla="*/ 2172 h 401"/>
                              <a:gd name="T60" fmla="+- 0 4017 3091"/>
                              <a:gd name="T61" fmla="*/ T60 w 1011"/>
                              <a:gd name="T62" fmla="+- 0 2169 1842"/>
                              <a:gd name="T63" fmla="*/ 2169 h 401"/>
                              <a:gd name="T64" fmla="+- 0 4101 3091"/>
                              <a:gd name="T65" fmla="*/ T64 w 1011"/>
                              <a:gd name="T66" fmla="+- 0 2167 1842"/>
                              <a:gd name="T67" fmla="*/ 2167 h 401"/>
                              <a:gd name="T68" fmla="+- 0 4101 3091"/>
                              <a:gd name="T69" fmla="*/ T68 w 1011"/>
                              <a:gd name="T70" fmla="+- 0 1842 1842"/>
                              <a:gd name="T71"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11" h="401">
                                <a:moveTo>
                                  <a:pt x="1010" y="0"/>
                                </a:moveTo>
                                <a:lnTo>
                                  <a:pt x="0" y="0"/>
                                </a:lnTo>
                                <a:lnTo>
                                  <a:pt x="0" y="379"/>
                                </a:lnTo>
                                <a:lnTo>
                                  <a:pt x="84" y="390"/>
                                </a:lnTo>
                                <a:lnTo>
                                  <a:pt x="159" y="396"/>
                                </a:lnTo>
                                <a:lnTo>
                                  <a:pt x="226" y="400"/>
                                </a:lnTo>
                                <a:lnTo>
                                  <a:pt x="286" y="401"/>
                                </a:lnTo>
                                <a:lnTo>
                                  <a:pt x="314" y="400"/>
                                </a:lnTo>
                                <a:lnTo>
                                  <a:pt x="391" y="395"/>
                                </a:lnTo>
                                <a:lnTo>
                                  <a:pt x="461" y="386"/>
                                </a:lnTo>
                                <a:lnTo>
                                  <a:pt x="620" y="358"/>
                                </a:lnTo>
                                <a:lnTo>
                                  <a:pt x="645" y="354"/>
                                </a:lnTo>
                                <a:lnTo>
                                  <a:pt x="725" y="342"/>
                                </a:lnTo>
                                <a:lnTo>
                                  <a:pt x="785" y="335"/>
                                </a:lnTo>
                                <a:lnTo>
                                  <a:pt x="851" y="330"/>
                                </a:lnTo>
                                <a:lnTo>
                                  <a:pt x="926" y="327"/>
                                </a:lnTo>
                                <a:lnTo>
                                  <a:pt x="1010" y="325"/>
                                </a:lnTo>
                                <a:lnTo>
                                  <a:pt x="1010"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21"/>
                        <wps:cNvSpPr>
                          <a:spLocks/>
                        </wps:cNvSpPr>
                        <wps:spPr bwMode="auto">
                          <a:xfrm>
                            <a:off x="3091" y="1842"/>
                            <a:ext cx="1011" cy="401"/>
                          </a:xfrm>
                          <a:custGeom>
                            <a:avLst/>
                            <a:gdLst>
                              <a:gd name="T0" fmla="+- 0 3091 3091"/>
                              <a:gd name="T1" fmla="*/ T0 w 1011"/>
                              <a:gd name="T2" fmla="+- 0 1842 1842"/>
                              <a:gd name="T3" fmla="*/ 1842 h 401"/>
                              <a:gd name="T4" fmla="+- 0 4101 3091"/>
                              <a:gd name="T5" fmla="*/ T4 w 1011"/>
                              <a:gd name="T6" fmla="+- 0 1842 1842"/>
                              <a:gd name="T7" fmla="*/ 1842 h 401"/>
                              <a:gd name="T8" fmla="+- 0 4101 3091"/>
                              <a:gd name="T9" fmla="*/ T8 w 1011"/>
                              <a:gd name="T10" fmla="+- 0 2167 1842"/>
                              <a:gd name="T11" fmla="*/ 2167 h 401"/>
                              <a:gd name="T12" fmla="+- 0 4058 3091"/>
                              <a:gd name="T13" fmla="*/ T12 w 1011"/>
                              <a:gd name="T14" fmla="+- 0 2168 1842"/>
                              <a:gd name="T15" fmla="*/ 2168 h 401"/>
                              <a:gd name="T16" fmla="+- 0 4017 3091"/>
                              <a:gd name="T17" fmla="*/ T16 w 1011"/>
                              <a:gd name="T18" fmla="+- 0 2169 1842"/>
                              <a:gd name="T19" fmla="*/ 2169 h 401"/>
                              <a:gd name="T20" fmla="+- 0 3942 3091"/>
                              <a:gd name="T21" fmla="*/ T20 w 1011"/>
                              <a:gd name="T22" fmla="+- 0 2172 1842"/>
                              <a:gd name="T23" fmla="*/ 2172 h 401"/>
                              <a:gd name="T24" fmla="+- 0 3876 3091"/>
                              <a:gd name="T25" fmla="*/ T24 w 1011"/>
                              <a:gd name="T26" fmla="+- 0 2177 1842"/>
                              <a:gd name="T27" fmla="*/ 2177 h 401"/>
                              <a:gd name="T28" fmla="+- 0 3816 3091"/>
                              <a:gd name="T29" fmla="*/ T28 w 1011"/>
                              <a:gd name="T30" fmla="+- 0 2184 1842"/>
                              <a:gd name="T31" fmla="*/ 2184 h 401"/>
                              <a:gd name="T32" fmla="+- 0 3736 3091"/>
                              <a:gd name="T33" fmla="*/ T32 w 1011"/>
                              <a:gd name="T34" fmla="+- 0 2196 1842"/>
                              <a:gd name="T35" fmla="*/ 2196 h 401"/>
                              <a:gd name="T36" fmla="+- 0 3664 3091"/>
                              <a:gd name="T37" fmla="*/ T36 w 1011"/>
                              <a:gd name="T38" fmla="+- 0 2208 1842"/>
                              <a:gd name="T39" fmla="*/ 2208 h 401"/>
                              <a:gd name="T40" fmla="+- 0 3641 3091"/>
                              <a:gd name="T41" fmla="*/ T40 w 1011"/>
                              <a:gd name="T42" fmla="+- 0 2213 1842"/>
                              <a:gd name="T43" fmla="*/ 2213 h 401"/>
                              <a:gd name="T44" fmla="+- 0 3619 3091"/>
                              <a:gd name="T45" fmla="*/ T44 w 1011"/>
                              <a:gd name="T46" fmla="+- 0 2217 1842"/>
                              <a:gd name="T47" fmla="*/ 2217 h 401"/>
                              <a:gd name="T48" fmla="+- 0 3552 3091"/>
                              <a:gd name="T49" fmla="*/ T48 w 1011"/>
                              <a:gd name="T50" fmla="+- 0 2228 1842"/>
                              <a:gd name="T51" fmla="*/ 2228 h 401"/>
                              <a:gd name="T52" fmla="+- 0 3482 3091"/>
                              <a:gd name="T53" fmla="*/ T52 w 1011"/>
                              <a:gd name="T54" fmla="+- 0 2237 1842"/>
                              <a:gd name="T55" fmla="*/ 2237 h 401"/>
                              <a:gd name="T56" fmla="+- 0 3405 3091"/>
                              <a:gd name="T57" fmla="*/ T56 w 1011"/>
                              <a:gd name="T58" fmla="+- 0 2242 1842"/>
                              <a:gd name="T59" fmla="*/ 2242 h 401"/>
                              <a:gd name="T60" fmla="+- 0 3377 3091"/>
                              <a:gd name="T61" fmla="*/ T60 w 1011"/>
                              <a:gd name="T62" fmla="+- 0 2243 1842"/>
                              <a:gd name="T63" fmla="*/ 2243 h 401"/>
                              <a:gd name="T64" fmla="+- 0 3348 3091"/>
                              <a:gd name="T65" fmla="*/ T64 w 1011"/>
                              <a:gd name="T66" fmla="+- 0 2243 1842"/>
                              <a:gd name="T67" fmla="*/ 2243 h 401"/>
                              <a:gd name="T68" fmla="+- 0 3285 3091"/>
                              <a:gd name="T69" fmla="*/ T68 w 1011"/>
                              <a:gd name="T70" fmla="+- 0 2241 1842"/>
                              <a:gd name="T71" fmla="*/ 2241 h 401"/>
                              <a:gd name="T72" fmla="+- 0 3214 3091"/>
                              <a:gd name="T73" fmla="*/ T72 w 1011"/>
                              <a:gd name="T74" fmla="+- 0 2235 1842"/>
                              <a:gd name="T75" fmla="*/ 2235 h 401"/>
                              <a:gd name="T76" fmla="+- 0 3135 3091"/>
                              <a:gd name="T77" fmla="*/ T76 w 1011"/>
                              <a:gd name="T78" fmla="+- 0 2227 1842"/>
                              <a:gd name="T79" fmla="*/ 2227 h 401"/>
                              <a:gd name="T80" fmla="+- 0 3091 3091"/>
                              <a:gd name="T81" fmla="*/ T80 w 1011"/>
                              <a:gd name="T82" fmla="+- 0 2221 1842"/>
                              <a:gd name="T83" fmla="*/ 2221 h 401"/>
                              <a:gd name="T84" fmla="+- 0 3091 3091"/>
                              <a:gd name="T85" fmla="*/ T84 w 1011"/>
                              <a:gd name="T86" fmla="+- 0 1842 1842"/>
                              <a:gd name="T87"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11" h="401">
                                <a:moveTo>
                                  <a:pt x="0" y="0"/>
                                </a:moveTo>
                                <a:lnTo>
                                  <a:pt x="1010" y="0"/>
                                </a:lnTo>
                                <a:lnTo>
                                  <a:pt x="1010" y="325"/>
                                </a:lnTo>
                                <a:lnTo>
                                  <a:pt x="967" y="326"/>
                                </a:lnTo>
                                <a:lnTo>
                                  <a:pt x="926" y="327"/>
                                </a:lnTo>
                                <a:lnTo>
                                  <a:pt x="851" y="330"/>
                                </a:lnTo>
                                <a:lnTo>
                                  <a:pt x="785" y="335"/>
                                </a:lnTo>
                                <a:lnTo>
                                  <a:pt x="725" y="342"/>
                                </a:lnTo>
                                <a:lnTo>
                                  <a:pt x="645" y="354"/>
                                </a:lnTo>
                                <a:lnTo>
                                  <a:pt x="573" y="366"/>
                                </a:lnTo>
                                <a:lnTo>
                                  <a:pt x="550" y="371"/>
                                </a:lnTo>
                                <a:lnTo>
                                  <a:pt x="528" y="375"/>
                                </a:lnTo>
                                <a:lnTo>
                                  <a:pt x="461" y="386"/>
                                </a:lnTo>
                                <a:lnTo>
                                  <a:pt x="391" y="395"/>
                                </a:lnTo>
                                <a:lnTo>
                                  <a:pt x="314" y="400"/>
                                </a:lnTo>
                                <a:lnTo>
                                  <a:pt x="286" y="401"/>
                                </a:lnTo>
                                <a:lnTo>
                                  <a:pt x="257" y="401"/>
                                </a:lnTo>
                                <a:lnTo>
                                  <a:pt x="194" y="399"/>
                                </a:lnTo>
                                <a:lnTo>
                                  <a:pt x="123" y="393"/>
                                </a:lnTo>
                                <a:lnTo>
                                  <a:pt x="44" y="385"/>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120"/>
                        <wps:cNvSpPr>
                          <a:spLocks/>
                        </wps:cNvSpPr>
                        <wps:spPr bwMode="auto">
                          <a:xfrm>
                            <a:off x="5124" y="1842"/>
                            <a:ext cx="734" cy="401"/>
                          </a:xfrm>
                          <a:custGeom>
                            <a:avLst/>
                            <a:gdLst>
                              <a:gd name="T0" fmla="+- 0 5857 5124"/>
                              <a:gd name="T1" fmla="*/ T0 w 734"/>
                              <a:gd name="T2" fmla="+- 0 1842 1842"/>
                              <a:gd name="T3" fmla="*/ 1842 h 401"/>
                              <a:gd name="T4" fmla="+- 0 5124 5124"/>
                              <a:gd name="T5" fmla="*/ T4 w 734"/>
                              <a:gd name="T6" fmla="+- 0 1842 1842"/>
                              <a:gd name="T7" fmla="*/ 1842 h 401"/>
                              <a:gd name="T8" fmla="+- 0 5124 5124"/>
                              <a:gd name="T9" fmla="*/ T8 w 734"/>
                              <a:gd name="T10" fmla="+- 0 2221 1842"/>
                              <a:gd name="T11" fmla="*/ 2221 h 401"/>
                              <a:gd name="T12" fmla="+- 0 5202 5124"/>
                              <a:gd name="T13" fmla="*/ T12 w 734"/>
                              <a:gd name="T14" fmla="+- 0 2234 1842"/>
                              <a:gd name="T15" fmla="*/ 2234 h 401"/>
                              <a:gd name="T16" fmla="+- 0 5270 5124"/>
                              <a:gd name="T17" fmla="*/ T16 w 734"/>
                              <a:gd name="T18" fmla="+- 0 2241 1842"/>
                              <a:gd name="T19" fmla="*/ 2241 h 401"/>
                              <a:gd name="T20" fmla="+- 0 5328 5124"/>
                              <a:gd name="T21" fmla="*/ T20 w 734"/>
                              <a:gd name="T22" fmla="+- 0 2243 1842"/>
                              <a:gd name="T23" fmla="*/ 2243 h 401"/>
                              <a:gd name="T24" fmla="+- 0 5354 5124"/>
                              <a:gd name="T25" fmla="*/ T24 w 734"/>
                              <a:gd name="T26" fmla="+- 0 2242 1842"/>
                              <a:gd name="T27" fmla="*/ 2242 h 401"/>
                              <a:gd name="T28" fmla="+- 0 5426 5124"/>
                              <a:gd name="T29" fmla="*/ T28 w 734"/>
                              <a:gd name="T30" fmla="+- 0 2234 1842"/>
                              <a:gd name="T31" fmla="*/ 2234 h 401"/>
                              <a:gd name="T32" fmla="+- 0 5490 5124"/>
                              <a:gd name="T33" fmla="*/ T32 w 734"/>
                              <a:gd name="T34" fmla="+- 0 2221 1842"/>
                              <a:gd name="T35" fmla="*/ 2221 h 401"/>
                              <a:gd name="T36" fmla="+- 0 5578 5124"/>
                              <a:gd name="T37" fmla="*/ T36 w 734"/>
                              <a:gd name="T38" fmla="+- 0 2199 1842"/>
                              <a:gd name="T39" fmla="*/ 2199 h 401"/>
                              <a:gd name="T40" fmla="+- 0 5601 5124"/>
                              <a:gd name="T41" fmla="*/ T40 w 734"/>
                              <a:gd name="T42" fmla="+- 0 2193 1842"/>
                              <a:gd name="T43" fmla="*/ 2193 h 401"/>
                              <a:gd name="T44" fmla="+- 0 5681 5124"/>
                              <a:gd name="T45" fmla="*/ T44 w 734"/>
                              <a:gd name="T46" fmla="+- 0 2179 1842"/>
                              <a:gd name="T47" fmla="*/ 2179 h 401"/>
                              <a:gd name="T48" fmla="+- 0 5744 5124"/>
                              <a:gd name="T49" fmla="*/ T48 w 734"/>
                              <a:gd name="T50" fmla="+- 0 2172 1842"/>
                              <a:gd name="T51" fmla="*/ 2172 h 401"/>
                              <a:gd name="T52" fmla="+- 0 5816 5124"/>
                              <a:gd name="T53" fmla="*/ T52 w 734"/>
                              <a:gd name="T54" fmla="+- 0 2168 1842"/>
                              <a:gd name="T55" fmla="*/ 2168 h 401"/>
                              <a:gd name="T56" fmla="+- 0 5857 5124"/>
                              <a:gd name="T57" fmla="*/ T56 w 734"/>
                              <a:gd name="T58" fmla="+- 0 2167 1842"/>
                              <a:gd name="T59" fmla="*/ 2167 h 401"/>
                              <a:gd name="T60" fmla="+- 0 5857 5124"/>
                              <a:gd name="T61" fmla="*/ T60 w 734"/>
                              <a:gd name="T62" fmla="+- 0 1842 1842"/>
                              <a:gd name="T63"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4" h="401">
                                <a:moveTo>
                                  <a:pt x="733" y="0"/>
                                </a:moveTo>
                                <a:lnTo>
                                  <a:pt x="0" y="0"/>
                                </a:lnTo>
                                <a:lnTo>
                                  <a:pt x="0" y="379"/>
                                </a:lnTo>
                                <a:lnTo>
                                  <a:pt x="78" y="392"/>
                                </a:lnTo>
                                <a:lnTo>
                                  <a:pt x="146" y="399"/>
                                </a:lnTo>
                                <a:lnTo>
                                  <a:pt x="204" y="401"/>
                                </a:lnTo>
                                <a:lnTo>
                                  <a:pt x="230" y="400"/>
                                </a:lnTo>
                                <a:lnTo>
                                  <a:pt x="302" y="392"/>
                                </a:lnTo>
                                <a:lnTo>
                                  <a:pt x="366" y="379"/>
                                </a:lnTo>
                                <a:lnTo>
                                  <a:pt x="454" y="357"/>
                                </a:lnTo>
                                <a:lnTo>
                                  <a:pt x="477" y="351"/>
                                </a:lnTo>
                                <a:lnTo>
                                  <a:pt x="557" y="337"/>
                                </a:lnTo>
                                <a:lnTo>
                                  <a:pt x="620" y="330"/>
                                </a:lnTo>
                                <a:lnTo>
                                  <a:pt x="692" y="326"/>
                                </a:lnTo>
                                <a:lnTo>
                                  <a:pt x="733" y="325"/>
                                </a:lnTo>
                                <a:lnTo>
                                  <a:pt x="733"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119"/>
                        <wps:cNvSpPr>
                          <a:spLocks/>
                        </wps:cNvSpPr>
                        <wps:spPr bwMode="auto">
                          <a:xfrm>
                            <a:off x="5124" y="1842"/>
                            <a:ext cx="734" cy="401"/>
                          </a:xfrm>
                          <a:custGeom>
                            <a:avLst/>
                            <a:gdLst>
                              <a:gd name="T0" fmla="+- 0 5124 5124"/>
                              <a:gd name="T1" fmla="*/ T0 w 734"/>
                              <a:gd name="T2" fmla="+- 0 1842 1842"/>
                              <a:gd name="T3" fmla="*/ 1842 h 401"/>
                              <a:gd name="T4" fmla="+- 0 5857 5124"/>
                              <a:gd name="T5" fmla="*/ T4 w 734"/>
                              <a:gd name="T6" fmla="+- 0 1842 1842"/>
                              <a:gd name="T7" fmla="*/ 1842 h 401"/>
                              <a:gd name="T8" fmla="+- 0 5857 5124"/>
                              <a:gd name="T9" fmla="*/ T8 w 734"/>
                              <a:gd name="T10" fmla="+- 0 2167 1842"/>
                              <a:gd name="T11" fmla="*/ 2167 h 401"/>
                              <a:gd name="T12" fmla="+- 0 5816 5124"/>
                              <a:gd name="T13" fmla="*/ T12 w 734"/>
                              <a:gd name="T14" fmla="+- 0 2168 1842"/>
                              <a:gd name="T15" fmla="*/ 2168 h 401"/>
                              <a:gd name="T16" fmla="+- 0 5779 5124"/>
                              <a:gd name="T17" fmla="*/ T16 w 734"/>
                              <a:gd name="T18" fmla="+- 0 2170 1842"/>
                              <a:gd name="T19" fmla="*/ 2170 h 401"/>
                              <a:gd name="T20" fmla="+- 0 5711 5124"/>
                              <a:gd name="T21" fmla="*/ T20 w 734"/>
                              <a:gd name="T22" fmla="+- 0 2175 1842"/>
                              <a:gd name="T23" fmla="*/ 2175 h 401"/>
                              <a:gd name="T24" fmla="+- 0 5626 5124"/>
                              <a:gd name="T25" fmla="*/ T24 w 734"/>
                              <a:gd name="T26" fmla="+- 0 2188 1842"/>
                              <a:gd name="T27" fmla="*/ 2188 h 401"/>
                              <a:gd name="T28" fmla="+- 0 5555 5124"/>
                              <a:gd name="T29" fmla="*/ T28 w 734"/>
                              <a:gd name="T30" fmla="+- 0 2204 1842"/>
                              <a:gd name="T31" fmla="*/ 2204 h 401"/>
                              <a:gd name="T32" fmla="+- 0 5512 5124"/>
                              <a:gd name="T33" fmla="*/ T32 w 734"/>
                              <a:gd name="T34" fmla="+- 0 2215 1842"/>
                              <a:gd name="T35" fmla="*/ 2215 h 401"/>
                              <a:gd name="T36" fmla="+- 0 5490 5124"/>
                              <a:gd name="T37" fmla="*/ T36 w 734"/>
                              <a:gd name="T38" fmla="+- 0 2221 1842"/>
                              <a:gd name="T39" fmla="*/ 2221 h 401"/>
                              <a:gd name="T40" fmla="+- 0 5426 5124"/>
                              <a:gd name="T41" fmla="*/ T40 w 734"/>
                              <a:gd name="T42" fmla="+- 0 2234 1842"/>
                              <a:gd name="T43" fmla="*/ 2234 h 401"/>
                              <a:gd name="T44" fmla="+- 0 5354 5124"/>
                              <a:gd name="T45" fmla="*/ T44 w 734"/>
                              <a:gd name="T46" fmla="+- 0 2242 1842"/>
                              <a:gd name="T47" fmla="*/ 2242 h 401"/>
                              <a:gd name="T48" fmla="+- 0 5328 5124"/>
                              <a:gd name="T49" fmla="*/ T48 w 734"/>
                              <a:gd name="T50" fmla="+- 0 2243 1842"/>
                              <a:gd name="T51" fmla="*/ 2243 h 401"/>
                              <a:gd name="T52" fmla="+- 0 5300 5124"/>
                              <a:gd name="T53" fmla="*/ T52 w 734"/>
                              <a:gd name="T54" fmla="+- 0 2242 1842"/>
                              <a:gd name="T55" fmla="*/ 2242 h 401"/>
                              <a:gd name="T56" fmla="+- 0 5237 5124"/>
                              <a:gd name="T57" fmla="*/ T56 w 734"/>
                              <a:gd name="T58" fmla="+- 0 2238 1842"/>
                              <a:gd name="T59" fmla="*/ 2238 h 401"/>
                              <a:gd name="T60" fmla="+- 0 5164 5124"/>
                              <a:gd name="T61" fmla="*/ T60 w 734"/>
                              <a:gd name="T62" fmla="+- 0 2228 1842"/>
                              <a:gd name="T63" fmla="*/ 2228 h 401"/>
                              <a:gd name="T64" fmla="+- 0 5124 5124"/>
                              <a:gd name="T65" fmla="*/ T64 w 734"/>
                              <a:gd name="T66" fmla="+- 0 2221 1842"/>
                              <a:gd name="T67" fmla="*/ 2221 h 401"/>
                              <a:gd name="T68" fmla="+- 0 5124 5124"/>
                              <a:gd name="T69" fmla="*/ T68 w 734"/>
                              <a:gd name="T70" fmla="+- 0 1842 1842"/>
                              <a:gd name="T71"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4" h="401">
                                <a:moveTo>
                                  <a:pt x="0" y="0"/>
                                </a:moveTo>
                                <a:lnTo>
                                  <a:pt x="733" y="0"/>
                                </a:lnTo>
                                <a:lnTo>
                                  <a:pt x="733" y="325"/>
                                </a:lnTo>
                                <a:lnTo>
                                  <a:pt x="692" y="326"/>
                                </a:lnTo>
                                <a:lnTo>
                                  <a:pt x="655" y="328"/>
                                </a:lnTo>
                                <a:lnTo>
                                  <a:pt x="587" y="333"/>
                                </a:lnTo>
                                <a:lnTo>
                                  <a:pt x="502" y="346"/>
                                </a:lnTo>
                                <a:lnTo>
                                  <a:pt x="431" y="362"/>
                                </a:lnTo>
                                <a:lnTo>
                                  <a:pt x="388" y="373"/>
                                </a:lnTo>
                                <a:lnTo>
                                  <a:pt x="366" y="379"/>
                                </a:lnTo>
                                <a:lnTo>
                                  <a:pt x="302" y="392"/>
                                </a:lnTo>
                                <a:lnTo>
                                  <a:pt x="230"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AutoShape 118"/>
                        <wps:cNvSpPr>
                          <a:spLocks/>
                        </wps:cNvSpPr>
                        <wps:spPr bwMode="auto">
                          <a:xfrm>
                            <a:off x="4101" y="2020"/>
                            <a:ext cx="1023" cy="51"/>
                          </a:xfrm>
                          <a:custGeom>
                            <a:avLst/>
                            <a:gdLst>
                              <a:gd name="T0" fmla="+- 0 4186 4101"/>
                              <a:gd name="T1" fmla="*/ T0 w 1023"/>
                              <a:gd name="T2" fmla="+- 0 2020 2020"/>
                              <a:gd name="T3" fmla="*/ 2020 h 51"/>
                              <a:gd name="T4" fmla="+- 0 4101 4101"/>
                              <a:gd name="T5" fmla="*/ T4 w 1023"/>
                              <a:gd name="T6" fmla="+- 0 2045 2020"/>
                              <a:gd name="T7" fmla="*/ 2045 h 51"/>
                              <a:gd name="T8" fmla="+- 0 4186 4101"/>
                              <a:gd name="T9" fmla="*/ T8 w 1023"/>
                              <a:gd name="T10" fmla="+- 0 2070 2020"/>
                              <a:gd name="T11" fmla="*/ 2070 h 51"/>
                              <a:gd name="T12" fmla="+- 0 4186 4101"/>
                              <a:gd name="T13" fmla="*/ T12 w 1023"/>
                              <a:gd name="T14" fmla="+- 0 2049 2020"/>
                              <a:gd name="T15" fmla="*/ 2049 h 51"/>
                              <a:gd name="T16" fmla="+- 0 4177 4101"/>
                              <a:gd name="T17" fmla="*/ T16 w 1023"/>
                              <a:gd name="T18" fmla="+- 0 2049 2020"/>
                              <a:gd name="T19" fmla="*/ 2049 h 51"/>
                              <a:gd name="T20" fmla="+- 0 4177 4101"/>
                              <a:gd name="T21" fmla="*/ T20 w 1023"/>
                              <a:gd name="T22" fmla="+- 0 2041 2020"/>
                              <a:gd name="T23" fmla="*/ 2041 h 51"/>
                              <a:gd name="T24" fmla="+- 0 4186 4101"/>
                              <a:gd name="T25" fmla="*/ T24 w 1023"/>
                              <a:gd name="T26" fmla="+- 0 2041 2020"/>
                              <a:gd name="T27" fmla="*/ 2041 h 51"/>
                              <a:gd name="T28" fmla="+- 0 4186 4101"/>
                              <a:gd name="T29" fmla="*/ T28 w 1023"/>
                              <a:gd name="T30" fmla="+- 0 2020 2020"/>
                              <a:gd name="T31" fmla="*/ 2020 h 51"/>
                              <a:gd name="T32" fmla="+- 0 4186 4101"/>
                              <a:gd name="T33" fmla="*/ T32 w 1023"/>
                              <a:gd name="T34" fmla="+- 0 2041 2020"/>
                              <a:gd name="T35" fmla="*/ 2041 h 51"/>
                              <a:gd name="T36" fmla="+- 0 4177 4101"/>
                              <a:gd name="T37" fmla="*/ T36 w 1023"/>
                              <a:gd name="T38" fmla="+- 0 2041 2020"/>
                              <a:gd name="T39" fmla="*/ 2041 h 51"/>
                              <a:gd name="T40" fmla="+- 0 4177 4101"/>
                              <a:gd name="T41" fmla="*/ T40 w 1023"/>
                              <a:gd name="T42" fmla="+- 0 2049 2020"/>
                              <a:gd name="T43" fmla="*/ 2049 h 51"/>
                              <a:gd name="T44" fmla="+- 0 4186 4101"/>
                              <a:gd name="T45" fmla="*/ T44 w 1023"/>
                              <a:gd name="T46" fmla="+- 0 2049 2020"/>
                              <a:gd name="T47" fmla="*/ 2049 h 51"/>
                              <a:gd name="T48" fmla="+- 0 4186 4101"/>
                              <a:gd name="T49" fmla="*/ T48 w 1023"/>
                              <a:gd name="T50" fmla="+- 0 2041 2020"/>
                              <a:gd name="T51" fmla="*/ 2041 h 51"/>
                              <a:gd name="T52" fmla="+- 0 5124 4101"/>
                              <a:gd name="T53" fmla="*/ T52 w 1023"/>
                              <a:gd name="T54" fmla="+- 0 2041 2020"/>
                              <a:gd name="T55" fmla="*/ 2041 h 51"/>
                              <a:gd name="T56" fmla="+- 0 4186 4101"/>
                              <a:gd name="T57" fmla="*/ T56 w 1023"/>
                              <a:gd name="T58" fmla="+- 0 2041 2020"/>
                              <a:gd name="T59" fmla="*/ 2041 h 51"/>
                              <a:gd name="T60" fmla="+- 0 4186 4101"/>
                              <a:gd name="T61" fmla="*/ T60 w 1023"/>
                              <a:gd name="T62" fmla="+- 0 2049 2020"/>
                              <a:gd name="T63" fmla="*/ 2049 h 51"/>
                              <a:gd name="T64" fmla="+- 0 5124 4101"/>
                              <a:gd name="T65" fmla="*/ T64 w 1023"/>
                              <a:gd name="T66" fmla="+- 0 2049 2020"/>
                              <a:gd name="T67" fmla="*/ 2049 h 51"/>
                              <a:gd name="T68" fmla="+- 0 5124 4101"/>
                              <a:gd name="T69" fmla="*/ T68 w 1023"/>
                              <a:gd name="T70" fmla="+- 0 2041 2020"/>
                              <a:gd name="T71" fmla="*/ 2041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85" y="0"/>
                                </a:moveTo>
                                <a:lnTo>
                                  <a:pt x="0" y="25"/>
                                </a:lnTo>
                                <a:lnTo>
                                  <a:pt x="85" y="50"/>
                                </a:lnTo>
                                <a:lnTo>
                                  <a:pt x="85" y="29"/>
                                </a:lnTo>
                                <a:lnTo>
                                  <a:pt x="76" y="29"/>
                                </a:lnTo>
                                <a:lnTo>
                                  <a:pt x="76" y="21"/>
                                </a:lnTo>
                                <a:lnTo>
                                  <a:pt x="85" y="21"/>
                                </a:lnTo>
                                <a:lnTo>
                                  <a:pt x="85" y="0"/>
                                </a:lnTo>
                                <a:close/>
                                <a:moveTo>
                                  <a:pt x="85" y="21"/>
                                </a:moveTo>
                                <a:lnTo>
                                  <a:pt x="76" y="21"/>
                                </a:lnTo>
                                <a:lnTo>
                                  <a:pt x="76" y="29"/>
                                </a:lnTo>
                                <a:lnTo>
                                  <a:pt x="85" y="29"/>
                                </a:lnTo>
                                <a:lnTo>
                                  <a:pt x="85" y="21"/>
                                </a:lnTo>
                                <a:close/>
                                <a:moveTo>
                                  <a:pt x="1023" y="21"/>
                                </a:moveTo>
                                <a:lnTo>
                                  <a:pt x="85" y="21"/>
                                </a:lnTo>
                                <a:lnTo>
                                  <a:pt x="85" y="29"/>
                                </a:lnTo>
                                <a:lnTo>
                                  <a:pt x="1023" y="29"/>
                                </a:lnTo>
                                <a:lnTo>
                                  <a:pt x="1023"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9" name="Picture 1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4140" y="1786"/>
                            <a:ext cx="176" cy="177"/>
                          </a:xfrm>
                          <a:prstGeom prst="rect">
                            <a:avLst/>
                          </a:prstGeom>
                          <a:noFill/>
                          <a:extLst>
                            <a:ext uri="{909E8E84-426E-40DD-AFC4-6F175D3DCCD1}">
                              <a14:hiddenFill xmlns:a14="http://schemas.microsoft.com/office/drawing/2010/main">
                                <a:solidFill>
                                  <a:srgbClr val="FFFFFF"/>
                                </a:solidFill>
                              </a14:hiddenFill>
                            </a:ext>
                          </a:extLst>
                        </pic:spPr>
                      </pic:pic>
                      <wps:wsp>
                        <wps:cNvPr id="100" name="AutoShape 116"/>
                        <wps:cNvSpPr>
                          <a:spLocks/>
                        </wps:cNvSpPr>
                        <wps:spPr bwMode="auto">
                          <a:xfrm>
                            <a:off x="4101" y="2102"/>
                            <a:ext cx="1023" cy="51"/>
                          </a:xfrm>
                          <a:custGeom>
                            <a:avLst/>
                            <a:gdLst>
                              <a:gd name="T0" fmla="+- 0 5040 4101"/>
                              <a:gd name="T1" fmla="*/ T0 w 1023"/>
                              <a:gd name="T2" fmla="+- 0 2102 2102"/>
                              <a:gd name="T3" fmla="*/ 2102 h 51"/>
                              <a:gd name="T4" fmla="+- 0 5040 4101"/>
                              <a:gd name="T5" fmla="*/ T4 w 1023"/>
                              <a:gd name="T6" fmla="+- 0 2153 2102"/>
                              <a:gd name="T7" fmla="*/ 2153 h 51"/>
                              <a:gd name="T8" fmla="+- 0 5110 4101"/>
                              <a:gd name="T9" fmla="*/ T8 w 1023"/>
                              <a:gd name="T10" fmla="+- 0 2132 2102"/>
                              <a:gd name="T11" fmla="*/ 2132 h 51"/>
                              <a:gd name="T12" fmla="+- 0 5048 4101"/>
                              <a:gd name="T13" fmla="*/ T12 w 1023"/>
                              <a:gd name="T14" fmla="+- 0 2132 2102"/>
                              <a:gd name="T15" fmla="*/ 2132 h 51"/>
                              <a:gd name="T16" fmla="+- 0 5048 4101"/>
                              <a:gd name="T17" fmla="*/ T16 w 1023"/>
                              <a:gd name="T18" fmla="+- 0 2123 2102"/>
                              <a:gd name="T19" fmla="*/ 2123 h 51"/>
                              <a:gd name="T20" fmla="+- 0 5110 4101"/>
                              <a:gd name="T21" fmla="*/ T20 w 1023"/>
                              <a:gd name="T22" fmla="+- 0 2123 2102"/>
                              <a:gd name="T23" fmla="*/ 2123 h 51"/>
                              <a:gd name="T24" fmla="+- 0 5040 4101"/>
                              <a:gd name="T25" fmla="*/ T24 w 1023"/>
                              <a:gd name="T26" fmla="+- 0 2102 2102"/>
                              <a:gd name="T27" fmla="*/ 2102 h 51"/>
                              <a:gd name="T28" fmla="+- 0 5040 4101"/>
                              <a:gd name="T29" fmla="*/ T28 w 1023"/>
                              <a:gd name="T30" fmla="+- 0 2123 2102"/>
                              <a:gd name="T31" fmla="*/ 2123 h 51"/>
                              <a:gd name="T32" fmla="+- 0 4101 4101"/>
                              <a:gd name="T33" fmla="*/ T32 w 1023"/>
                              <a:gd name="T34" fmla="+- 0 2123 2102"/>
                              <a:gd name="T35" fmla="*/ 2123 h 51"/>
                              <a:gd name="T36" fmla="+- 0 4101 4101"/>
                              <a:gd name="T37" fmla="*/ T36 w 1023"/>
                              <a:gd name="T38" fmla="+- 0 2132 2102"/>
                              <a:gd name="T39" fmla="*/ 2132 h 51"/>
                              <a:gd name="T40" fmla="+- 0 5040 4101"/>
                              <a:gd name="T41" fmla="*/ T40 w 1023"/>
                              <a:gd name="T42" fmla="+- 0 2132 2102"/>
                              <a:gd name="T43" fmla="*/ 2132 h 51"/>
                              <a:gd name="T44" fmla="+- 0 5040 4101"/>
                              <a:gd name="T45" fmla="*/ T44 w 1023"/>
                              <a:gd name="T46" fmla="+- 0 2123 2102"/>
                              <a:gd name="T47" fmla="*/ 2123 h 51"/>
                              <a:gd name="T48" fmla="+- 0 5110 4101"/>
                              <a:gd name="T49" fmla="*/ T48 w 1023"/>
                              <a:gd name="T50" fmla="+- 0 2123 2102"/>
                              <a:gd name="T51" fmla="*/ 2123 h 51"/>
                              <a:gd name="T52" fmla="+- 0 5048 4101"/>
                              <a:gd name="T53" fmla="*/ T52 w 1023"/>
                              <a:gd name="T54" fmla="+- 0 2123 2102"/>
                              <a:gd name="T55" fmla="*/ 2123 h 51"/>
                              <a:gd name="T56" fmla="+- 0 5048 4101"/>
                              <a:gd name="T57" fmla="*/ T56 w 1023"/>
                              <a:gd name="T58" fmla="+- 0 2132 2102"/>
                              <a:gd name="T59" fmla="*/ 2132 h 51"/>
                              <a:gd name="T60" fmla="+- 0 5110 4101"/>
                              <a:gd name="T61" fmla="*/ T60 w 1023"/>
                              <a:gd name="T62" fmla="+- 0 2132 2102"/>
                              <a:gd name="T63" fmla="*/ 2132 h 51"/>
                              <a:gd name="T64" fmla="+- 0 5124 4101"/>
                              <a:gd name="T65" fmla="*/ T64 w 1023"/>
                              <a:gd name="T66" fmla="+- 0 2128 2102"/>
                              <a:gd name="T67" fmla="*/ 2128 h 51"/>
                              <a:gd name="T68" fmla="+- 0 5110 4101"/>
                              <a:gd name="T69" fmla="*/ T68 w 1023"/>
                              <a:gd name="T70" fmla="+- 0 2123 2102"/>
                              <a:gd name="T71" fmla="*/ 2123 h 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3" h="51">
                                <a:moveTo>
                                  <a:pt x="939" y="0"/>
                                </a:moveTo>
                                <a:lnTo>
                                  <a:pt x="939" y="51"/>
                                </a:lnTo>
                                <a:lnTo>
                                  <a:pt x="1009" y="30"/>
                                </a:lnTo>
                                <a:lnTo>
                                  <a:pt x="947" y="30"/>
                                </a:lnTo>
                                <a:lnTo>
                                  <a:pt x="947" y="21"/>
                                </a:lnTo>
                                <a:lnTo>
                                  <a:pt x="1009" y="21"/>
                                </a:lnTo>
                                <a:lnTo>
                                  <a:pt x="939" y="0"/>
                                </a:lnTo>
                                <a:close/>
                                <a:moveTo>
                                  <a:pt x="939" y="21"/>
                                </a:moveTo>
                                <a:lnTo>
                                  <a:pt x="0" y="21"/>
                                </a:lnTo>
                                <a:lnTo>
                                  <a:pt x="0" y="30"/>
                                </a:lnTo>
                                <a:lnTo>
                                  <a:pt x="939" y="30"/>
                                </a:lnTo>
                                <a:lnTo>
                                  <a:pt x="939" y="21"/>
                                </a:lnTo>
                                <a:close/>
                                <a:moveTo>
                                  <a:pt x="1009" y="21"/>
                                </a:moveTo>
                                <a:lnTo>
                                  <a:pt x="947" y="21"/>
                                </a:lnTo>
                                <a:lnTo>
                                  <a:pt x="947" y="30"/>
                                </a:lnTo>
                                <a:lnTo>
                                  <a:pt x="1009" y="30"/>
                                </a:lnTo>
                                <a:lnTo>
                                  <a:pt x="1023" y="26"/>
                                </a:lnTo>
                                <a:lnTo>
                                  <a:pt x="1009"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1" name="Picture 1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4039" y="2244"/>
                            <a:ext cx="177" cy="176"/>
                          </a:xfrm>
                          <a:prstGeom prst="rect">
                            <a:avLst/>
                          </a:prstGeom>
                          <a:noFill/>
                          <a:extLst>
                            <a:ext uri="{909E8E84-426E-40DD-AFC4-6F175D3DCCD1}">
                              <a14:hiddenFill xmlns:a14="http://schemas.microsoft.com/office/drawing/2010/main">
                                <a:solidFill>
                                  <a:srgbClr val="FFFFFF"/>
                                </a:solidFill>
                              </a14:hiddenFill>
                            </a:ext>
                          </a:extLst>
                        </pic:spPr>
                      </pic:pic>
                      <wps:wsp>
                        <wps:cNvPr id="102" name="Freeform 114"/>
                        <wps:cNvSpPr>
                          <a:spLocks/>
                        </wps:cNvSpPr>
                        <wps:spPr bwMode="auto">
                          <a:xfrm>
                            <a:off x="1335" y="1842"/>
                            <a:ext cx="735" cy="401"/>
                          </a:xfrm>
                          <a:custGeom>
                            <a:avLst/>
                            <a:gdLst>
                              <a:gd name="T0" fmla="+- 0 2069 1335"/>
                              <a:gd name="T1" fmla="*/ T0 w 735"/>
                              <a:gd name="T2" fmla="+- 0 1842 1842"/>
                              <a:gd name="T3" fmla="*/ 1842 h 401"/>
                              <a:gd name="T4" fmla="+- 0 1335 1335"/>
                              <a:gd name="T5" fmla="*/ T4 w 735"/>
                              <a:gd name="T6" fmla="+- 0 1842 1842"/>
                              <a:gd name="T7" fmla="*/ 1842 h 401"/>
                              <a:gd name="T8" fmla="+- 0 1335 1335"/>
                              <a:gd name="T9" fmla="*/ T8 w 735"/>
                              <a:gd name="T10" fmla="+- 0 2221 1842"/>
                              <a:gd name="T11" fmla="*/ 2221 h 401"/>
                              <a:gd name="T12" fmla="+- 0 1413 1335"/>
                              <a:gd name="T13" fmla="*/ T12 w 735"/>
                              <a:gd name="T14" fmla="+- 0 2234 1842"/>
                              <a:gd name="T15" fmla="*/ 2234 h 401"/>
                              <a:gd name="T16" fmla="+- 0 1481 1335"/>
                              <a:gd name="T17" fmla="*/ T16 w 735"/>
                              <a:gd name="T18" fmla="+- 0 2241 1842"/>
                              <a:gd name="T19" fmla="*/ 2241 h 401"/>
                              <a:gd name="T20" fmla="+- 0 1539 1335"/>
                              <a:gd name="T21" fmla="*/ T20 w 735"/>
                              <a:gd name="T22" fmla="+- 0 2243 1842"/>
                              <a:gd name="T23" fmla="*/ 2243 h 401"/>
                              <a:gd name="T24" fmla="+- 0 1566 1335"/>
                              <a:gd name="T25" fmla="*/ T24 w 735"/>
                              <a:gd name="T26" fmla="+- 0 2242 1842"/>
                              <a:gd name="T27" fmla="*/ 2242 h 401"/>
                              <a:gd name="T28" fmla="+- 0 1637 1335"/>
                              <a:gd name="T29" fmla="*/ T28 w 735"/>
                              <a:gd name="T30" fmla="+- 0 2234 1842"/>
                              <a:gd name="T31" fmla="*/ 2234 h 401"/>
                              <a:gd name="T32" fmla="+- 0 1702 1335"/>
                              <a:gd name="T33" fmla="*/ T32 w 735"/>
                              <a:gd name="T34" fmla="+- 0 2221 1842"/>
                              <a:gd name="T35" fmla="*/ 2221 h 401"/>
                              <a:gd name="T36" fmla="+- 0 1789 1335"/>
                              <a:gd name="T37" fmla="*/ T36 w 735"/>
                              <a:gd name="T38" fmla="+- 0 2199 1842"/>
                              <a:gd name="T39" fmla="*/ 2199 h 401"/>
                              <a:gd name="T40" fmla="+- 0 1813 1335"/>
                              <a:gd name="T41" fmla="*/ T40 w 735"/>
                              <a:gd name="T42" fmla="+- 0 2193 1842"/>
                              <a:gd name="T43" fmla="*/ 2193 h 401"/>
                              <a:gd name="T44" fmla="+- 0 1893 1335"/>
                              <a:gd name="T45" fmla="*/ T44 w 735"/>
                              <a:gd name="T46" fmla="+- 0 2179 1842"/>
                              <a:gd name="T47" fmla="*/ 2179 h 401"/>
                              <a:gd name="T48" fmla="+- 0 1955 1335"/>
                              <a:gd name="T49" fmla="*/ T48 w 735"/>
                              <a:gd name="T50" fmla="+- 0 2172 1842"/>
                              <a:gd name="T51" fmla="*/ 2172 h 401"/>
                              <a:gd name="T52" fmla="+- 0 2028 1335"/>
                              <a:gd name="T53" fmla="*/ T52 w 735"/>
                              <a:gd name="T54" fmla="+- 0 2168 1842"/>
                              <a:gd name="T55" fmla="*/ 2168 h 401"/>
                              <a:gd name="T56" fmla="+- 0 2069 1335"/>
                              <a:gd name="T57" fmla="*/ T56 w 735"/>
                              <a:gd name="T58" fmla="+- 0 2167 1842"/>
                              <a:gd name="T59" fmla="*/ 2167 h 401"/>
                              <a:gd name="T60" fmla="+- 0 2069 1335"/>
                              <a:gd name="T61" fmla="*/ T60 w 735"/>
                              <a:gd name="T62" fmla="+- 0 1842 1842"/>
                              <a:gd name="T63"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35" h="401">
                                <a:moveTo>
                                  <a:pt x="734" y="0"/>
                                </a:moveTo>
                                <a:lnTo>
                                  <a:pt x="0" y="0"/>
                                </a:lnTo>
                                <a:lnTo>
                                  <a:pt x="0" y="379"/>
                                </a:lnTo>
                                <a:lnTo>
                                  <a:pt x="78" y="392"/>
                                </a:lnTo>
                                <a:lnTo>
                                  <a:pt x="146" y="399"/>
                                </a:lnTo>
                                <a:lnTo>
                                  <a:pt x="204" y="401"/>
                                </a:lnTo>
                                <a:lnTo>
                                  <a:pt x="231" y="400"/>
                                </a:lnTo>
                                <a:lnTo>
                                  <a:pt x="302" y="392"/>
                                </a:lnTo>
                                <a:lnTo>
                                  <a:pt x="367" y="379"/>
                                </a:lnTo>
                                <a:lnTo>
                                  <a:pt x="454" y="357"/>
                                </a:lnTo>
                                <a:lnTo>
                                  <a:pt x="478" y="351"/>
                                </a:lnTo>
                                <a:lnTo>
                                  <a:pt x="558" y="337"/>
                                </a:lnTo>
                                <a:lnTo>
                                  <a:pt x="620" y="330"/>
                                </a:lnTo>
                                <a:lnTo>
                                  <a:pt x="693" y="326"/>
                                </a:lnTo>
                                <a:lnTo>
                                  <a:pt x="734" y="325"/>
                                </a:lnTo>
                                <a:lnTo>
                                  <a:pt x="734"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13"/>
                        <wps:cNvSpPr>
                          <a:spLocks/>
                        </wps:cNvSpPr>
                        <wps:spPr bwMode="auto">
                          <a:xfrm>
                            <a:off x="1335" y="1842"/>
                            <a:ext cx="735" cy="401"/>
                          </a:xfrm>
                          <a:custGeom>
                            <a:avLst/>
                            <a:gdLst>
                              <a:gd name="T0" fmla="+- 0 1335 1335"/>
                              <a:gd name="T1" fmla="*/ T0 w 735"/>
                              <a:gd name="T2" fmla="+- 0 1842 1842"/>
                              <a:gd name="T3" fmla="*/ 1842 h 401"/>
                              <a:gd name="T4" fmla="+- 0 2069 1335"/>
                              <a:gd name="T5" fmla="*/ T4 w 735"/>
                              <a:gd name="T6" fmla="+- 0 1842 1842"/>
                              <a:gd name="T7" fmla="*/ 1842 h 401"/>
                              <a:gd name="T8" fmla="+- 0 2069 1335"/>
                              <a:gd name="T9" fmla="*/ T8 w 735"/>
                              <a:gd name="T10" fmla="+- 0 2167 1842"/>
                              <a:gd name="T11" fmla="*/ 2167 h 401"/>
                              <a:gd name="T12" fmla="+- 0 2028 1335"/>
                              <a:gd name="T13" fmla="*/ T12 w 735"/>
                              <a:gd name="T14" fmla="+- 0 2168 1842"/>
                              <a:gd name="T15" fmla="*/ 2168 h 401"/>
                              <a:gd name="T16" fmla="+- 0 1990 1335"/>
                              <a:gd name="T17" fmla="*/ T16 w 735"/>
                              <a:gd name="T18" fmla="+- 0 2170 1842"/>
                              <a:gd name="T19" fmla="*/ 2170 h 401"/>
                              <a:gd name="T20" fmla="+- 0 1923 1335"/>
                              <a:gd name="T21" fmla="*/ T20 w 735"/>
                              <a:gd name="T22" fmla="+- 0 2175 1842"/>
                              <a:gd name="T23" fmla="*/ 2175 h 401"/>
                              <a:gd name="T24" fmla="+- 0 1838 1335"/>
                              <a:gd name="T25" fmla="*/ T24 w 735"/>
                              <a:gd name="T26" fmla="+- 0 2188 1842"/>
                              <a:gd name="T27" fmla="*/ 2188 h 401"/>
                              <a:gd name="T28" fmla="+- 0 1766 1335"/>
                              <a:gd name="T29" fmla="*/ T28 w 735"/>
                              <a:gd name="T30" fmla="+- 0 2204 1842"/>
                              <a:gd name="T31" fmla="*/ 2204 h 401"/>
                              <a:gd name="T32" fmla="+- 0 1723 1335"/>
                              <a:gd name="T33" fmla="*/ T32 w 735"/>
                              <a:gd name="T34" fmla="+- 0 2215 1842"/>
                              <a:gd name="T35" fmla="*/ 2215 h 401"/>
                              <a:gd name="T36" fmla="+- 0 1702 1335"/>
                              <a:gd name="T37" fmla="*/ T36 w 735"/>
                              <a:gd name="T38" fmla="+- 0 2221 1842"/>
                              <a:gd name="T39" fmla="*/ 2221 h 401"/>
                              <a:gd name="T40" fmla="+- 0 1637 1335"/>
                              <a:gd name="T41" fmla="*/ T40 w 735"/>
                              <a:gd name="T42" fmla="+- 0 2234 1842"/>
                              <a:gd name="T43" fmla="*/ 2234 h 401"/>
                              <a:gd name="T44" fmla="+- 0 1566 1335"/>
                              <a:gd name="T45" fmla="*/ T44 w 735"/>
                              <a:gd name="T46" fmla="+- 0 2242 1842"/>
                              <a:gd name="T47" fmla="*/ 2242 h 401"/>
                              <a:gd name="T48" fmla="+- 0 1539 1335"/>
                              <a:gd name="T49" fmla="*/ T48 w 735"/>
                              <a:gd name="T50" fmla="+- 0 2243 1842"/>
                              <a:gd name="T51" fmla="*/ 2243 h 401"/>
                              <a:gd name="T52" fmla="+- 0 1511 1335"/>
                              <a:gd name="T53" fmla="*/ T52 w 735"/>
                              <a:gd name="T54" fmla="+- 0 2242 1842"/>
                              <a:gd name="T55" fmla="*/ 2242 h 401"/>
                              <a:gd name="T56" fmla="+- 0 1448 1335"/>
                              <a:gd name="T57" fmla="*/ T56 w 735"/>
                              <a:gd name="T58" fmla="+- 0 2238 1842"/>
                              <a:gd name="T59" fmla="*/ 2238 h 401"/>
                              <a:gd name="T60" fmla="+- 0 1375 1335"/>
                              <a:gd name="T61" fmla="*/ T60 w 735"/>
                              <a:gd name="T62" fmla="+- 0 2228 1842"/>
                              <a:gd name="T63" fmla="*/ 2228 h 401"/>
                              <a:gd name="T64" fmla="+- 0 1335 1335"/>
                              <a:gd name="T65" fmla="*/ T64 w 735"/>
                              <a:gd name="T66" fmla="+- 0 2221 1842"/>
                              <a:gd name="T67" fmla="*/ 2221 h 401"/>
                              <a:gd name="T68" fmla="+- 0 1335 1335"/>
                              <a:gd name="T69" fmla="*/ T68 w 735"/>
                              <a:gd name="T70" fmla="+- 0 1842 1842"/>
                              <a:gd name="T71" fmla="*/ 1842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5" h="401">
                                <a:moveTo>
                                  <a:pt x="0" y="0"/>
                                </a:moveTo>
                                <a:lnTo>
                                  <a:pt x="734" y="0"/>
                                </a:lnTo>
                                <a:lnTo>
                                  <a:pt x="734" y="325"/>
                                </a:lnTo>
                                <a:lnTo>
                                  <a:pt x="693" y="326"/>
                                </a:lnTo>
                                <a:lnTo>
                                  <a:pt x="655" y="328"/>
                                </a:lnTo>
                                <a:lnTo>
                                  <a:pt x="588" y="333"/>
                                </a:lnTo>
                                <a:lnTo>
                                  <a:pt x="503" y="346"/>
                                </a:lnTo>
                                <a:lnTo>
                                  <a:pt x="431" y="362"/>
                                </a:lnTo>
                                <a:lnTo>
                                  <a:pt x="388" y="373"/>
                                </a:lnTo>
                                <a:lnTo>
                                  <a:pt x="367" y="379"/>
                                </a:lnTo>
                                <a:lnTo>
                                  <a:pt x="302" y="392"/>
                                </a:lnTo>
                                <a:lnTo>
                                  <a:pt x="231" y="400"/>
                                </a:lnTo>
                                <a:lnTo>
                                  <a:pt x="204" y="401"/>
                                </a:lnTo>
                                <a:lnTo>
                                  <a:pt x="176" y="400"/>
                                </a:lnTo>
                                <a:lnTo>
                                  <a:pt x="113" y="396"/>
                                </a:lnTo>
                                <a:lnTo>
                                  <a:pt x="40" y="386"/>
                                </a:lnTo>
                                <a:lnTo>
                                  <a:pt x="0" y="379"/>
                                </a:lnTo>
                                <a:lnTo>
                                  <a:pt x="0" y="0"/>
                                </a:lnTo>
                                <a:close/>
                              </a:path>
                            </a:pathLst>
                          </a:custGeom>
                          <a:noFill/>
                          <a:ln w="5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 name="Picture 1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1213" y="2094"/>
                            <a:ext cx="242" cy="3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 name="Picture 1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2970" y="2094"/>
                            <a:ext cx="242" cy="3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 name="Picture 1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5082" y="2138"/>
                            <a:ext cx="408" cy="272"/>
                          </a:xfrm>
                          <a:prstGeom prst="rect">
                            <a:avLst/>
                          </a:prstGeom>
                          <a:noFill/>
                          <a:extLst>
                            <a:ext uri="{909E8E84-426E-40DD-AFC4-6F175D3DCCD1}">
                              <a14:hiddenFill xmlns:a14="http://schemas.microsoft.com/office/drawing/2010/main">
                                <a:solidFill>
                                  <a:srgbClr val="FFFFFF"/>
                                </a:solidFill>
                              </a14:hiddenFill>
                            </a:ext>
                          </a:extLst>
                        </pic:spPr>
                      </pic:pic>
                      <wps:wsp>
                        <wps:cNvPr id="107" name="Rectangle 109"/>
                        <wps:cNvSpPr>
                          <a:spLocks noChangeArrowheads="1"/>
                        </wps:cNvSpPr>
                        <wps:spPr bwMode="auto">
                          <a:xfrm>
                            <a:off x="1904" y="2332"/>
                            <a:ext cx="927"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AutoShape 108"/>
                        <wps:cNvSpPr>
                          <a:spLocks/>
                        </wps:cNvSpPr>
                        <wps:spPr bwMode="auto">
                          <a:xfrm>
                            <a:off x="1968" y="12259"/>
                            <a:ext cx="2204" cy="1737"/>
                          </a:xfrm>
                          <a:custGeom>
                            <a:avLst/>
                            <a:gdLst>
                              <a:gd name="T0" fmla="+- 0 1904 1968"/>
                              <a:gd name="T1" fmla="*/ T0 w 2204"/>
                              <a:gd name="T2" fmla="+- 0 2765 12259"/>
                              <a:gd name="T3" fmla="*/ 2765 h 1737"/>
                              <a:gd name="T4" fmla="+- 0 2832 1968"/>
                              <a:gd name="T5" fmla="*/ T4 w 2204"/>
                              <a:gd name="T6" fmla="+- 0 2765 12259"/>
                              <a:gd name="T7" fmla="*/ 2765 h 1737"/>
                              <a:gd name="T8" fmla="+- 0 2832 1968"/>
                              <a:gd name="T9" fmla="*/ T8 w 2204"/>
                              <a:gd name="T10" fmla="+- 0 2332 12259"/>
                              <a:gd name="T11" fmla="*/ 2332 h 1737"/>
                              <a:gd name="T12" fmla="+- 0 1904 1968"/>
                              <a:gd name="T13" fmla="*/ T12 w 2204"/>
                              <a:gd name="T14" fmla="+- 0 2332 12259"/>
                              <a:gd name="T15" fmla="*/ 2332 h 1737"/>
                              <a:gd name="T16" fmla="+- 0 1904 1968"/>
                              <a:gd name="T17" fmla="*/ T16 w 2204"/>
                              <a:gd name="T18" fmla="+- 0 2765 12259"/>
                              <a:gd name="T19" fmla="*/ 2765 h 1737"/>
                              <a:gd name="T20" fmla="+- 0 2419 1968"/>
                              <a:gd name="T21" fmla="*/ T20 w 2204"/>
                              <a:gd name="T22" fmla="+- 0 2335 12259"/>
                              <a:gd name="T23" fmla="*/ 2335 h 1737"/>
                              <a:gd name="T24" fmla="+- 0 2455 1968"/>
                              <a:gd name="T25" fmla="*/ T24 w 2204"/>
                              <a:gd name="T26" fmla="+- 0 2034 12259"/>
                              <a:gd name="T27" fmla="*/ 2034 h 1737"/>
                            </a:gdLst>
                            <a:ahLst/>
                            <a:cxnLst>
                              <a:cxn ang="0">
                                <a:pos x="T1" y="T3"/>
                              </a:cxn>
                              <a:cxn ang="0">
                                <a:pos x="T5" y="T7"/>
                              </a:cxn>
                              <a:cxn ang="0">
                                <a:pos x="T9" y="T11"/>
                              </a:cxn>
                              <a:cxn ang="0">
                                <a:pos x="T13" y="T15"/>
                              </a:cxn>
                              <a:cxn ang="0">
                                <a:pos x="T17" y="T19"/>
                              </a:cxn>
                              <a:cxn ang="0">
                                <a:pos x="T21" y="T23"/>
                              </a:cxn>
                              <a:cxn ang="0">
                                <a:pos x="T25" y="T27"/>
                              </a:cxn>
                            </a:cxnLst>
                            <a:rect l="0" t="0" r="r" b="b"/>
                            <a:pathLst>
                              <a:path w="2204" h="1737">
                                <a:moveTo>
                                  <a:pt x="-64" y="-9494"/>
                                </a:moveTo>
                                <a:lnTo>
                                  <a:pt x="864" y="-9494"/>
                                </a:lnTo>
                                <a:lnTo>
                                  <a:pt x="864" y="-9927"/>
                                </a:lnTo>
                                <a:lnTo>
                                  <a:pt x="-64" y="-9927"/>
                                </a:lnTo>
                                <a:lnTo>
                                  <a:pt x="-64" y="-9494"/>
                                </a:lnTo>
                                <a:close/>
                                <a:moveTo>
                                  <a:pt x="451" y="-9924"/>
                                </a:moveTo>
                                <a:lnTo>
                                  <a:pt x="487" y="-10225"/>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9" name="Picture 10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1949" y="2574"/>
                            <a:ext cx="839" cy="130"/>
                          </a:xfrm>
                          <a:prstGeom prst="rect">
                            <a:avLst/>
                          </a:prstGeom>
                          <a:noFill/>
                          <a:extLst>
                            <a:ext uri="{909E8E84-426E-40DD-AFC4-6F175D3DCCD1}">
                              <a14:hiddenFill xmlns:a14="http://schemas.microsoft.com/office/drawing/2010/main">
                                <a:solidFill>
                                  <a:srgbClr val="FFFFFF"/>
                                </a:solidFill>
                              </a14:hiddenFill>
                            </a:ext>
                          </a:extLst>
                        </pic:spPr>
                      </pic:pic>
                      <wps:wsp>
                        <wps:cNvPr id="110" name="Rectangle 106"/>
                        <wps:cNvSpPr>
                          <a:spLocks noChangeArrowheads="1"/>
                        </wps:cNvSpPr>
                        <wps:spPr bwMode="auto">
                          <a:xfrm>
                            <a:off x="1077" y="1311"/>
                            <a:ext cx="104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05"/>
                        <wps:cNvSpPr>
                          <a:spLocks noChangeArrowheads="1"/>
                        </wps:cNvSpPr>
                        <wps:spPr bwMode="auto">
                          <a:xfrm>
                            <a:off x="1077" y="1311"/>
                            <a:ext cx="1040" cy="433"/>
                          </a:xfrm>
                          <a:prstGeom prst="rect">
                            <a:avLst/>
                          </a:prstGeom>
                          <a:noFill/>
                          <a:ln w="6415">
                            <a:solidFill>
                              <a:srgbClr val="91C30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Line 104"/>
                        <wps:cNvCnPr>
                          <a:cxnSpLocks noChangeShapeType="1"/>
                        </wps:cNvCnPr>
                        <wps:spPr bwMode="auto">
                          <a:xfrm>
                            <a:off x="2115" y="1405"/>
                            <a:ext cx="265" cy="0"/>
                          </a:xfrm>
                          <a:prstGeom prst="line">
                            <a:avLst/>
                          </a:prstGeom>
                          <a:noFill/>
                          <a:ln w="6415">
                            <a:solidFill>
                              <a:srgbClr val="91C309"/>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3" name="Picture 10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1760" y="1483"/>
                            <a:ext cx="242" cy="2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 name="Picture 10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1177" y="1488"/>
                            <a:ext cx="376" cy="233"/>
                          </a:xfrm>
                          <a:prstGeom prst="rect">
                            <a:avLst/>
                          </a:prstGeom>
                          <a:noFill/>
                          <a:extLst>
                            <a:ext uri="{909E8E84-426E-40DD-AFC4-6F175D3DCCD1}">
                              <a14:hiddenFill xmlns:a14="http://schemas.microsoft.com/office/drawing/2010/main">
                                <a:solidFill>
                                  <a:srgbClr val="FFFFFF"/>
                                </a:solidFill>
                              </a14:hiddenFill>
                            </a:ext>
                          </a:extLst>
                        </pic:spPr>
                      </pic:pic>
                      <wps:wsp>
                        <wps:cNvPr id="115" name="Rectangle 101"/>
                        <wps:cNvSpPr>
                          <a:spLocks noChangeArrowheads="1"/>
                        </wps:cNvSpPr>
                        <wps:spPr bwMode="auto">
                          <a:xfrm>
                            <a:off x="1909" y="2"/>
                            <a:ext cx="585"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AutoShape 100"/>
                        <wps:cNvSpPr>
                          <a:spLocks/>
                        </wps:cNvSpPr>
                        <wps:spPr bwMode="auto">
                          <a:xfrm>
                            <a:off x="1980" y="7432"/>
                            <a:ext cx="1390" cy="1289"/>
                          </a:xfrm>
                          <a:custGeom>
                            <a:avLst/>
                            <a:gdLst>
                              <a:gd name="T0" fmla="+- 0 1909 1980"/>
                              <a:gd name="T1" fmla="*/ T0 w 1390"/>
                              <a:gd name="T2" fmla="+- 0 436 7432"/>
                              <a:gd name="T3" fmla="*/ 436 h 1289"/>
                              <a:gd name="T4" fmla="+- 0 2494 1980"/>
                              <a:gd name="T5" fmla="*/ T4 w 1390"/>
                              <a:gd name="T6" fmla="+- 0 436 7432"/>
                              <a:gd name="T7" fmla="*/ 436 h 1289"/>
                              <a:gd name="T8" fmla="+- 0 2494 1980"/>
                              <a:gd name="T9" fmla="*/ T8 w 1390"/>
                              <a:gd name="T10" fmla="+- 0 2 7432"/>
                              <a:gd name="T11" fmla="*/ 2 h 1289"/>
                              <a:gd name="T12" fmla="+- 0 1909 1980"/>
                              <a:gd name="T13" fmla="*/ T12 w 1390"/>
                              <a:gd name="T14" fmla="+- 0 2 7432"/>
                              <a:gd name="T15" fmla="*/ 2 h 1289"/>
                              <a:gd name="T16" fmla="+- 0 1909 1980"/>
                              <a:gd name="T17" fmla="*/ T16 w 1390"/>
                              <a:gd name="T18" fmla="+- 0 436 7432"/>
                              <a:gd name="T19" fmla="*/ 436 h 1289"/>
                              <a:gd name="T20" fmla="+- 0 2257 1980"/>
                              <a:gd name="T21" fmla="*/ T20 w 1390"/>
                              <a:gd name="T22" fmla="+- 0 431 7432"/>
                              <a:gd name="T23" fmla="*/ 431 h 1289"/>
                              <a:gd name="T24" fmla="+- 0 2327 1980"/>
                              <a:gd name="T25" fmla="*/ T24 w 1390"/>
                              <a:gd name="T26" fmla="+- 0 544 7432"/>
                              <a:gd name="T27" fmla="*/ 544 h 1289"/>
                            </a:gdLst>
                            <a:ahLst/>
                            <a:cxnLst>
                              <a:cxn ang="0">
                                <a:pos x="T1" y="T3"/>
                              </a:cxn>
                              <a:cxn ang="0">
                                <a:pos x="T5" y="T7"/>
                              </a:cxn>
                              <a:cxn ang="0">
                                <a:pos x="T9" y="T11"/>
                              </a:cxn>
                              <a:cxn ang="0">
                                <a:pos x="T13" y="T15"/>
                              </a:cxn>
                              <a:cxn ang="0">
                                <a:pos x="T17" y="T19"/>
                              </a:cxn>
                              <a:cxn ang="0">
                                <a:pos x="T21" y="T23"/>
                              </a:cxn>
                              <a:cxn ang="0">
                                <a:pos x="T25" y="T27"/>
                              </a:cxn>
                            </a:cxnLst>
                            <a:rect l="0" t="0" r="r" b="b"/>
                            <a:pathLst>
                              <a:path w="1390" h="1289">
                                <a:moveTo>
                                  <a:pt x="-71" y="-6996"/>
                                </a:moveTo>
                                <a:lnTo>
                                  <a:pt x="514" y="-6996"/>
                                </a:lnTo>
                                <a:lnTo>
                                  <a:pt x="514" y="-7430"/>
                                </a:lnTo>
                                <a:lnTo>
                                  <a:pt x="-71" y="-7430"/>
                                </a:lnTo>
                                <a:lnTo>
                                  <a:pt x="-71" y="-6996"/>
                                </a:lnTo>
                                <a:close/>
                                <a:moveTo>
                                  <a:pt x="277" y="-7001"/>
                                </a:moveTo>
                                <a:lnTo>
                                  <a:pt x="347" y="-6888"/>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7" name="Picture 9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2014" y="178"/>
                            <a:ext cx="375" cy="233"/>
                          </a:xfrm>
                          <a:prstGeom prst="rect">
                            <a:avLst/>
                          </a:prstGeom>
                          <a:noFill/>
                          <a:extLst>
                            <a:ext uri="{909E8E84-426E-40DD-AFC4-6F175D3DCCD1}">
                              <a14:hiddenFill xmlns:a14="http://schemas.microsoft.com/office/drawing/2010/main">
                                <a:solidFill>
                                  <a:srgbClr val="FFFFFF"/>
                                </a:solidFill>
                              </a14:hiddenFill>
                            </a:ext>
                          </a:extLst>
                        </pic:spPr>
                      </pic:pic>
                      <wps:wsp>
                        <wps:cNvPr id="118" name="Rectangle 98"/>
                        <wps:cNvSpPr>
                          <a:spLocks noChangeArrowheads="1"/>
                        </wps:cNvSpPr>
                        <wps:spPr bwMode="auto">
                          <a:xfrm>
                            <a:off x="5128" y="1326"/>
                            <a:ext cx="574" cy="432"/>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AutoShape 97"/>
                        <wps:cNvSpPr>
                          <a:spLocks/>
                        </wps:cNvSpPr>
                        <wps:spPr bwMode="auto">
                          <a:xfrm>
                            <a:off x="9114" y="10576"/>
                            <a:ext cx="1876" cy="1285"/>
                          </a:xfrm>
                          <a:custGeom>
                            <a:avLst/>
                            <a:gdLst>
                              <a:gd name="T0" fmla="+- 0 5128 9114"/>
                              <a:gd name="T1" fmla="*/ T0 w 1876"/>
                              <a:gd name="T2" fmla="+- 0 1758 10576"/>
                              <a:gd name="T3" fmla="*/ 1758 h 1285"/>
                              <a:gd name="T4" fmla="+- 0 5701 9114"/>
                              <a:gd name="T5" fmla="*/ T4 w 1876"/>
                              <a:gd name="T6" fmla="+- 0 1758 10576"/>
                              <a:gd name="T7" fmla="*/ 1758 h 1285"/>
                              <a:gd name="T8" fmla="+- 0 5701 9114"/>
                              <a:gd name="T9" fmla="*/ T8 w 1876"/>
                              <a:gd name="T10" fmla="+- 0 1326 10576"/>
                              <a:gd name="T11" fmla="*/ 1326 h 1285"/>
                              <a:gd name="T12" fmla="+- 0 5128 9114"/>
                              <a:gd name="T13" fmla="*/ T12 w 1876"/>
                              <a:gd name="T14" fmla="+- 0 1326 10576"/>
                              <a:gd name="T15" fmla="*/ 1326 h 1285"/>
                              <a:gd name="T16" fmla="+- 0 5128 9114"/>
                              <a:gd name="T17" fmla="*/ T16 w 1876"/>
                              <a:gd name="T18" fmla="+- 0 1758 10576"/>
                              <a:gd name="T19" fmla="*/ 1758 h 1285"/>
                              <a:gd name="T20" fmla="+- 0 5129 9114"/>
                              <a:gd name="T21" fmla="*/ T20 w 1876"/>
                              <a:gd name="T22" fmla="+- 0 1628 10576"/>
                              <a:gd name="T23" fmla="*/ 1628 h 1285"/>
                              <a:gd name="T24" fmla="+- 0 4912 9114"/>
                              <a:gd name="T25" fmla="*/ T24 w 1876"/>
                              <a:gd name="T26" fmla="+- 0 1866 10576"/>
                              <a:gd name="T27" fmla="*/ 1866 h 1285"/>
                            </a:gdLst>
                            <a:ahLst/>
                            <a:cxnLst>
                              <a:cxn ang="0">
                                <a:pos x="T1" y="T3"/>
                              </a:cxn>
                              <a:cxn ang="0">
                                <a:pos x="T5" y="T7"/>
                              </a:cxn>
                              <a:cxn ang="0">
                                <a:pos x="T9" y="T11"/>
                              </a:cxn>
                              <a:cxn ang="0">
                                <a:pos x="T13" y="T15"/>
                              </a:cxn>
                              <a:cxn ang="0">
                                <a:pos x="T17" y="T19"/>
                              </a:cxn>
                              <a:cxn ang="0">
                                <a:pos x="T21" y="T23"/>
                              </a:cxn>
                              <a:cxn ang="0">
                                <a:pos x="T25" y="T27"/>
                              </a:cxn>
                            </a:cxnLst>
                            <a:rect l="0" t="0" r="r" b="b"/>
                            <a:pathLst>
                              <a:path w="1876" h="1285">
                                <a:moveTo>
                                  <a:pt x="-3986" y="-8818"/>
                                </a:moveTo>
                                <a:lnTo>
                                  <a:pt x="-3413" y="-8818"/>
                                </a:lnTo>
                                <a:lnTo>
                                  <a:pt x="-3413" y="-9250"/>
                                </a:lnTo>
                                <a:lnTo>
                                  <a:pt x="-3986" y="-9250"/>
                                </a:lnTo>
                                <a:lnTo>
                                  <a:pt x="-3986" y="-8818"/>
                                </a:lnTo>
                                <a:close/>
                                <a:moveTo>
                                  <a:pt x="-3985" y="-8948"/>
                                </a:moveTo>
                                <a:lnTo>
                                  <a:pt x="-4202" y="-8710"/>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0" name="Picture 9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5227" y="1511"/>
                            <a:ext cx="376" cy="233"/>
                          </a:xfrm>
                          <a:prstGeom prst="rect">
                            <a:avLst/>
                          </a:prstGeom>
                          <a:noFill/>
                          <a:extLst>
                            <a:ext uri="{909E8E84-426E-40DD-AFC4-6F175D3DCCD1}">
                              <a14:hiddenFill xmlns:a14="http://schemas.microsoft.com/office/drawing/2010/main">
                                <a:solidFill>
                                  <a:srgbClr val="FFFFFF"/>
                                </a:solidFill>
                              </a14:hiddenFill>
                            </a:ext>
                          </a:extLst>
                        </pic:spPr>
                      </pic:pic>
                      <wps:wsp>
                        <wps:cNvPr id="121" name="Rectangle 95"/>
                        <wps:cNvSpPr>
                          <a:spLocks noChangeArrowheads="1"/>
                        </wps:cNvSpPr>
                        <wps:spPr bwMode="auto">
                          <a:xfrm>
                            <a:off x="4582" y="38"/>
                            <a:ext cx="908"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AutoShape 94"/>
                        <wps:cNvSpPr>
                          <a:spLocks/>
                        </wps:cNvSpPr>
                        <wps:spPr bwMode="auto">
                          <a:xfrm>
                            <a:off x="8330" y="7516"/>
                            <a:ext cx="2158" cy="1365"/>
                          </a:xfrm>
                          <a:custGeom>
                            <a:avLst/>
                            <a:gdLst>
                              <a:gd name="T0" fmla="+- 0 4582 8330"/>
                              <a:gd name="T1" fmla="*/ T0 w 2158"/>
                              <a:gd name="T2" fmla="+- 0 471 7516"/>
                              <a:gd name="T3" fmla="*/ 471 h 1365"/>
                              <a:gd name="T4" fmla="+- 0 5490 8330"/>
                              <a:gd name="T5" fmla="*/ T4 w 2158"/>
                              <a:gd name="T6" fmla="+- 0 471 7516"/>
                              <a:gd name="T7" fmla="*/ 471 h 1365"/>
                              <a:gd name="T8" fmla="+- 0 5490 8330"/>
                              <a:gd name="T9" fmla="*/ T8 w 2158"/>
                              <a:gd name="T10" fmla="+- 0 38 7516"/>
                              <a:gd name="T11" fmla="*/ 38 h 1365"/>
                              <a:gd name="T12" fmla="+- 0 4582 8330"/>
                              <a:gd name="T13" fmla="*/ T12 w 2158"/>
                              <a:gd name="T14" fmla="+- 0 38 7516"/>
                              <a:gd name="T15" fmla="*/ 38 h 1365"/>
                              <a:gd name="T16" fmla="+- 0 4582 8330"/>
                              <a:gd name="T17" fmla="*/ T16 w 2158"/>
                              <a:gd name="T18" fmla="+- 0 471 7516"/>
                              <a:gd name="T19" fmla="*/ 471 h 1365"/>
                              <a:gd name="T20" fmla="+- 0 4817 8330"/>
                              <a:gd name="T21" fmla="*/ T20 w 2158"/>
                              <a:gd name="T22" fmla="+- 0 479 7516"/>
                              <a:gd name="T23" fmla="*/ 479 h 1365"/>
                              <a:gd name="T24" fmla="+- 0 4735 8330"/>
                              <a:gd name="T25" fmla="*/ T24 w 2158"/>
                              <a:gd name="T26" fmla="+- 0 612 7516"/>
                              <a:gd name="T27" fmla="*/ 612 h 1365"/>
                            </a:gdLst>
                            <a:ahLst/>
                            <a:cxnLst>
                              <a:cxn ang="0">
                                <a:pos x="T1" y="T3"/>
                              </a:cxn>
                              <a:cxn ang="0">
                                <a:pos x="T5" y="T7"/>
                              </a:cxn>
                              <a:cxn ang="0">
                                <a:pos x="T9" y="T11"/>
                              </a:cxn>
                              <a:cxn ang="0">
                                <a:pos x="T13" y="T15"/>
                              </a:cxn>
                              <a:cxn ang="0">
                                <a:pos x="T17" y="T19"/>
                              </a:cxn>
                              <a:cxn ang="0">
                                <a:pos x="T21" y="T23"/>
                              </a:cxn>
                              <a:cxn ang="0">
                                <a:pos x="T25" y="T27"/>
                              </a:cxn>
                            </a:cxnLst>
                            <a:rect l="0" t="0" r="r" b="b"/>
                            <a:pathLst>
                              <a:path w="2158" h="1365">
                                <a:moveTo>
                                  <a:pt x="-3748" y="-7045"/>
                                </a:moveTo>
                                <a:lnTo>
                                  <a:pt x="-2840" y="-7045"/>
                                </a:lnTo>
                                <a:lnTo>
                                  <a:pt x="-2840" y="-7478"/>
                                </a:lnTo>
                                <a:lnTo>
                                  <a:pt x="-3748" y="-7478"/>
                                </a:lnTo>
                                <a:lnTo>
                                  <a:pt x="-3748" y="-7045"/>
                                </a:lnTo>
                                <a:close/>
                                <a:moveTo>
                                  <a:pt x="-3513" y="-7037"/>
                                </a:moveTo>
                                <a:lnTo>
                                  <a:pt x="-3595" y="-6904"/>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3" name="Picture 9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916" y="219"/>
                            <a:ext cx="241" cy="241"/>
                          </a:xfrm>
                          <a:prstGeom prst="rect">
                            <a:avLst/>
                          </a:prstGeom>
                          <a:noFill/>
                          <a:extLst>
                            <a:ext uri="{909E8E84-426E-40DD-AFC4-6F175D3DCCD1}">
                              <a14:hiddenFill xmlns:a14="http://schemas.microsoft.com/office/drawing/2010/main">
                                <a:solidFill>
                                  <a:srgbClr val="FFFFFF"/>
                                </a:solidFill>
                              </a14:hiddenFill>
                            </a:ext>
                          </a:extLst>
                        </pic:spPr>
                      </pic:pic>
                      <wps:wsp>
                        <wps:cNvPr id="124" name="Rectangle 92"/>
                        <wps:cNvSpPr>
                          <a:spLocks noChangeArrowheads="1"/>
                        </wps:cNvSpPr>
                        <wps:spPr bwMode="auto">
                          <a:xfrm>
                            <a:off x="3946" y="2646"/>
                            <a:ext cx="1000" cy="433"/>
                          </a:xfrm>
                          <a:prstGeom prst="rect">
                            <a:avLst/>
                          </a:prstGeom>
                          <a:solidFill>
                            <a:srgbClr val="91C309">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AutoShape 91"/>
                        <wps:cNvSpPr>
                          <a:spLocks/>
                        </wps:cNvSpPr>
                        <wps:spPr bwMode="auto">
                          <a:xfrm>
                            <a:off x="6818" y="13338"/>
                            <a:ext cx="2376" cy="1405"/>
                          </a:xfrm>
                          <a:custGeom>
                            <a:avLst/>
                            <a:gdLst>
                              <a:gd name="T0" fmla="+- 0 3946 6818"/>
                              <a:gd name="T1" fmla="*/ T0 w 2376"/>
                              <a:gd name="T2" fmla="+- 0 3079 13338"/>
                              <a:gd name="T3" fmla="*/ 3079 h 1405"/>
                              <a:gd name="T4" fmla="+- 0 4946 6818"/>
                              <a:gd name="T5" fmla="*/ T4 w 2376"/>
                              <a:gd name="T6" fmla="+- 0 3079 13338"/>
                              <a:gd name="T7" fmla="*/ 3079 h 1405"/>
                              <a:gd name="T8" fmla="+- 0 4946 6818"/>
                              <a:gd name="T9" fmla="*/ T8 w 2376"/>
                              <a:gd name="T10" fmla="+- 0 2646 13338"/>
                              <a:gd name="T11" fmla="*/ 2646 h 1405"/>
                              <a:gd name="T12" fmla="+- 0 3946 6818"/>
                              <a:gd name="T13" fmla="*/ T12 w 2376"/>
                              <a:gd name="T14" fmla="+- 0 2646 13338"/>
                              <a:gd name="T15" fmla="*/ 2646 h 1405"/>
                              <a:gd name="T16" fmla="+- 0 3946 6818"/>
                              <a:gd name="T17" fmla="*/ T16 w 2376"/>
                              <a:gd name="T18" fmla="+- 0 3079 13338"/>
                              <a:gd name="T19" fmla="*/ 3079 h 1405"/>
                              <a:gd name="T20" fmla="+- 0 4501 6818"/>
                              <a:gd name="T21" fmla="*/ T20 w 2376"/>
                              <a:gd name="T22" fmla="+- 0 2649 13338"/>
                              <a:gd name="T23" fmla="*/ 2649 h 1405"/>
                              <a:gd name="T24" fmla="+- 0 4537 6818"/>
                              <a:gd name="T25" fmla="*/ T24 w 2376"/>
                              <a:gd name="T26" fmla="+- 0 2488 13338"/>
                              <a:gd name="T27" fmla="*/ 2488 h 1405"/>
                            </a:gdLst>
                            <a:ahLst/>
                            <a:cxnLst>
                              <a:cxn ang="0">
                                <a:pos x="T1" y="T3"/>
                              </a:cxn>
                              <a:cxn ang="0">
                                <a:pos x="T5" y="T7"/>
                              </a:cxn>
                              <a:cxn ang="0">
                                <a:pos x="T9" y="T11"/>
                              </a:cxn>
                              <a:cxn ang="0">
                                <a:pos x="T13" y="T15"/>
                              </a:cxn>
                              <a:cxn ang="0">
                                <a:pos x="T17" y="T19"/>
                              </a:cxn>
                              <a:cxn ang="0">
                                <a:pos x="T21" y="T23"/>
                              </a:cxn>
                              <a:cxn ang="0">
                                <a:pos x="T25" y="T27"/>
                              </a:cxn>
                            </a:cxnLst>
                            <a:rect l="0" t="0" r="r" b="b"/>
                            <a:pathLst>
                              <a:path w="2376" h="1405">
                                <a:moveTo>
                                  <a:pt x="-2872" y="-10259"/>
                                </a:moveTo>
                                <a:lnTo>
                                  <a:pt x="-1872" y="-10259"/>
                                </a:lnTo>
                                <a:lnTo>
                                  <a:pt x="-1872" y="-10692"/>
                                </a:lnTo>
                                <a:lnTo>
                                  <a:pt x="-2872" y="-10692"/>
                                </a:lnTo>
                                <a:lnTo>
                                  <a:pt x="-2872" y="-10259"/>
                                </a:lnTo>
                                <a:close/>
                                <a:moveTo>
                                  <a:pt x="-2317" y="-10689"/>
                                </a:moveTo>
                                <a:lnTo>
                                  <a:pt x="-2281" y="-10850"/>
                                </a:lnTo>
                              </a:path>
                            </a:pathLst>
                          </a:custGeom>
                          <a:noFill/>
                          <a:ln w="6415">
                            <a:solidFill>
                              <a:srgbClr val="91C30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 name="Picture 9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4029" y="2822"/>
                            <a:ext cx="376" cy="2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7" name="Picture 8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640" y="2830"/>
                            <a:ext cx="216" cy="216"/>
                          </a:xfrm>
                          <a:prstGeom prst="rect">
                            <a:avLst/>
                          </a:prstGeom>
                          <a:noFill/>
                          <a:extLst>
                            <a:ext uri="{909E8E84-426E-40DD-AFC4-6F175D3DCCD1}">
                              <a14:hiddenFill xmlns:a14="http://schemas.microsoft.com/office/drawing/2010/main">
                                <a:solidFill>
                                  <a:srgbClr val="FFFFFF"/>
                                </a:solidFill>
                              </a14:hiddenFill>
                            </a:ext>
                          </a:extLst>
                        </pic:spPr>
                      </pic:pic>
                      <wps:wsp>
                        <wps:cNvPr id="128" name="Text Box 88"/>
                        <wps:cNvSpPr txBox="1">
                          <a:spLocks noChangeArrowheads="1"/>
                        </wps:cNvSpPr>
                        <wps:spPr bwMode="auto">
                          <a:xfrm>
                            <a:off x="2151" y="649"/>
                            <a:ext cx="66" cy="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96125" w14:textId="77777777" w:rsidR="000A0F80" w:rsidRDefault="000A0F80">
                              <w:pPr>
                                <w:spacing w:line="118" w:lineRule="exact"/>
                                <w:rPr>
                                  <w:rFonts w:ascii="Arial"/>
                                  <w:sz w:val="12"/>
                                </w:rPr>
                              </w:pPr>
                              <w:r>
                                <w:rPr>
                                  <w:rFonts w:ascii="Arial"/>
                                  <w:color w:val="FFFFFF"/>
                                  <w:w w:val="98"/>
                                  <w:sz w:val="12"/>
                                </w:rPr>
                                <w:t>1</w:t>
                              </w:r>
                            </w:p>
                          </w:txbxContent>
                        </wps:txbx>
                        <wps:bodyPr rot="0" vert="horz" wrap="square" lIns="0" tIns="0" rIns="0" bIns="0" anchor="t" anchorCtr="0" upright="1">
                          <a:noAutofit/>
                        </wps:bodyPr>
                      </wps:wsp>
                      <wps:wsp>
                        <wps:cNvPr id="129" name="Text Box 87"/>
                        <wps:cNvSpPr txBox="1">
                          <a:spLocks noChangeArrowheads="1"/>
                        </wps:cNvSpPr>
                        <wps:spPr bwMode="auto">
                          <a:xfrm>
                            <a:off x="1478" y="735"/>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441DF" w14:textId="77777777" w:rsidR="000A0F80" w:rsidRDefault="000A0F80">
                              <w:pPr>
                                <w:spacing w:line="121" w:lineRule="exact"/>
                                <w:ind w:left="62" w:right="-3" w:hanging="63"/>
                                <w:rPr>
                                  <w:rFonts w:ascii="Arial"/>
                                  <w:sz w:val="12"/>
                                </w:rPr>
                              </w:pPr>
                              <w:r>
                                <w:rPr>
                                  <w:rFonts w:ascii="Arial"/>
                                  <w:color w:val="FFFFFF"/>
                                  <w:w w:val="95"/>
                                  <w:sz w:val="12"/>
                                </w:rPr>
                                <w:t>Modified</w:t>
                              </w:r>
                            </w:p>
                            <w:p w14:paraId="724FE7B1" w14:textId="77777777" w:rsidR="000A0F80" w:rsidRDefault="000A0F80">
                              <w:pPr>
                                <w:spacing w:before="3" w:line="135" w:lineRule="exact"/>
                                <w:ind w:left="62" w:right="-3"/>
                                <w:rPr>
                                  <w:rFonts w:ascii="Arial"/>
                                  <w:sz w:val="12"/>
                                </w:rPr>
                              </w:pPr>
                              <w:r>
                                <w:rPr>
                                  <w:rFonts w:ascii="Arial"/>
                                  <w:color w:val="FFFFFF"/>
                                  <w:sz w:val="12"/>
                                </w:rPr>
                                <w:t>model</w:t>
                              </w:r>
                            </w:p>
                          </w:txbxContent>
                        </wps:txbx>
                        <wps:bodyPr rot="0" vert="horz" wrap="square" lIns="0" tIns="0" rIns="0" bIns="0" anchor="t" anchorCtr="0" upright="1">
                          <a:noAutofit/>
                        </wps:bodyPr>
                      </wps:wsp>
                      <wps:wsp>
                        <wps:cNvPr id="130" name="Text Box 86"/>
                        <wps:cNvSpPr txBox="1">
                          <a:spLocks noChangeArrowheads="1"/>
                        </wps:cNvSpPr>
                        <wps:spPr bwMode="auto">
                          <a:xfrm>
                            <a:off x="2319" y="570"/>
                            <a:ext cx="695"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51682" w14:textId="77777777" w:rsidR="000A0F80" w:rsidRDefault="000A0F80">
                              <w:pPr>
                                <w:spacing w:line="121" w:lineRule="exact"/>
                                <w:ind w:right="-17"/>
                                <w:rPr>
                                  <w:rFonts w:ascii="Arial"/>
                                  <w:sz w:val="12"/>
                                </w:rPr>
                              </w:pPr>
                              <w:r>
                                <w:rPr>
                                  <w:rFonts w:ascii="Arial"/>
                                  <w:sz w:val="12"/>
                                </w:rPr>
                                <w:t>Generate</w:t>
                              </w:r>
                            </w:p>
                            <w:p w14:paraId="5A1D64BF" w14:textId="77777777" w:rsidR="000A0F80" w:rsidRDefault="000A0F80">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1" name="Text Box 85"/>
                        <wps:cNvSpPr txBox="1">
                          <a:spLocks noChangeArrowheads="1"/>
                        </wps:cNvSpPr>
                        <wps:spPr bwMode="auto">
                          <a:xfrm>
                            <a:off x="3177" y="604"/>
                            <a:ext cx="184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9D04A" w14:textId="77777777" w:rsidR="000A0F80" w:rsidRDefault="000A0F80">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14:paraId="3D487CAD" w14:textId="77777777" w:rsidR="000A0F80" w:rsidRDefault="000A0F80">
                              <w:pPr>
                                <w:spacing w:before="5" w:line="135" w:lineRule="exact"/>
                                <w:ind w:left="59" w:right="-20"/>
                                <w:rPr>
                                  <w:rFonts w:ascii="Arial"/>
                                  <w:sz w:val="12"/>
                                </w:rPr>
                              </w:pPr>
                              <w:r>
                                <w:rPr>
                                  <w:rFonts w:ascii="Arial"/>
                                  <w:color w:val="FFFFFF"/>
                                  <w:sz w:val="12"/>
                                </w:rPr>
                                <w:t>artifact (code)</w:t>
                              </w:r>
                            </w:p>
                          </w:txbxContent>
                        </wps:txbx>
                        <wps:bodyPr rot="0" vert="horz" wrap="square" lIns="0" tIns="0" rIns="0" bIns="0" anchor="t" anchorCtr="0" upright="1">
                          <a:noAutofit/>
                        </wps:bodyPr>
                      </wps:wsp>
                      <wps:wsp>
                        <wps:cNvPr id="132" name="Text Box 84"/>
                        <wps:cNvSpPr txBox="1">
                          <a:spLocks noChangeArrowheads="1"/>
                        </wps:cNvSpPr>
                        <wps:spPr bwMode="auto">
                          <a:xfrm>
                            <a:off x="5268" y="735"/>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6DD08" w14:textId="77777777" w:rsidR="000A0F80" w:rsidRDefault="000A0F80">
                              <w:pPr>
                                <w:spacing w:line="121" w:lineRule="exact"/>
                                <w:ind w:left="94" w:right="-3" w:hanging="95"/>
                                <w:rPr>
                                  <w:rFonts w:ascii="Arial"/>
                                  <w:sz w:val="12"/>
                                </w:rPr>
                              </w:pPr>
                              <w:r>
                                <w:rPr>
                                  <w:rFonts w:ascii="Arial"/>
                                  <w:color w:val="FFFFFF"/>
                                  <w:w w:val="95"/>
                                  <w:sz w:val="12"/>
                                </w:rPr>
                                <w:t>Modified</w:t>
                              </w:r>
                            </w:p>
                            <w:p w14:paraId="3F8A5C44" w14:textId="77777777" w:rsidR="000A0F80" w:rsidRDefault="000A0F80">
                              <w:pPr>
                                <w:spacing w:before="3" w:line="135" w:lineRule="exact"/>
                                <w:ind w:left="94" w:right="-3"/>
                                <w:rPr>
                                  <w:rFonts w:ascii="Arial"/>
                                  <w:sz w:val="12"/>
                                </w:rPr>
                              </w:pPr>
                              <w:r>
                                <w:rPr>
                                  <w:rFonts w:ascii="Arial"/>
                                  <w:color w:val="FFFFFF"/>
                                  <w:sz w:val="12"/>
                                </w:rPr>
                                <w:t>code</w:t>
                              </w:r>
                            </w:p>
                          </w:txbxContent>
                        </wps:txbx>
                        <wps:bodyPr rot="0" vert="horz" wrap="square" lIns="0" tIns="0" rIns="0" bIns="0" anchor="t" anchorCtr="0" upright="1">
                          <a:noAutofit/>
                        </wps:bodyPr>
                      </wps:wsp>
                      <wps:wsp>
                        <wps:cNvPr id="133" name="Text Box 83"/>
                        <wps:cNvSpPr txBox="1">
                          <a:spLocks noChangeArrowheads="1"/>
                        </wps:cNvSpPr>
                        <wps:spPr bwMode="auto">
                          <a:xfrm>
                            <a:off x="2085" y="1067"/>
                            <a:ext cx="924"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EDF54" w14:textId="77777777" w:rsidR="000A0F80" w:rsidRDefault="000A0F80">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wps:txbx>
                        <wps:bodyPr rot="0" vert="horz" wrap="square" lIns="0" tIns="0" rIns="0" bIns="0" anchor="t" anchorCtr="0" upright="1">
                          <a:noAutofit/>
                        </wps:bodyPr>
                      </wps:wsp>
                      <wps:wsp>
                        <wps:cNvPr id="134" name="Text Box 82"/>
                        <wps:cNvSpPr txBox="1">
                          <a:spLocks noChangeArrowheads="1"/>
                        </wps:cNvSpPr>
                        <wps:spPr bwMode="auto">
                          <a:xfrm>
                            <a:off x="1478" y="1757"/>
                            <a:ext cx="150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D59BB" w14:textId="77777777" w:rsidR="000A0F80" w:rsidRDefault="000A0F80">
                              <w:pPr>
                                <w:spacing w:line="93" w:lineRule="exact"/>
                                <w:ind w:left="852" w:right="-20"/>
                                <w:rPr>
                                  <w:rFonts w:ascii="Arial"/>
                                  <w:sz w:val="12"/>
                                </w:rPr>
                              </w:pPr>
                              <w:r>
                                <w:rPr>
                                  <w:rFonts w:ascii="Arial"/>
                                  <w:spacing w:val="-1"/>
                                  <w:sz w:val="12"/>
                                </w:rPr>
                                <w:t>Synchronize</w:t>
                              </w:r>
                            </w:p>
                            <w:p w14:paraId="28F857B1" w14:textId="77777777" w:rsidR="000A0F80" w:rsidRDefault="000A0F80">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
                            <w:p w14:paraId="5A48E556" w14:textId="77777777" w:rsidR="000A0F80" w:rsidRDefault="000A0F80">
                              <w:pPr>
                                <w:spacing w:line="128" w:lineRule="exact"/>
                                <w:ind w:left="62" w:right="-20"/>
                                <w:rPr>
                                  <w:rFonts w:ascii="Arial"/>
                                  <w:sz w:val="12"/>
                                </w:rPr>
                              </w:pPr>
                              <w:r>
                                <w:rPr>
                                  <w:rFonts w:ascii="Arial"/>
                                  <w:color w:val="FFFFFF"/>
                                  <w:sz w:val="12"/>
                                </w:rPr>
                                <w:t>model</w:t>
                              </w:r>
                            </w:p>
                          </w:txbxContent>
                        </wps:txbx>
                        <wps:bodyPr rot="0" vert="horz" wrap="square" lIns="0" tIns="0" rIns="0" bIns="0" anchor="t" anchorCtr="0" upright="1">
                          <a:noAutofit/>
                        </wps:bodyPr>
                      </wps:wsp>
                      <wps:wsp>
                        <wps:cNvPr id="135" name="Text Box 81"/>
                        <wps:cNvSpPr txBox="1">
                          <a:spLocks noChangeArrowheads="1"/>
                        </wps:cNvSpPr>
                        <wps:spPr bwMode="auto">
                          <a:xfrm>
                            <a:off x="3177" y="1882"/>
                            <a:ext cx="841"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CF1F5" w14:textId="77777777" w:rsidR="000A0F80" w:rsidRDefault="000A0F80">
                              <w:pPr>
                                <w:spacing w:line="121" w:lineRule="exact"/>
                                <w:ind w:left="27" w:right="-17" w:hanging="28"/>
                                <w:rPr>
                                  <w:rFonts w:ascii="Arial"/>
                                  <w:sz w:val="12"/>
                                </w:rPr>
                              </w:pPr>
                              <w:r>
                                <w:rPr>
                                  <w:rFonts w:ascii="Arial"/>
                                  <w:color w:val="FFFFFF"/>
                                  <w:spacing w:val="-1"/>
                                  <w:sz w:val="12"/>
                                </w:rPr>
                                <w:t>Synchronization</w:t>
                              </w:r>
                            </w:p>
                            <w:p w14:paraId="0CBB184D" w14:textId="77777777" w:rsidR="000A0F80" w:rsidRDefault="000A0F80">
                              <w:pPr>
                                <w:spacing w:before="3" w:line="135" w:lineRule="exact"/>
                                <w:ind w:left="27" w:right="-7"/>
                                <w:rPr>
                                  <w:rFonts w:ascii="Arial"/>
                                  <w:sz w:val="12"/>
                                </w:rPr>
                              </w:pPr>
                              <w:r>
                                <w:rPr>
                                  <w:rFonts w:ascii="Arial"/>
                                  <w:color w:val="FFFFFF"/>
                                  <w:sz w:val="12"/>
                                </w:rPr>
                                <w:t>artifact (model)</w:t>
                              </w:r>
                            </w:p>
                          </w:txbxContent>
                        </wps:txbx>
                        <wps:bodyPr rot="0" vert="horz" wrap="square" lIns="0" tIns="0" rIns="0" bIns="0" anchor="t" anchorCtr="0" upright="1">
                          <a:noAutofit/>
                        </wps:bodyPr>
                      </wps:wsp>
                      <wps:wsp>
                        <wps:cNvPr id="136" name="Text Box 80"/>
                        <wps:cNvSpPr txBox="1">
                          <a:spLocks noChangeArrowheads="1"/>
                        </wps:cNvSpPr>
                        <wps:spPr bwMode="auto">
                          <a:xfrm>
                            <a:off x="4196" y="1750"/>
                            <a:ext cx="873" cy="2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4D790" w14:textId="77777777" w:rsidR="000A0F80" w:rsidRDefault="000A0F80">
                              <w:pPr>
                                <w:spacing w:line="158" w:lineRule="exact"/>
                                <w:ind w:right="-16"/>
                                <w:rPr>
                                  <w:rFonts w:ascii="Arial"/>
                                  <w:sz w:val="12"/>
                                </w:rPr>
                              </w:pPr>
                              <w:r>
                                <w:rPr>
                                  <w:rFonts w:ascii="Arial"/>
                                  <w:color w:val="FFFFFF"/>
                                  <w:position w:val="-6"/>
                                  <w:sz w:val="12"/>
                                </w:rPr>
                                <w:t xml:space="preserve">1   </w:t>
                              </w:r>
                              <w:r>
                                <w:rPr>
                                  <w:rFonts w:ascii="Arial"/>
                                  <w:sz w:val="12"/>
                                </w:rPr>
                                <w:t>Reverse</w:t>
                              </w:r>
                            </w:p>
                            <w:p w14:paraId="0A1E61D2" w14:textId="77777777" w:rsidR="000A0F80" w:rsidRDefault="000A0F80">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wps:txbx>
                        <wps:bodyPr rot="0" vert="horz" wrap="square" lIns="0" tIns="0" rIns="0" bIns="0" anchor="t" anchorCtr="0" upright="1">
                          <a:noAutofit/>
                        </wps:bodyPr>
                      </wps:wsp>
                      <wps:wsp>
                        <wps:cNvPr id="137" name="Text Box 79"/>
                        <wps:cNvSpPr txBox="1">
                          <a:spLocks noChangeArrowheads="1"/>
                        </wps:cNvSpPr>
                        <wps:spPr bwMode="auto">
                          <a:xfrm>
                            <a:off x="5268" y="1882"/>
                            <a:ext cx="44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B1B0C" w14:textId="77777777" w:rsidR="000A0F80" w:rsidRDefault="000A0F80">
                              <w:pPr>
                                <w:spacing w:line="121" w:lineRule="exact"/>
                                <w:ind w:left="94" w:right="-3" w:hanging="95"/>
                                <w:rPr>
                                  <w:rFonts w:ascii="Arial"/>
                                  <w:sz w:val="12"/>
                                </w:rPr>
                              </w:pPr>
                              <w:r>
                                <w:rPr>
                                  <w:rFonts w:ascii="Arial"/>
                                  <w:color w:val="FFFFFF"/>
                                  <w:w w:val="95"/>
                                  <w:sz w:val="12"/>
                                </w:rPr>
                                <w:t>Modified</w:t>
                              </w:r>
                            </w:p>
                            <w:p w14:paraId="1EC96517" w14:textId="77777777" w:rsidR="000A0F80" w:rsidRDefault="000A0F80">
                              <w:pPr>
                                <w:spacing w:before="3" w:line="135" w:lineRule="exact"/>
                                <w:ind w:left="94" w:right="-3"/>
                                <w:rPr>
                                  <w:rFonts w:ascii="Arial"/>
                                  <w:sz w:val="12"/>
                                </w:rPr>
                              </w:pPr>
                              <w:r>
                                <w:rPr>
                                  <w:rFonts w:ascii="Arial"/>
                                  <w:color w:val="FFFFFF"/>
                                  <w:sz w:val="12"/>
                                </w:rPr>
                                <w:t>code</w:t>
                              </w:r>
                            </w:p>
                          </w:txbxContent>
                        </wps:txbx>
                        <wps:bodyPr rot="0" vert="horz" wrap="square" lIns="0" tIns="0" rIns="0" bIns="0" anchor="t" anchorCtr="0" upright="1">
                          <a:noAutofit/>
                        </wps:bodyPr>
                      </wps:wsp>
                      <wps:wsp>
                        <wps:cNvPr id="138" name="Text Box 78"/>
                        <wps:cNvSpPr txBox="1">
                          <a:spLocks noChangeArrowheads="1"/>
                        </wps:cNvSpPr>
                        <wps:spPr bwMode="auto">
                          <a:xfrm>
                            <a:off x="4011" y="2208"/>
                            <a:ext cx="1060"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24A6D" w14:textId="77777777" w:rsidR="000A0F80" w:rsidRDefault="000A0F80">
                              <w:pPr>
                                <w:spacing w:before="37" w:line="124" w:lineRule="auto"/>
                                <w:ind w:left="255" w:hanging="171"/>
                                <w:rPr>
                                  <w:rFonts w:ascii="Arial"/>
                                  <w:sz w:val="12"/>
                                </w:rPr>
                              </w:pPr>
                              <w:r>
                                <w:rPr>
                                  <w:rFonts w:ascii="Arial"/>
                                  <w:color w:val="FFFFFF"/>
                                  <w:position w:val="-6"/>
                                  <w:sz w:val="12"/>
                                </w:rPr>
                                <w:t xml:space="preserve">3 </w:t>
                              </w:r>
                              <w:r>
                                <w:rPr>
                                  <w:rFonts w:ascii="Arial"/>
                                  <w:sz w:val="12"/>
                                </w:rPr>
                                <w:t>Generate Code</w:t>
                              </w:r>
                              <w:r>
                                <w:rPr>
                                  <w:rFonts w:ascii="Arial"/>
                                  <w:w w:val="98"/>
                                  <w:sz w:val="12"/>
                                </w:rPr>
                                <w:t xml:space="preserve"> </w:t>
                              </w:r>
                              <w:r>
                                <w:rPr>
                                  <w:rFonts w:ascii="Arial"/>
                                  <w:sz w:val="12"/>
                                </w:rPr>
                                <w:t>(Incremental)</w:t>
                              </w:r>
                            </w:p>
                            <w:p w14:paraId="0B9E0201" w14:textId="77777777" w:rsidR="000A0F80" w:rsidRDefault="000A0F80">
                              <w:pPr>
                                <w:rPr>
                                  <w:sz w:val="12"/>
                                </w:rPr>
                              </w:pPr>
                            </w:p>
                            <w:p w14:paraId="47BFA200" w14:textId="77777777" w:rsidR="000A0F80" w:rsidRDefault="000A0F80">
                              <w:pPr>
                                <w:spacing w:before="83" w:line="135" w:lineRule="exact"/>
                                <w:rPr>
                                  <w:rFonts w:ascii="Arial"/>
                                  <w:sz w:val="12"/>
                                </w:rPr>
                              </w:pPr>
                              <w:r>
                                <w:rPr>
                                  <w:rFonts w:ascii="Arial"/>
                                  <w:sz w:val="12"/>
                                </w:rPr>
                                <w:t>Papyrus + Viatra</w:t>
                              </w:r>
                            </w:p>
                          </w:txbxContent>
                        </wps:txbx>
                        <wps:bodyPr rot="0" vert="horz" wrap="square" lIns="0" tIns="0" rIns="0" bIns="0" anchor="t" anchorCtr="0" upright="1">
                          <a:noAutofit/>
                        </wps:bodyPr>
                      </wps:wsp>
                      <wps:wsp>
                        <wps:cNvPr id="139" name="Text Box 77"/>
                        <wps:cNvSpPr txBox="1">
                          <a:spLocks noChangeArrowheads="1"/>
                        </wps:cNvSpPr>
                        <wps:spPr bwMode="auto">
                          <a:xfrm>
                            <a:off x="1904" y="-3"/>
                            <a:ext cx="59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A8906" w14:textId="77777777" w:rsidR="000A0F80" w:rsidRDefault="000A0F80">
                              <w:pPr>
                                <w:spacing w:before="37"/>
                                <w:ind w:left="81"/>
                                <w:rPr>
                                  <w:rFonts w:ascii="Arial"/>
                                  <w:sz w:val="12"/>
                                </w:rPr>
                              </w:pPr>
                              <w:r>
                                <w:rPr>
                                  <w:rFonts w:ascii="Arial"/>
                                  <w:sz w:val="12"/>
                                </w:rPr>
                                <w:t>Papyrus</w:t>
                              </w:r>
                            </w:p>
                          </w:txbxContent>
                        </wps:txbx>
                        <wps:bodyPr rot="0" vert="horz" wrap="square" lIns="0" tIns="0" rIns="0" bIns="0" anchor="t" anchorCtr="0" upright="1">
                          <a:noAutofit/>
                        </wps:bodyPr>
                      </wps:wsp>
                      <wps:wsp>
                        <wps:cNvPr id="140" name="Text Box 76"/>
                        <wps:cNvSpPr txBox="1">
                          <a:spLocks noChangeArrowheads="1"/>
                        </wps:cNvSpPr>
                        <wps:spPr bwMode="auto">
                          <a:xfrm>
                            <a:off x="4577" y="33"/>
                            <a:ext cx="919"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682F7" w14:textId="77777777" w:rsidR="000A0F80" w:rsidRDefault="000A0F80">
                              <w:pPr>
                                <w:spacing w:before="37"/>
                                <w:ind w:left="132"/>
                                <w:rPr>
                                  <w:rFonts w:ascii="Arial"/>
                                  <w:sz w:val="12"/>
                                </w:rPr>
                              </w:pPr>
                              <w:r>
                                <w:rPr>
                                  <w:rFonts w:ascii="Arial"/>
                                  <w:sz w:val="12"/>
                                </w:rPr>
                                <w:t>Eclipse CDT</w:t>
                              </w:r>
                            </w:p>
                          </w:txbxContent>
                        </wps:txbx>
                        <wps:bodyPr rot="0" vert="horz" wrap="square" lIns="0" tIns="0" rIns="0" bIns="0" anchor="t" anchorCtr="0" upright="1">
                          <a:noAutofit/>
                        </wps:bodyPr>
                      </wps:wsp>
                      <wps:wsp>
                        <wps:cNvPr id="141" name="Text Box 75"/>
                        <wps:cNvSpPr txBox="1">
                          <a:spLocks noChangeArrowheads="1"/>
                        </wps:cNvSpPr>
                        <wps:spPr bwMode="auto">
                          <a:xfrm>
                            <a:off x="1072" y="1306"/>
                            <a:ext cx="1051"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C056F" w14:textId="77777777" w:rsidR="000A0F80" w:rsidRDefault="000A0F80">
                              <w:pPr>
                                <w:spacing w:before="37"/>
                                <w:ind w:left="122"/>
                                <w:rPr>
                                  <w:rFonts w:ascii="Arial"/>
                                  <w:sz w:val="12"/>
                                </w:rPr>
                              </w:pPr>
                              <w:r>
                                <w:rPr>
                                  <w:rFonts w:ascii="Arial"/>
                                  <w:sz w:val="12"/>
                                </w:rPr>
                                <w:t>Papyrus + CDT</w:t>
                              </w:r>
                            </w:p>
                          </w:txbxContent>
                        </wps:txbx>
                        <wps:bodyPr rot="0" vert="horz" wrap="square" lIns="0" tIns="0" rIns="0" bIns="0" anchor="t" anchorCtr="0" upright="1">
                          <a:noAutofit/>
                        </wps:bodyPr>
                      </wps:wsp>
                      <wps:wsp>
                        <wps:cNvPr id="142" name="Text Box 74"/>
                        <wps:cNvSpPr txBox="1">
                          <a:spLocks noChangeArrowheads="1"/>
                        </wps:cNvSpPr>
                        <wps:spPr bwMode="auto">
                          <a:xfrm>
                            <a:off x="5123" y="1321"/>
                            <a:ext cx="58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D9E5" w14:textId="77777777" w:rsidR="000A0F80" w:rsidRDefault="000A0F80">
                              <w:pPr>
                                <w:spacing w:before="37"/>
                                <w:ind w:left="76"/>
                                <w:rPr>
                                  <w:rFonts w:ascii="Arial"/>
                                  <w:sz w:val="12"/>
                                </w:rPr>
                              </w:pPr>
                              <w:r>
                                <w:rPr>
                                  <w:rFonts w:ascii="Arial"/>
                                  <w:sz w:val="12"/>
                                </w:rPr>
                                <w:t>Papyrus</w:t>
                              </w:r>
                            </w:p>
                          </w:txbxContent>
                        </wps:txbx>
                        <wps:bodyPr rot="0" vert="horz" wrap="square" lIns="0" tIns="0" rIns="0" bIns="0" anchor="t" anchorCtr="0" upright="1">
                          <a:noAutofit/>
                        </wps:bodyPr>
                      </wps:wsp>
                      <wps:wsp>
                        <wps:cNvPr id="143" name="Text Box 73"/>
                        <wps:cNvSpPr txBox="1">
                          <a:spLocks noChangeArrowheads="1"/>
                        </wps:cNvSpPr>
                        <wps:spPr bwMode="auto">
                          <a:xfrm>
                            <a:off x="1899" y="2327"/>
                            <a:ext cx="938"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20273" w14:textId="77777777" w:rsidR="000A0F80" w:rsidRDefault="000A0F80">
                              <w:pPr>
                                <w:spacing w:before="37"/>
                                <w:ind w:left="85"/>
                                <w:rPr>
                                  <w:rFonts w:ascii="Arial"/>
                                  <w:sz w:val="12"/>
                                </w:rPr>
                              </w:pPr>
                              <w:r>
                                <w:rPr>
                                  <w:rFonts w:ascii="Arial"/>
                                  <w:sz w:val="12"/>
                                </w:rPr>
                                <w:t>EMF Compare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697DA4" id="Group 72" o:spid="_x0000_s1106" style="position:absolute;left:0;text-align:left;margin-left:53.55pt;margin-top:-.15pt;width:239.55pt;height:154.4pt;z-index:2296;mso-position-horizontal-relative:page;mso-position-vertical-relative:text" coordorigin="1071,-3" coordsize="4791,3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0" o:spid="_x0000_s1107" type="#_x0000_t75" style="position:absolute;left:5298;top:96;width:478;height: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7vBrCAAAA2wAAAA8AAABkcnMvZG93bnJldi54bWxEj0+LwjAUxO+C3yE8wZumeuhK1ygiLqg3&#10;/+Ben82zLTYv3Sa29dubBcHjMDO/YebLzpSiodoVlhVMxhEI4tTqgjMF59PPaAbCeWSNpWVS8CQH&#10;y0W/N8dE25YP1Bx9JgKEXYIKcu+rREqX5mTQjW1FHLybrQ36IOtM6hrbADelnEZRLA0WHBZyrGid&#10;U3o/PoyCnfk9F9d9c7n8tfE63pTZk5pWqeGgW32D8NT5T/jd3moFXzH8fwk/QC5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Z+7wawgAAANsAAAAPAAAAAAAAAAAAAAAAAJ8C&#10;AABkcnMvZG93bnJldi54bWxQSwUGAAAAAAQABAD3AAAAjgMAAAAA&#10;">
                  <v:imagedata r:id="rId54" o:title=""/>
                </v:shape>
                <v:shape id="Picture 139" o:spid="_x0000_s1108" type="#_x0000_t75" style="position:absolute;left:2095;top:613;width:177;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lQJnDAAAA2wAAAA8AAABkcnMvZG93bnJldi54bWxEj1FrAjEQhN8L/Q9hC32rOQX1uBpFBGnB&#10;B/X0ByzJ9u7o7eZIUr3++6ZQ6OMwM98wq83IvbpRiJ0XA9NJAYrEetdJY+B62b+UoGJCcdh7IQPf&#10;FGGzfnxYYeX8Xc50q1OjMkRihQbalIZK62hbYowTP5Bk78MHxpRlaLQLeM9w7vWsKBaasZO80OJA&#10;u5bsZ/3FBmbz42HK81Tb/ciHNw5buytPxjw/jdtXUInG9B/+a787A8sl/H7JP0Cv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SVAmcMAAADbAAAADwAAAAAAAAAAAAAAAACf&#10;AgAAZHJzL2Rvd25yZXYueG1sUEsFBgAAAAAEAAQA9wAAAI8DAAAAAA==&#10;">
                  <v:imagedata r:id="rId55" o:title=""/>
                </v:shape>
                <v:shape id="Freeform 138" o:spid="_x0000_s1109" style="position:absolute;left:5124;top:695;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Kqr4A&#10;AADbAAAADwAAAGRycy9kb3ducmV2LnhtbERPvQrCMBDeBd8hnOAimuqgUo0iiiAigtXF7WjOtthc&#10;ShNrfXszCI4f3/9y3ZpSNFS7wrKC8SgCQZxaXXCm4HbdD+cgnEfWWFomBR9ysF51O0uMtX3zhZrE&#10;ZyKEsItRQe59FUvp0pwMupGtiAP3sLVBH2CdSV3jO4SbUk6iaCoNFhwacqxom1P6TF5Gwenu9ztO&#10;j8Xs3OBucp4PPtNooFS/124WIDy1/i/+uQ9awSyMDV/CD5C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C1iqq+AAAA2wAAAA8AAAAAAAAAAAAAAAAAmAIAAGRycy9kb3ducmV2&#10;LnhtbFBLBQYAAAAABAAEAPUAAACDAwAAAAA=&#10;" path="m733,l,,,379r78,13l146,399r58,2l230,400r72,-7l366,379r88,-22l477,352r80,-15l620,330r72,-4l733,326,733,xe" fillcolor="#c90" stroked="f">
                  <v:path arrowok="t" o:connecttype="custom" o:connectlocs="733,695;0,695;0,1074;78,1087;146,1094;204,1096;230,1095;302,1088;366,1074;454,1052;477,1047;557,1032;620,1025;692,1021;733,1021;733,695" o:connectangles="0,0,0,0,0,0,0,0,0,0,0,0,0,0,0,0"/>
                </v:shape>
                <v:shape id="Freeform 137" o:spid="_x0000_s1110" style="position:absolute;left:5124;top:695;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yTlcEA&#10;AADbAAAADwAAAGRycy9kb3ducmV2LnhtbESPwW7CMBBE75X4B2uRemtsegAaMAghVcqVlA/YxNsk&#10;YK9D7ELy93WlShxHs/NmZ7sfnRV3GkLnWcMiUyCIa286bjScvz7f1iBCRDZoPZOGiQLsd7OXLebG&#10;P/hE9zI2IkE45KihjbHPpQx1Sw5D5nvi5H37wWFMcmikGfCR4M7Kd6WW0mHHqaHFno4t1dfyx6U3&#10;1NUubrIqqpUtluvLzZ/U5LV+nY+HDYhIY3we/6cLo2H1AX9bEgD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7ck5XBAAAA2wAAAA8AAAAAAAAAAAAAAAAAmAIAAGRycy9kb3du&#10;cmV2LnhtbFBLBQYAAAAABAAEAPUAAACGAwAAAAA=&#10;" path="m,l733,r,326l692,326r-37,2l587,334r-85,13l431,363r-43,11l366,379r-64,14l230,400r-26,1l176,401r-63,-4l40,387,,379,,xe" filled="f" strokeweight=".14256mm">
                  <v:path arrowok="t" o:connecttype="custom" o:connectlocs="0,695;733,695;733,1021;692,1021;655,1023;587,1029;502,1042;431,1058;388,1069;366,1074;302,1088;230,1095;204,1096;176,1096;113,1092;40,1082;0,1074;0,695" o:connectangles="0,0,0,0,0,0,0,0,0,0,0,0,0,0,0,0,0,0"/>
                </v:shape>
                <v:shape id="AutoShape 136" o:spid="_x0000_s1111" style="position:absolute;left:2069;top:873;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p0sIA&#10;AADbAAAADwAAAGRycy9kb3ducmV2LnhtbERPy2rCQBTdF/yH4Qrd1YmFRptmIlYQtLjxAW4vmdtM&#10;auZOyIwm+fvOotDl4bzz1WAb8aDO144VzGcJCOLS6ZorBZfz9mUJwgdkjY1jUjCSh1Uxecox067n&#10;Iz1OoRIxhH2GCkwIbSalLw1Z9DPXEkfu23UWQ4RdJXWHfQy3jXxNklRarDk2GGxpY6i8ne5WwWJI&#10;D/PrT/pujtevt0+/r63ejEo9T4f1B4hAQ/gX/7l3WsEyro9f4g+Q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eSnSwgAAANsAAAAPAAAAAAAAAAAAAAAAAJgCAABkcnMvZG93&#10;bnJldi54bWxQSwUGAAAAAAQABAD1AAAAhwMAAAAA&#10;" path="m938,r,51l1009,30r-62,l947,21r62,l938,xm938,21l,21r,9l938,30r,-9xm1009,21r-62,l947,30r62,l1023,25r-14,-4xe" fillcolor="black" stroked="f">
                  <v:path arrowok="t" o:connecttype="custom" o:connectlocs="938,873;938,924;1009,903;947,903;947,894;1009,894;938,873;938,894;0,894;0,903;938,903;938,894;1009,894;947,894;947,903;1009,903;1023,898;1009,894" o:connectangles="0,0,0,0,0,0,0,0,0,0,0,0,0,0,0,0,0,0"/>
                </v:shape>
                <v:shape id="Freeform 135" o:spid="_x0000_s1112" style="position:absolute;left:3091;top:695;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QjocQA&#10;AADbAAAADwAAAGRycy9kb3ducmV2LnhtbESPT2vCQBDF74LfYRmhF9GNobSauooIlWJPWg8ep9lp&#10;kpqdDdlR0356t1Dw+Hh/frz5snO1ulAbKs8GJuMEFHHubcWFgcPH62gKKgiyxdozGfihAMtFvzfH&#10;zPor7+iyl0LFEQ4ZGihFmkzrkJfkMIx9Qxy9L986lCjbQtsWr3Hc1TpNkiftsOJIKLGhdUn5aX92&#10;kfv7LN/DR70t0s36fdYcbSqf1piHQbd6ASXUyT38336zBqYT+PsSf4Be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kI6HEAAAA2wAAAA8AAAAAAAAAAAAAAAAAmAIAAGRycy9k&#10;b3ducmV2LnhtbFBLBQYAAAAABAAEAPUAAACJAwAAAAA=&#10;" path="m1010,l,,,379r84,11l159,397r67,3l286,401r28,-1l391,395r70,-8l620,358r25,-4l725,342r60,-6l851,331r75,-4l1010,326,1010,xe" fillcolor="#c90" stroked="f">
                  <v:path arrowok="t" o:connecttype="custom" o:connectlocs="1010,695;0,695;0,1074;84,1085;159,1092;226,1095;286,1096;314,1095;391,1090;461,1082;620,1053;645,1049;725,1037;785,1031;851,1026;926,1022;1010,1021;1010,695" o:connectangles="0,0,0,0,0,0,0,0,0,0,0,0,0,0,0,0,0,0"/>
                </v:shape>
                <v:shape id="Freeform 134" o:spid="_x0000_s1113" style="position:absolute;left:3091;top:695;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8TvcQA&#10;AADbAAAADwAAAGRycy9kb3ducmV2LnhtbESPQYvCMBSE7wv7H8Jb8CKarocq1SjuqiB4WasXb4/m&#10;2ZZtXkoStf57Iwgeh5n5hpktOtOIKzlfW1bwPUxAEBdW11wqOB42gwkIH5A1NpZJwZ08LOafHzPM&#10;tL3xnq55KEWEsM9QQRVCm0npi4oM+qFtiaN3ts5giNKVUju8Rbhp5ChJUmmw5rhQYUu/FRX/+cUo&#10;+JP35fhcunGarvc/u1XeP637pFTvq1tOQQTqwjv8am+1gskInl/iD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vE73EAAAA2wAAAA8AAAAAAAAAAAAAAAAAmAIAAGRycy9k&#10;b3ducmV2LnhtbFBLBQYAAAAABAAEAPUAAACJAwAAAAA=&#10;" path="m,l1010,r,326l967,326r-41,1l851,331r-66,5l725,342r-80,12l573,367r-23,4l528,375r-67,12l391,395r-77,5l286,401r-29,l194,399r-71,-5l44,385,,379,,xe" filled="f" strokeweight=".14256mm">
                  <v:path arrowok="t" o:connecttype="custom" o:connectlocs="0,695;1010,695;1010,1021;967,1021;926,1022;851,1026;785,1031;725,1037;645,1049;573,1062;550,1066;528,1070;461,1082;391,1090;314,1095;286,1096;257,1096;194,1094;123,1089;44,1080;0,1074;0,695" o:connectangles="0,0,0,0,0,0,0,0,0,0,0,0,0,0,0,0,0,0,0,0,0,0"/>
                </v:shape>
                <v:shape id="AutoShape 133" o:spid="_x0000_s1114" style="position:absolute;left:4101;top:873;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u3pcQA&#10;AADbAAAADwAAAGRycy9kb3ducmV2LnhtbESPQWvCQBSE70L/w/IK3urGilGjq7RCQYuXqOD1kX1m&#10;Y7NvQ3ar8d+7hYLHYWa+YRarztbiSq2vHCsYDhIQxIXTFZcKjoevtykIH5A11o5JwZ08rJYvvQVm&#10;2t04p+s+lCJC2GeowITQZFL6wpBFP3ANcfTOrrUYomxLqVu8Rbit5XuSpNJixXHBYENrQ8XP/tcq&#10;mHTpbni6pDOTn77Hn35bWb2+K9V/7T7mIAJ14Rn+b2+0gukI/r7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rt6XEAAAA2wAAAA8AAAAAAAAAAAAAAAAAmAIAAGRycy9k&#10;b3ducmV2LnhtbFBLBQYAAAAABAAEAPUAAACJAwAAAAA=&#10;" path="m85,l,25,85,51r,-21l76,30r,-9l85,21,85,xm939,r,51l1009,30r-62,l947,21r62,l939,xm85,21r-9,l76,30r9,l85,21xm939,21l85,21r,9l939,30r,-9xm1009,21r-62,l947,30r62,l1023,25r-14,-4xe" fillcolor="black" stroked="f">
                  <v:path arrowok="t" o:connecttype="custom" o:connectlocs="85,873;0,898;85,924;85,903;76,903;76,894;85,894;85,873;939,873;939,924;1009,903;947,903;947,894;1009,894;939,873;85,894;76,894;76,903;85,903;85,894;939,894;85,894;85,903;939,903;939,894;1009,894;947,894;947,903;1009,903;1023,898;1009,894" o:connectangles="0,0,0,0,0,0,0,0,0,0,0,0,0,0,0,0,0,0,0,0,0,0,0,0,0,0,0,0,0,0,0"/>
                </v:shape>
                <v:shape id="Picture 132" o:spid="_x0000_s1115" type="#_x0000_t75" style="position:absolute;left:4140;top:640;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QRqbDAAAA2wAAAA8AAABkcnMvZG93bnJldi54bWxEj0FrwkAUhO8F/8PyBG+6sWk1RFeRim3R&#10;U9SDx0f2mQSzb0N2Nem/7xaEHoeZ+YZZrntTiwe1rrKsYDqJQBDnVldcKDifduMEhPPIGmvLpOCH&#10;HKxXg5clptp2nNHj6AsRIOxSVFB636RSurwkg25iG+LgXW1r0AfZFlK32AW4qeVrFM2kwYrDQokN&#10;fZSU3453o4DMPI6zw/vn9uvGtotNcsn2uVKjYb9ZgPDU+//ws/2tFSRv8Pcl/AC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5BGpsMAAADbAAAADwAAAAAAAAAAAAAAAACf&#10;AgAAZHJzL2Rvd25yZXYueG1sUEsFBgAAAAAEAAQA9wAAAI8DAAAAAA==&#10;">
                  <v:imagedata r:id="rId56" o:title=""/>
                </v:shape>
                <v:shape id="AutoShape 131" o:spid="_x0000_s1116" style="position:absolute;left:2069;top:956;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6KSsMA&#10;AADbAAAADwAAAGRycy9kb3ducmV2LnhtbESPQYvCMBSE74L/ITxhb5oqWN1qFBUWVLyoC14fzbPp&#10;bvNSmqj135uFBY/DzHzDzJetrcSdGl86VjAcJCCIc6dLLhR8n7/6UxA+IGusHJOCJ3lYLrqdOWba&#10;PfhI91MoRISwz1CBCaHOpPS5IYt+4Gri6F1dYzFE2RRSN/iIcFvJUZKk0mLJccFgTRtD+e/pZhVM&#10;2vQwvPykn+Z42Y/XfldavXkq9dFrVzMQgdrwDv+3t1rBdAx/X+IP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6KSsMAAADbAAAADwAAAAAAAAAAAAAAAACYAgAAZHJzL2Rv&#10;d25yZXYueG1sUEsFBgAAAAAEAAQA9QAAAIgDAAAAAA==&#10;" path="m84,l,25,84,50r,-21l76,29r,-8l84,21,84,xm84,21r-8,l76,29r8,l84,21xm1023,21l84,21r,8l1023,29r,-8xe" fillcolor="black" stroked="f">
                  <v:path arrowok="t" o:connecttype="custom" o:connectlocs="84,956;0,981;84,1006;84,985;76,985;76,977;84,977;84,956;84,977;76,977;76,985;84,985;84,977;1023,977;84,977;84,985;1023,985;1023,977" o:connectangles="0,0,0,0,0,0,0,0,0,0,0,0,0,0,0,0,0,0"/>
                </v:shape>
                <v:shape id="Picture 130" o:spid="_x0000_s1117" type="#_x0000_t75" style="position:absolute;left:2030;top:1103;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ifXDAAAA2wAAAA8AAABkcnMvZG93bnJldi54bWxEj0FrwkAUhO9C/8PyCt50oweR1FVsoVjq&#10;qYnQ9vbIPpOl2fdCdo3x37uFQo/DzHzDbHajb9VAfXDCBhbzDBRxJdZxbeBUvs7WoEJEttgKk4Eb&#10;BdhtHyYbzK1c+YOGItYqQTjkaKCJscu1DlVDHsNcOuLknaX3GJPsa217vCa4b/Uyy1bao+O00GBH&#10;Lw1VP8XFG/h8Hw7Z4bn6cqVIKe74XReLzpjp47h/AhVpjP/hv/abNbBewe+X9AP09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P6J9cMAAADbAAAADwAAAAAAAAAAAAAAAACf&#10;AgAAZHJzL2Rvd25yZXYueG1sUEsFBgAAAAAEAAQA9wAAAI8DAAAAAA==&#10;">
                  <v:imagedata r:id="rId57" o:title=""/>
                </v:shape>
                <v:shape id="Freeform 129" o:spid="_x0000_s1118" style="position:absolute;left:1335;top:695;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4xsMA&#10;AADbAAAADwAAAGRycy9kb3ducmV2LnhtbESP3YrCMBSE7xd8h3AE79ZUhV2ppkUEQcRF1hXx8tCc&#10;/mBzUpuo9e2NIOzlMDPfMPO0M7W4UesqywpGwwgEcWZ1xYWCw9/qcwrCeWSNtWVS8CAHadL7mGOs&#10;7Z1/6bb3hQgQdjEqKL1vYildVpJBN7QNcfBy2xr0QbaF1C3eA9zUchxFX9JgxWGhxIaWJWXn/dUo&#10;sMef7uSLMWF+WW12x42Tk3yr1KDfLWYgPHX+P/xur7WC6Te8voQfIJ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J4xsMAAADbAAAADwAAAAAAAAAAAAAAAACYAgAAZHJzL2Rv&#10;d25yZXYueG1sUEsFBgAAAAAEAAQA9QAAAIgDAAAAAA==&#10;" path="m734,l,,,379r78,13l146,399r58,2l231,400r71,-7l367,379r87,-22l478,352r80,-15l620,330r73,-4l734,326,734,xe" fillcolor="#99f" stroked="f">
                  <v:path arrowok="t" o:connecttype="custom" o:connectlocs="734,695;0,695;0,1074;78,1087;146,1094;204,1096;231,1095;302,1088;367,1074;454,1052;478,1047;558,1032;620,1025;693,1021;734,1021;734,695" o:connectangles="0,0,0,0,0,0,0,0,0,0,0,0,0,0,0,0"/>
                </v:shape>
                <v:shape id="Freeform 128" o:spid="_x0000_s1119" style="position:absolute;left:1335;top:695;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hqhr4A&#10;AADbAAAADwAAAGRycy9kb3ducmV2LnhtbERPy4rCMBTdC/MP4Q7MTtORQaRjFBEEUcTnB1yaO2mx&#10;uekk0bZ/bxaCy8N5zxadrcWDfKgcK/geZSCIC6crNgqul/VwCiJEZI21Y1LQU4DF/GMww1y7lk/0&#10;OEcjUgiHHBWUMTa5lKEoyWIYuYY4cX/OW4wJeiO1xzaF21qOs2wiLVacGkpsaFVScTvfrQLdm7Cj&#10;/mj+9wdfb3btSm5/KqW+PrvlL4hIXXyLX+6NVjBNY9OX9APk/A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wYaoa+AAAA2wAAAA8AAAAAAAAAAAAAAAAAmAIAAGRycy9kb3ducmV2&#10;LnhtbFBLBQYAAAAABAAEAPUAAACDAwAAAAA=&#10;" path="m,l734,r,326l693,326r-38,2l588,334r-85,13l431,363r-43,11l367,379r-65,14l231,400r-27,1l176,401r-63,-4l40,387,,379,,xe" filled="f" strokeweight=".14256mm">
                  <v:path arrowok="t" o:connecttype="custom" o:connectlocs="0,695;734,695;734,1021;693,1021;655,1023;588,1029;503,1042;431,1058;388,1069;367,1074;302,1088;231,1095;204,1096;176,1096;113,1092;40,1082;0,1074;0,695" o:connectangles="0,0,0,0,0,0,0,0,0,0,0,0,0,0,0,0,0,0"/>
                </v:shape>
                <v:shape id="Picture 127" o:spid="_x0000_s1120" type="#_x0000_t75" style="position:absolute;left:1213;top:948;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TIzPDAAAA2wAAAA8AAABkcnMvZG93bnJldi54bWxEj81uwjAQhO+VeAdrkXorDj2gkGIQghb1&#10;yk8ljku8SSzidWS7kLw9rlSJ42hmvtEsVr1txY18MI4VTCcZCOLSacO1gtPx6y0HESKyxtYxKRgo&#10;wGo5ellgod2d93Q7xFokCIcCFTQxdoWUoWzIYpi4jjh5lfMWY5K+ltrjPcFtK9+zbCYtGk4LDXa0&#10;aai8Hn6tgq05x8H4qsrPux9zOQ756XMolXod9+sPEJH6+Az/t7+1gnwOf1/SD5D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pMjM8MAAADbAAAADwAAAAAAAAAAAAAAAACf&#10;AgAAZHJzL2Rvd25yZXYueG1sUEsFBgAAAAAEAAQA9wAAAI8DAAAAAA==&#10;">
                  <v:imagedata r:id="rId58" o:title=""/>
                </v:shape>
                <v:shape id="Picture 126" o:spid="_x0000_s1121" type="#_x0000_t75" style="position:absolute;left:3060;top:982;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7lrjCAAAA2wAAAA8AAABkcnMvZG93bnJldi54bWxET01rg0AQvRfyH5Yp9FbXllCqcRNKSMEG&#10;Ao0mh9wGd6oSd1bcjZp/3z0Ueny872wzm06MNLjWsoKXKAZBXFndcq3gVH4+v4NwHlljZ5kU3MnB&#10;Zr14yDDVduIjjYWvRQhhl6KCxvs+ldJVDRl0ke2JA/djB4M+wKGWesAphJtOvsbxmzTYcmhosKdt&#10;Q9W1uBkF35dyl5TTV75PtsVSHs7e4PWg1NPj/LEC4Wn2/+I/d64VJGF9+BJ+gFz/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4O5a4wgAAANsAAAAPAAAAAAAAAAAAAAAAAJ8C&#10;AABkcnMvZG93bnJldi54bWxQSwUGAAAAAAQABAD3AAAAjgMAAAAA&#10;">
                  <v:imagedata r:id="rId59" o:title=""/>
                </v:shape>
                <v:shape id="Picture 125" o:spid="_x0000_s1122" type="#_x0000_t75" style="position:absolute;left:5082;top:982;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3MyPEAAAA2wAAAA8AAABkcnMvZG93bnJldi54bWxEj0FrwkAUhO9C/8PyCr2ZjVLERFcpUsEW&#10;BJvUg7dH9pkEs29DdmvSf+8KgsdhZr5hluvBNOJKnastK5hEMQjiwuqaSwW/+XY8B+E8ssbGMin4&#10;Jwfr1ctoiam2Pf/QNfOlCBB2KSqovG9TKV1RkUEX2ZY4eGfbGfRBdqXUHfYBbho5jeOZNFhzWKiw&#10;pU1FxSX7MwoOp/wzyfuv3Xeyyd7l/ugNXvZKvb0OHwsQngb/DD/aO60gmcD9S/gBcnU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d3MyPEAAAA2wAAAA8AAAAAAAAAAAAAAAAA&#10;nwIAAGRycy9kb3ducmV2LnhtbFBLBQYAAAAABAAEAPcAAACQAwAAAAA=&#10;">
                  <v:imagedata r:id="rId59" o:title=""/>
                </v:shape>
                <v:shape id="Picture 124" o:spid="_x0000_s1123" type="#_x0000_t75" style="position:absolute;left:2107;top:1799;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s7ZTEAAAA2wAAAA8AAABkcnMvZG93bnJldi54bWxEj0FrwkAUhO+C/2F5Qm9mU4M2TV2ltGhF&#10;T0l76PGRfU2C2bchu5r033cLgsdhZr5h1tvRtOJKvWssK3iMYhDEpdUNVwq+PnfzFITzyBpby6Tg&#10;lxxsN9PJGjNtB87pWvhKBAi7DBXU3neZlK6syaCLbEccvB/bG/RB9pXUPQ4Bblq5iOOVNNhwWKix&#10;o7eaynNxMQrIPCVJflru3z/ObIfEpN/5sVTqYTa+voDwNPp7+NY+aAXPC/j/En6A3P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Ls7ZTEAAAA2wAAAA8AAAAAAAAAAAAAAAAA&#10;nwIAAGRycy9kb3ducmV2LnhtbFBLBQYAAAAABAAEAPcAAACQAwAAAAA=&#10;">
                  <v:imagedata r:id="rId56" o:title=""/>
                </v:shape>
                <v:shape id="AutoShape 123" o:spid="_x0000_s1124" style="position:absolute;left:2069;top:2020;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IheMQA&#10;AADbAAAADwAAAGRycy9kb3ducmV2LnhtbESPQWvCQBSE70L/w/IK3urGilGjq7RCQYuXqOD1kX1m&#10;Y7NvQ3ar8d+7hYLHYWa+YRarztbiSq2vHCsYDhIQxIXTFZcKjoevtykIH5A11o5JwZ08rJYvvQVm&#10;2t04p+s+lCJC2GeowITQZFL6wpBFP3ANcfTOrrUYomxLqVu8Rbit5XuSpNJixXHBYENrQ8XP/tcq&#10;mHTpbni6pDOTn77Hn35bWb2+K9V/7T7mIAJ14Rn+b2+0gtkI/r7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IXjEAAAA2wAAAA8AAAAAAAAAAAAAAAAAmAIAAGRycy9k&#10;b3ducmV2LnhtbFBLBQYAAAAABAAEAPUAAACJAwAAAAA=&#10;" path="m84,l,25,84,50r,-21l76,29r,-8l84,21,84,xm938,r,50l1009,29r-62,l947,21r62,l938,xm84,21r-8,l76,29r8,l84,21xm938,21l84,21r,8l938,29r,-8xm1009,21r-62,l947,29r62,l1023,25r-14,-4xe" fillcolor="black" stroked="f">
                  <v:path arrowok="t" o:connecttype="custom" o:connectlocs="84,2020;0,2045;84,2070;84,2049;76,2049;76,2041;84,2041;84,2020;938,2020;938,2070;1009,2049;947,2049;947,2041;1009,2041;938,2020;84,2041;76,2041;76,2049;84,2049;84,2041;938,2041;84,2041;84,2049;938,2049;938,2041;1009,2041;947,2041;947,2049;1009,2049;1023,2045;1009,2041" o:connectangles="0,0,0,0,0,0,0,0,0,0,0,0,0,0,0,0,0,0,0,0,0,0,0,0,0,0,0,0,0,0,0"/>
                </v:shape>
                <v:shape id="Freeform 122" o:spid="_x0000_s1125" style="position:absolute;left:3091;top:184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3B8IA&#10;AADbAAAADwAAAGRycy9kb3ducmV2LnhtbESPQWvCQBSE70L/w/KE3nSjBElTV5FAsRcPWvH8mn1N&#10;gtm3Ifs06b/vCkKPw8x8w6y3o2vVnfrQeDawmCegiEtvG64MnL8+ZhmoIMgWW89k4JcCbDcvkzXm&#10;1g98pPtJKhUhHHI0UIt0udahrMlhmPuOOHo/vncoUfaVtj0OEe5avUySlXbYcFyosaOipvJ6ujkD&#10;x4VOi0NTpMvLt80kyXb7iwzGvE7H3TsooVH+w8/2pzXwlsLjS/wBe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f7cHwgAAANsAAAAPAAAAAAAAAAAAAAAAAJgCAABkcnMvZG93&#10;bnJldi54bWxQSwUGAAAAAAQABAD1AAAAhwMAAAAA&#10;" path="m1010,l,,,379r84,11l159,396r67,4l286,401r28,-1l391,395r70,-9l620,358r25,-4l725,342r60,-7l851,330r75,-3l1010,325,1010,xe" fillcolor="#99f" stroked="f">
                  <v:path arrowok="t" o:connecttype="custom" o:connectlocs="1010,1842;0,1842;0,2221;84,2232;159,2238;226,2242;286,2243;314,2242;391,2237;461,2228;620,2200;645,2196;725,2184;785,2177;851,2172;926,2169;1010,2167;1010,1842" o:connectangles="0,0,0,0,0,0,0,0,0,0,0,0,0,0,0,0,0,0"/>
                </v:shape>
                <v:shape id="Freeform 121" o:spid="_x0000_s1126" style="position:absolute;left:3091;top:1842;width:1011;height:401;visibility:visible;mso-wrap-style:square;v-text-anchor:top" coordsize="1011,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8dFMUA&#10;AADbAAAADwAAAGRycy9kb3ducmV2LnhtbESPQWvCQBSE74L/YXlCL6IbC8YaXcW2FgpeavTi7ZF9&#10;JsHs27C71fjv3ULB4zAz3zDLdWcacSXna8sKJuMEBHFhdc2lguPha/QGwgdkjY1lUnAnD+tVv7fE&#10;TNsb7+mah1JECPsMFVQhtJmUvqjIoB/bljh6Z+sMhihdKbXDW4SbRr4mSSoN1hwXKmzpo6Likv8a&#10;BT/yvpmdSzdL0+3+ffeZD0/bISn1Mug2CxCBuvAM/7e/tYL5FP6+xB8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Hx0UxQAAANsAAAAPAAAAAAAAAAAAAAAAAJgCAABkcnMv&#10;ZG93bnJldi54bWxQSwUGAAAAAAQABAD1AAAAigMAAAAA&#10;" path="m,l1010,r,325l967,326r-41,1l851,330r-66,5l725,342r-80,12l573,366r-23,5l528,375r-67,11l391,395r-77,5l286,401r-29,l194,399r-71,-6l44,385,,379,,xe" filled="f" strokeweight=".14256mm">
                  <v:path arrowok="t" o:connecttype="custom" o:connectlocs="0,1842;1010,1842;1010,2167;967,2168;926,2169;851,2172;785,2177;725,2184;645,2196;573,2208;550,2213;528,2217;461,2228;391,2237;314,2242;286,2243;257,2243;194,2241;123,2235;44,2227;0,2221;0,1842" o:connectangles="0,0,0,0,0,0,0,0,0,0,0,0,0,0,0,0,0,0,0,0,0,0"/>
                </v:shape>
                <v:shape id="Freeform 120" o:spid="_x0000_s1127" style="position:absolute;left:5124;top:184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pducUA&#10;AADbAAAADwAAAGRycy9kb3ducmV2LnhtbESPT2vCQBTE7wW/w/IEL9Js6iG1MauIISClCP65eHtk&#10;n0kw+zZktzF++26h0OMwM79hss1oWjFQ7xrLCt6iGARxaXXDlYLLuXhdgnAeWWNrmRQ8ycFmPXnJ&#10;MNX2wUcaTr4SAcIuRQW1910qpStrMugi2xEH72Z7gz7IvpK6x0eAm1Yu4jiRBhsOCzV2tKupvJ++&#10;jYKvqy9yLj+b98OA+eKwnD+TeK7UbDpuVyA8jf4//NfeawUfCfx+C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al25xQAAANsAAAAPAAAAAAAAAAAAAAAAAJgCAABkcnMv&#10;ZG93bnJldi54bWxQSwUGAAAAAAQABAD1AAAAigMAAAAA&#10;" path="m733,l,,,379r78,13l146,399r58,2l230,400r72,-8l366,379r88,-22l477,351r80,-14l620,330r72,-4l733,325,733,xe" fillcolor="#c90" stroked="f">
                  <v:path arrowok="t" o:connecttype="custom" o:connectlocs="733,1842;0,1842;0,2221;78,2234;146,2241;204,2243;230,2242;302,2234;366,2221;454,2199;477,2193;557,2179;620,2172;692,2168;733,2167;733,1842" o:connectangles="0,0,0,0,0,0,0,0,0,0,0,0,0,0,0,0"/>
                </v:shape>
                <v:shape id="Freeform 119" o:spid="_x0000_s1128" style="position:absolute;left:5124;top:1842;width:734;height:401;visibility:visible;mso-wrap-style:square;v-text-anchor:top" coordsize="734,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EhsEA&#10;AADbAAAADwAAAGRycy9kb3ducmV2LnhtbESPwW7CMBBE75X4B2uRemtsegAaMAghVcqVlA/YxNsk&#10;YK9D7ELy93WlShxHs/NmZ7sfnRV3GkLnWcMiUyCIa286bjScvz7f1iBCRDZoPZOGiQLsd7OXLebG&#10;P/hE9zI2IkE45KihjbHPpQx1Sw5D5nvi5H37wWFMcmikGfCR4M7Kd6WW0mHHqaHFno4t1dfyx6U3&#10;1NUubrIqqpUtluvLzZ/U5LV+nY+HDYhIY3we/6cLo+FjBX9bEgD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DRIbBAAAA2wAAAA8AAAAAAAAAAAAAAAAAmAIAAGRycy9kb3du&#10;cmV2LnhtbFBLBQYAAAAABAAEAPUAAACGAwAAAAA=&#10;" path="m,l733,r,325l692,326r-37,2l587,333r-85,13l431,362r-43,11l366,379r-64,13l230,400r-26,1l176,400r-63,-4l40,386,,379,,xe" filled="f" strokeweight=".14256mm">
                  <v:path arrowok="t" o:connecttype="custom" o:connectlocs="0,1842;733,1842;733,2167;692,2168;655,2170;587,2175;502,2188;431,2204;388,2215;366,2221;302,2234;230,2242;204,2243;176,2242;113,2238;40,2228;0,2221;0,1842" o:connectangles="0,0,0,0,0,0,0,0,0,0,0,0,0,0,0,0,0,0"/>
                </v:shape>
                <v:shape id="AutoShape 118" o:spid="_x0000_s1129" style="position:absolute;left:4101;top:2020;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azCcEA&#10;AADbAAAADwAAAGRycy9kb3ducmV2LnhtbERPz2vCMBS+D/wfwhN2m6mDVe2aihMEHV7UgddH89Z0&#10;Ni+libb975fDYMeP73e+HmwjHtT52rGC+SwBQVw6XXOl4Ouye1mC8AFZY+OYFIzkYV1MnnLMtOv5&#10;RI9zqEQMYZ+hAhNCm0npS0MW/cy1xJH7dp3FEGFXSd1hH8NtI1+TJJUWa44NBlvaGipv57tVsBjS&#10;4/z6k67M6fr59uEPtdXbUann6bB5BxFoCP/iP/deK1jFsfFL/AG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WswnBAAAA2wAAAA8AAAAAAAAAAAAAAAAAmAIAAGRycy9kb3du&#10;cmV2LnhtbFBLBQYAAAAABAAEAPUAAACGAwAAAAA=&#10;" path="m85,l,25,85,50r,-21l76,29r,-8l85,21,85,xm85,21r-9,l76,29r9,l85,21xm1023,21l85,21r,8l1023,29r,-8xe" fillcolor="black" stroked="f">
                  <v:path arrowok="t" o:connecttype="custom" o:connectlocs="85,2020;0,2045;85,2070;85,2049;76,2049;76,2041;85,2041;85,2020;85,2041;76,2041;76,2049;85,2049;85,2041;1023,2041;85,2041;85,2049;1023,2049;1023,2041" o:connectangles="0,0,0,0,0,0,0,0,0,0,0,0,0,0,0,0,0,0"/>
                </v:shape>
                <v:shape id="Picture 117" o:spid="_x0000_s1130" type="#_x0000_t75" style="position:absolute;left:4140;top:1786;width:176;height: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If+XEAAAA2wAAAA8AAABkcnMvZG93bnJldi54bWxEj0FrwkAUhO9C/8PyhN7MRoPWpFmlWKrS&#10;nmJ76PGRfU2C2bchuzXpv+8KgsdhZr5h8u1oWnGh3jWWFcyjGARxaXXDlYKvz7fZGoTzyBpby6Tg&#10;jxxsNw+THDNtBy7ocvKVCBB2GSqove8yKV1Zk0EX2Y44eD+2N+iD7CupexwC3LRyEccrabDhsFBj&#10;R7uayvPp1ygg85Qkxcdy/3o4sx0Ss/4u3kulHqfjyzMIT6O/h2/to1aQpnD9En6A3P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xIf+XEAAAA2wAAAA8AAAAAAAAAAAAAAAAA&#10;nwIAAGRycy9kb3ducmV2LnhtbFBLBQYAAAAABAAEAPcAAACQAwAAAAA=&#10;">
                  <v:imagedata r:id="rId56" o:title=""/>
                </v:shape>
                <v:shape id="AutoShape 116" o:spid="_x0000_s1131" style="position:absolute;left:4101;top:2102;width:1023;height:51;visibility:visible;mso-wrap-style:square;v-text-anchor:top" coordsize="1023,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TNcUA&#10;AADcAAAADwAAAGRycy9kb3ducmV2LnhtbESPT2vCQBDF7wW/wzJCb3Wj0GhTV1Gh0BYv/gGvQ3aa&#10;Tc3OhuxW47fvHARvM7w37/1mvux9oy7UxTqwgfEoA0VcBltzZeB4+HiZgYoJ2WITmAzcKMJyMXia&#10;Y2HDlXd02adKSQjHAg24lNpC61g68hhHoSUW7Sd0HpOsXaVth1cJ942eZFmuPdYsDQ5b2jgqz/s/&#10;b2Da59vx6Td/c7vT9+s6ftXebm7GPA/71TuoRH16mO/Xn1bwM8GXZ2QCvf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NM1xQAAANwAAAAPAAAAAAAAAAAAAAAAAJgCAABkcnMv&#10;ZG93bnJldi54bWxQSwUGAAAAAAQABAD1AAAAigMAAAAA&#10;" path="m939,r,51l1009,30r-62,l947,21r62,l939,xm939,21l,21r,9l939,30r,-9xm1009,21r-62,l947,30r62,l1023,26r-14,-5xe" fillcolor="black" stroked="f">
                  <v:path arrowok="t" o:connecttype="custom" o:connectlocs="939,2102;939,2153;1009,2132;947,2132;947,2123;1009,2123;939,2102;939,2123;0,2123;0,2132;939,2132;939,2123;1009,2123;947,2123;947,2132;1009,2132;1023,2128;1009,2123" o:connectangles="0,0,0,0,0,0,0,0,0,0,0,0,0,0,0,0,0,0"/>
                </v:shape>
                <v:shape id="Picture 115" o:spid="_x0000_s1132" type="#_x0000_t75" style="position:absolute;left:4039;top:2244;width:177;height: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P4K3BAAAA3AAAAA8AAABkcnMvZG93bnJldi54bWxET01rAjEQvRf8D2EEbzVZD2JXo4iiSMGD&#10;tnoeNtPdpZvJkkRd/fWNIPQ2j/c5s0VnG3ElH2rHGrKhAkFcOFNzqeH7a/M+AREissHGMWm4U4DF&#10;vPc2w9y4Gx/oeoylSCEcctRQxdjmUoaiIoth6FrixP04bzEm6EtpPN5SuG3kSKmxtFhzaqiwpVVF&#10;xe/xYjWc982J/WNSfNDuM1Pby2bdPU5aD/rdcgoiUhf/xS/3zqT5KoPnM+kCOf8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nP4K3BAAAA3AAAAA8AAAAAAAAAAAAAAAAAnwIA&#10;AGRycy9kb3ducmV2LnhtbFBLBQYAAAAABAAEAPcAAACNAwAAAAA=&#10;">
                  <v:imagedata r:id="rId60" o:title=""/>
                </v:shape>
                <v:shape id="Freeform 114" o:spid="_x0000_s1133" style="position:absolute;left:1335;top:184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hdM78A&#10;AADcAAAADwAAAGRycy9kb3ducmV2LnhtbERPy6rCMBDdC/5DGMGdplYQ6TXKRRBEFPGB3OXQTB/c&#10;ZlKbqPXvjSC4m8N5zmzRmkrcqXGlZQWjYQSCOLW65FzB+bQaTEE4j6yxskwKnuRgMe92Zpho++AD&#10;3Y8+FyGEXYIKCu/rREqXFmTQDW1NHLjMNgZ9gE0udYOPEG4qGUfRRBosOTQUWNOyoPT/eDMK7GXX&#10;/vk8Jsyuq83+snFynG2V6vfa3x8Qnlr/FX/cax3mRzG8nwkX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PaF0zvwAAANwAAAAPAAAAAAAAAAAAAAAAAJgCAABkcnMvZG93bnJl&#10;di54bWxQSwUGAAAAAAQABAD1AAAAhAMAAAAA&#10;" path="m734,l,,,379r78,13l146,399r58,2l231,400r71,-8l367,379r87,-22l478,351r80,-14l620,330r73,-4l734,325,734,xe" fillcolor="#99f" stroked="f">
                  <v:path arrowok="t" o:connecttype="custom" o:connectlocs="734,1842;0,1842;0,2221;78,2234;146,2241;204,2243;231,2242;302,2234;367,2221;454,2199;478,2193;558,2179;620,2172;693,2168;734,2167;734,1842" o:connectangles="0,0,0,0,0,0,0,0,0,0,0,0,0,0,0,0"/>
                </v:shape>
                <v:shape id="Freeform 113" o:spid="_x0000_s1134" style="position:absolute;left:1335;top:1842;width:735;height:401;visibility:visible;mso-wrap-style:square;v-text-anchor:top" coordsize="735,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3FcEA&#10;AADcAAAADwAAAGRycy9kb3ducmV2LnhtbERP3WrCMBS+F/YO4Qy803RuyKjGMgoDmYyp8wEOzTEt&#10;NiddEm379mYw2N35+H7PuhhsK27kQ+NYwdM8A0FcOd2wUXD6fp+9gggRWWPrmBSMFKDYPEzWmGvX&#10;84Fux2hECuGQo4I6xi6XMlQ1WQxz1xEn7uy8xZigN1J77FO4beUiy5bSYsOpocaOypqqy/FqFejR&#10;hB2Ne/Pz+eXb7a4v5cdLo9T0cXhbgYg0xH/xn3ur0/zsGX6fSRf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QdxXBAAAA3AAAAA8AAAAAAAAAAAAAAAAAmAIAAGRycy9kb3du&#10;cmV2LnhtbFBLBQYAAAAABAAEAPUAAACGAwAAAAA=&#10;" path="m,l734,r,325l693,326r-38,2l588,333r-85,13l431,362r-43,11l367,379r-65,13l231,400r-27,1l176,400r-63,-4l40,386,,379,,xe" filled="f" strokeweight=".14256mm">
                  <v:path arrowok="t" o:connecttype="custom" o:connectlocs="0,1842;734,1842;734,2167;693,2168;655,2170;588,2175;503,2188;431,2204;388,2215;367,2221;302,2234;231,2242;204,2243;176,2242;113,2238;40,2228;0,2221;0,1842" o:connectangles="0,0,0,0,0,0,0,0,0,0,0,0,0,0,0,0,0,0"/>
                </v:shape>
                <v:shape id="Picture 112" o:spid="_x0000_s1135" type="#_x0000_t75" style="position:absolute;left:1213;top:2094;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pcB/BAAAA3AAAAA8AAABkcnMvZG93bnJldi54bWxET99rwjAQfh/sfwgn+DZTh4zSmRZxU3yd&#10;OvDx1lzbsOZSkqjtf78MBnu7j+/nravR9uJGPhjHCpaLDARx7bThVsH5tHvKQYSIrLF3TAomClCV&#10;jw9rLLS78wfdjrEVKYRDgQq6GIdCylB3ZDEs3ECcuMZ5izFB30rt8Z7CbS+fs+xFWjScGjocaNtR&#10;/X28WgVv5hIn45smv+w/zddpys/vU63UfDZuXkFEGuO/+M990Gl+toLfZ9IFsv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wpcB/BAAAA3AAAAA8AAAAAAAAAAAAAAAAAnwIA&#10;AGRycy9kb3ducmV2LnhtbFBLBQYAAAAABAAEAPcAAACNAwAAAAA=&#10;">
                  <v:imagedata r:id="rId58" o:title=""/>
                </v:shape>
                <v:shape id="Picture 111" o:spid="_x0000_s1136" type="#_x0000_t75" style="position:absolute;left:2970;top:2094;width:242;height:3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l1YTBAAAA3AAAAA8AAABkcnMvZG93bnJldi54bWxET99rwjAQfh/sfwgn+DZTB47SmRZxU3yd&#10;OvDx1lzbsOZSkqjtf78MBnu7j+/nravR9uJGPhjHCpaLDARx7bThVsH5tHvKQYSIrLF3TAomClCV&#10;jw9rLLS78wfdjrEVKYRDgQq6GIdCylB3ZDEs3ECcuMZ5izFB30rt8Z7CbS+fs+xFWjScGjocaNtR&#10;/X28WgVv5hIn45smv+w/zddpys/vU63UfDZuXkFEGuO/+M990Gl+toLfZ9IFsv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Nl1YTBAAAA3AAAAA8AAAAAAAAAAAAAAAAAnwIA&#10;AGRycy9kb3ducmV2LnhtbFBLBQYAAAAABAAEAPcAAACNAwAAAAA=&#10;">
                  <v:imagedata r:id="rId58" o:title=""/>
                </v:shape>
                <v:shape id="Picture 110" o:spid="_x0000_s1137" type="#_x0000_t75" style="position:absolute;left:5082;top:2138;width:408;height: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Pge3CAAAA3AAAAA8AAABkcnMvZG93bnJldi54bWxET02LwjAQvS/4H8II3tZUEVmrUURc0AVh&#10;bfXgbWjGtthMSpO19d9vBMHbPN7nLFadqcSdGldaVjAaRiCIM6tLzhWc0u/PLxDOI2usLJOCBzlY&#10;LXsfC4y1bflI98TnIoSwi1FB4X0dS+myggy6oa2JA3e1jUEfYJNL3WAbwk0lx1E0lQZLDg0F1rQp&#10;KLslf0bB7yXdztJ2v/uZbZKJPJy9wdtBqUG/W89BeOr8W/xy73SYH03h+Uy4QC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z4HtwgAAANwAAAAPAAAAAAAAAAAAAAAAAJ8C&#10;AABkcnMvZG93bnJldi54bWxQSwUGAAAAAAQABAD3AAAAjgMAAAAA&#10;">
                  <v:imagedata r:id="rId59" o:title=""/>
                </v:shape>
                <v:rect id="Rectangle 109" o:spid="_x0000_s1138" style="position:absolute;left:1904;top:2332;width:927;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7nq8IA&#10;AADcAAAADwAAAGRycy9kb3ducmV2LnhtbERPS2sCMRC+F/ofwhR6KZqsB11Wo4gg9NKDD9DjuJnu&#10;Lk0mSxJ1+++NUOhtPr7nLFaDs+JGIXaeNRRjBYK49qbjRsPxsB2VIGJCNmg9k4ZfirBavr4ssDL+&#10;zju67VMjcgjHCjW0KfWVlLFuyWEc+544c98+OEwZhkaagPcc7qycKDWVDjvODS32tGmp/tlfnQa1&#10;xm1tzx8nWR4ml2C/CnXpCq3f34b1HESiIf2L/9yfJs9XM3g+k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fuerwgAAANwAAAAPAAAAAAAAAAAAAAAAAJgCAABkcnMvZG93&#10;bnJldi54bWxQSwUGAAAAAAQABAD1AAAAhwMAAAAA&#10;" fillcolor="#91c309" stroked="f">
                  <v:fill opacity="13107f"/>
                </v:rect>
                <v:shape id="AutoShape 108" o:spid="_x0000_s1139" style="position:absolute;left:1968;top:12259;width:2204;height:1737;visibility:visible;mso-wrap-style:square;v-text-anchor:top" coordsize="2204,17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wFdcYA&#10;AADcAAAADwAAAGRycy9kb3ducmV2LnhtbESPT2vCQBDF74V+h2UEb3VjD1ZSVxGhEFAR/yA9Dtkx&#10;CWZn0+xqop++cyj0NsN7895vZove1epObag8GxiPElDEubcVFwZOx6+3KagQkS3WnsnAgwIs5q8v&#10;M0yt73hP90MslIRwSNFAGWOTah3ykhyGkW+IRbv41mGUtS20bbGTcFfr9ySZaIcVS0OJDa1Kyq+H&#10;mzNQ7L/xI9s9s+XpZ32+NNtptek2xgwH/fITVKQ+/pv/rjMr+InQyjMygZ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wFdcYAAADcAAAADwAAAAAAAAAAAAAAAACYAgAAZHJz&#10;L2Rvd25yZXYueG1sUEsFBgAAAAAEAAQA9QAAAIsDAAAAAA==&#10;" path="m-64,-9494r928,l864,-9927r-928,l-64,-9494xm451,-9924r36,-301e" filled="f" strokecolor="#91c309" strokeweight=".17819mm">
                  <v:path arrowok="t" o:connecttype="custom" o:connectlocs="-64,2765;864,2765;864,2332;-64,2332;-64,2765;451,2335;487,2034" o:connectangles="0,0,0,0,0,0,0"/>
                </v:shape>
                <v:shape id="Picture 107" o:spid="_x0000_s1140" type="#_x0000_t75" style="position:absolute;left:1949;top:2574;width:839;height: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BdsXDAAAA3AAAAA8AAABkcnMvZG93bnJldi54bWxET01rwkAQvQv9D8sUetNNPZSaZiNSKngo&#10;FDUo3obsNBuanV2ya0z7692C4G0e73OK5Wg7MVAfWscKnmcZCOLa6ZYbBdV+PX0FESKyxs4xKfil&#10;AMvyYVJgrt2FtzTsYiNSCIccFZgYfS5lqA1ZDDPniRP37XqLMcG+kbrHSwq3nZxn2Yu02HJqMOjp&#10;3VD9sztbBafPw2njv2I19ys/cHc4mo+/o1JPj+PqDUSkMd7FN/dGp/nZAv6fSRfI8go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gF2xcMAAADcAAAADwAAAAAAAAAAAAAAAACf&#10;AgAAZHJzL2Rvd25yZXYueG1sUEsFBgAAAAAEAAQA9wAAAI8DAAAAAA==&#10;">
                  <v:imagedata r:id="rId61" o:title=""/>
                </v:shape>
                <v:rect id="Rectangle 106" o:spid="_x0000_s1141" style="position:absolute;left:1077;top:1311;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7pAsQA&#10;AADcAAAADwAAAGRycy9kb3ducmV2LnhtbESPQWsCMRCF7wX/QxjBS6nJeiiyNYoUBC8e1EJ7HDfT&#10;3aXJZEmirv++cyj0NsN78943q80YvLpRyn1kC9XcgCJuouu5tfBx3r0sQeWC7NBHJgsPyrBZT55W&#10;WLt45yPdTqVVEsK5RgtdKUOtdW46CpjncSAW7TumgEXW1GqX8C7hweuFMa86YM/S0OFA7x01P6dr&#10;sGC2uGv81/OnXp4Xl+QPlbn0lbWz6bh9A1VoLP/mv+u9E/xK8OUZmU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O6QLEAAAA3AAAAA8AAAAAAAAAAAAAAAAAmAIAAGRycy9k&#10;b3ducmV2LnhtbFBLBQYAAAAABAAEAPUAAACJAwAAAAA=&#10;" fillcolor="#91c309" stroked="f">
                  <v:fill opacity="13107f"/>
                </v:rect>
                <v:rect id="Rectangle 105" o:spid="_x0000_s1142" style="position:absolute;left:1077;top:1311;width:104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dxKsEA&#10;AADcAAAADwAAAGRycy9kb3ducmV2LnhtbERPTWsCMRC9F/wPYYTeanYLFVmNsm4RhF6q7cXbsBk3&#10;wc1k2aSa/vumIHibx/uc1Sa5XlxpDNazgnJWgCBuvbbcKfj+2r0sQISIrLH3TAp+KcBmPXlaYaX9&#10;jQ90PcZO5BAOFSowMQ6VlKE15DDM/ECcubMfHcYMx07qEW853PXytSjm0qHl3GBwoMZQezn+OAVc&#10;p8RvH++f25Ox20Yf7G5fN0o9T1O9BBEpxYf47t7rPL8s4f+ZfIF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HcSrBAAAA3AAAAA8AAAAAAAAAAAAAAAAAmAIAAGRycy9kb3du&#10;cmV2LnhtbFBLBQYAAAAABAAEAPUAAACGAwAAAAA=&#10;" filled="f" strokecolor="#91c309" strokeweight=".17819mm"/>
                <v:line id="Line 104" o:spid="_x0000_s1143" style="position:absolute;visibility:visible;mso-wrap-style:square" from="2115,1405" to="2380,1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PlsIAAADcAAAADwAAAGRycy9kb3ducmV2LnhtbERPS2rDMBDdF3oHMYXuGtkuhMaNYtJC&#10;oHRR0yQHGKyprcQaGUvx5/ZVIJDdPN531sVkWzFQ741jBekiAUFcOW24VnA87F7eQPiArLF1TApm&#10;8lBsHh/WmGs38i8N+1CLGMI+RwVNCF0upa8asugXriOO3J/rLYYI+1rqHscYbluZJclSWjQcGxrs&#10;6LOh6ry/WAWHxJXGfJxP+FN+YznOZlq9zko9P03bdxCBpnAX39xfOs5PM7g+Ey+Qm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PlsIAAADcAAAADwAAAAAAAAAAAAAA&#10;AAChAgAAZHJzL2Rvd25yZXYueG1sUEsFBgAAAAAEAAQA+QAAAJADAAAAAA==&#10;" strokecolor="#91c309" strokeweight=".17819mm"/>
                <v:shape id="Picture 103" o:spid="_x0000_s1144" type="#_x0000_t75" style="position:absolute;left:1760;top:1483;width:242;height: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6NF/DAAAA3AAAAA8AAABkcnMvZG93bnJldi54bWxET0trwkAQvgv9D8sUetONLUiJriIFbSil&#10;Pg8eh+yYhGZnk+zm0f76rlDwNh/fcxarwZSio8YVlhVMJxEI4tTqgjMF59Nm/ArCeWSNpWVS8EMO&#10;VsuH0QJjbXs+UHf0mQgh7GJUkHtfxVK6NCeDbmIr4sBdbWPQB9hkUjfYh3BTyucomkmDBYeGHCt6&#10;yyn9PrZGAf9u37/QtZ92l7QfFz/U9T6dKfX0OKznIDwN/i7+dyc6zJ++wO2ZcIFc/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o0X8MAAADcAAAADwAAAAAAAAAAAAAAAACf&#10;AgAAZHJzL2Rvd25yZXYueG1sUEsFBgAAAAAEAAQA9wAAAI8DAAAAAA==&#10;">
                  <v:imagedata r:id="rId62" o:title=""/>
                </v:shape>
                <v:shape id="Picture 102" o:spid="_x0000_s1145" type="#_x0000_t75" style="position:absolute;left:1177;top:1488;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gTsXAAAAA3AAAAA8AAABkcnMvZG93bnJldi54bWxET01rwkAQvQv9D8sUvJndiJU2ZpUiKL2q&#10;PfQ4zU6T2Oxs2F2T9N+7hUJv83ifU+4m24mBfGgda8gzBYK4cqblWsP75bB4BhEissHOMWn4oQC7&#10;7cOsxMK4kU80nGMtUgiHAjU0MfaFlKFqyGLIXE+cuC/nLcYEfS2NxzGF204ulVpLiy2nhgZ72jdU&#10;fZ9vVsOHRMc9tcMnPY1qzF+O15WyWs8fp9cNiEhT/Bf/ud9Mmp+v4PeZdIHc3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GBOxcAAAADcAAAADwAAAAAAAAAAAAAAAACfAgAA&#10;ZHJzL2Rvd25yZXYueG1sUEsFBgAAAAAEAAQA9wAAAIwDAAAAAA==&#10;">
                  <v:imagedata r:id="rId63" o:title=""/>
                </v:shape>
                <v:rect id="Rectangle 101" o:spid="_x0000_s1146" style="position:absolute;left:1909;top:2;width:585;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lKmsIA&#10;AADcAAAADwAAAGRycy9kb3ducmV2LnhtbERPS2sCMRC+F/ofwhR6KZqsoCyrUUQQeunBB+hx3Ex3&#10;lyaTJYm6/fdGKPQ2H99zFqvBWXGjEDvPGoqxAkFce9Nxo+F42I5KEDEhG7SeScMvRVgtX18WWBl/&#10;5x3d9qkROYRjhRralPpKyli35DCOfU+cuW8fHKYMQyNNwHsOd1ZOlJpJhx3nhhZ72rRU/+yvToNa&#10;47a254+TLA+TS7Bfhbp0hdbvb8N6DiLRkP7Ff+5Pk+cXU3g+ky+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OUqawgAAANwAAAAPAAAAAAAAAAAAAAAAAJgCAABkcnMvZG93&#10;bnJldi54bWxQSwUGAAAAAAQABAD1AAAAhwMAAAAA&#10;" fillcolor="#91c309" stroked="f">
                  <v:fill opacity="13107f"/>
                </v:rect>
                <v:shape id="AutoShape 100" o:spid="_x0000_s1147" style="position:absolute;left:1980;top:7432;width:1390;height:1289;visibility:visible;mso-wrap-style:square;v-text-anchor:top" coordsize="1390,1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2aRsMA&#10;AADcAAAADwAAAGRycy9kb3ducmV2LnhtbERPS2sCMRC+F/wPYQpeSs1aRMpqlLpQ0KMPpL0Nm3GT&#10;djPZbtJ19dcbodDbfHzPmS97V4uO2mA9KxiPMhDEpdeWKwWH/fvzK4gQkTXWnknBhQIsF4OHOeba&#10;n3lL3S5WIoVwyFGBibHJpQylIYdh5BvixJ186zAm2FZSt3hO4a6WL1k2lQ4tpwaDDRWGyu/dr1Pw&#10;ZH7IXldfG/vRbXV3XBefzaRQavjYv81AROrjv/jPvdZp/ngK92fSB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2aRsMAAADcAAAADwAAAAAAAAAAAAAAAACYAgAAZHJzL2Rv&#10;d25yZXYueG1sUEsFBgAAAAAEAAQA9QAAAIgDAAAAAA==&#10;" path="m-71,-6996r585,l514,-7430r-585,l-71,-6996xm277,-7001r70,113e" filled="f" strokecolor="#91c309" strokeweight=".17819mm">
                  <v:path arrowok="t" o:connecttype="custom" o:connectlocs="-71,436;514,436;514,2;-71,2;-71,436;277,431;347,544" o:connectangles="0,0,0,0,0,0,0"/>
                </v:shape>
                <v:shape id="Picture 99" o:spid="_x0000_s1148" type="#_x0000_t75" style="position:absolute;left:2014;top:178;width:375;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y0LK/AAAA3AAAAA8AAABkcnMvZG93bnJldi54bWxET0uLwjAQvgv+hzAL3jTpou7aNYosKF59&#10;HPY424xtd5tJaWJb/70RBG/z8T1nue5tJVpqfOlYQzJRIIgzZ0rONZxP2/EnCB+QDVaOScONPKxX&#10;w8ESU+M6PlB7DLmIIexT1FCEUKdS+qwgi37iauLIXVxjMUTY5NI02MVwW8l3pebSYsmxocCavgvK&#10;/o9Xq+FHouOayvaXZp3qksXub6qs1qO3fvMFIlAfXuKne2/i/OQDHs/EC+TqD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UstCyvwAAANwAAAAPAAAAAAAAAAAAAAAAAJ8CAABk&#10;cnMvZG93bnJldi54bWxQSwUGAAAAAAQABAD3AAAAiwMAAAAA&#10;">
                  <v:imagedata r:id="rId63" o:title=""/>
                </v:shape>
                <v:rect id="Rectangle 98" o:spid="_x0000_s1149" style="position:absolute;left:5128;top:1326;width:574;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jlBMQA&#10;AADcAAAADwAAAGRycy9kb3ducmV2LnhtbESPQWsCMRCF7wX/QxjBS6nJeiiyNYoUBC8e1EJ7HDfT&#10;3aXJZEmirv++cyj0NsN78943q80YvLpRyn1kC9XcgCJuouu5tfBx3r0sQeWC7NBHJgsPyrBZT55W&#10;WLt45yPdTqVVEsK5RgtdKUOtdW46CpjncSAW7TumgEXW1GqX8C7hweuFMa86YM/S0OFA7x01P6dr&#10;sGC2uGv81/OnXp4Xl+QPlbn0lbWz6bh9A1VoLP/mv+u9E/xKaOUZmUC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45QTEAAAA3AAAAA8AAAAAAAAAAAAAAAAAmAIAAGRycy9k&#10;b3ducmV2LnhtbFBLBQYAAAAABAAEAPUAAACJAwAAAAA=&#10;" fillcolor="#91c309" stroked="f">
                  <v:fill opacity="13107f"/>
                </v:rect>
                <v:shape id="AutoShape 97" o:spid="_x0000_s1150" style="position:absolute;left:9114;top:10576;width:1876;height:1285;visibility:visible;mso-wrap-style:square;v-text-anchor:top" coordsize="1876,1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XXGMgA&#10;AADcAAAADwAAAGRycy9kb3ducmV2LnhtbESPQWvCQBCF7wX/wzJCL9JsLCg2dZVSqEipiolivQ3Z&#10;MQnNzobsqum/7wpCbzO89715M513phYXal1lWcEwikEQ51ZXXCjYZR9PExDOI2usLZOCX3Iwn/Ue&#10;pphoe+UtXVJfiBDCLkEFpfdNIqXLSzLoItsQB+1kW4M+rG0hdYvXEG5q+RzHY2mw4nChxIbeS8p/&#10;0rMJNdaHenUcDTajz012+N6ni/wrWyj12O/eXkF46vy/+U4vdeCGL3B7Jkwg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NdcYyAAAANwAAAAPAAAAAAAAAAAAAAAAAJgCAABk&#10;cnMvZG93bnJldi54bWxQSwUGAAAAAAQABAD1AAAAjQMAAAAA&#10;" path="m-3986,-8818r573,l-3413,-9250r-573,l-3986,-8818xm-3985,-8948r-217,238e" filled="f" strokecolor="#91c309" strokeweight=".17819mm">
                  <v:path arrowok="t" o:connecttype="custom" o:connectlocs="-3986,1758;-3413,1758;-3413,1326;-3986,1326;-3986,1758;-3985,1628;-4202,1866" o:connectangles="0,0,0,0,0,0,0"/>
                </v:shape>
                <v:shape id="Picture 96" o:spid="_x0000_s1151" type="#_x0000_t75" style="position:absolute;left:5227;top:1511;width:376;height:2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3gnvCAAAA3AAAAA8AAABkcnMvZG93bnJldi54bWxEj0FvwjAMhe9I+w+RJ3GDpGhMWyFF06RN&#10;XGEcdvQa0xYap2qytvx7fJi0m633/N7n7W7yrRqoj01gC9nSgCIug2u4snD6+li8gIoJ2WEbmCzc&#10;KMKueJhtMXdh5AMNx1QpCeGYo4U6pS7XOpY1eYzL0BGLdg69xyRrX2nX4yjhvtUrY561x4alocaO&#10;3msqr8dfb+FbY+COmuGH1qMZs9fPy5Px1s4fp7cNqERT+jf/Xe+d4K8EX56RCXR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VN4J7wgAAANwAAAAPAAAAAAAAAAAAAAAAAJ8C&#10;AABkcnMvZG93bnJldi54bWxQSwUGAAAAAAQABAD3AAAAjgMAAAAA&#10;">
                  <v:imagedata r:id="rId63" o:title=""/>
                </v:shape>
                <v:rect id="Rectangle 95" o:spid="_x0000_s1152" style="position:absolute;left:4582;top:38;width:908;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6GJMIA&#10;AADcAAAADwAAAGRycy9kb3ducmV2LnhtbERPPWvDMBDdA/kP4gpdQiLZQwlOZBMKgS4dmhSa8Wxd&#10;bVPpZCQlcf99VSh0u8f7vH0zOytuFOLoWUOxUSCIO29G7jW8n4/rLYiYkA1az6ThmyI09XKxx8r4&#10;O7/R7ZR6kUM4VqhhSGmqpIzdQA7jxk/Emfv0wWHKMPTSBLzncGdlqdSTdDhybhhwoueBuq/T1WlQ&#10;Bzx29rL6kNtz2Qb7Wqh2LLR+fJgPOxCJ5vQv/nO/mDy/LOD3mXyB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boYkwgAAANwAAAAPAAAAAAAAAAAAAAAAAJgCAABkcnMvZG93&#10;bnJldi54bWxQSwUGAAAAAAQABAD1AAAAhwMAAAAA&#10;" fillcolor="#91c309" stroked="f">
                  <v:fill opacity="13107f"/>
                </v:rect>
                <v:shape id="AutoShape 94" o:spid="_x0000_s1153" style="position:absolute;left:8330;top:7516;width:2158;height:1365;visibility:visible;mso-wrap-style:square;v-text-anchor:top" coordsize="2158,1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hye8AA&#10;AADcAAAADwAAAGRycy9kb3ducmV2LnhtbERPS0sDMRC+C/6HMII3m21AkbVpaQvFxZP2dR42Y3Zp&#10;MlmS2F3/vREEb/PxPWexmrwTV4qpD6xhPqtAELfB9Gw1HA+7h2cQKSMbdIFJwzclWC1vbxZYmzDy&#10;B1332YoSwqlGDV3OQy1lajvymGZhIC7cZ4gec4HRShNxLOHeSVVVT9Jjz6Whw4G2HbWX/ZfX0DSv&#10;7+eoLo/uoMaTfaNNZd1G6/u7af0CItOU/8V/7saU+UrB7zPlArn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0hye8AAAADcAAAADwAAAAAAAAAAAAAAAACYAgAAZHJzL2Rvd25y&#10;ZXYueG1sUEsFBgAAAAAEAAQA9QAAAIUDAAAAAA==&#10;" path="m-3748,-7045r908,l-2840,-7478r-908,l-3748,-7045xm-3513,-7037r-82,133e" filled="f" strokecolor="#91c309" strokeweight=".17819mm">
                  <v:path arrowok="t" o:connecttype="custom" o:connectlocs="-3748,471;-2840,471;-2840,38;-3748,38;-3748,471;-3513,479;-3595,612" o:connectangles="0,0,0,0,0,0,0"/>
                </v:shape>
                <v:shape id="Picture 93" o:spid="_x0000_s1154" type="#_x0000_t75" style="position:absolute;left:4916;top:219;width:241;height: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W/uLEAAAA3AAAAA8AAABkcnMvZG93bnJldi54bWxET0trwkAQvhf8D8sUems2tSAldZUi+KAU&#10;q6kHj0N2mgSzszG7eeivdwsFb/PxPWc6H0wlOmpcaVnBSxSDIM6sLjlXcPhZPr+BcB5ZY2WZFFzI&#10;wXw2ephiom3Pe+pSn4sQwi5BBYX3dSKlywoy6CJbEwfu1zYGfYBNLnWDfQg3lRzH8UQaLDk0FFjT&#10;oqDslLZGAV9X6y269st+b9rPox/O5102Uerpcfh4B+Fp8Hfxv3ujw/zxK/w9Ey6Qs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2W/uLEAAAA3AAAAA8AAAAAAAAAAAAAAAAA&#10;nwIAAGRycy9kb3ducmV2LnhtbFBLBQYAAAAABAAEAPcAAACQAwAAAAA=&#10;">
                  <v:imagedata r:id="rId62" o:title=""/>
                </v:shape>
                <v:rect id="Rectangle 92" o:spid="_x0000_s1155" style="position:absolute;left:3946;top:2646;width:1000;height: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klvMIA&#10;AADcAAAADwAAAGRycy9kb3ducmV2LnhtbERPTWsCMRC9F/wPYYReiia7lCKr2UUEoZceqoX2OG6m&#10;u0uTyZJE3f77piB4m8f7nE0zOSsuFOLgWUOxVCCIW28G7jR8HPeLFYiYkA1az6ThlyI09exhg5Xx&#10;V36nyyF1IodwrFBDn9JYSRnbnhzGpR+JM/ftg8OUYeikCXjN4c7KUqkX6XDg3NDjSLue2p/D2WlQ&#10;W9y39uvpU66O5SnYt0KdhkLrx/m0XYNINKW7+OZ+NXl++Qz/z+QLZP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GSW8wgAAANwAAAAPAAAAAAAAAAAAAAAAAJgCAABkcnMvZG93&#10;bnJldi54bWxQSwUGAAAAAAQABAD1AAAAhwMAAAAA&#10;" fillcolor="#91c309" stroked="f">
                  <v:fill opacity="13107f"/>
                </v:rect>
                <v:shape id="AutoShape 91" o:spid="_x0000_s1156" style="position:absolute;left:6818;top:13338;width:2376;height:1405;visibility:visible;mso-wrap-style:square;v-text-anchor:top" coordsize="2376,1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pzSMMA&#10;AADcAAAADwAAAGRycy9kb3ducmV2LnhtbERPS2vCQBC+F/oflil4q5sGLCF1E0p9IPRUlfY6ZKfZ&#10;0OxszK4x+uu7guBtPr7nzMvRtmKg3jeOFbxMExDEldMN1wr2u9VzBsIHZI2tY1JwJg9l8fgwx1y7&#10;E3/RsA21iCHsc1RgQuhyKX1lyKKfuo44cr+utxgi7GupezzFcNvKNElepcWGY4PBjj4MVX/bo1Ww&#10;JnNxBx6Wu59F+r1ONz5bfWZKTZ7G9zcQgcZwF9/cGx3npzO4PhMvk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pzSMMAAADcAAAADwAAAAAAAAAAAAAAAACYAgAAZHJzL2Rv&#10;d25yZXYueG1sUEsFBgAAAAAEAAQA9QAAAIgDAAAAAA==&#10;" path="m-2872,-10259r1000,l-1872,-10692r-1000,l-2872,-10259xm-2317,-10689r36,-161e" filled="f" strokecolor="#91c309" strokeweight=".17819mm">
                  <v:path arrowok="t" o:connecttype="custom" o:connectlocs="-2872,3079;-1872,3079;-1872,2646;-2872,2646;-2872,3079;-2317,2649;-2281,2488" o:connectangles="0,0,0,0,0,0,0"/>
                </v:shape>
                <v:shape id="Picture 90" o:spid="_x0000_s1157" type="#_x0000_t75" style="position:absolute;left:4029;top:2822;width:376;height:2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DBVzDAAAA3AAAAA8AAABkcnMvZG93bnJldi54bWxET9tqwkAQfS/4D8sIvtWNEUTSbEQFLxQs&#10;NC30dchOk7TZ2ZDdxPj3XaHg2xzOddLNaBoxUOdqywoW8wgEcWF1zaWCz4/D8xqE88gaG8uk4EYO&#10;NtnkKcVE2yu/05D7UoQQdgkqqLxvEyldUZFBN7ctceC+bWfQB9iVUnd4DeGmkXEUraTBmkNDhS3t&#10;Kyp+894o2L698rH+WufFqf9p+vJw2S93XqnZdNy+gPA0+of4333WYX68gvsz4QKZ/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AMFXMMAAADcAAAADwAAAAAAAAAAAAAAAACf&#10;AgAAZHJzL2Rvd25yZXYueG1sUEsFBgAAAAAEAAQA9wAAAI8DAAAAAA==&#10;">
                  <v:imagedata r:id="rId64" o:title=""/>
                </v:shape>
                <v:shape id="Picture 89" o:spid="_x0000_s1158" type="#_x0000_t75" style="position:absolute;left:4640;top:2830;width:216;height: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upMu/AAAA3AAAAA8AAABkcnMvZG93bnJldi54bWxET01rwkAQvRf8D8sI3upGwTTEbEQEqfVm&#10;Wu9DdkyC2dmQ3Wrir+8KQm/zeJ+TbQbTihv1rrGsYDGPQBCXVjdcKfj53r8nIJxH1thaJgUjOdjk&#10;k7cMU23vfKJb4SsRQtilqKD2vkuldGVNBt3cdsSBu9jeoA+wr6Tu8R7CTSuXURRLgw2Hhho72tVU&#10;Xotfo8BRwUdjP03yKG3svs48JitWajYdtmsQngb/L365DzrMX37A85lwgcz/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mrqTLvwAAANwAAAAPAAAAAAAAAAAAAAAAAJ8CAABk&#10;cnMvZG93bnJldi54bWxQSwUGAAAAAAQABAD3AAAAiwMAAAAA&#10;">
                  <v:imagedata r:id="rId65" o:title=""/>
                </v:shape>
                <v:shapetype id="_x0000_t202" coordsize="21600,21600" o:spt="202" path="m,l,21600r21600,l21600,xe">
                  <v:stroke joinstyle="miter"/>
                  <v:path gradientshapeok="t" o:connecttype="rect"/>
                </v:shapetype>
                <v:shape id="Text Box 88" o:spid="_x0000_s1159" type="#_x0000_t202" style="position:absolute;left:2151;top:649;width:66;height: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0BicUA&#10;AADcAAAADwAAAGRycy9kb3ducmV2LnhtbESPQWvCQBCF74X+h2WE3upGD6Kpq0ipUChIYzz0OM2O&#10;yWJ2Nma3Gv995yB4m+G9ee+b5XrwrbpQH11gA5NxBoq4CtZxbeBQbl/noGJCttgGJgM3irBePT8t&#10;MbfhygVd9qlWEsIxRwNNSl2udawa8hjHoSMW7Rh6j0nWvta2x6uE+1ZPs2ymPTqWhgY7em+oOu3/&#10;vIHNDxcf7rz7/S6OhSvLRcZfs5MxL6Nh8wYq0ZAe5vv1pxX8qdDK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HQGJxQAAANwAAAAPAAAAAAAAAAAAAAAAAJgCAABkcnMv&#10;ZG93bnJldi54bWxQSwUGAAAAAAQABAD1AAAAigMAAAAA&#10;" filled="f" stroked="f">
                  <v:textbox inset="0,0,0,0">
                    <w:txbxContent>
                      <w:p w14:paraId="10196125" w14:textId="77777777" w:rsidR="000A0F80" w:rsidRDefault="000A0F80">
                        <w:pPr>
                          <w:spacing w:line="118" w:lineRule="exact"/>
                          <w:rPr>
                            <w:rFonts w:ascii="Arial"/>
                            <w:sz w:val="12"/>
                          </w:rPr>
                        </w:pPr>
                        <w:r>
                          <w:rPr>
                            <w:rFonts w:ascii="Arial"/>
                            <w:color w:val="FFFFFF"/>
                            <w:w w:val="98"/>
                            <w:sz w:val="12"/>
                          </w:rPr>
                          <w:t>1</w:t>
                        </w:r>
                      </w:p>
                    </w:txbxContent>
                  </v:textbox>
                </v:shape>
                <v:shape id="Text Box 87" o:spid="_x0000_s1160" type="#_x0000_t202" style="position:absolute;left:1478;top:735;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GkEsMA&#10;AADcAAAADwAAAGRycy9kb3ducmV2LnhtbERPTWvCQBC9F/wPyxR6q5t6kCa6BikWhII0xoPHaXZM&#10;lmRn0+xq4r/vFgq9zeN9zjqfbCduNHjjWMHLPAFBXDltuFZwKt+fX0H4gKyxc0wK7uQh38we1php&#10;N3JBt2OoRQxhn6GCJoQ+k9JXDVn0c9cTR+7iBoshwqGWesAxhttOLpJkKS0ajg0N9vTWUNUer1bB&#10;9szFznwfvj6LS2HKMk34Y9kq9fQ4bVcgAk3hX/zn3us4f5HC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GkEsMAAADcAAAADwAAAAAAAAAAAAAAAACYAgAAZHJzL2Rv&#10;d25yZXYueG1sUEsFBgAAAAAEAAQA9QAAAIgDAAAAAA==&#10;" filled="f" stroked="f">
                  <v:textbox inset="0,0,0,0">
                    <w:txbxContent>
                      <w:p w14:paraId="64B441DF" w14:textId="77777777" w:rsidR="000A0F80" w:rsidRDefault="000A0F80">
                        <w:pPr>
                          <w:spacing w:line="121" w:lineRule="exact"/>
                          <w:ind w:left="62" w:right="-3" w:hanging="63"/>
                          <w:rPr>
                            <w:rFonts w:ascii="Arial"/>
                            <w:sz w:val="12"/>
                          </w:rPr>
                        </w:pPr>
                        <w:r>
                          <w:rPr>
                            <w:rFonts w:ascii="Arial"/>
                            <w:color w:val="FFFFFF"/>
                            <w:w w:val="95"/>
                            <w:sz w:val="12"/>
                          </w:rPr>
                          <w:t>Modified</w:t>
                        </w:r>
                      </w:p>
                      <w:p w14:paraId="724FE7B1" w14:textId="77777777" w:rsidR="000A0F80" w:rsidRDefault="000A0F80">
                        <w:pPr>
                          <w:spacing w:before="3" w:line="135" w:lineRule="exact"/>
                          <w:ind w:left="62" w:right="-3"/>
                          <w:rPr>
                            <w:rFonts w:ascii="Arial"/>
                            <w:sz w:val="12"/>
                          </w:rPr>
                        </w:pPr>
                        <w:r>
                          <w:rPr>
                            <w:rFonts w:ascii="Arial"/>
                            <w:color w:val="FFFFFF"/>
                            <w:sz w:val="12"/>
                          </w:rPr>
                          <w:t>model</w:t>
                        </w:r>
                      </w:p>
                    </w:txbxContent>
                  </v:textbox>
                </v:shape>
                <v:shape id="Text Box 86" o:spid="_x0000_s1161" type="#_x0000_t202" style="position:absolute;left:2319;top:570;width:695;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14:paraId="6D651682" w14:textId="77777777" w:rsidR="000A0F80" w:rsidRDefault="000A0F80">
                        <w:pPr>
                          <w:spacing w:line="121" w:lineRule="exact"/>
                          <w:ind w:right="-17"/>
                          <w:rPr>
                            <w:rFonts w:ascii="Arial"/>
                            <w:sz w:val="12"/>
                          </w:rPr>
                        </w:pPr>
                        <w:r>
                          <w:rPr>
                            <w:rFonts w:ascii="Arial"/>
                            <w:sz w:val="12"/>
                          </w:rPr>
                          <w:t>Generate</w:t>
                        </w:r>
                      </w:p>
                      <w:p w14:paraId="5A1D64BF" w14:textId="77777777" w:rsidR="000A0F80" w:rsidRDefault="000A0F80">
                        <w:pPr>
                          <w:spacing w:before="3" w:line="135" w:lineRule="exact"/>
                          <w:ind w:right="-17"/>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85" o:spid="_x0000_s1162" type="#_x0000_t202" style="position:absolute;left:3177;top:604;width:1846;height: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14:paraId="34C9D04A" w14:textId="77777777" w:rsidR="000A0F80" w:rsidRDefault="000A0F80">
                        <w:pPr>
                          <w:spacing w:before="37" w:line="124" w:lineRule="auto"/>
                          <w:ind w:right="-20" w:firstLine="1196"/>
                          <w:rPr>
                            <w:rFonts w:ascii="Arial"/>
                            <w:sz w:val="12"/>
                          </w:rPr>
                        </w:pPr>
                        <w:r>
                          <w:rPr>
                            <w:rFonts w:ascii="Arial"/>
                            <w:spacing w:val="-1"/>
                            <w:sz w:val="12"/>
                          </w:rPr>
                          <w:t>Synchronize</w:t>
                        </w:r>
                        <w:r>
                          <w:rPr>
                            <w:rFonts w:ascii="Arial"/>
                            <w:w w:val="98"/>
                            <w:sz w:val="12"/>
                          </w:rPr>
                          <w:t xml:space="preserve"> </w:t>
                        </w:r>
                        <w:r>
                          <w:rPr>
                            <w:rFonts w:ascii="Arial"/>
                            <w:color w:val="FFFFFF"/>
                            <w:position w:val="1"/>
                            <w:sz w:val="12"/>
                          </w:rPr>
                          <w:t xml:space="preserve">Synchronization     </w:t>
                        </w:r>
                        <w:r>
                          <w:rPr>
                            <w:rFonts w:ascii="Arial"/>
                            <w:color w:val="FFFFFF"/>
                            <w:position w:val="7"/>
                            <w:sz w:val="12"/>
                          </w:rPr>
                          <w:t xml:space="preserve">2   </w:t>
                        </w:r>
                        <w:r>
                          <w:rPr>
                            <w:rFonts w:ascii="Arial"/>
                            <w:sz w:val="12"/>
                          </w:rPr>
                          <w:t>Code</w:t>
                        </w:r>
                      </w:p>
                      <w:p w14:paraId="3D487CAD" w14:textId="77777777" w:rsidR="000A0F80" w:rsidRDefault="000A0F80">
                        <w:pPr>
                          <w:spacing w:before="5" w:line="135" w:lineRule="exact"/>
                          <w:ind w:left="59" w:right="-20"/>
                          <w:rPr>
                            <w:rFonts w:ascii="Arial"/>
                            <w:sz w:val="12"/>
                          </w:rPr>
                        </w:pPr>
                        <w:r>
                          <w:rPr>
                            <w:rFonts w:ascii="Arial"/>
                            <w:color w:val="FFFFFF"/>
                            <w:sz w:val="12"/>
                          </w:rPr>
                          <w:t>artifact (code)</w:t>
                        </w:r>
                      </w:p>
                    </w:txbxContent>
                  </v:textbox>
                </v:shape>
                <v:shape id="Text Box 84" o:spid="_x0000_s1163" type="#_x0000_t202" style="position:absolute;left:5268;top:735;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gvsMA&#10;AADcAAAADwAAAGRycy9kb3ducmV2LnhtbERPTWvCQBC9F/oflin01my0IG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ygvsMAAADcAAAADwAAAAAAAAAAAAAAAACYAgAAZHJzL2Rv&#10;d25yZXYueG1sUEsFBgAAAAAEAAQA9QAAAIgDAAAAAA==&#10;" filled="f" stroked="f">
                  <v:textbox inset="0,0,0,0">
                    <w:txbxContent>
                      <w:p w14:paraId="5EF6DD08" w14:textId="77777777" w:rsidR="000A0F80" w:rsidRDefault="000A0F80">
                        <w:pPr>
                          <w:spacing w:line="121" w:lineRule="exact"/>
                          <w:ind w:left="94" w:right="-3" w:hanging="95"/>
                          <w:rPr>
                            <w:rFonts w:ascii="Arial"/>
                            <w:sz w:val="12"/>
                          </w:rPr>
                        </w:pPr>
                        <w:r>
                          <w:rPr>
                            <w:rFonts w:ascii="Arial"/>
                            <w:color w:val="FFFFFF"/>
                            <w:w w:val="95"/>
                            <w:sz w:val="12"/>
                          </w:rPr>
                          <w:t>Modified</w:t>
                        </w:r>
                      </w:p>
                      <w:p w14:paraId="3F8A5C44" w14:textId="77777777" w:rsidR="000A0F80" w:rsidRDefault="000A0F80">
                        <w:pPr>
                          <w:spacing w:before="3" w:line="135" w:lineRule="exact"/>
                          <w:ind w:left="94" w:right="-3"/>
                          <w:rPr>
                            <w:rFonts w:ascii="Arial"/>
                            <w:sz w:val="12"/>
                          </w:rPr>
                        </w:pPr>
                        <w:r>
                          <w:rPr>
                            <w:rFonts w:ascii="Arial"/>
                            <w:color w:val="FFFFFF"/>
                            <w:sz w:val="12"/>
                          </w:rPr>
                          <w:t>code</w:t>
                        </w:r>
                      </w:p>
                    </w:txbxContent>
                  </v:textbox>
                </v:shape>
                <v:shape id="Text Box 83" o:spid="_x0000_s1164" type="#_x0000_t202" style="position:absolute;left:2085;top:1067;width:924;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FJcIA&#10;AADcAAAADwAAAGRycy9kb3ducmV2LnhtbERPTYvCMBC9C/sfwix403QV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YAUlwgAAANwAAAAPAAAAAAAAAAAAAAAAAJgCAABkcnMvZG93&#10;bnJldi54bWxQSwUGAAAAAAQABAD1AAAAhwMAAAAA&#10;" filled="f" stroked="f">
                  <v:textbox inset="0,0,0,0">
                    <w:txbxContent>
                      <w:p w14:paraId="092EDF54" w14:textId="77777777" w:rsidR="000A0F80" w:rsidRDefault="000A0F80">
                        <w:pPr>
                          <w:spacing w:before="37" w:line="124" w:lineRule="auto"/>
                          <w:ind w:left="171" w:hanging="172"/>
                          <w:rPr>
                            <w:rFonts w:ascii="Arial"/>
                            <w:sz w:val="12"/>
                          </w:rPr>
                        </w:pPr>
                        <w:r>
                          <w:rPr>
                            <w:rFonts w:ascii="Arial"/>
                            <w:color w:val="FFFFFF"/>
                            <w:position w:val="-6"/>
                            <w:sz w:val="12"/>
                          </w:rPr>
                          <w:t xml:space="preserve">3 </w:t>
                        </w:r>
                        <w:r>
                          <w:rPr>
                            <w:rFonts w:ascii="Arial"/>
                            <w:sz w:val="12"/>
                          </w:rPr>
                          <w:t>Reverse Code (Incremental)</w:t>
                        </w:r>
                      </w:p>
                    </w:txbxContent>
                  </v:textbox>
                </v:shape>
                <v:shape id="Text Box 82" o:spid="_x0000_s1165" type="#_x0000_t202" style="position:absolute;left:1478;top:1757;width:1502;height: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dUcMA&#10;AADcAAAADwAAAGRycy9kb3ducmV2LnhtbERPTWvCQBC9F/wPywi91Y1tE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mdUcMAAADcAAAADwAAAAAAAAAAAAAAAACYAgAAZHJzL2Rv&#10;d25yZXYueG1sUEsFBgAAAAAEAAQA9QAAAIgDAAAAAA==&#10;" filled="f" stroked="f">
                  <v:textbox inset="0,0,0,0">
                    <w:txbxContent>
                      <w:p w14:paraId="68CD59BB" w14:textId="77777777" w:rsidR="000A0F80" w:rsidRDefault="000A0F80">
                        <w:pPr>
                          <w:spacing w:line="93" w:lineRule="exact"/>
                          <w:ind w:left="852" w:right="-20"/>
                          <w:rPr>
                            <w:rFonts w:ascii="Arial"/>
                            <w:sz w:val="12"/>
                          </w:rPr>
                        </w:pPr>
                        <w:r>
                          <w:rPr>
                            <w:rFonts w:ascii="Arial"/>
                            <w:spacing w:val="-1"/>
                            <w:sz w:val="12"/>
                          </w:rPr>
                          <w:t>Synchronize</w:t>
                        </w:r>
                      </w:p>
                      <w:p w14:paraId="28F857B1" w14:textId="77777777" w:rsidR="000A0F80" w:rsidRDefault="000A0F80">
                        <w:pPr>
                          <w:tabs>
                            <w:tab w:val="left" w:pos="685"/>
                          </w:tabs>
                          <w:spacing w:line="163" w:lineRule="exact"/>
                          <w:rPr>
                            <w:rFonts w:ascii="Arial"/>
                            <w:sz w:val="12"/>
                          </w:rPr>
                        </w:pPr>
                        <w:r>
                          <w:rPr>
                            <w:rFonts w:ascii="Arial"/>
                            <w:color w:val="FFFFFF"/>
                            <w:position w:val="2"/>
                            <w:sz w:val="12"/>
                          </w:rPr>
                          <w:t>Modified</w:t>
                        </w:r>
                        <w:r>
                          <w:rPr>
                            <w:rFonts w:ascii="Arial"/>
                            <w:color w:val="FFFFFF"/>
                            <w:position w:val="2"/>
                            <w:sz w:val="12"/>
                          </w:rPr>
                          <w:tab/>
                        </w:r>
                        <w:r>
                          <w:rPr>
                            <w:rFonts w:ascii="Arial"/>
                            <w:color w:val="FFFFFF"/>
                            <w:position w:val="6"/>
                            <w:sz w:val="12"/>
                          </w:rPr>
                          <w:t xml:space="preserve">2 </w:t>
                        </w:r>
                        <w:r>
                          <w:rPr>
                            <w:rFonts w:ascii="Arial"/>
                            <w:color w:val="FFFFFF"/>
                            <w:spacing w:val="27"/>
                            <w:position w:val="6"/>
                            <w:sz w:val="12"/>
                          </w:rPr>
                          <w:t xml:space="preserve"> </w:t>
                        </w:r>
                        <w:r>
                          <w:rPr>
                            <w:rFonts w:ascii="Arial"/>
                            <w:sz w:val="12"/>
                          </w:rPr>
                          <w:t>Model</w:t>
                        </w:r>
                      </w:p>
                      <w:p w14:paraId="5A48E556" w14:textId="77777777" w:rsidR="000A0F80" w:rsidRDefault="000A0F80">
                        <w:pPr>
                          <w:spacing w:line="128" w:lineRule="exact"/>
                          <w:ind w:left="62" w:right="-20"/>
                          <w:rPr>
                            <w:rFonts w:ascii="Arial"/>
                            <w:sz w:val="12"/>
                          </w:rPr>
                        </w:pPr>
                        <w:r>
                          <w:rPr>
                            <w:rFonts w:ascii="Arial"/>
                            <w:color w:val="FFFFFF"/>
                            <w:sz w:val="12"/>
                          </w:rPr>
                          <w:t>model</w:t>
                        </w:r>
                      </w:p>
                    </w:txbxContent>
                  </v:textbox>
                </v:shape>
                <v:shape id="Text Box 81" o:spid="_x0000_s1166" type="#_x0000_t202" style="position:absolute;left:3177;top:1882;width:841;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U4ysMA&#10;AADcAAAADwAAAGRycy9kb3ducmV2LnhtbERPTWvCQBC9F/wPywi91Y0t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U4ysMAAADcAAAADwAAAAAAAAAAAAAAAACYAgAAZHJzL2Rv&#10;d25yZXYueG1sUEsFBgAAAAAEAAQA9QAAAIgDAAAAAA==&#10;" filled="f" stroked="f">
                  <v:textbox inset="0,0,0,0">
                    <w:txbxContent>
                      <w:p w14:paraId="545CF1F5" w14:textId="77777777" w:rsidR="000A0F80" w:rsidRDefault="000A0F80">
                        <w:pPr>
                          <w:spacing w:line="121" w:lineRule="exact"/>
                          <w:ind w:left="27" w:right="-17" w:hanging="28"/>
                          <w:rPr>
                            <w:rFonts w:ascii="Arial"/>
                            <w:sz w:val="12"/>
                          </w:rPr>
                        </w:pPr>
                        <w:r>
                          <w:rPr>
                            <w:rFonts w:ascii="Arial"/>
                            <w:color w:val="FFFFFF"/>
                            <w:spacing w:val="-1"/>
                            <w:sz w:val="12"/>
                          </w:rPr>
                          <w:t>Synchronization</w:t>
                        </w:r>
                      </w:p>
                      <w:p w14:paraId="0CBB184D" w14:textId="77777777" w:rsidR="000A0F80" w:rsidRDefault="000A0F80">
                        <w:pPr>
                          <w:spacing w:before="3" w:line="135" w:lineRule="exact"/>
                          <w:ind w:left="27" w:right="-7"/>
                          <w:rPr>
                            <w:rFonts w:ascii="Arial"/>
                            <w:sz w:val="12"/>
                          </w:rPr>
                        </w:pPr>
                        <w:r>
                          <w:rPr>
                            <w:rFonts w:ascii="Arial"/>
                            <w:color w:val="FFFFFF"/>
                            <w:sz w:val="12"/>
                          </w:rPr>
                          <w:t>artifact (model)</w:t>
                        </w:r>
                      </w:p>
                    </w:txbxContent>
                  </v:textbox>
                </v:shape>
                <v:shape id="Text Box 80" o:spid="_x0000_s1167" type="#_x0000_t202" style="position:absolute;left:4196;top:1750;width:873;height: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mvcIA&#10;AADcAAAADwAAAGRycy9kb3ducmV2LnhtbERPTWvCQBC9C/0PyxS86aYK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F6a9wgAAANwAAAAPAAAAAAAAAAAAAAAAAJgCAABkcnMvZG93&#10;bnJldi54bWxQSwUGAAAAAAQABAD1AAAAhwMAAAAA&#10;" filled="f" stroked="f">
                  <v:textbox inset="0,0,0,0">
                    <w:txbxContent>
                      <w:p w14:paraId="1594D790" w14:textId="77777777" w:rsidR="000A0F80" w:rsidRDefault="000A0F80">
                        <w:pPr>
                          <w:spacing w:line="158" w:lineRule="exact"/>
                          <w:ind w:right="-16"/>
                          <w:rPr>
                            <w:rFonts w:ascii="Arial"/>
                            <w:sz w:val="12"/>
                          </w:rPr>
                        </w:pPr>
                        <w:r>
                          <w:rPr>
                            <w:rFonts w:ascii="Arial"/>
                            <w:color w:val="FFFFFF"/>
                            <w:position w:val="-6"/>
                            <w:sz w:val="12"/>
                          </w:rPr>
                          <w:t xml:space="preserve">1   </w:t>
                        </w:r>
                        <w:r>
                          <w:rPr>
                            <w:rFonts w:ascii="Arial"/>
                            <w:sz w:val="12"/>
                          </w:rPr>
                          <w:t>Reverse</w:t>
                        </w:r>
                      </w:p>
                      <w:p w14:paraId="0A1E61D2" w14:textId="77777777" w:rsidR="000A0F80" w:rsidRDefault="000A0F80">
                        <w:pPr>
                          <w:spacing w:line="102" w:lineRule="exact"/>
                          <w:ind w:left="177" w:right="-16"/>
                          <w:rPr>
                            <w:rFonts w:ascii="Arial"/>
                            <w:sz w:val="12"/>
                          </w:rPr>
                        </w:pPr>
                        <w:r>
                          <w:rPr>
                            <w:rFonts w:ascii="Arial"/>
                            <w:sz w:val="12"/>
                          </w:rPr>
                          <w:t>Code</w:t>
                        </w:r>
                        <w:r>
                          <w:rPr>
                            <w:rFonts w:ascii="Arial"/>
                            <w:spacing w:val="-15"/>
                            <w:sz w:val="12"/>
                          </w:rPr>
                          <w:t xml:space="preserve"> </w:t>
                        </w:r>
                        <w:r>
                          <w:rPr>
                            <w:rFonts w:ascii="Arial"/>
                            <w:sz w:val="12"/>
                          </w:rPr>
                          <w:t>(Batch)</w:t>
                        </w:r>
                      </w:p>
                    </w:txbxContent>
                  </v:textbox>
                </v:shape>
                <v:shape id="Text Box 79" o:spid="_x0000_s1168" type="#_x0000_t202" style="position:absolute;left:5268;top:1882;width:447;height: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14:paraId="457B1B0C" w14:textId="77777777" w:rsidR="000A0F80" w:rsidRDefault="000A0F80">
                        <w:pPr>
                          <w:spacing w:line="121" w:lineRule="exact"/>
                          <w:ind w:left="94" w:right="-3" w:hanging="95"/>
                          <w:rPr>
                            <w:rFonts w:ascii="Arial"/>
                            <w:sz w:val="12"/>
                          </w:rPr>
                        </w:pPr>
                        <w:r>
                          <w:rPr>
                            <w:rFonts w:ascii="Arial"/>
                            <w:color w:val="FFFFFF"/>
                            <w:w w:val="95"/>
                            <w:sz w:val="12"/>
                          </w:rPr>
                          <w:t>Modified</w:t>
                        </w:r>
                      </w:p>
                      <w:p w14:paraId="1EC96517" w14:textId="77777777" w:rsidR="000A0F80" w:rsidRDefault="000A0F80">
                        <w:pPr>
                          <w:spacing w:before="3" w:line="135" w:lineRule="exact"/>
                          <w:ind w:left="94" w:right="-3"/>
                          <w:rPr>
                            <w:rFonts w:ascii="Arial"/>
                            <w:sz w:val="12"/>
                          </w:rPr>
                        </w:pPr>
                        <w:r>
                          <w:rPr>
                            <w:rFonts w:ascii="Arial"/>
                            <w:color w:val="FFFFFF"/>
                            <w:sz w:val="12"/>
                          </w:rPr>
                          <w:t>code</w:t>
                        </w:r>
                      </w:p>
                    </w:txbxContent>
                  </v:textbox>
                </v:shape>
                <v:shape id="Text Box 78" o:spid="_x0000_s1169" type="#_x0000_t202" style="position:absolute;left:4011;top:2208;width:1060;height: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14:paraId="10724A6D" w14:textId="77777777" w:rsidR="000A0F80" w:rsidRDefault="000A0F80">
                        <w:pPr>
                          <w:spacing w:before="37" w:line="124" w:lineRule="auto"/>
                          <w:ind w:left="255" w:hanging="171"/>
                          <w:rPr>
                            <w:rFonts w:ascii="Arial"/>
                            <w:sz w:val="12"/>
                          </w:rPr>
                        </w:pPr>
                        <w:r>
                          <w:rPr>
                            <w:rFonts w:ascii="Arial"/>
                            <w:color w:val="FFFFFF"/>
                            <w:position w:val="-6"/>
                            <w:sz w:val="12"/>
                          </w:rPr>
                          <w:t xml:space="preserve">3 </w:t>
                        </w:r>
                        <w:r>
                          <w:rPr>
                            <w:rFonts w:ascii="Arial"/>
                            <w:sz w:val="12"/>
                          </w:rPr>
                          <w:t>Generate Code</w:t>
                        </w:r>
                        <w:r>
                          <w:rPr>
                            <w:rFonts w:ascii="Arial"/>
                            <w:w w:val="98"/>
                            <w:sz w:val="12"/>
                          </w:rPr>
                          <w:t xml:space="preserve"> </w:t>
                        </w:r>
                        <w:r>
                          <w:rPr>
                            <w:rFonts w:ascii="Arial"/>
                            <w:sz w:val="12"/>
                          </w:rPr>
                          <w:t>(Incremental)</w:t>
                        </w:r>
                      </w:p>
                      <w:p w14:paraId="0B9E0201" w14:textId="77777777" w:rsidR="000A0F80" w:rsidRDefault="000A0F80">
                        <w:pPr>
                          <w:rPr>
                            <w:sz w:val="12"/>
                          </w:rPr>
                        </w:pPr>
                      </w:p>
                      <w:p w14:paraId="47BFA200" w14:textId="77777777" w:rsidR="000A0F80" w:rsidRDefault="000A0F80">
                        <w:pPr>
                          <w:spacing w:before="83" w:line="135" w:lineRule="exact"/>
                          <w:rPr>
                            <w:rFonts w:ascii="Arial"/>
                            <w:sz w:val="12"/>
                          </w:rPr>
                        </w:pPr>
                        <w:r>
                          <w:rPr>
                            <w:rFonts w:ascii="Arial"/>
                            <w:sz w:val="12"/>
                          </w:rPr>
                          <w:t>Papyrus + Viatra</w:t>
                        </w:r>
                      </w:p>
                    </w:txbxContent>
                  </v:textbox>
                </v:shape>
                <v:shape id="Text Box 77" o:spid="_x0000_s1170" type="#_x0000_t202" style="position:absolute;left:1904;top:-3;width:59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gyz8IA&#10;AADcAAAADwAAAGRycy9kb3ducmV2LnhtbERPTYvCMBC9L/gfwix4W9NVkLVrFBEFQVis9eBxthnb&#10;YDOpTdT67zfCgrd5vM+Zzjtbixu13jhW8DlIQBAXThsuFRzy9ccXCB+QNdaOScGDPMxnvbcpptrd&#10;OaPbPpQihrBPUUEVQpNK6YuKLPqBa4gjd3KtxRBhW0rd4j2G21oOk2QsLRqODRU2tKyoOO+vVsHi&#10;yNnKXH5+d9kpM3k+SXg7PivVf+8W3yACdeEl/ndvdJw/msD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LPwgAAANwAAAAPAAAAAAAAAAAAAAAAAJgCAABkcnMvZG93&#10;bnJldi54bWxQSwUGAAAAAAQABAD1AAAAhwMAAAAA&#10;" filled="f" stroked="f">
                  <v:textbox inset="0,0,0,0">
                    <w:txbxContent>
                      <w:p w14:paraId="05CA8906" w14:textId="77777777" w:rsidR="000A0F80" w:rsidRDefault="000A0F80">
                        <w:pPr>
                          <w:spacing w:before="37"/>
                          <w:ind w:left="81"/>
                          <w:rPr>
                            <w:rFonts w:ascii="Arial"/>
                            <w:sz w:val="12"/>
                          </w:rPr>
                        </w:pPr>
                        <w:r>
                          <w:rPr>
                            <w:rFonts w:ascii="Arial"/>
                            <w:sz w:val="12"/>
                          </w:rPr>
                          <w:t>Papyrus</w:t>
                        </w:r>
                      </w:p>
                    </w:txbxContent>
                  </v:textbox>
                </v:shape>
                <v:shape id="Text Box 76" o:spid="_x0000_s1171" type="#_x0000_t202" style="position:absolute;left:4577;top:33;width:919;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14:paraId="3B5682F7" w14:textId="77777777" w:rsidR="000A0F80" w:rsidRDefault="000A0F80">
                        <w:pPr>
                          <w:spacing w:before="37"/>
                          <w:ind w:left="132"/>
                          <w:rPr>
                            <w:rFonts w:ascii="Arial"/>
                            <w:sz w:val="12"/>
                          </w:rPr>
                        </w:pPr>
                        <w:r>
                          <w:rPr>
                            <w:rFonts w:ascii="Arial"/>
                            <w:sz w:val="12"/>
                          </w:rPr>
                          <w:t>Eclipse CDT</w:t>
                        </w:r>
                      </w:p>
                    </w:txbxContent>
                  </v:textbox>
                </v:shape>
                <v:shape id="Text Box 75" o:spid="_x0000_s1172" type="#_x0000_t202" style="position:absolute;left:1072;top:1306;width:1051;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hNtMMA&#10;AADcAAAADwAAAGRycy9kb3ducmV2LnhtbERPTWvCQBC9F/oflil4azaK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hNtMMAAADcAAAADwAAAAAAAAAAAAAAAACYAgAAZHJzL2Rv&#10;d25yZXYueG1sUEsFBgAAAAAEAAQA9QAAAIgDAAAAAA==&#10;" filled="f" stroked="f">
                  <v:textbox inset="0,0,0,0">
                    <w:txbxContent>
                      <w:p w14:paraId="56AC056F" w14:textId="77777777" w:rsidR="000A0F80" w:rsidRDefault="000A0F80">
                        <w:pPr>
                          <w:spacing w:before="37"/>
                          <w:ind w:left="122"/>
                          <w:rPr>
                            <w:rFonts w:ascii="Arial"/>
                            <w:sz w:val="12"/>
                          </w:rPr>
                        </w:pPr>
                        <w:r>
                          <w:rPr>
                            <w:rFonts w:ascii="Arial"/>
                            <w:sz w:val="12"/>
                          </w:rPr>
                          <w:t>Papyrus + CDT</w:t>
                        </w:r>
                      </w:p>
                    </w:txbxContent>
                  </v:textbox>
                </v:shape>
                <v:shape id="Text Box 74" o:spid="_x0000_s1173" type="#_x0000_t202" style="position:absolute;left:5123;top:1321;width:584;height: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Tw8MA&#10;AADcAAAADwAAAGRycy9kb3ducmV2LnhtbERPTWvCQBC9F/oflin01myUI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rTw8MAAADcAAAADwAAAAAAAAAAAAAAAACYAgAAZHJzL2Rv&#10;d25yZXYueG1sUEsFBgAAAAAEAAQA9QAAAIgDAAAAAA==&#10;" filled="f" stroked="f">
                  <v:textbox inset="0,0,0,0">
                    <w:txbxContent>
                      <w:p w14:paraId="1D98D9E5" w14:textId="77777777" w:rsidR="000A0F80" w:rsidRDefault="000A0F80">
                        <w:pPr>
                          <w:spacing w:before="37"/>
                          <w:ind w:left="76"/>
                          <w:rPr>
                            <w:rFonts w:ascii="Arial"/>
                            <w:sz w:val="12"/>
                          </w:rPr>
                        </w:pPr>
                        <w:r>
                          <w:rPr>
                            <w:rFonts w:ascii="Arial"/>
                            <w:sz w:val="12"/>
                          </w:rPr>
                          <w:t>Papyrus</w:t>
                        </w:r>
                      </w:p>
                    </w:txbxContent>
                  </v:textbox>
                </v:shape>
                <v:shape id="Text Box 73" o:spid="_x0000_s1174" type="#_x0000_t202" style="position:absolute;left:1899;top:2327;width:938;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Z2WMMA&#10;AADcAAAADwAAAGRycy9kb3ducmV2LnhtbERPTWvCQBC9F/wPywi91Y1tE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Z2WMMAAADcAAAADwAAAAAAAAAAAAAAAACYAgAAZHJzL2Rv&#10;d25yZXYueG1sUEsFBgAAAAAEAAQA9QAAAIgDAAAAAA==&#10;" filled="f" stroked="f">
                  <v:textbox inset="0,0,0,0">
                    <w:txbxContent>
                      <w:p w14:paraId="75320273" w14:textId="77777777" w:rsidR="000A0F80" w:rsidRDefault="000A0F80">
                        <w:pPr>
                          <w:spacing w:before="37"/>
                          <w:ind w:left="85"/>
                          <w:rPr>
                            <w:rFonts w:ascii="Arial"/>
                            <w:sz w:val="12"/>
                          </w:rPr>
                        </w:pPr>
                        <w:r>
                          <w:rPr>
                            <w:rFonts w:ascii="Arial"/>
                            <w:sz w:val="12"/>
                          </w:rPr>
                          <w:t>EMF Compare</w:t>
                        </w:r>
                      </w:p>
                    </w:txbxContent>
                  </v:textbox>
                </v:shape>
                <w10:wrap anchorx="page"/>
              </v:group>
            </w:pict>
          </mc:Fallback>
        </mc:AlternateContent>
      </w:r>
      <w:r w:rsidR="0044141A">
        <w:t>Table 1: Appearance probabilities and information for setting up the model generator</w:t>
      </w:r>
    </w:p>
    <w:p w14:paraId="283102A2" w14:textId="77777777" w:rsidR="00B66BFA" w:rsidRDefault="00B66BFA">
      <w:pPr>
        <w:pStyle w:val="Corpsdetexte"/>
        <w:rPr>
          <w:rFonts w:ascii="Georgia"/>
          <w:b/>
          <w:sz w:val="20"/>
        </w:rPr>
      </w:pPr>
    </w:p>
    <w:p w14:paraId="7B3EBAD8" w14:textId="77777777" w:rsidR="00B66BFA" w:rsidRDefault="00B66BFA">
      <w:pPr>
        <w:pStyle w:val="Corpsdetexte"/>
        <w:rPr>
          <w:rFonts w:ascii="Georgia"/>
          <w:b/>
          <w:sz w:val="20"/>
        </w:rPr>
      </w:pPr>
    </w:p>
    <w:p w14:paraId="3092E0F0" w14:textId="77777777" w:rsidR="00B66BFA" w:rsidRDefault="00B66BFA">
      <w:pPr>
        <w:pStyle w:val="Corpsdetexte"/>
        <w:rPr>
          <w:rFonts w:ascii="Georgia"/>
          <w:b/>
          <w:sz w:val="20"/>
        </w:rPr>
      </w:pPr>
    </w:p>
    <w:p w14:paraId="0DCC2365" w14:textId="77777777" w:rsidR="00B66BFA" w:rsidRDefault="00B66BFA">
      <w:pPr>
        <w:pStyle w:val="Corpsdetexte"/>
        <w:rPr>
          <w:rFonts w:ascii="Georgia"/>
          <w:b/>
          <w:sz w:val="20"/>
        </w:rPr>
      </w:pPr>
    </w:p>
    <w:p w14:paraId="6B7682C0" w14:textId="77777777" w:rsidR="00B66BFA" w:rsidRDefault="00B66BFA">
      <w:pPr>
        <w:pStyle w:val="Corpsdetexte"/>
        <w:rPr>
          <w:rFonts w:ascii="Georgia"/>
          <w:b/>
          <w:sz w:val="20"/>
        </w:rPr>
      </w:pPr>
    </w:p>
    <w:p w14:paraId="3C82EE45" w14:textId="77777777" w:rsidR="00B66BFA" w:rsidRDefault="00B66BFA">
      <w:pPr>
        <w:pStyle w:val="Corpsdetexte"/>
        <w:rPr>
          <w:rFonts w:ascii="Georgia"/>
          <w:b/>
          <w:sz w:val="20"/>
        </w:rPr>
      </w:pPr>
    </w:p>
    <w:p w14:paraId="05FBA3EA" w14:textId="77777777" w:rsidR="00B66BFA" w:rsidRDefault="00B66BFA">
      <w:pPr>
        <w:pStyle w:val="Corpsdetexte"/>
        <w:rPr>
          <w:rFonts w:ascii="Georgia"/>
          <w:b/>
          <w:sz w:val="20"/>
        </w:rPr>
      </w:pPr>
    </w:p>
    <w:p w14:paraId="21CBE921" w14:textId="77777777" w:rsidR="00B66BFA" w:rsidRDefault="00B66BFA">
      <w:pPr>
        <w:pStyle w:val="Corpsdetexte"/>
        <w:rPr>
          <w:rFonts w:ascii="Georgia"/>
          <w:b/>
          <w:sz w:val="20"/>
        </w:rPr>
      </w:pPr>
    </w:p>
    <w:p w14:paraId="26BB5568" w14:textId="77777777" w:rsidR="00B66BFA" w:rsidRDefault="00B66BFA">
      <w:pPr>
        <w:pStyle w:val="Corpsdetexte"/>
        <w:rPr>
          <w:rFonts w:ascii="Georgia"/>
          <w:b/>
          <w:sz w:val="20"/>
        </w:rPr>
      </w:pPr>
    </w:p>
    <w:p w14:paraId="7BC83604" w14:textId="77777777" w:rsidR="00B66BFA" w:rsidRDefault="00B66BFA">
      <w:pPr>
        <w:pStyle w:val="Corpsdetexte"/>
        <w:rPr>
          <w:rFonts w:ascii="Georgia"/>
          <w:b/>
          <w:sz w:val="20"/>
        </w:rPr>
      </w:pPr>
    </w:p>
    <w:p w14:paraId="4ACD4358" w14:textId="77777777" w:rsidR="00B66BFA" w:rsidRDefault="00B66BFA">
      <w:pPr>
        <w:pStyle w:val="Corpsdetexte"/>
        <w:rPr>
          <w:rFonts w:ascii="Georgia"/>
          <w:b/>
          <w:sz w:val="20"/>
        </w:rPr>
      </w:pPr>
    </w:p>
    <w:p w14:paraId="3F9D659B" w14:textId="77777777" w:rsidR="00B66BFA" w:rsidRDefault="00B66BFA">
      <w:pPr>
        <w:pStyle w:val="Corpsdetexte"/>
        <w:spacing w:before="7"/>
        <w:rPr>
          <w:rFonts w:ascii="Georgia"/>
          <w:b/>
          <w:sz w:val="16"/>
        </w:rPr>
      </w:pPr>
    </w:p>
    <w:p w14:paraId="144FAE99" w14:textId="77777777" w:rsidR="00B66BFA" w:rsidRDefault="00FB6BAA">
      <w:pPr>
        <w:spacing w:before="70" w:line="244" w:lineRule="auto"/>
        <w:ind w:left="115" w:right="5013"/>
        <w:rPr>
          <w:rFonts w:ascii="Georgia"/>
          <w:b/>
          <w:sz w:val="18"/>
        </w:rPr>
      </w:pPr>
      <w:r>
        <w:rPr>
          <w:noProof/>
          <w:lang w:val="fr-FR" w:eastAsia="fr-FR"/>
        </w:rPr>
        <mc:AlternateContent>
          <mc:Choice Requires="wps">
            <w:drawing>
              <wp:anchor distT="0" distB="0" distL="114300" distR="114300" simplePos="0" relativeHeight="2608" behindDoc="0" locked="0" layoutInCell="1" allowOverlap="1" wp14:anchorId="76231C0C" wp14:editId="3BF7FAF6">
                <wp:simplePos x="0" y="0"/>
                <wp:positionH relativeFrom="page">
                  <wp:posOffset>4023995</wp:posOffset>
                </wp:positionH>
                <wp:positionV relativeFrom="paragraph">
                  <wp:posOffset>-1700530</wp:posOffset>
                </wp:positionV>
                <wp:extent cx="3038475" cy="2372360"/>
                <wp:effectExtent l="4445" t="0" r="0" b="3175"/>
                <wp:wrapNone/>
                <wp:docPr id="7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2372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95"/>
                              <w:gridCol w:w="675"/>
                            </w:tblGrid>
                            <w:tr w:rsidR="000A0F80" w14:paraId="4C9450CE" w14:textId="77777777">
                              <w:trPr>
                                <w:trHeight w:hRule="exact" w:val="219"/>
                              </w:trPr>
                              <w:tc>
                                <w:tcPr>
                                  <w:tcW w:w="4095" w:type="dxa"/>
                                  <w:shd w:val="clear" w:color="auto" w:fill="D8D8D8"/>
                                </w:tcPr>
                                <w:p w14:paraId="5E8B1D11" w14:textId="77777777" w:rsidR="000A0F80" w:rsidRDefault="000A0F80">
                                  <w:pPr>
                                    <w:pStyle w:val="TableParagraph"/>
                                    <w:rPr>
                                      <w:sz w:val="18"/>
                                    </w:rPr>
                                  </w:pPr>
                                  <w:r>
                                    <w:rPr>
                                      <w:w w:val="110"/>
                                      <w:sz w:val="18"/>
                                    </w:rPr>
                                    <w:t>Generator configuration</w:t>
                                  </w:r>
                                </w:p>
                              </w:tc>
                              <w:tc>
                                <w:tcPr>
                                  <w:tcW w:w="675" w:type="dxa"/>
                                  <w:shd w:val="clear" w:color="auto" w:fill="D8D8D8"/>
                                </w:tcPr>
                                <w:p w14:paraId="19E6F6BC" w14:textId="77777777" w:rsidR="000A0F80" w:rsidRDefault="000A0F80">
                                  <w:pPr>
                                    <w:pStyle w:val="TableParagraph"/>
                                    <w:rPr>
                                      <w:sz w:val="18"/>
                                    </w:rPr>
                                  </w:pPr>
                                  <w:r>
                                    <w:rPr>
                                      <w:w w:val="110"/>
                                      <w:sz w:val="18"/>
                                    </w:rPr>
                                    <w:t>Value</w:t>
                                  </w:r>
                                </w:p>
                              </w:tc>
                            </w:tr>
                            <w:tr w:rsidR="000A0F80" w14:paraId="1D3EB40C" w14:textId="77777777">
                              <w:trPr>
                                <w:trHeight w:hRule="exact" w:val="219"/>
                              </w:trPr>
                              <w:tc>
                                <w:tcPr>
                                  <w:tcW w:w="4095" w:type="dxa"/>
                                </w:tcPr>
                                <w:p w14:paraId="70ECC5C0" w14:textId="77777777" w:rsidR="000A0F80" w:rsidRDefault="000A0F80">
                                  <w:pPr>
                                    <w:pStyle w:val="TableParagraph"/>
                                    <w:rPr>
                                      <w:sz w:val="18"/>
                                    </w:rPr>
                                  </w:pPr>
                                  <w:r>
                                    <w:rPr>
                                      <w:w w:val="105"/>
                                      <w:sz w:val="18"/>
                                    </w:rPr>
                                    <w:t>Number  of packages</w:t>
                                  </w:r>
                                </w:p>
                              </w:tc>
                              <w:tc>
                                <w:tcPr>
                                  <w:tcW w:w="675" w:type="dxa"/>
                                </w:tcPr>
                                <w:p w14:paraId="466B4B90" w14:textId="77777777" w:rsidR="000A0F80" w:rsidRDefault="000A0F80">
                                  <w:pPr>
                                    <w:pStyle w:val="TableParagraph"/>
                                    <w:rPr>
                                      <w:sz w:val="18"/>
                                    </w:rPr>
                                  </w:pPr>
                                  <w:r>
                                    <w:rPr>
                                      <w:w w:val="102"/>
                                      <w:sz w:val="18"/>
                                    </w:rPr>
                                    <w:t>3</w:t>
                                  </w:r>
                                </w:p>
                              </w:tc>
                            </w:tr>
                            <w:tr w:rsidR="000A0F80" w14:paraId="1A3EE805" w14:textId="77777777">
                              <w:trPr>
                                <w:trHeight w:hRule="exact" w:val="219"/>
                              </w:trPr>
                              <w:tc>
                                <w:tcPr>
                                  <w:tcW w:w="4095" w:type="dxa"/>
                                </w:tcPr>
                                <w:p w14:paraId="098DF6F2" w14:textId="77777777" w:rsidR="000A0F80" w:rsidRDefault="000A0F80">
                                  <w:pPr>
                                    <w:pStyle w:val="TableParagraph"/>
                                    <w:rPr>
                                      <w:sz w:val="18"/>
                                    </w:rPr>
                                  </w:pPr>
                                  <w:r>
                                    <w:rPr>
                                      <w:w w:val="110"/>
                                      <w:sz w:val="18"/>
                                    </w:rPr>
                                    <w:t>Number of classes per package</w:t>
                                  </w:r>
                                </w:p>
                              </w:tc>
                              <w:tc>
                                <w:tcPr>
                                  <w:tcW w:w="675" w:type="dxa"/>
                                </w:tcPr>
                                <w:p w14:paraId="26475970" w14:textId="77777777" w:rsidR="000A0F80" w:rsidRDefault="000A0F80">
                                  <w:pPr>
                                    <w:pStyle w:val="TableParagraph"/>
                                    <w:rPr>
                                      <w:sz w:val="18"/>
                                    </w:rPr>
                                  </w:pPr>
                                  <w:r>
                                    <w:rPr>
                                      <w:sz w:val="18"/>
                                    </w:rPr>
                                    <w:t>60</w:t>
                                  </w:r>
                                </w:p>
                              </w:tc>
                            </w:tr>
                            <w:tr w:rsidR="000A0F80" w14:paraId="3859AF6A" w14:textId="77777777">
                              <w:trPr>
                                <w:trHeight w:hRule="exact" w:val="219"/>
                              </w:trPr>
                              <w:tc>
                                <w:tcPr>
                                  <w:tcW w:w="4095" w:type="dxa"/>
                                </w:tcPr>
                                <w:p w14:paraId="7A57C27B" w14:textId="77777777" w:rsidR="000A0F80" w:rsidRDefault="000A0F80">
                                  <w:pPr>
                                    <w:pStyle w:val="TableParagraph"/>
                                    <w:rPr>
                                      <w:sz w:val="18"/>
                                    </w:rPr>
                                  </w:pPr>
                                  <w:r>
                                    <w:rPr>
                                      <w:w w:val="110"/>
                                      <w:sz w:val="18"/>
                                    </w:rPr>
                                    <w:t>Number of attributes per  class</w:t>
                                  </w:r>
                                </w:p>
                              </w:tc>
                              <w:tc>
                                <w:tcPr>
                                  <w:tcW w:w="675" w:type="dxa"/>
                                </w:tcPr>
                                <w:p w14:paraId="13CCF181" w14:textId="77777777" w:rsidR="000A0F80" w:rsidRDefault="000A0F80">
                                  <w:pPr>
                                    <w:pStyle w:val="TableParagraph"/>
                                    <w:rPr>
                                      <w:sz w:val="18"/>
                                    </w:rPr>
                                  </w:pPr>
                                  <w:r>
                                    <w:rPr>
                                      <w:sz w:val="18"/>
                                    </w:rPr>
                                    <w:t>30</w:t>
                                  </w:r>
                                </w:p>
                              </w:tc>
                            </w:tr>
                            <w:tr w:rsidR="000A0F80" w14:paraId="130B24DD" w14:textId="77777777">
                              <w:trPr>
                                <w:trHeight w:hRule="exact" w:val="219"/>
                              </w:trPr>
                              <w:tc>
                                <w:tcPr>
                                  <w:tcW w:w="4095" w:type="dxa"/>
                                </w:tcPr>
                                <w:p w14:paraId="63AB4F45" w14:textId="77777777" w:rsidR="000A0F80" w:rsidRDefault="000A0F80">
                                  <w:pPr>
                                    <w:pStyle w:val="TableParagraph"/>
                                    <w:rPr>
                                      <w:sz w:val="18"/>
                                    </w:rPr>
                                  </w:pPr>
                                  <w:r>
                                    <w:rPr>
                                      <w:w w:val="115"/>
                                      <w:sz w:val="18"/>
                                    </w:rPr>
                                    <w:t>Attribute appearance probability</w:t>
                                  </w:r>
                                </w:p>
                              </w:tc>
                              <w:tc>
                                <w:tcPr>
                                  <w:tcW w:w="675" w:type="dxa"/>
                                </w:tcPr>
                                <w:p w14:paraId="3E0CFB22" w14:textId="77777777" w:rsidR="000A0F80" w:rsidRDefault="000A0F80">
                                  <w:pPr>
                                    <w:pStyle w:val="TableParagraph"/>
                                    <w:rPr>
                                      <w:sz w:val="18"/>
                                    </w:rPr>
                                  </w:pPr>
                                  <w:r>
                                    <w:rPr>
                                      <w:w w:val="105"/>
                                      <w:sz w:val="18"/>
                                    </w:rPr>
                                    <w:t>0.5</w:t>
                                  </w:r>
                                </w:p>
                              </w:tc>
                            </w:tr>
                            <w:tr w:rsidR="000A0F80" w14:paraId="3051837E" w14:textId="77777777">
                              <w:trPr>
                                <w:trHeight w:hRule="exact" w:val="219"/>
                              </w:trPr>
                              <w:tc>
                                <w:tcPr>
                                  <w:tcW w:w="4095" w:type="dxa"/>
                                </w:tcPr>
                                <w:p w14:paraId="2D920023" w14:textId="77777777" w:rsidR="000A0F80" w:rsidRDefault="000A0F80">
                                  <w:pPr>
                                    <w:pStyle w:val="TableParagraph"/>
                                    <w:rPr>
                                      <w:sz w:val="18"/>
                                    </w:rPr>
                                  </w:pPr>
                                  <w:r>
                                    <w:rPr>
                                      <w:w w:val="110"/>
                                      <w:sz w:val="18"/>
                                    </w:rPr>
                                    <w:t>Probability of having an attribute default   value</w:t>
                                  </w:r>
                                </w:p>
                              </w:tc>
                              <w:tc>
                                <w:tcPr>
                                  <w:tcW w:w="675" w:type="dxa"/>
                                </w:tcPr>
                                <w:p w14:paraId="551C0DFD" w14:textId="77777777" w:rsidR="000A0F80" w:rsidRDefault="000A0F80">
                                  <w:pPr>
                                    <w:pStyle w:val="TableParagraph"/>
                                    <w:rPr>
                                      <w:sz w:val="18"/>
                                    </w:rPr>
                                  </w:pPr>
                                  <w:r>
                                    <w:rPr>
                                      <w:w w:val="105"/>
                                      <w:sz w:val="18"/>
                                    </w:rPr>
                                    <w:t>0.3</w:t>
                                  </w:r>
                                </w:p>
                              </w:tc>
                            </w:tr>
                            <w:tr w:rsidR="000A0F80" w14:paraId="6C4EDD99" w14:textId="77777777">
                              <w:trPr>
                                <w:trHeight w:hRule="exact" w:val="219"/>
                              </w:trPr>
                              <w:tc>
                                <w:tcPr>
                                  <w:tcW w:w="4095" w:type="dxa"/>
                                </w:tcPr>
                                <w:p w14:paraId="422E57C8" w14:textId="77777777" w:rsidR="000A0F80" w:rsidRDefault="000A0F80">
                                  <w:pPr>
                                    <w:pStyle w:val="TableParagraph"/>
                                    <w:rPr>
                                      <w:sz w:val="18"/>
                                    </w:rPr>
                                  </w:pPr>
                                  <w:r>
                                    <w:rPr>
                                      <w:w w:val="110"/>
                                      <w:sz w:val="18"/>
                                    </w:rPr>
                                    <w:t>Number of methods per class</w:t>
                                  </w:r>
                                </w:p>
                              </w:tc>
                              <w:tc>
                                <w:tcPr>
                                  <w:tcW w:w="675" w:type="dxa"/>
                                </w:tcPr>
                                <w:p w14:paraId="06EA79CA" w14:textId="77777777" w:rsidR="000A0F80" w:rsidRDefault="000A0F80">
                                  <w:pPr>
                                    <w:pStyle w:val="TableParagraph"/>
                                    <w:rPr>
                                      <w:sz w:val="18"/>
                                    </w:rPr>
                                  </w:pPr>
                                  <w:r>
                                    <w:rPr>
                                      <w:sz w:val="18"/>
                                    </w:rPr>
                                    <w:t>15</w:t>
                                  </w:r>
                                </w:p>
                              </w:tc>
                            </w:tr>
                            <w:tr w:rsidR="000A0F80" w14:paraId="2E32A4C5" w14:textId="77777777">
                              <w:trPr>
                                <w:trHeight w:hRule="exact" w:val="219"/>
                              </w:trPr>
                              <w:tc>
                                <w:tcPr>
                                  <w:tcW w:w="4095" w:type="dxa"/>
                                </w:tcPr>
                                <w:p w14:paraId="28981EA9" w14:textId="77777777" w:rsidR="000A0F80" w:rsidRDefault="000A0F80">
                                  <w:pPr>
                                    <w:pStyle w:val="TableParagraph"/>
                                    <w:rPr>
                                      <w:sz w:val="18"/>
                                    </w:rPr>
                                  </w:pPr>
                                  <w:r>
                                    <w:rPr>
                                      <w:w w:val="110"/>
                                      <w:sz w:val="18"/>
                                    </w:rPr>
                                    <w:t>Probability of appearance for a  method</w:t>
                                  </w:r>
                                </w:p>
                              </w:tc>
                              <w:tc>
                                <w:tcPr>
                                  <w:tcW w:w="675" w:type="dxa"/>
                                </w:tcPr>
                                <w:p w14:paraId="6EDCF868" w14:textId="77777777" w:rsidR="000A0F80" w:rsidRDefault="000A0F80">
                                  <w:pPr>
                                    <w:pStyle w:val="TableParagraph"/>
                                    <w:rPr>
                                      <w:sz w:val="18"/>
                                    </w:rPr>
                                  </w:pPr>
                                  <w:r>
                                    <w:rPr>
                                      <w:w w:val="105"/>
                                      <w:sz w:val="18"/>
                                    </w:rPr>
                                    <w:t>0.5</w:t>
                                  </w:r>
                                </w:p>
                              </w:tc>
                            </w:tr>
                            <w:tr w:rsidR="000A0F80" w14:paraId="7620F894" w14:textId="77777777">
                              <w:trPr>
                                <w:trHeight w:hRule="exact" w:val="219"/>
                              </w:trPr>
                              <w:tc>
                                <w:tcPr>
                                  <w:tcW w:w="4095" w:type="dxa"/>
                                </w:tcPr>
                                <w:p w14:paraId="67E7DE20" w14:textId="77777777" w:rsidR="000A0F80" w:rsidRDefault="000A0F80">
                                  <w:pPr>
                                    <w:pStyle w:val="TableParagraph"/>
                                    <w:rPr>
                                      <w:sz w:val="18"/>
                                    </w:rPr>
                                  </w:pPr>
                                  <w:r>
                                    <w:rPr>
                                      <w:w w:val="110"/>
                                      <w:sz w:val="18"/>
                                    </w:rPr>
                                    <w:t>Number of parameters per  operation</w:t>
                                  </w:r>
                                </w:p>
                              </w:tc>
                              <w:tc>
                                <w:tcPr>
                                  <w:tcW w:w="675" w:type="dxa"/>
                                </w:tcPr>
                                <w:p w14:paraId="4541532E" w14:textId="77777777" w:rsidR="000A0F80" w:rsidRDefault="000A0F80">
                                  <w:pPr>
                                    <w:pStyle w:val="TableParagraph"/>
                                    <w:rPr>
                                      <w:sz w:val="18"/>
                                    </w:rPr>
                                  </w:pPr>
                                  <w:r>
                                    <w:rPr>
                                      <w:w w:val="102"/>
                                      <w:sz w:val="18"/>
                                    </w:rPr>
                                    <w:t>4</w:t>
                                  </w:r>
                                </w:p>
                              </w:tc>
                            </w:tr>
                            <w:tr w:rsidR="000A0F80" w14:paraId="6D1672DB" w14:textId="77777777">
                              <w:trPr>
                                <w:trHeight w:hRule="exact" w:val="219"/>
                              </w:trPr>
                              <w:tc>
                                <w:tcPr>
                                  <w:tcW w:w="4095" w:type="dxa"/>
                                </w:tcPr>
                                <w:p w14:paraId="69ED430B" w14:textId="77777777" w:rsidR="000A0F80" w:rsidRDefault="000A0F80">
                                  <w:pPr>
                                    <w:pStyle w:val="TableParagraph"/>
                                    <w:rPr>
                                      <w:sz w:val="18"/>
                                    </w:rPr>
                                  </w:pPr>
                                  <w:r>
                                    <w:rPr>
                                      <w:w w:val="110"/>
                                      <w:sz w:val="18"/>
                                    </w:rPr>
                                    <w:t>Probability of appearance for a  parameter</w:t>
                                  </w:r>
                                </w:p>
                              </w:tc>
                              <w:tc>
                                <w:tcPr>
                                  <w:tcW w:w="675" w:type="dxa"/>
                                </w:tcPr>
                                <w:p w14:paraId="4E31F1CF" w14:textId="77777777" w:rsidR="000A0F80" w:rsidRDefault="000A0F80">
                                  <w:pPr>
                                    <w:pStyle w:val="TableParagraph"/>
                                    <w:rPr>
                                      <w:sz w:val="18"/>
                                    </w:rPr>
                                  </w:pPr>
                                  <w:r>
                                    <w:rPr>
                                      <w:w w:val="105"/>
                                      <w:sz w:val="18"/>
                                    </w:rPr>
                                    <w:t>0.5</w:t>
                                  </w:r>
                                </w:p>
                              </w:tc>
                            </w:tr>
                            <w:tr w:rsidR="000A0F80" w14:paraId="2C668A1F" w14:textId="77777777">
                              <w:trPr>
                                <w:trHeight w:hRule="exact" w:val="219"/>
                              </w:trPr>
                              <w:tc>
                                <w:tcPr>
                                  <w:tcW w:w="4095" w:type="dxa"/>
                                </w:tcPr>
                                <w:p w14:paraId="1141218A" w14:textId="77777777" w:rsidR="000A0F80" w:rsidRDefault="000A0F80">
                                  <w:pPr>
                                    <w:pStyle w:val="TableParagraph"/>
                                    <w:rPr>
                                      <w:sz w:val="18"/>
                                    </w:rPr>
                                  </w:pPr>
                                  <w:r>
                                    <w:rPr>
                                      <w:w w:val="110"/>
                                      <w:sz w:val="18"/>
                                    </w:rPr>
                                    <w:t>Maximum number of generalizations</w:t>
                                  </w:r>
                                </w:p>
                              </w:tc>
                              <w:tc>
                                <w:tcPr>
                                  <w:tcW w:w="675" w:type="dxa"/>
                                </w:tcPr>
                                <w:p w14:paraId="0AB066DB" w14:textId="77777777" w:rsidR="000A0F80" w:rsidRDefault="000A0F80">
                                  <w:pPr>
                                    <w:pStyle w:val="TableParagraph"/>
                                    <w:rPr>
                                      <w:sz w:val="18"/>
                                    </w:rPr>
                                  </w:pPr>
                                  <w:r>
                                    <w:rPr>
                                      <w:sz w:val="18"/>
                                    </w:rPr>
                                    <w:t>300</w:t>
                                  </w:r>
                                </w:p>
                              </w:tc>
                            </w:tr>
                            <w:tr w:rsidR="000A0F80" w14:paraId="6AFEDACB" w14:textId="77777777">
                              <w:trPr>
                                <w:trHeight w:hRule="exact" w:val="219"/>
                              </w:trPr>
                              <w:tc>
                                <w:tcPr>
                                  <w:tcW w:w="4095" w:type="dxa"/>
                                </w:tcPr>
                                <w:p w14:paraId="74CD8154" w14:textId="77777777" w:rsidR="000A0F80" w:rsidRDefault="000A0F80">
                                  <w:pPr>
                                    <w:pStyle w:val="TableParagraph"/>
                                    <w:rPr>
                                      <w:sz w:val="18"/>
                                    </w:rPr>
                                  </w:pPr>
                                  <w:r>
                                    <w:rPr>
                                      <w:w w:val="110"/>
                                      <w:sz w:val="18"/>
                                    </w:rPr>
                                    <w:t>Number of data types per  package</w:t>
                                  </w:r>
                                </w:p>
                              </w:tc>
                              <w:tc>
                                <w:tcPr>
                                  <w:tcW w:w="675" w:type="dxa"/>
                                </w:tcPr>
                                <w:p w14:paraId="0AE76AF4" w14:textId="77777777" w:rsidR="000A0F80" w:rsidRDefault="000A0F80">
                                  <w:pPr>
                                    <w:pStyle w:val="TableParagraph"/>
                                    <w:rPr>
                                      <w:sz w:val="18"/>
                                    </w:rPr>
                                  </w:pPr>
                                  <w:r>
                                    <w:rPr>
                                      <w:sz w:val="18"/>
                                    </w:rPr>
                                    <w:t>10</w:t>
                                  </w:r>
                                </w:p>
                              </w:tc>
                            </w:tr>
                            <w:tr w:rsidR="000A0F80" w14:paraId="38F4C1E4" w14:textId="77777777">
                              <w:trPr>
                                <w:trHeight w:hRule="exact" w:val="219"/>
                              </w:trPr>
                              <w:tc>
                                <w:tcPr>
                                  <w:tcW w:w="4095" w:type="dxa"/>
                                </w:tcPr>
                                <w:p w14:paraId="4E1C9AE0" w14:textId="77777777" w:rsidR="000A0F80" w:rsidRDefault="000A0F80">
                                  <w:pPr>
                                    <w:pStyle w:val="TableParagraph"/>
                                    <w:rPr>
                                      <w:sz w:val="18"/>
                                    </w:rPr>
                                  </w:pPr>
                                  <w:r>
                                    <w:rPr>
                                      <w:w w:val="110"/>
                                      <w:sz w:val="18"/>
                                    </w:rPr>
                                    <w:t>Probability of appearance for a   structure</w:t>
                                  </w:r>
                                </w:p>
                              </w:tc>
                              <w:tc>
                                <w:tcPr>
                                  <w:tcW w:w="675" w:type="dxa"/>
                                </w:tcPr>
                                <w:p w14:paraId="3A6E6A67" w14:textId="77777777" w:rsidR="000A0F80" w:rsidRDefault="000A0F80">
                                  <w:pPr>
                                    <w:pStyle w:val="TableParagraph"/>
                                    <w:rPr>
                                      <w:sz w:val="18"/>
                                    </w:rPr>
                                  </w:pPr>
                                  <w:r>
                                    <w:rPr>
                                      <w:w w:val="105"/>
                                      <w:sz w:val="18"/>
                                    </w:rPr>
                                    <w:t>0.3</w:t>
                                  </w:r>
                                </w:p>
                              </w:tc>
                            </w:tr>
                            <w:tr w:rsidR="000A0F80" w14:paraId="34E39A8B" w14:textId="77777777">
                              <w:trPr>
                                <w:trHeight w:hRule="exact" w:val="219"/>
                              </w:trPr>
                              <w:tc>
                                <w:tcPr>
                                  <w:tcW w:w="4095" w:type="dxa"/>
                                </w:tcPr>
                                <w:p w14:paraId="20BF24D1" w14:textId="77777777" w:rsidR="000A0F80" w:rsidRDefault="000A0F80">
                                  <w:pPr>
                                    <w:pStyle w:val="TableParagraph"/>
                                    <w:rPr>
                                      <w:sz w:val="18"/>
                                    </w:rPr>
                                  </w:pPr>
                                  <w:r>
                                    <w:rPr>
                                      <w:w w:val="110"/>
                                      <w:sz w:val="18"/>
                                    </w:rPr>
                                    <w:t>Number of enumerations per package</w:t>
                                  </w:r>
                                </w:p>
                              </w:tc>
                              <w:tc>
                                <w:tcPr>
                                  <w:tcW w:w="675" w:type="dxa"/>
                                </w:tcPr>
                                <w:p w14:paraId="5FF4295C" w14:textId="77777777" w:rsidR="000A0F80" w:rsidRDefault="000A0F80">
                                  <w:pPr>
                                    <w:pStyle w:val="TableParagraph"/>
                                    <w:rPr>
                                      <w:sz w:val="18"/>
                                    </w:rPr>
                                  </w:pPr>
                                  <w:r>
                                    <w:rPr>
                                      <w:sz w:val="18"/>
                                    </w:rPr>
                                    <w:t>10</w:t>
                                  </w:r>
                                </w:p>
                              </w:tc>
                            </w:tr>
                            <w:tr w:rsidR="000A0F80" w14:paraId="3908AE62" w14:textId="77777777">
                              <w:trPr>
                                <w:trHeight w:hRule="exact" w:val="219"/>
                              </w:trPr>
                              <w:tc>
                                <w:tcPr>
                                  <w:tcW w:w="4095" w:type="dxa"/>
                                </w:tcPr>
                                <w:p w14:paraId="1AACA475" w14:textId="77777777" w:rsidR="000A0F80" w:rsidRDefault="000A0F80">
                                  <w:pPr>
                                    <w:pStyle w:val="TableParagraph"/>
                                    <w:rPr>
                                      <w:sz w:val="18"/>
                                    </w:rPr>
                                  </w:pPr>
                                  <w:r>
                                    <w:rPr>
                                      <w:w w:val="110"/>
                                      <w:sz w:val="18"/>
                                    </w:rPr>
                                    <w:t>Probability of appearance for an  enumeration</w:t>
                                  </w:r>
                                </w:p>
                              </w:tc>
                              <w:tc>
                                <w:tcPr>
                                  <w:tcW w:w="675" w:type="dxa"/>
                                </w:tcPr>
                                <w:p w14:paraId="6C2DEDCC" w14:textId="77777777" w:rsidR="000A0F80" w:rsidRDefault="000A0F80">
                                  <w:pPr>
                                    <w:pStyle w:val="TableParagraph"/>
                                    <w:rPr>
                                      <w:sz w:val="18"/>
                                    </w:rPr>
                                  </w:pPr>
                                  <w:r>
                                    <w:rPr>
                                      <w:w w:val="105"/>
                                      <w:sz w:val="18"/>
                                    </w:rPr>
                                    <w:t>0.3</w:t>
                                  </w:r>
                                </w:p>
                              </w:tc>
                            </w:tr>
                            <w:tr w:rsidR="000A0F80" w14:paraId="3357EC7A" w14:textId="77777777">
                              <w:trPr>
                                <w:trHeight w:hRule="exact" w:val="219"/>
                              </w:trPr>
                              <w:tc>
                                <w:tcPr>
                                  <w:tcW w:w="4095" w:type="dxa"/>
                                </w:tcPr>
                                <w:p w14:paraId="1D16C86F" w14:textId="77777777" w:rsidR="000A0F80" w:rsidRDefault="000A0F80">
                                  <w:pPr>
                                    <w:pStyle w:val="TableParagraph"/>
                                    <w:rPr>
                                      <w:sz w:val="18"/>
                                    </w:rPr>
                                  </w:pPr>
                                  <w:r>
                                    <w:rPr>
                                      <w:w w:val="110"/>
                                      <w:sz w:val="18"/>
                                    </w:rPr>
                                    <w:t>Number of function pointers per package</w:t>
                                  </w:r>
                                </w:p>
                              </w:tc>
                              <w:tc>
                                <w:tcPr>
                                  <w:tcW w:w="675" w:type="dxa"/>
                                </w:tcPr>
                                <w:p w14:paraId="0E141435" w14:textId="77777777" w:rsidR="000A0F80" w:rsidRDefault="000A0F80">
                                  <w:pPr>
                                    <w:pStyle w:val="TableParagraph"/>
                                    <w:rPr>
                                      <w:sz w:val="18"/>
                                    </w:rPr>
                                  </w:pPr>
                                  <w:r>
                                    <w:rPr>
                                      <w:sz w:val="18"/>
                                    </w:rPr>
                                    <w:t>10</w:t>
                                  </w:r>
                                </w:p>
                              </w:tc>
                            </w:tr>
                            <w:tr w:rsidR="000A0F80" w14:paraId="3FBF8964" w14:textId="77777777">
                              <w:trPr>
                                <w:trHeight w:hRule="exact" w:val="219"/>
                              </w:trPr>
                              <w:tc>
                                <w:tcPr>
                                  <w:tcW w:w="4095" w:type="dxa"/>
                                </w:tcPr>
                                <w:p w14:paraId="4F17D923" w14:textId="77777777" w:rsidR="000A0F80" w:rsidRDefault="000A0F80">
                                  <w:pPr>
                                    <w:pStyle w:val="TableParagraph"/>
                                    <w:rPr>
                                      <w:sz w:val="18"/>
                                    </w:rPr>
                                  </w:pPr>
                                  <w:r>
                                    <w:rPr>
                                      <w:w w:val="110"/>
                                      <w:sz w:val="18"/>
                                    </w:rPr>
                                    <w:t>Probability of appearance for a function  pointer</w:t>
                                  </w:r>
                                </w:p>
                              </w:tc>
                              <w:tc>
                                <w:tcPr>
                                  <w:tcW w:w="675" w:type="dxa"/>
                                </w:tcPr>
                                <w:p w14:paraId="60F2053B" w14:textId="77777777" w:rsidR="000A0F80" w:rsidRDefault="000A0F80">
                                  <w:pPr>
                                    <w:pStyle w:val="TableParagraph"/>
                                    <w:rPr>
                                      <w:sz w:val="18"/>
                                    </w:rPr>
                                  </w:pPr>
                                  <w:r>
                                    <w:rPr>
                                      <w:w w:val="105"/>
                                      <w:sz w:val="18"/>
                                    </w:rPr>
                                    <w:t>0.3</w:t>
                                  </w:r>
                                </w:p>
                              </w:tc>
                            </w:tr>
                          </w:tbl>
                          <w:p w14:paraId="32069CD1" w14:textId="77777777" w:rsidR="000A0F80" w:rsidRDefault="000A0F8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31C0C" id="Text Box 71" o:spid="_x0000_s1175" type="#_x0000_t202" style="position:absolute;left:0;text-align:left;margin-left:316.85pt;margin-top:-133.9pt;width:239.25pt;height:186.8pt;z-index: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95"/>
                        <w:gridCol w:w="675"/>
                      </w:tblGrid>
                      <w:tr w:rsidR="000A0F80" w14:paraId="4C9450CE" w14:textId="77777777">
                        <w:trPr>
                          <w:trHeight w:hRule="exact" w:val="219"/>
                        </w:trPr>
                        <w:tc>
                          <w:tcPr>
                            <w:tcW w:w="4095" w:type="dxa"/>
                            <w:shd w:val="clear" w:color="auto" w:fill="D8D8D8"/>
                          </w:tcPr>
                          <w:p w14:paraId="5E8B1D11" w14:textId="77777777" w:rsidR="000A0F80" w:rsidRDefault="000A0F80">
                            <w:pPr>
                              <w:pStyle w:val="TableParagraph"/>
                              <w:rPr>
                                <w:sz w:val="18"/>
                              </w:rPr>
                            </w:pPr>
                            <w:r>
                              <w:rPr>
                                <w:w w:val="110"/>
                                <w:sz w:val="18"/>
                              </w:rPr>
                              <w:t>Generator configuration</w:t>
                            </w:r>
                          </w:p>
                        </w:tc>
                        <w:tc>
                          <w:tcPr>
                            <w:tcW w:w="675" w:type="dxa"/>
                            <w:shd w:val="clear" w:color="auto" w:fill="D8D8D8"/>
                          </w:tcPr>
                          <w:p w14:paraId="19E6F6BC" w14:textId="77777777" w:rsidR="000A0F80" w:rsidRDefault="000A0F80">
                            <w:pPr>
                              <w:pStyle w:val="TableParagraph"/>
                              <w:rPr>
                                <w:sz w:val="18"/>
                              </w:rPr>
                            </w:pPr>
                            <w:r>
                              <w:rPr>
                                <w:w w:val="110"/>
                                <w:sz w:val="18"/>
                              </w:rPr>
                              <w:t>Value</w:t>
                            </w:r>
                          </w:p>
                        </w:tc>
                      </w:tr>
                      <w:tr w:rsidR="000A0F80" w14:paraId="1D3EB40C" w14:textId="77777777">
                        <w:trPr>
                          <w:trHeight w:hRule="exact" w:val="219"/>
                        </w:trPr>
                        <w:tc>
                          <w:tcPr>
                            <w:tcW w:w="4095" w:type="dxa"/>
                          </w:tcPr>
                          <w:p w14:paraId="70ECC5C0" w14:textId="77777777" w:rsidR="000A0F80" w:rsidRDefault="000A0F80">
                            <w:pPr>
                              <w:pStyle w:val="TableParagraph"/>
                              <w:rPr>
                                <w:sz w:val="18"/>
                              </w:rPr>
                            </w:pPr>
                            <w:r>
                              <w:rPr>
                                <w:w w:val="105"/>
                                <w:sz w:val="18"/>
                              </w:rPr>
                              <w:t>Number  of packages</w:t>
                            </w:r>
                          </w:p>
                        </w:tc>
                        <w:tc>
                          <w:tcPr>
                            <w:tcW w:w="675" w:type="dxa"/>
                          </w:tcPr>
                          <w:p w14:paraId="466B4B90" w14:textId="77777777" w:rsidR="000A0F80" w:rsidRDefault="000A0F80">
                            <w:pPr>
                              <w:pStyle w:val="TableParagraph"/>
                              <w:rPr>
                                <w:sz w:val="18"/>
                              </w:rPr>
                            </w:pPr>
                            <w:r>
                              <w:rPr>
                                <w:w w:val="102"/>
                                <w:sz w:val="18"/>
                              </w:rPr>
                              <w:t>3</w:t>
                            </w:r>
                          </w:p>
                        </w:tc>
                      </w:tr>
                      <w:tr w:rsidR="000A0F80" w14:paraId="1A3EE805" w14:textId="77777777">
                        <w:trPr>
                          <w:trHeight w:hRule="exact" w:val="219"/>
                        </w:trPr>
                        <w:tc>
                          <w:tcPr>
                            <w:tcW w:w="4095" w:type="dxa"/>
                          </w:tcPr>
                          <w:p w14:paraId="098DF6F2" w14:textId="77777777" w:rsidR="000A0F80" w:rsidRDefault="000A0F80">
                            <w:pPr>
                              <w:pStyle w:val="TableParagraph"/>
                              <w:rPr>
                                <w:sz w:val="18"/>
                              </w:rPr>
                            </w:pPr>
                            <w:r>
                              <w:rPr>
                                <w:w w:val="110"/>
                                <w:sz w:val="18"/>
                              </w:rPr>
                              <w:t>Number of classes per package</w:t>
                            </w:r>
                          </w:p>
                        </w:tc>
                        <w:tc>
                          <w:tcPr>
                            <w:tcW w:w="675" w:type="dxa"/>
                          </w:tcPr>
                          <w:p w14:paraId="26475970" w14:textId="77777777" w:rsidR="000A0F80" w:rsidRDefault="000A0F80">
                            <w:pPr>
                              <w:pStyle w:val="TableParagraph"/>
                              <w:rPr>
                                <w:sz w:val="18"/>
                              </w:rPr>
                            </w:pPr>
                            <w:r>
                              <w:rPr>
                                <w:sz w:val="18"/>
                              </w:rPr>
                              <w:t>60</w:t>
                            </w:r>
                          </w:p>
                        </w:tc>
                      </w:tr>
                      <w:tr w:rsidR="000A0F80" w14:paraId="3859AF6A" w14:textId="77777777">
                        <w:trPr>
                          <w:trHeight w:hRule="exact" w:val="219"/>
                        </w:trPr>
                        <w:tc>
                          <w:tcPr>
                            <w:tcW w:w="4095" w:type="dxa"/>
                          </w:tcPr>
                          <w:p w14:paraId="7A57C27B" w14:textId="77777777" w:rsidR="000A0F80" w:rsidRDefault="000A0F80">
                            <w:pPr>
                              <w:pStyle w:val="TableParagraph"/>
                              <w:rPr>
                                <w:sz w:val="18"/>
                              </w:rPr>
                            </w:pPr>
                            <w:r>
                              <w:rPr>
                                <w:w w:val="110"/>
                                <w:sz w:val="18"/>
                              </w:rPr>
                              <w:t>Number of attributes per  class</w:t>
                            </w:r>
                          </w:p>
                        </w:tc>
                        <w:tc>
                          <w:tcPr>
                            <w:tcW w:w="675" w:type="dxa"/>
                          </w:tcPr>
                          <w:p w14:paraId="13CCF181" w14:textId="77777777" w:rsidR="000A0F80" w:rsidRDefault="000A0F80">
                            <w:pPr>
                              <w:pStyle w:val="TableParagraph"/>
                              <w:rPr>
                                <w:sz w:val="18"/>
                              </w:rPr>
                            </w:pPr>
                            <w:r>
                              <w:rPr>
                                <w:sz w:val="18"/>
                              </w:rPr>
                              <w:t>30</w:t>
                            </w:r>
                          </w:p>
                        </w:tc>
                      </w:tr>
                      <w:tr w:rsidR="000A0F80" w14:paraId="130B24DD" w14:textId="77777777">
                        <w:trPr>
                          <w:trHeight w:hRule="exact" w:val="219"/>
                        </w:trPr>
                        <w:tc>
                          <w:tcPr>
                            <w:tcW w:w="4095" w:type="dxa"/>
                          </w:tcPr>
                          <w:p w14:paraId="63AB4F45" w14:textId="77777777" w:rsidR="000A0F80" w:rsidRDefault="000A0F80">
                            <w:pPr>
                              <w:pStyle w:val="TableParagraph"/>
                              <w:rPr>
                                <w:sz w:val="18"/>
                              </w:rPr>
                            </w:pPr>
                            <w:r>
                              <w:rPr>
                                <w:w w:val="115"/>
                                <w:sz w:val="18"/>
                              </w:rPr>
                              <w:t>Attribute appearance probability</w:t>
                            </w:r>
                          </w:p>
                        </w:tc>
                        <w:tc>
                          <w:tcPr>
                            <w:tcW w:w="675" w:type="dxa"/>
                          </w:tcPr>
                          <w:p w14:paraId="3E0CFB22" w14:textId="77777777" w:rsidR="000A0F80" w:rsidRDefault="000A0F80">
                            <w:pPr>
                              <w:pStyle w:val="TableParagraph"/>
                              <w:rPr>
                                <w:sz w:val="18"/>
                              </w:rPr>
                            </w:pPr>
                            <w:r>
                              <w:rPr>
                                <w:w w:val="105"/>
                                <w:sz w:val="18"/>
                              </w:rPr>
                              <w:t>0.5</w:t>
                            </w:r>
                          </w:p>
                        </w:tc>
                      </w:tr>
                      <w:tr w:rsidR="000A0F80" w14:paraId="3051837E" w14:textId="77777777">
                        <w:trPr>
                          <w:trHeight w:hRule="exact" w:val="219"/>
                        </w:trPr>
                        <w:tc>
                          <w:tcPr>
                            <w:tcW w:w="4095" w:type="dxa"/>
                          </w:tcPr>
                          <w:p w14:paraId="2D920023" w14:textId="77777777" w:rsidR="000A0F80" w:rsidRDefault="000A0F80">
                            <w:pPr>
                              <w:pStyle w:val="TableParagraph"/>
                              <w:rPr>
                                <w:sz w:val="18"/>
                              </w:rPr>
                            </w:pPr>
                            <w:r>
                              <w:rPr>
                                <w:w w:val="110"/>
                                <w:sz w:val="18"/>
                              </w:rPr>
                              <w:t>Probability of having an attribute default   value</w:t>
                            </w:r>
                          </w:p>
                        </w:tc>
                        <w:tc>
                          <w:tcPr>
                            <w:tcW w:w="675" w:type="dxa"/>
                          </w:tcPr>
                          <w:p w14:paraId="551C0DFD" w14:textId="77777777" w:rsidR="000A0F80" w:rsidRDefault="000A0F80">
                            <w:pPr>
                              <w:pStyle w:val="TableParagraph"/>
                              <w:rPr>
                                <w:sz w:val="18"/>
                              </w:rPr>
                            </w:pPr>
                            <w:r>
                              <w:rPr>
                                <w:w w:val="105"/>
                                <w:sz w:val="18"/>
                              </w:rPr>
                              <w:t>0.3</w:t>
                            </w:r>
                          </w:p>
                        </w:tc>
                      </w:tr>
                      <w:tr w:rsidR="000A0F80" w14:paraId="6C4EDD99" w14:textId="77777777">
                        <w:trPr>
                          <w:trHeight w:hRule="exact" w:val="219"/>
                        </w:trPr>
                        <w:tc>
                          <w:tcPr>
                            <w:tcW w:w="4095" w:type="dxa"/>
                          </w:tcPr>
                          <w:p w14:paraId="422E57C8" w14:textId="77777777" w:rsidR="000A0F80" w:rsidRDefault="000A0F80">
                            <w:pPr>
                              <w:pStyle w:val="TableParagraph"/>
                              <w:rPr>
                                <w:sz w:val="18"/>
                              </w:rPr>
                            </w:pPr>
                            <w:r>
                              <w:rPr>
                                <w:w w:val="110"/>
                                <w:sz w:val="18"/>
                              </w:rPr>
                              <w:t>Number of methods per class</w:t>
                            </w:r>
                          </w:p>
                        </w:tc>
                        <w:tc>
                          <w:tcPr>
                            <w:tcW w:w="675" w:type="dxa"/>
                          </w:tcPr>
                          <w:p w14:paraId="06EA79CA" w14:textId="77777777" w:rsidR="000A0F80" w:rsidRDefault="000A0F80">
                            <w:pPr>
                              <w:pStyle w:val="TableParagraph"/>
                              <w:rPr>
                                <w:sz w:val="18"/>
                              </w:rPr>
                            </w:pPr>
                            <w:r>
                              <w:rPr>
                                <w:sz w:val="18"/>
                              </w:rPr>
                              <w:t>15</w:t>
                            </w:r>
                          </w:p>
                        </w:tc>
                      </w:tr>
                      <w:tr w:rsidR="000A0F80" w14:paraId="2E32A4C5" w14:textId="77777777">
                        <w:trPr>
                          <w:trHeight w:hRule="exact" w:val="219"/>
                        </w:trPr>
                        <w:tc>
                          <w:tcPr>
                            <w:tcW w:w="4095" w:type="dxa"/>
                          </w:tcPr>
                          <w:p w14:paraId="28981EA9" w14:textId="77777777" w:rsidR="000A0F80" w:rsidRDefault="000A0F80">
                            <w:pPr>
                              <w:pStyle w:val="TableParagraph"/>
                              <w:rPr>
                                <w:sz w:val="18"/>
                              </w:rPr>
                            </w:pPr>
                            <w:r>
                              <w:rPr>
                                <w:w w:val="110"/>
                                <w:sz w:val="18"/>
                              </w:rPr>
                              <w:t>Probability of appearance for a  method</w:t>
                            </w:r>
                          </w:p>
                        </w:tc>
                        <w:tc>
                          <w:tcPr>
                            <w:tcW w:w="675" w:type="dxa"/>
                          </w:tcPr>
                          <w:p w14:paraId="6EDCF868" w14:textId="77777777" w:rsidR="000A0F80" w:rsidRDefault="000A0F80">
                            <w:pPr>
                              <w:pStyle w:val="TableParagraph"/>
                              <w:rPr>
                                <w:sz w:val="18"/>
                              </w:rPr>
                            </w:pPr>
                            <w:r>
                              <w:rPr>
                                <w:w w:val="105"/>
                                <w:sz w:val="18"/>
                              </w:rPr>
                              <w:t>0.5</w:t>
                            </w:r>
                          </w:p>
                        </w:tc>
                      </w:tr>
                      <w:tr w:rsidR="000A0F80" w14:paraId="7620F894" w14:textId="77777777">
                        <w:trPr>
                          <w:trHeight w:hRule="exact" w:val="219"/>
                        </w:trPr>
                        <w:tc>
                          <w:tcPr>
                            <w:tcW w:w="4095" w:type="dxa"/>
                          </w:tcPr>
                          <w:p w14:paraId="67E7DE20" w14:textId="77777777" w:rsidR="000A0F80" w:rsidRDefault="000A0F80">
                            <w:pPr>
                              <w:pStyle w:val="TableParagraph"/>
                              <w:rPr>
                                <w:sz w:val="18"/>
                              </w:rPr>
                            </w:pPr>
                            <w:r>
                              <w:rPr>
                                <w:w w:val="110"/>
                                <w:sz w:val="18"/>
                              </w:rPr>
                              <w:t>Number of parameters per  operation</w:t>
                            </w:r>
                          </w:p>
                        </w:tc>
                        <w:tc>
                          <w:tcPr>
                            <w:tcW w:w="675" w:type="dxa"/>
                          </w:tcPr>
                          <w:p w14:paraId="4541532E" w14:textId="77777777" w:rsidR="000A0F80" w:rsidRDefault="000A0F80">
                            <w:pPr>
                              <w:pStyle w:val="TableParagraph"/>
                              <w:rPr>
                                <w:sz w:val="18"/>
                              </w:rPr>
                            </w:pPr>
                            <w:r>
                              <w:rPr>
                                <w:w w:val="102"/>
                                <w:sz w:val="18"/>
                              </w:rPr>
                              <w:t>4</w:t>
                            </w:r>
                          </w:p>
                        </w:tc>
                      </w:tr>
                      <w:tr w:rsidR="000A0F80" w14:paraId="6D1672DB" w14:textId="77777777">
                        <w:trPr>
                          <w:trHeight w:hRule="exact" w:val="219"/>
                        </w:trPr>
                        <w:tc>
                          <w:tcPr>
                            <w:tcW w:w="4095" w:type="dxa"/>
                          </w:tcPr>
                          <w:p w14:paraId="69ED430B" w14:textId="77777777" w:rsidR="000A0F80" w:rsidRDefault="000A0F80">
                            <w:pPr>
                              <w:pStyle w:val="TableParagraph"/>
                              <w:rPr>
                                <w:sz w:val="18"/>
                              </w:rPr>
                            </w:pPr>
                            <w:r>
                              <w:rPr>
                                <w:w w:val="110"/>
                                <w:sz w:val="18"/>
                              </w:rPr>
                              <w:t>Probability of appearance for a  parameter</w:t>
                            </w:r>
                          </w:p>
                        </w:tc>
                        <w:tc>
                          <w:tcPr>
                            <w:tcW w:w="675" w:type="dxa"/>
                          </w:tcPr>
                          <w:p w14:paraId="4E31F1CF" w14:textId="77777777" w:rsidR="000A0F80" w:rsidRDefault="000A0F80">
                            <w:pPr>
                              <w:pStyle w:val="TableParagraph"/>
                              <w:rPr>
                                <w:sz w:val="18"/>
                              </w:rPr>
                            </w:pPr>
                            <w:r>
                              <w:rPr>
                                <w:w w:val="105"/>
                                <w:sz w:val="18"/>
                              </w:rPr>
                              <w:t>0.5</w:t>
                            </w:r>
                          </w:p>
                        </w:tc>
                      </w:tr>
                      <w:tr w:rsidR="000A0F80" w14:paraId="2C668A1F" w14:textId="77777777">
                        <w:trPr>
                          <w:trHeight w:hRule="exact" w:val="219"/>
                        </w:trPr>
                        <w:tc>
                          <w:tcPr>
                            <w:tcW w:w="4095" w:type="dxa"/>
                          </w:tcPr>
                          <w:p w14:paraId="1141218A" w14:textId="77777777" w:rsidR="000A0F80" w:rsidRDefault="000A0F80">
                            <w:pPr>
                              <w:pStyle w:val="TableParagraph"/>
                              <w:rPr>
                                <w:sz w:val="18"/>
                              </w:rPr>
                            </w:pPr>
                            <w:r>
                              <w:rPr>
                                <w:w w:val="110"/>
                                <w:sz w:val="18"/>
                              </w:rPr>
                              <w:t>Maximum number of generalizations</w:t>
                            </w:r>
                          </w:p>
                        </w:tc>
                        <w:tc>
                          <w:tcPr>
                            <w:tcW w:w="675" w:type="dxa"/>
                          </w:tcPr>
                          <w:p w14:paraId="0AB066DB" w14:textId="77777777" w:rsidR="000A0F80" w:rsidRDefault="000A0F80">
                            <w:pPr>
                              <w:pStyle w:val="TableParagraph"/>
                              <w:rPr>
                                <w:sz w:val="18"/>
                              </w:rPr>
                            </w:pPr>
                            <w:r>
                              <w:rPr>
                                <w:sz w:val="18"/>
                              </w:rPr>
                              <w:t>300</w:t>
                            </w:r>
                          </w:p>
                        </w:tc>
                      </w:tr>
                      <w:tr w:rsidR="000A0F80" w14:paraId="6AFEDACB" w14:textId="77777777">
                        <w:trPr>
                          <w:trHeight w:hRule="exact" w:val="219"/>
                        </w:trPr>
                        <w:tc>
                          <w:tcPr>
                            <w:tcW w:w="4095" w:type="dxa"/>
                          </w:tcPr>
                          <w:p w14:paraId="74CD8154" w14:textId="77777777" w:rsidR="000A0F80" w:rsidRDefault="000A0F80">
                            <w:pPr>
                              <w:pStyle w:val="TableParagraph"/>
                              <w:rPr>
                                <w:sz w:val="18"/>
                              </w:rPr>
                            </w:pPr>
                            <w:r>
                              <w:rPr>
                                <w:w w:val="110"/>
                                <w:sz w:val="18"/>
                              </w:rPr>
                              <w:t>Number of data types per  package</w:t>
                            </w:r>
                          </w:p>
                        </w:tc>
                        <w:tc>
                          <w:tcPr>
                            <w:tcW w:w="675" w:type="dxa"/>
                          </w:tcPr>
                          <w:p w14:paraId="0AE76AF4" w14:textId="77777777" w:rsidR="000A0F80" w:rsidRDefault="000A0F80">
                            <w:pPr>
                              <w:pStyle w:val="TableParagraph"/>
                              <w:rPr>
                                <w:sz w:val="18"/>
                              </w:rPr>
                            </w:pPr>
                            <w:r>
                              <w:rPr>
                                <w:sz w:val="18"/>
                              </w:rPr>
                              <w:t>10</w:t>
                            </w:r>
                          </w:p>
                        </w:tc>
                      </w:tr>
                      <w:tr w:rsidR="000A0F80" w14:paraId="38F4C1E4" w14:textId="77777777">
                        <w:trPr>
                          <w:trHeight w:hRule="exact" w:val="219"/>
                        </w:trPr>
                        <w:tc>
                          <w:tcPr>
                            <w:tcW w:w="4095" w:type="dxa"/>
                          </w:tcPr>
                          <w:p w14:paraId="4E1C9AE0" w14:textId="77777777" w:rsidR="000A0F80" w:rsidRDefault="000A0F80">
                            <w:pPr>
                              <w:pStyle w:val="TableParagraph"/>
                              <w:rPr>
                                <w:sz w:val="18"/>
                              </w:rPr>
                            </w:pPr>
                            <w:r>
                              <w:rPr>
                                <w:w w:val="110"/>
                                <w:sz w:val="18"/>
                              </w:rPr>
                              <w:t>Probability of appearance for a   structure</w:t>
                            </w:r>
                          </w:p>
                        </w:tc>
                        <w:tc>
                          <w:tcPr>
                            <w:tcW w:w="675" w:type="dxa"/>
                          </w:tcPr>
                          <w:p w14:paraId="3A6E6A67" w14:textId="77777777" w:rsidR="000A0F80" w:rsidRDefault="000A0F80">
                            <w:pPr>
                              <w:pStyle w:val="TableParagraph"/>
                              <w:rPr>
                                <w:sz w:val="18"/>
                              </w:rPr>
                            </w:pPr>
                            <w:r>
                              <w:rPr>
                                <w:w w:val="105"/>
                                <w:sz w:val="18"/>
                              </w:rPr>
                              <w:t>0.3</w:t>
                            </w:r>
                          </w:p>
                        </w:tc>
                      </w:tr>
                      <w:tr w:rsidR="000A0F80" w14:paraId="34E39A8B" w14:textId="77777777">
                        <w:trPr>
                          <w:trHeight w:hRule="exact" w:val="219"/>
                        </w:trPr>
                        <w:tc>
                          <w:tcPr>
                            <w:tcW w:w="4095" w:type="dxa"/>
                          </w:tcPr>
                          <w:p w14:paraId="20BF24D1" w14:textId="77777777" w:rsidR="000A0F80" w:rsidRDefault="000A0F80">
                            <w:pPr>
                              <w:pStyle w:val="TableParagraph"/>
                              <w:rPr>
                                <w:sz w:val="18"/>
                              </w:rPr>
                            </w:pPr>
                            <w:r>
                              <w:rPr>
                                <w:w w:val="110"/>
                                <w:sz w:val="18"/>
                              </w:rPr>
                              <w:t>Number of enumerations per package</w:t>
                            </w:r>
                          </w:p>
                        </w:tc>
                        <w:tc>
                          <w:tcPr>
                            <w:tcW w:w="675" w:type="dxa"/>
                          </w:tcPr>
                          <w:p w14:paraId="5FF4295C" w14:textId="77777777" w:rsidR="000A0F80" w:rsidRDefault="000A0F80">
                            <w:pPr>
                              <w:pStyle w:val="TableParagraph"/>
                              <w:rPr>
                                <w:sz w:val="18"/>
                              </w:rPr>
                            </w:pPr>
                            <w:r>
                              <w:rPr>
                                <w:sz w:val="18"/>
                              </w:rPr>
                              <w:t>10</w:t>
                            </w:r>
                          </w:p>
                        </w:tc>
                      </w:tr>
                      <w:tr w:rsidR="000A0F80" w14:paraId="3908AE62" w14:textId="77777777">
                        <w:trPr>
                          <w:trHeight w:hRule="exact" w:val="219"/>
                        </w:trPr>
                        <w:tc>
                          <w:tcPr>
                            <w:tcW w:w="4095" w:type="dxa"/>
                          </w:tcPr>
                          <w:p w14:paraId="1AACA475" w14:textId="77777777" w:rsidR="000A0F80" w:rsidRDefault="000A0F80">
                            <w:pPr>
                              <w:pStyle w:val="TableParagraph"/>
                              <w:rPr>
                                <w:sz w:val="18"/>
                              </w:rPr>
                            </w:pPr>
                            <w:r>
                              <w:rPr>
                                <w:w w:val="110"/>
                                <w:sz w:val="18"/>
                              </w:rPr>
                              <w:t>Probability of appearance for an  enumeration</w:t>
                            </w:r>
                          </w:p>
                        </w:tc>
                        <w:tc>
                          <w:tcPr>
                            <w:tcW w:w="675" w:type="dxa"/>
                          </w:tcPr>
                          <w:p w14:paraId="6C2DEDCC" w14:textId="77777777" w:rsidR="000A0F80" w:rsidRDefault="000A0F80">
                            <w:pPr>
                              <w:pStyle w:val="TableParagraph"/>
                              <w:rPr>
                                <w:sz w:val="18"/>
                              </w:rPr>
                            </w:pPr>
                            <w:r>
                              <w:rPr>
                                <w:w w:val="105"/>
                                <w:sz w:val="18"/>
                              </w:rPr>
                              <w:t>0.3</w:t>
                            </w:r>
                          </w:p>
                        </w:tc>
                      </w:tr>
                      <w:tr w:rsidR="000A0F80" w14:paraId="3357EC7A" w14:textId="77777777">
                        <w:trPr>
                          <w:trHeight w:hRule="exact" w:val="219"/>
                        </w:trPr>
                        <w:tc>
                          <w:tcPr>
                            <w:tcW w:w="4095" w:type="dxa"/>
                          </w:tcPr>
                          <w:p w14:paraId="1D16C86F" w14:textId="77777777" w:rsidR="000A0F80" w:rsidRDefault="000A0F80">
                            <w:pPr>
                              <w:pStyle w:val="TableParagraph"/>
                              <w:rPr>
                                <w:sz w:val="18"/>
                              </w:rPr>
                            </w:pPr>
                            <w:r>
                              <w:rPr>
                                <w:w w:val="110"/>
                                <w:sz w:val="18"/>
                              </w:rPr>
                              <w:t>Number of function pointers per package</w:t>
                            </w:r>
                          </w:p>
                        </w:tc>
                        <w:tc>
                          <w:tcPr>
                            <w:tcW w:w="675" w:type="dxa"/>
                          </w:tcPr>
                          <w:p w14:paraId="0E141435" w14:textId="77777777" w:rsidR="000A0F80" w:rsidRDefault="000A0F80">
                            <w:pPr>
                              <w:pStyle w:val="TableParagraph"/>
                              <w:rPr>
                                <w:sz w:val="18"/>
                              </w:rPr>
                            </w:pPr>
                            <w:r>
                              <w:rPr>
                                <w:sz w:val="18"/>
                              </w:rPr>
                              <w:t>10</w:t>
                            </w:r>
                          </w:p>
                        </w:tc>
                      </w:tr>
                      <w:tr w:rsidR="000A0F80" w14:paraId="3FBF8964" w14:textId="77777777">
                        <w:trPr>
                          <w:trHeight w:hRule="exact" w:val="219"/>
                        </w:trPr>
                        <w:tc>
                          <w:tcPr>
                            <w:tcW w:w="4095" w:type="dxa"/>
                          </w:tcPr>
                          <w:p w14:paraId="4F17D923" w14:textId="77777777" w:rsidR="000A0F80" w:rsidRDefault="000A0F80">
                            <w:pPr>
                              <w:pStyle w:val="TableParagraph"/>
                              <w:rPr>
                                <w:sz w:val="18"/>
                              </w:rPr>
                            </w:pPr>
                            <w:r>
                              <w:rPr>
                                <w:w w:val="110"/>
                                <w:sz w:val="18"/>
                              </w:rPr>
                              <w:t>Probability of appearance for a function  pointer</w:t>
                            </w:r>
                          </w:p>
                        </w:tc>
                        <w:tc>
                          <w:tcPr>
                            <w:tcW w:w="675" w:type="dxa"/>
                          </w:tcPr>
                          <w:p w14:paraId="60F2053B" w14:textId="77777777" w:rsidR="000A0F80" w:rsidRDefault="000A0F80">
                            <w:pPr>
                              <w:pStyle w:val="TableParagraph"/>
                              <w:rPr>
                                <w:sz w:val="18"/>
                              </w:rPr>
                            </w:pPr>
                            <w:r>
                              <w:rPr>
                                <w:w w:val="105"/>
                                <w:sz w:val="18"/>
                              </w:rPr>
                              <w:t>0.3</w:t>
                            </w:r>
                          </w:p>
                        </w:tc>
                      </w:tr>
                    </w:tbl>
                    <w:p w14:paraId="32069CD1" w14:textId="77777777" w:rsidR="000A0F80" w:rsidRDefault="000A0F80">
                      <w:pPr>
                        <w:pStyle w:val="Corpsdetexte"/>
                      </w:pPr>
                    </w:p>
                  </w:txbxContent>
                </v:textbox>
                <w10:wrap anchorx="page"/>
              </v:shape>
            </w:pict>
          </mc:Fallback>
        </mc:AlternateContent>
      </w:r>
      <w:r w:rsidR="0044141A">
        <w:rPr>
          <w:rFonts w:ascii="Georgia"/>
          <w:b/>
          <w:sz w:val="18"/>
        </w:rPr>
        <w:t>Figure 7: Implementation of synchronization strate- gies</w:t>
      </w:r>
    </w:p>
    <w:p w14:paraId="4FE9DB67" w14:textId="77777777" w:rsidR="00B66BFA" w:rsidRDefault="00B66BFA">
      <w:pPr>
        <w:pStyle w:val="Corpsdetexte"/>
        <w:spacing w:before="10"/>
        <w:rPr>
          <w:rFonts w:ascii="Georgia"/>
          <w:b/>
          <w:sz w:val="28"/>
        </w:rPr>
      </w:pPr>
    </w:p>
    <w:p w14:paraId="5992E49E" w14:textId="77777777" w:rsidR="00B66BFA" w:rsidRDefault="00B66BFA">
      <w:pPr>
        <w:rPr>
          <w:rFonts w:ascii="Georgia"/>
          <w:sz w:val="28"/>
        </w:rPr>
        <w:sectPr w:rsidR="00B66BFA">
          <w:pgSz w:w="12240" w:h="15840"/>
          <w:pgMar w:top="1080" w:right="1000" w:bottom="280" w:left="960" w:header="720" w:footer="720" w:gutter="0"/>
          <w:cols w:space="720"/>
        </w:sectPr>
      </w:pPr>
    </w:p>
    <w:p w14:paraId="7359784F" w14:textId="77777777" w:rsidR="00B66BFA" w:rsidRDefault="0044141A">
      <w:pPr>
        <w:pStyle w:val="Corpsdetexte"/>
        <w:spacing w:before="67"/>
        <w:ind w:left="115" w:right="1348"/>
      </w:pPr>
      <w:r>
        <w:rPr>
          <w:w w:val="115"/>
        </w:rPr>
        <w:t>with its built-in features.</w:t>
      </w:r>
    </w:p>
    <w:p w14:paraId="4A6952A7" w14:textId="77777777" w:rsidR="00B66BFA" w:rsidRDefault="0044141A">
      <w:pPr>
        <w:pStyle w:val="Corpsdetexte"/>
        <w:spacing w:before="2" w:line="242" w:lineRule="auto"/>
        <w:ind w:left="115" w:firstLine="179"/>
        <w:jc w:val="both"/>
      </w:pPr>
      <w:r>
        <w:rPr>
          <w:w w:val="110"/>
        </w:rPr>
        <w:t>Figure 7 shows how technologies are combined for</w:t>
      </w:r>
      <w:r>
        <w:rPr>
          <w:spacing w:val="-14"/>
          <w:w w:val="110"/>
        </w:rPr>
        <w:t xml:space="preserve"> </w:t>
      </w:r>
      <w:r>
        <w:rPr>
          <w:w w:val="110"/>
        </w:rPr>
        <w:t xml:space="preserve">UML- C++ synchronization, within a same Eclipse IDE. The syn- chronization strategies, in the scenario where model and code are concurrently modified, is taken as an example to show how the technologies are </w:t>
      </w:r>
      <w:r>
        <w:rPr>
          <w:spacing w:val="-3"/>
          <w:w w:val="110"/>
        </w:rPr>
        <w:t xml:space="preserve">involved </w:t>
      </w:r>
      <w:r>
        <w:rPr>
          <w:w w:val="110"/>
        </w:rPr>
        <w:t>in the synchroniza- tion</w:t>
      </w:r>
      <w:r>
        <w:rPr>
          <w:spacing w:val="-6"/>
          <w:w w:val="110"/>
        </w:rPr>
        <w:t xml:space="preserve"> </w:t>
      </w:r>
      <w:r>
        <w:rPr>
          <w:w w:val="110"/>
        </w:rPr>
        <w:t>processes.</w:t>
      </w:r>
    </w:p>
    <w:p w14:paraId="4594B67F" w14:textId="77777777" w:rsidR="00B66BFA" w:rsidRDefault="00B66BFA">
      <w:pPr>
        <w:pStyle w:val="Corpsdetexte"/>
        <w:rPr>
          <w:sz w:val="21"/>
        </w:rPr>
      </w:pPr>
    </w:p>
    <w:p w14:paraId="7529FA34" w14:textId="77777777" w:rsidR="00B66BFA" w:rsidRDefault="0044141A">
      <w:pPr>
        <w:pStyle w:val="Titre1"/>
        <w:numPr>
          <w:ilvl w:val="0"/>
          <w:numId w:val="2"/>
        </w:numPr>
        <w:tabs>
          <w:tab w:val="left" w:pos="534"/>
          <w:tab w:val="left" w:pos="535"/>
        </w:tabs>
      </w:pPr>
      <w:r>
        <w:t>EXPERIMENTS</w:t>
      </w:r>
    </w:p>
    <w:p w14:paraId="66709573" w14:textId="77777777" w:rsidR="00B66BFA" w:rsidRDefault="0044141A" w:rsidP="002F6089">
      <w:pPr>
        <w:pStyle w:val="Corpsdetexte"/>
        <w:spacing w:before="39" w:line="242" w:lineRule="auto"/>
        <w:ind w:left="115" w:firstLine="179"/>
        <w:jc w:val="both"/>
        <w:rPr>
          <w:sz w:val="14"/>
        </w:rPr>
      </w:pPr>
      <w:r>
        <w:rPr>
          <w:w w:val="110"/>
        </w:rPr>
        <w:t>This section reports our experiments with the proposed model-code synchronization method and its implementation</w:t>
      </w:r>
      <w:r>
        <w:br w:type="column"/>
      </w:r>
    </w:p>
    <w:p w14:paraId="082240A9" w14:textId="77777777" w:rsidR="00B66BFA" w:rsidRDefault="00B66BFA">
      <w:pPr>
        <w:pStyle w:val="Corpsdetexte"/>
        <w:rPr>
          <w:sz w:val="14"/>
        </w:rPr>
      </w:pPr>
    </w:p>
    <w:p w14:paraId="25174BBE" w14:textId="77777777" w:rsidR="00B66BFA" w:rsidRDefault="00B66BFA">
      <w:pPr>
        <w:pStyle w:val="Corpsdetexte"/>
        <w:rPr>
          <w:sz w:val="14"/>
        </w:rPr>
      </w:pPr>
    </w:p>
    <w:p w14:paraId="09C18248" w14:textId="77777777" w:rsidR="00B66BFA" w:rsidRDefault="00B66BFA">
      <w:pPr>
        <w:pStyle w:val="Corpsdetexte"/>
        <w:rPr>
          <w:sz w:val="14"/>
        </w:rPr>
      </w:pPr>
    </w:p>
    <w:p w14:paraId="5FAFB7DB" w14:textId="77777777" w:rsidR="00B66BFA" w:rsidRDefault="00B66BFA">
      <w:pPr>
        <w:pStyle w:val="Corpsdetexte"/>
        <w:rPr>
          <w:sz w:val="14"/>
        </w:rPr>
      </w:pPr>
    </w:p>
    <w:p w14:paraId="732D3322" w14:textId="77777777" w:rsidR="00B66BFA" w:rsidRDefault="00B66BFA">
      <w:pPr>
        <w:pStyle w:val="Corpsdetexte"/>
        <w:rPr>
          <w:sz w:val="14"/>
        </w:rPr>
      </w:pPr>
    </w:p>
    <w:p w14:paraId="280F92BE" w14:textId="77777777" w:rsidR="00B66BFA" w:rsidRDefault="00B66BFA">
      <w:pPr>
        <w:pStyle w:val="Corpsdetexte"/>
        <w:rPr>
          <w:sz w:val="14"/>
        </w:rPr>
      </w:pPr>
    </w:p>
    <w:p w14:paraId="787D525F" w14:textId="77777777" w:rsidR="00B66BFA" w:rsidRDefault="00B66BFA">
      <w:pPr>
        <w:pStyle w:val="Corpsdetexte"/>
        <w:rPr>
          <w:sz w:val="14"/>
        </w:rPr>
      </w:pPr>
    </w:p>
    <w:p w14:paraId="7ACDEE0F" w14:textId="77777777" w:rsidR="00B66BFA" w:rsidRDefault="00B66BFA">
      <w:pPr>
        <w:pStyle w:val="Corpsdetexte"/>
        <w:spacing w:before="8"/>
        <w:rPr>
          <w:sz w:val="15"/>
        </w:rPr>
      </w:pPr>
    </w:p>
    <w:p w14:paraId="4932B6DA" w14:textId="77777777" w:rsidR="00B66BFA" w:rsidRDefault="0044141A">
      <w:pPr>
        <w:spacing w:line="247" w:lineRule="auto"/>
        <w:ind w:left="308" w:right="-16" w:hanging="193"/>
        <w:rPr>
          <w:rFonts w:ascii="Arial"/>
          <w:sz w:val="14"/>
        </w:rPr>
      </w:pPr>
      <w:r>
        <w:rPr>
          <w:rFonts w:ascii="Arial"/>
          <w:spacing w:val="-1"/>
          <w:sz w:val="14"/>
        </w:rPr>
        <w:t xml:space="preserve">Compare </w:t>
      </w:r>
      <w:r>
        <w:rPr>
          <w:rFonts w:ascii="Arial"/>
          <w:w w:val="95"/>
          <w:sz w:val="14"/>
        </w:rPr>
        <w:t>Model</w:t>
      </w:r>
    </w:p>
    <w:p w14:paraId="399D9759" w14:textId="77777777" w:rsidR="00B66BFA" w:rsidRDefault="0044141A">
      <w:pPr>
        <w:pStyle w:val="Corpsdetexte"/>
        <w:rPr>
          <w:rFonts w:ascii="Arial"/>
          <w:sz w:val="20"/>
        </w:rPr>
      </w:pPr>
      <w:r>
        <w:br w:type="column"/>
      </w:r>
    </w:p>
    <w:p w14:paraId="6DC3F61D" w14:textId="77777777" w:rsidR="00B66BFA" w:rsidRDefault="0044141A">
      <w:pPr>
        <w:pStyle w:val="Corpsdetexte"/>
        <w:spacing w:before="10"/>
        <w:rPr>
          <w:rFonts w:ascii="Arial"/>
          <w:sz w:val="21"/>
        </w:rPr>
      </w:pPr>
      <w:r>
        <w:rPr>
          <w:noProof/>
          <w:lang w:val="fr-FR" w:eastAsia="fr-FR"/>
        </w:rPr>
        <w:drawing>
          <wp:anchor distT="0" distB="0" distL="0" distR="0" simplePos="0" relativeHeight="1888" behindDoc="0" locked="0" layoutInCell="1" allowOverlap="1" wp14:anchorId="336379EC" wp14:editId="0A492250">
            <wp:simplePos x="0" y="0"/>
            <wp:positionH relativeFrom="page">
              <wp:posOffset>6704428</wp:posOffset>
            </wp:positionH>
            <wp:positionV relativeFrom="paragraph">
              <wp:posOffset>184526</wp:posOffset>
            </wp:positionV>
            <wp:extent cx="298665" cy="52006"/>
            <wp:effectExtent l="0" t="0" r="0" b="0"/>
            <wp:wrapTopAndBottom/>
            <wp:docPr id="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9.png"/>
                    <pic:cNvPicPr/>
                  </pic:nvPicPr>
                  <pic:blipFill>
                    <a:blip r:embed="rId66" cstate="print"/>
                    <a:stretch>
                      <a:fillRect/>
                    </a:stretch>
                  </pic:blipFill>
                  <pic:spPr>
                    <a:xfrm>
                      <a:off x="0" y="0"/>
                      <a:ext cx="298665" cy="52006"/>
                    </a:xfrm>
                    <a:prstGeom prst="rect">
                      <a:avLst/>
                    </a:prstGeom>
                  </pic:spPr>
                </pic:pic>
              </a:graphicData>
            </a:graphic>
          </wp:anchor>
        </w:drawing>
      </w:r>
    </w:p>
    <w:p w14:paraId="11C5AD00" w14:textId="77777777" w:rsidR="00B66BFA" w:rsidRDefault="00B66BFA">
      <w:pPr>
        <w:pStyle w:val="Corpsdetexte"/>
        <w:rPr>
          <w:rFonts w:ascii="Arial"/>
          <w:sz w:val="14"/>
        </w:rPr>
      </w:pPr>
    </w:p>
    <w:p w14:paraId="678A9338" w14:textId="77777777" w:rsidR="00B66BFA" w:rsidRDefault="00B66BFA">
      <w:pPr>
        <w:pStyle w:val="Corpsdetexte"/>
        <w:rPr>
          <w:rFonts w:ascii="Arial"/>
          <w:sz w:val="14"/>
        </w:rPr>
      </w:pPr>
    </w:p>
    <w:p w14:paraId="4A3EAA5A" w14:textId="77777777" w:rsidR="00B66BFA" w:rsidRDefault="00B66BFA">
      <w:pPr>
        <w:pStyle w:val="Corpsdetexte"/>
        <w:rPr>
          <w:rFonts w:ascii="Arial"/>
          <w:sz w:val="14"/>
        </w:rPr>
      </w:pPr>
    </w:p>
    <w:p w14:paraId="611A24D2" w14:textId="77777777" w:rsidR="00B66BFA" w:rsidRDefault="00B66BFA">
      <w:pPr>
        <w:pStyle w:val="Corpsdetexte"/>
        <w:rPr>
          <w:rFonts w:ascii="Arial"/>
          <w:sz w:val="14"/>
        </w:rPr>
      </w:pPr>
    </w:p>
    <w:p w14:paraId="43037C3B" w14:textId="77777777" w:rsidR="00B66BFA" w:rsidRDefault="00B66BFA">
      <w:pPr>
        <w:pStyle w:val="Corpsdetexte"/>
        <w:spacing w:before="3"/>
        <w:rPr>
          <w:rFonts w:ascii="Arial"/>
          <w:sz w:val="16"/>
        </w:rPr>
      </w:pPr>
    </w:p>
    <w:p w14:paraId="77C1CB82" w14:textId="77777777" w:rsidR="00B66BFA" w:rsidRDefault="0044141A">
      <w:pPr>
        <w:spacing w:line="247" w:lineRule="auto"/>
        <w:ind w:left="115"/>
        <w:rPr>
          <w:rFonts w:ascii="Arial"/>
          <w:sz w:val="14"/>
        </w:rPr>
      </w:pPr>
      <w:r>
        <w:rPr>
          <w:rFonts w:ascii="Arial"/>
          <w:w w:val="95"/>
          <w:sz w:val="14"/>
        </w:rPr>
        <w:t xml:space="preserve">Compare </w:t>
      </w:r>
      <w:r>
        <w:rPr>
          <w:rFonts w:ascii="Arial"/>
          <w:sz w:val="14"/>
        </w:rPr>
        <w:t>Code</w:t>
      </w:r>
    </w:p>
    <w:p w14:paraId="60A91F87" w14:textId="77777777" w:rsidR="00B66BFA" w:rsidRDefault="00B66BFA">
      <w:pPr>
        <w:spacing w:line="247" w:lineRule="auto"/>
        <w:rPr>
          <w:rFonts w:ascii="Arial"/>
          <w:sz w:val="14"/>
        </w:rPr>
        <w:sectPr w:rsidR="00B66BFA">
          <w:type w:val="continuous"/>
          <w:pgSz w:w="12240" w:h="15840"/>
          <w:pgMar w:top="1360" w:right="1000" w:bottom="280" w:left="960" w:header="720" w:footer="720" w:gutter="0"/>
          <w:cols w:num="3" w:space="720" w:equalWidth="0">
            <w:col w:w="4899" w:space="469"/>
            <w:col w:w="688" w:space="3306"/>
            <w:col w:w="918"/>
          </w:cols>
        </w:sectPr>
      </w:pPr>
    </w:p>
    <w:p w14:paraId="532B6E0F" w14:textId="77777777" w:rsidR="00B66BFA" w:rsidRDefault="00FB6BAA">
      <w:pPr>
        <w:pStyle w:val="Corpsdetexte"/>
        <w:spacing w:line="242" w:lineRule="auto"/>
        <w:ind w:left="115" w:right="10"/>
        <w:jc w:val="both"/>
      </w:pPr>
      <w:r>
        <w:rPr>
          <w:noProof/>
          <w:lang w:val="fr-FR" w:eastAsia="fr-FR"/>
        </w:rPr>
        <mc:AlternateContent>
          <mc:Choice Requires="wpg">
            <w:drawing>
              <wp:anchor distT="0" distB="0" distL="114300" distR="114300" simplePos="0" relativeHeight="2584" behindDoc="0" locked="0" layoutInCell="1" allowOverlap="1" wp14:anchorId="32B606CB" wp14:editId="0C2F6846">
                <wp:simplePos x="0" y="0"/>
                <wp:positionH relativeFrom="page">
                  <wp:posOffset>4465320</wp:posOffset>
                </wp:positionH>
                <wp:positionV relativeFrom="paragraph">
                  <wp:posOffset>-1256665</wp:posOffset>
                </wp:positionV>
                <wp:extent cx="2155190" cy="1141095"/>
                <wp:effectExtent l="7620" t="2540" r="8890" b="8890"/>
                <wp:wrapNone/>
                <wp:docPr id="4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190" cy="1141095"/>
                          <a:chOff x="7032" y="-1979"/>
                          <a:chExt cx="3394" cy="1797"/>
                        </a:xfrm>
                      </wpg:grpSpPr>
                      <wps:wsp>
                        <wps:cNvPr id="45" name="Freeform 70"/>
                        <wps:cNvSpPr>
                          <a:spLocks/>
                        </wps:cNvSpPr>
                        <wps:spPr bwMode="auto">
                          <a:xfrm>
                            <a:off x="9378" y="-1541"/>
                            <a:ext cx="864" cy="472"/>
                          </a:xfrm>
                          <a:custGeom>
                            <a:avLst/>
                            <a:gdLst>
                              <a:gd name="T0" fmla="+- 0 10242 9378"/>
                              <a:gd name="T1" fmla="*/ T0 w 864"/>
                              <a:gd name="T2" fmla="+- 0 -1541 -1541"/>
                              <a:gd name="T3" fmla="*/ -1541 h 472"/>
                              <a:gd name="T4" fmla="+- 0 9378 9378"/>
                              <a:gd name="T5" fmla="*/ T4 w 864"/>
                              <a:gd name="T6" fmla="+- 0 -1541 -1541"/>
                              <a:gd name="T7" fmla="*/ -1541 h 472"/>
                              <a:gd name="T8" fmla="+- 0 9378 9378"/>
                              <a:gd name="T9" fmla="*/ T8 w 864"/>
                              <a:gd name="T10" fmla="+- 0 -1094 -1541"/>
                              <a:gd name="T11" fmla="*/ -1094 h 472"/>
                              <a:gd name="T12" fmla="+- 0 9471 9378"/>
                              <a:gd name="T13" fmla="*/ T12 w 864"/>
                              <a:gd name="T14" fmla="+- 0 -1079 -1541"/>
                              <a:gd name="T15" fmla="*/ -1079 h 472"/>
                              <a:gd name="T16" fmla="+- 0 9550 9378"/>
                              <a:gd name="T17" fmla="*/ T16 w 864"/>
                              <a:gd name="T18" fmla="+- 0 -1071 -1541"/>
                              <a:gd name="T19" fmla="*/ -1071 h 472"/>
                              <a:gd name="T20" fmla="+- 0 9619 9378"/>
                              <a:gd name="T21" fmla="*/ T20 w 864"/>
                              <a:gd name="T22" fmla="+- 0 -1069 -1541"/>
                              <a:gd name="T23" fmla="*/ -1069 h 472"/>
                              <a:gd name="T24" fmla="+- 0 9650 9378"/>
                              <a:gd name="T25" fmla="*/ T24 w 864"/>
                              <a:gd name="T26" fmla="+- 0 -1070 -1541"/>
                              <a:gd name="T27" fmla="*/ -1070 h 472"/>
                              <a:gd name="T28" fmla="+- 0 9734 9378"/>
                              <a:gd name="T29" fmla="*/ T28 w 864"/>
                              <a:gd name="T30" fmla="+- 0 -1079 -1541"/>
                              <a:gd name="T31" fmla="*/ -1079 h 472"/>
                              <a:gd name="T32" fmla="+- 0 9810 9378"/>
                              <a:gd name="T33" fmla="*/ T32 w 864"/>
                              <a:gd name="T34" fmla="+- 0 -1095 -1541"/>
                              <a:gd name="T35" fmla="*/ -1095 h 472"/>
                              <a:gd name="T36" fmla="+- 0 9913 9378"/>
                              <a:gd name="T37" fmla="*/ T36 w 864"/>
                              <a:gd name="T38" fmla="+- 0 -1120 -1541"/>
                              <a:gd name="T39" fmla="*/ -1120 h 472"/>
                              <a:gd name="T40" fmla="+- 0 9941 9378"/>
                              <a:gd name="T41" fmla="*/ T40 w 864"/>
                              <a:gd name="T42" fmla="+- 0 -1127 -1541"/>
                              <a:gd name="T43" fmla="*/ -1127 h 472"/>
                              <a:gd name="T44" fmla="+- 0 10001 9378"/>
                              <a:gd name="T45" fmla="*/ T44 w 864"/>
                              <a:gd name="T46" fmla="+- 0 -1139 -1541"/>
                              <a:gd name="T47" fmla="*/ -1139 h 472"/>
                              <a:gd name="T48" fmla="+- 0 10070 9378"/>
                              <a:gd name="T49" fmla="*/ T48 w 864"/>
                              <a:gd name="T50" fmla="+- 0 -1148 -1541"/>
                              <a:gd name="T51" fmla="*/ -1148 h 472"/>
                              <a:gd name="T52" fmla="+- 0 10149 9378"/>
                              <a:gd name="T53" fmla="*/ T52 w 864"/>
                              <a:gd name="T54" fmla="+- 0 -1155 -1541"/>
                              <a:gd name="T55" fmla="*/ -1155 h 472"/>
                              <a:gd name="T56" fmla="+- 0 10242 9378"/>
                              <a:gd name="T57" fmla="*/ T56 w 864"/>
                              <a:gd name="T58" fmla="+- 0 -1157 -1541"/>
                              <a:gd name="T59" fmla="*/ -1157 h 472"/>
                              <a:gd name="T60" fmla="+- 0 10242 9378"/>
                              <a:gd name="T61" fmla="*/ T60 w 864"/>
                              <a:gd name="T62" fmla="+- 0 -1541 -1541"/>
                              <a:gd name="T63"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1"/>
                                </a:lnTo>
                                <a:lnTo>
                                  <a:pt x="356" y="462"/>
                                </a:lnTo>
                                <a:lnTo>
                                  <a:pt x="432" y="446"/>
                                </a:lnTo>
                                <a:lnTo>
                                  <a:pt x="535" y="421"/>
                                </a:lnTo>
                                <a:lnTo>
                                  <a:pt x="563" y="414"/>
                                </a:lnTo>
                                <a:lnTo>
                                  <a:pt x="623" y="402"/>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69"/>
                        <wps:cNvSpPr>
                          <a:spLocks/>
                        </wps:cNvSpPr>
                        <wps:spPr bwMode="auto">
                          <a:xfrm>
                            <a:off x="9378" y="-1541"/>
                            <a:ext cx="864" cy="472"/>
                          </a:xfrm>
                          <a:custGeom>
                            <a:avLst/>
                            <a:gdLst>
                              <a:gd name="T0" fmla="+- 0 9378 9378"/>
                              <a:gd name="T1" fmla="*/ T0 w 864"/>
                              <a:gd name="T2" fmla="+- 0 -1541 -1541"/>
                              <a:gd name="T3" fmla="*/ -1541 h 472"/>
                              <a:gd name="T4" fmla="+- 0 10242 9378"/>
                              <a:gd name="T5" fmla="*/ T4 w 864"/>
                              <a:gd name="T6" fmla="+- 0 -1541 -1541"/>
                              <a:gd name="T7" fmla="*/ -1541 h 472"/>
                              <a:gd name="T8" fmla="+- 0 10242 9378"/>
                              <a:gd name="T9" fmla="*/ T8 w 864"/>
                              <a:gd name="T10" fmla="+- 0 -1157 -1541"/>
                              <a:gd name="T11" fmla="*/ -1157 h 472"/>
                              <a:gd name="T12" fmla="+- 0 10194 9378"/>
                              <a:gd name="T13" fmla="*/ T12 w 864"/>
                              <a:gd name="T14" fmla="+- 0 -1157 -1541"/>
                              <a:gd name="T15" fmla="*/ -1157 h 472"/>
                              <a:gd name="T16" fmla="+- 0 10149 9378"/>
                              <a:gd name="T17" fmla="*/ T16 w 864"/>
                              <a:gd name="T18" fmla="+- 0 -1155 -1541"/>
                              <a:gd name="T19" fmla="*/ -1155 h 472"/>
                              <a:gd name="T20" fmla="+- 0 10070 9378"/>
                              <a:gd name="T21" fmla="*/ T20 w 864"/>
                              <a:gd name="T22" fmla="+- 0 -1148 -1541"/>
                              <a:gd name="T23" fmla="*/ -1148 h 472"/>
                              <a:gd name="T24" fmla="+- 0 10001 9378"/>
                              <a:gd name="T25" fmla="*/ T24 w 864"/>
                              <a:gd name="T26" fmla="+- 0 -1139 -1541"/>
                              <a:gd name="T27" fmla="*/ -1139 h 472"/>
                              <a:gd name="T28" fmla="+- 0 9941 9378"/>
                              <a:gd name="T29" fmla="*/ T28 w 864"/>
                              <a:gd name="T30" fmla="+- 0 -1127 -1541"/>
                              <a:gd name="T31" fmla="*/ -1127 h 472"/>
                              <a:gd name="T32" fmla="+- 0 9860 9378"/>
                              <a:gd name="T33" fmla="*/ T32 w 864"/>
                              <a:gd name="T34" fmla="+- 0 -1107 -1541"/>
                              <a:gd name="T35" fmla="*/ -1107 h 472"/>
                              <a:gd name="T36" fmla="+- 0 9835 9378"/>
                              <a:gd name="T37" fmla="*/ T36 w 864"/>
                              <a:gd name="T38" fmla="+- 0 -1101 -1541"/>
                              <a:gd name="T39" fmla="*/ -1101 h 472"/>
                              <a:gd name="T40" fmla="+- 0 9810 9378"/>
                              <a:gd name="T41" fmla="*/ T40 w 864"/>
                              <a:gd name="T42" fmla="+- 0 -1095 -1541"/>
                              <a:gd name="T43" fmla="*/ -1095 h 472"/>
                              <a:gd name="T44" fmla="+- 0 9734 9378"/>
                              <a:gd name="T45" fmla="*/ T44 w 864"/>
                              <a:gd name="T46" fmla="+- 0 -1079 -1541"/>
                              <a:gd name="T47" fmla="*/ -1079 h 472"/>
                              <a:gd name="T48" fmla="+- 0 9650 9378"/>
                              <a:gd name="T49" fmla="*/ T48 w 864"/>
                              <a:gd name="T50" fmla="+- 0 -1070 -1541"/>
                              <a:gd name="T51" fmla="*/ -1070 h 472"/>
                              <a:gd name="T52" fmla="+- 0 9619 9378"/>
                              <a:gd name="T53" fmla="*/ T52 w 864"/>
                              <a:gd name="T54" fmla="+- 0 -1069 -1541"/>
                              <a:gd name="T55" fmla="*/ -1069 h 472"/>
                              <a:gd name="T56" fmla="+- 0 9586 9378"/>
                              <a:gd name="T57" fmla="*/ T56 w 864"/>
                              <a:gd name="T58" fmla="+- 0 -1069 -1541"/>
                              <a:gd name="T59" fmla="*/ -1069 h 472"/>
                              <a:gd name="T60" fmla="+- 0 9512 9378"/>
                              <a:gd name="T61" fmla="*/ T60 w 864"/>
                              <a:gd name="T62" fmla="+- 0 -1074 -1541"/>
                              <a:gd name="T63" fmla="*/ -1074 h 472"/>
                              <a:gd name="T64" fmla="+- 0 9426 9378"/>
                              <a:gd name="T65" fmla="*/ T64 w 864"/>
                              <a:gd name="T66" fmla="+- 0 -1086 -1541"/>
                              <a:gd name="T67" fmla="*/ -1086 h 472"/>
                              <a:gd name="T68" fmla="+- 0 9378 9378"/>
                              <a:gd name="T69" fmla="*/ T68 w 864"/>
                              <a:gd name="T70" fmla="+- 0 -1094 -1541"/>
                              <a:gd name="T71" fmla="*/ -1094 h 472"/>
                              <a:gd name="T72" fmla="+- 0 9378 9378"/>
                              <a:gd name="T73" fmla="*/ T72 w 864"/>
                              <a:gd name="T74" fmla="+- 0 -1541 -1541"/>
                              <a:gd name="T75"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4"/>
                                </a:lnTo>
                                <a:lnTo>
                                  <a:pt x="771" y="386"/>
                                </a:lnTo>
                                <a:lnTo>
                                  <a:pt x="692" y="393"/>
                                </a:lnTo>
                                <a:lnTo>
                                  <a:pt x="623" y="402"/>
                                </a:lnTo>
                                <a:lnTo>
                                  <a:pt x="563" y="414"/>
                                </a:lnTo>
                                <a:lnTo>
                                  <a:pt x="482" y="434"/>
                                </a:lnTo>
                                <a:lnTo>
                                  <a:pt x="457" y="440"/>
                                </a:lnTo>
                                <a:lnTo>
                                  <a:pt x="432" y="446"/>
                                </a:lnTo>
                                <a:lnTo>
                                  <a:pt x="356" y="462"/>
                                </a:lnTo>
                                <a:lnTo>
                                  <a:pt x="272" y="471"/>
                                </a:lnTo>
                                <a:lnTo>
                                  <a:pt x="241" y="472"/>
                                </a:lnTo>
                                <a:lnTo>
                                  <a:pt x="208" y="472"/>
                                </a:lnTo>
                                <a:lnTo>
                                  <a:pt x="134" y="467"/>
                                </a:lnTo>
                                <a:lnTo>
                                  <a:pt x="48" y="455"/>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AutoShape 68"/>
                        <wps:cNvSpPr>
                          <a:spLocks/>
                        </wps:cNvSpPr>
                        <wps:spPr bwMode="auto">
                          <a:xfrm>
                            <a:off x="8080" y="-1331"/>
                            <a:ext cx="1299" cy="60"/>
                          </a:xfrm>
                          <a:custGeom>
                            <a:avLst/>
                            <a:gdLst>
                              <a:gd name="T0" fmla="+- 0 9279 8080"/>
                              <a:gd name="T1" fmla="*/ T0 w 1299"/>
                              <a:gd name="T2" fmla="+- 0 -1331 -1331"/>
                              <a:gd name="T3" fmla="*/ -1331 h 60"/>
                              <a:gd name="T4" fmla="+- 0 9279 8080"/>
                              <a:gd name="T5" fmla="*/ T4 w 1299"/>
                              <a:gd name="T6" fmla="+- 0 -1272 -1331"/>
                              <a:gd name="T7" fmla="*/ -1272 h 60"/>
                              <a:gd name="T8" fmla="+- 0 9362 8080"/>
                              <a:gd name="T9" fmla="*/ T8 w 1299"/>
                              <a:gd name="T10" fmla="+- 0 -1297 -1331"/>
                              <a:gd name="T11" fmla="*/ -1297 h 60"/>
                              <a:gd name="T12" fmla="+- 0 9289 8080"/>
                              <a:gd name="T13" fmla="*/ T12 w 1299"/>
                              <a:gd name="T14" fmla="+- 0 -1297 -1331"/>
                              <a:gd name="T15" fmla="*/ -1297 h 60"/>
                              <a:gd name="T16" fmla="+- 0 9289 8080"/>
                              <a:gd name="T17" fmla="*/ T16 w 1299"/>
                              <a:gd name="T18" fmla="+- 0 -1307 -1331"/>
                              <a:gd name="T19" fmla="*/ -1307 h 60"/>
                              <a:gd name="T20" fmla="+- 0 9362 8080"/>
                              <a:gd name="T21" fmla="*/ T20 w 1299"/>
                              <a:gd name="T22" fmla="+- 0 -1307 -1331"/>
                              <a:gd name="T23" fmla="*/ -1307 h 60"/>
                              <a:gd name="T24" fmla="+- 0 9279 8080"/>
                              <a:gd name="T25" fmla="*/ T24 w 1299"/>
                              <a:gd name="T26" fmla="+- 0 -1331 -1331"/>
                              <a:gd name="T27" fmla="*/ -1331 h 60"/>
                              <a:gd name="T28" fmla="+- 0 9279 8080"/>
                              <a:gd name="T29" fmla="*/ T28 w 1299"/>
                              <a:gd name="T30" fmla="+- 0 -1307 -1331"/>
                              <a:gd name="T31" fmla="*/ -1307 h 60"/>
                              <a:gd name="T32" fmla="+- 0 8080 8080"/>
                              <a:gd name="T33" fmla="*/ T32 w 1299"/>
                              <a:gd name="T34" fmla="+- 0 -1307 -1331"/>
                              <a:gd name="T35" fmla="*/ -1307 h 60"/>
                              <a:gd name="T36" fmla="+- 0 8080 8080"/>
                              <a:gd name="T37" fmla="*/ T36 w 1299"/>
                              <a:gd name="T38" fmla="+- 0 -1297 -1331"/>
                              <a:gd name="T39" fmla="*/ -1297 h 60"/>
                              <a:gd name="T40" fmla="+- 0 9279 8080"/>
                              <a:gd name="T41" fmla="*/ T40 w 1299"/>
                              <a:gd name="T42" fmla="+- 0 -1297 -1331"/>
                              <a:gd name="T43" fmla="*/ -1297 h 60"/>
                              <a:gd name="T44" fmla="+- 0 9279 8080"/>
                              <a:gd name="T45" fmla="*/ T44 w 1299"/>
                              <a:gd name="T46" fmla="+- 0 -1307 -1331"/>
                              <a:gd name="T47" fmla="*/ -1307 h 60"/>
                              <a:gd name="T48" fmla="+- 0 9362 8080"/>
                              <a:gd name="T49" fmla="*/ T48 w 1299"/>
                              <a:gd name="T50" fmla="+- 0 -1307 -1331"/>
                              <a:gd name="T51" fmla="*/ -1307 h 60"/>
                              <a:gd name="T52" fmla="+- 0 9289 8080"/>
                              <a:gd name="T53" fmla="*/ T52 w 1299"/>
                              <a:gd name="T54" fmla="+- 0 -1307 -1331"/>
                              <a:gd name="T55" fmla="*/ -1307 h 60"/>
                              <a:gd name="T56" fmla="+- 0 9289 8080"/>
                              <a:gd name="T57" fmla="*/ T56 w 1299"/>
                              <a:gd name="T58" fmla="+- 0 -1297 -1331"/>
                              <a:gd name="T59" fmla="*/ -1297 h 60"/>
                              <a:gd name="T60" fmla="+- 0 9362 8080"/>
                              <a:gd name="T61" fmla="*/ T60 w 1299"/>
                              <a:gd name="T62" fmla="+- 0 -1297 -1331"/>
                              <a:gd name="T63" fmla="*/ -1297 h 60"/>
                              <a:gd name="T64" fmla="+- 0 9378 8080"/>
                              <a:gd name="T65" fmla="*/ T64 w 1299"/>
                              <a:gd name="T66" fmla="+- 0 -1302 -1331"/>
                              <a:gd name="T67" fmla="*/ -1302 h 60"/>
                              <a:gd name="T68" fmla="+- 0 9362 8080"/>
                              <a:gd name="T69" fmla="*/ T68 w 1299"/>
                              <a:gd name="T70" fmla="+- 0 -1307 -1331"/>
                              <a:gd name="T71" fmla="*/ -1307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299" h="60">
                                <a:moveTo>
                                  <a:pt x="1199" y="0"/>
                                </a:moveTo>
                                <a:lnTo>
                                  <a:pt x="1199" y="59"/>
                                </a:lnTo>
                                <a:lnTo>
                                  <a:pt x="1282" y="34"/>
                                </a:lnTo>
                                <a:lnTo>
                                  <a:pt x="1209" y="34"/>
                                </a:lnTo>
                                <a:lnTo>
                                  <a:pt x="1209" y="24"/>
                                </a:lnTo>
                                <a:lnTo>
                                  <a:pt x="1282" y="24"/>
                                </a:lnTo>
                                <a:lnTo>
                                  <a:pt x="1199" y="0"/>
                                </a:lnTo>
                                <a:close/>
                                <a:moveTo>
                                  <a:pt x="1199" y="24"/>
                                </a:moveTo>
                                <a:lnTo>
                                  <a:pt x="0" y="24"/>
                                </a:lnTo>
                                <a:lnTo>
                                  <a:pt x="0" y="34"/>
                                </a:lnTo>
                                <a:lnTo>
                                  <a:pt x="1199" y="34"/>
                                </a:lnTo>
                                <a:lnTo>
                                  <a:pt x="1199" y="24"/>
                                </a:lnTo>
                                <a:close/>
                                <a:moveTo>
                                  <a:pt x="1282" y="24"/>
                                </a:moveTo>
                                <a:lnTo>
                                  <a:pt x="1209" y="24"/>
                                </a:lnTo>
                                <a:lnTo>
                                  <a:pt x="1209" y="34"/>
                                </a:lnTo>
                                <a:lnTo>
                                  <a:pt x="1282" y="34"/>
                                </a:lnTo>
                                <a:lnTo>
                                  <a:pt x="1298" y="29"/>
                                </a:lnTo>
                                <a:lnTo>
                                  <a:pt x="1282"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67"/>
                        <wps:cNvSpPr>
                          <a:spLocks/>
                        </wps:cNvSpPr>
                        <wps:spPr bwMode="auto">
                          <a:xfrm>
                            <a:off x="7215" y="-1541"/>
                            <a:ext cx="865" cy="472"/>
                          </a:xfrm>
                          <a:custGeom>
                            <a:avLst/>
                            <a:gdLst>
                              <a:gd name="T0" fmla="+- 0 8080 7215"/>
                              <a:gd name="T1" fmla="*/ T0 w 865"/>
                              <a:gd name="T2" fmla="+- 0 -1541 -1541"/>
                              <a:gd name="T3" fmla="*/ -1541 h 472"/>
                              <a:gd name="T4" fmla="+- 0 7215 7215"/>
                              <a:gd name="T5" fmla="*/ T4 w 865"/>
                              <a:gd name="T6" fmla="+- 0 -1541 -1541"/>
                              <a:gd name="T7" fmla="*/ -1541 h 472"/>
                              <a:gd name="T8" fmla="+- 0 7215 7215"/>
                              <a:gd name="T9" fmla="*/ T8 w 865"/>
                              <a:gd name="T10" fmla="+- 0 -1094 -1541"/>
                              <a:gd name="T11" fmla="*/ -1094 h 472"/>
                              <a:gd name="T12" fmla="+- 0 7308 7215"/>
                              <a:gd name="T13" fmla="*/ T12 w 865"/>
                              <a:gd name="T14" fmla="+- 0 -1079 -1541"/>
                              <a:gd name="T15" fmla="*/ -1079 h 472"/>
                              <a:gd name="T16" fmla="+- 0 7387 7215"/>
                              <a:gd name="T17" fmla="*/ T16 w 865"/>
                              <a:gd name="T18" fmla="+- 0 -1071 -1541"/>
                              <a:gd name="T19" fmla="*/ -1071 h 472"/>
                              <a:gd name="T20" fmla="+- 0 7456 7215"/>
                              <a:gd name="T21" fmla="*/ T20 w 865"/>
                              <a:gd name="T22" fmla="+- 0 -1069 -1541"/>
                              <a:gd name="T23" fmla="*/ -1069 h 472"/>
                              <a:gd name="T24" fmla="+- 0 7487 7215"/>
                              <a:gd name="T25" fmla="*/ T24 w 865"/>
                              <a:gd name="T26" fmla="+- 0 -1070 -1541"/>
                              <a:gd name="T27" fmla="*/ -1070 h 472"/>
                              <a:gd name="T28" fmla="+- 0 7571 7215"/>
                              <a:gd name="T29" fmla="*/ T28 w 865"/>
                              <a:gd name="T30" fmla="+- 0 -1079 -1541"/>
                              <a:gd name="T31" fmla="*/ -1079 h 472"/>
                              <a:gd name="T32" fmla="+- 0 7647 7215"/>
                              <a:gd name="T33" fmla="*/ T32 w 865"/>
                              <a:gd name="T34" fmla="+- 0 -1095 -1541"/>
                              <a:gd name="T35" fmla="*/ -1095 h 472"/>
                              <a:gd name="T36" fmla="+- 0 7750 7215"/>
                              <a:gd name="T37" fmla="*/ T36 w 865"/>
                              <a:gd name="T38" fmla="+- 0 -1120 -1541"/>
                              <a:gd name="T39" fmla="*/ -1120 h 472"/>
                              <a:gd name="T40" fmla="+- 0 7778 7215"/>
                              <a:gd name="T41" fmla="*/ T40 w 865"/>
                              <a:gd name="T42" fmla="+- 0 -1127 -1541"/>
                              <a:gd name="T43" fmla="*/ -1127 h 472"/>
                              <a:gd name="T44" fmla="+- 0 7839 7215"/>
                              <a:gd name="T45" fmla="*/ T44 w 865"/>
                              <a:gd name="T46" fmla="+- 0 -1139 -1541"/>
                              <a:gd name="T47" fmla="*/ -1139 h 472"/>
                              <a:gd name="T48" fmla="+- 0 7908 7215"/>
                              <a:gd name="T49" fmla="*/ T48 w 865"/>
                              <a:gd name="T50" fmla="+- 0 -1148 -1541"/>
                              <a:gd name="T51" fmla="*/ -1148 h 472"/>
                              <a:gd name="T52" fmla="+- 0 7987 7215"/>
                              <a:gd name="T53" fmla="*/ T52 w 865"/>
                              <a:gd name="T54" fmla="+- 0 -1155 -1541"/>
                              <a:gd name="T55" fmla="*/ -1155 h 472"/>
                              <a:gd name="T56" fmla="+- 0 8080 7215"/>
                              <a:gd name="T57" fmla="*/ T56 w 865"/>
                              <a:gd name="T58" fmla="+- 0 -1157 -1541"/>
                              <a:gd name="T59" fmla="*/ -1157 h 472"/>
                              <a:gd name="T60" fmla="+- 0 8080 7215"/>
                              <a:gd name="T61" fmla="*/ T60 w 865"/>
                              <a:gd name="T62" fmla="+- 0 -1541 -1541"/>
                              <a:gd name="T63"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7"/>
                                </a:lnTo>
                                <a:lnTo>
                                  <a:pt x="93" y="462"/>
                                </a:lnTo>
                                <a:lnTo>
                                  <a:pt x="172" y="470"/>
                                </a:lnTo>
                                <a:lnTo>
                                  <a:pt x="241" y="472"/>
                                </a:lnTo>
                                <a:lnTo>
                                  <a:pt x="272" y="471"/>
                                </a:lnTo>
                                <a:lnTo>
                                  <a:pt x="356" y="462"/>
                                </a:lnTo>
                                <a:lnTo>
                                  <a:pt x="432" y="446"/>
                                </a:lnTo>
                                <a:lnTo>
                                  <a:pt x="535" y="421"/>
                                </a:lnTo>
                                <a:lnTo>
                                  <a:pt x="563" y="414"/>
                                </a:lnTo>
                                <a:lnTo>
                                  <a:pt x="624" y="402"/>
                                </a:lnTo>
                                <a:lnTo>
                                  <a:pt x="693" y="393"/>
                                </a:lnTo>
                                <a:lnTo>
                                  <a:pt x="772" y="386"/>
                                </a:lnTo>
                                <a:lnTo>
                                  <a:pt x="865" y="384"/>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6"/>
                        <wps:cNvSpPr>
                          <a:spLocks/>
                        </wps:cNvSpPr>
                        <wps:spPr bwMode="auto">
                          <a:xfrm>
                            <a:off x="7215" y="-1541"/>
                            <a:ext cx="865" cy="472"/>
                          </a:xfrm>
                          <a:custGeom>
                            <a:avLst/>
                            <a:gdLst>
                              <a:gd name="T0" fmla="+- 0 7215 7215"/>
                              <a:gd name="T1" fmla="*/ T0 w 865"/>
                              <a:gd name="T2" fmla="+- 0 -1541 -1541"/>
                              <a:gd name="T3" fmla="*/ -1541 h 472"/>
                              <a:gd name="T4" fmla="+- 0 8080 7215"/>
                              <a:gd name="T5" fmla="*/ T4 w 865"/>
                              <a:gd name="T6" fmla="+- 0 -1541 -1541"/>
                              <a:gd name="T7" fmla="*/ -1541 h 472"/>
                              <a:gd name="T8" fmla="+- 0 8080 7215"/>
                              <a:gd name="T9" fmla="*/ T8 w 865"/>
                              <a:gd name="T10" fmla="+- 0 -1157 -1541"/>
                              <a:gd name="T11" fmla="*/ -1157 h 472"/>
                              <a:gd name="T12" fmla="+- 0 8032 7215"/>
                              <a:gd name="T13" fmla="*/ T12 w 865"/>
                              <a:gd name="T14" fmla="+- 0 -1157 -1541"/>
                              <a:gd name="T15" fmla="*/ -1157 h 472"/>
                              <a:gd name="T16" fmla="+- 0 7987 7215"/>
                              <a:gd name="T17" fmla="*/ T16 w 865"/>
                              <a:gd name="T18" fmla="+- 0 -1155 -1541"/>
                              <a:gd name="T19" fmla="*/ -1155 h 472"/>
                              <a:gd name="T20" fmla="+- 0 7908 7215"/>
                              <a:gd name="T21" fmla="*/ T20 w 865"/>
                              <a:gd name="T22" fmla="+- 0 -1148 -1541"/>
                              <a:gd name="T23" fmla="*/ -1148 h 472"/>
                              <a:gd name="T24" fmla="+- 0 7839 7215"/>
                              <a:gd name="T25" fmla="*/ T24 w 865"/>
                              <a:gd name="T26" fmla="+- 0 -1139 -1541"/>
                              <a:gd name="T27" fmla="*/ -1139 h 472"/>
                              <a:gd name="T28" fmla="+- 0 7778 7215"/>
                              <a:gd name="T29" fmla="*/ T28 w 865"/>
                              <a:gd name="T30" fmla="+- 0 -1127 -1541"/>
                              <a:gd name="T31" fmla="*/ -1127 h 472"/>
                              <a:gd name="T32" fmla="+- 0 7698 7215"/>
                              <a:gd name="T33" fmla="*/ T32 w 865"/>
                              <a:gd name="T34" fmla="+- 0 -1107 -1541"/>
                              <a:gd name="T35" fmla="*/ -1107 h 472"/>
                              <a:gd name="T36" fmla="+- 0 7672 7215"/>
                              <a:gd name="T37" fmla="*/ T36 w 865"/>
                              <a:gd name="T38" fmla="+- 0 -1101 -1541"/>
                              <a:gd name="T39" fmla="*/ -1101 h 472"/>
                              <a:gd name="T40" fmla="+- 0 7647 7215"/>
                              <a:gd name="T41" fmla="*/ T40 w 865"/>
                              <a:gd name="T42" fmla="+- 0 -1095 -1541"/>
                              <a:gd name="T43" fmla="*/ -1095 h 472"/>
                              <a:gd name="T44" fmla="+- 0 7571 7215"/>
                              <a:gd name="T45" fmla="*/ T44 w 865"/>
                              <a:gd name="T46" fmla="+- 0 -1079 -1541"/>
                              <a:gd name="T47" fmla="*/ -1079 h 472"/>
                              <a:gd name="T48" fmla="+- 0 7487 7215"/>
                              <a:gd name="T49" fmla="*/ T48 w 865"/>
                              <a:gd name="T50" fmla="+- 0 -1070 -1541"/>
                              <a:gd name="T51" fmla="*/ -1070 h 472"/>
                              <a:gd name="T52" fmla="+- 0 7456 7215"/>
                              <a:gd name="T53" fmla="*/ T52 w 865"/>
                              <a:gd name="T54" fmla="+- 0 -1069 -1541"/>
                              <a:gd name="T55" fmla="*/ -1069 h 472"/>
                              <a:gd name="T56" fmla="+- 0 7423 7215"/>
                              <a:gd name="T57" fmla="*/ T56 w 865"/>
                              <a:gd name="T58" fmla="+- 0 -1069 -1541"/>
                              <a:gd name="T59" fmla="*/ -1069 h 472"/>
                              <a:gd name="T60" fmla="+- 0 7349 7215"/>
                              <a:gd name="T61" fmla="*/ T60 w 865"/>
                              <a:gd name="T62" fmla="+- 0 -1074 -1541"/>
                              <a:gd name="T63" fmla="*/ -1074 h 472"/>
                              <a:gd name="T64" fmla="+- 0 7263 7215"/>
                              <a:gd name="T65" fmla="*/ T64 w 865"/>
                              <a:gd name="T66" fmla="+- 0 -1086 -1541"/>
                              <a:gd name="T67" fmla="*/ -1086 h 472"/>
                              <a:gd name="T68" fmla="+- 0 7215 7215"/>
                              <a:gd name="T69" fmla="*/ T68 w 865"/>
                              <a:gd name="T70" fmla="+- 0 -1094 -1541"/>
                              <a:gd name="T71" fmla="*/ -1094 h 472"/>
                              <a:gd name="T72" fmla="+- 0 7215 7215"/>
                              <a:gd name="T73" fmla="*/ T72 w 865"/>
                              <a:gd name="T74" fmla="+- 0 -1541 -1541"/>
                              <a:gd name="T75" fmla="*/ -154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4"/>
                                </a:lnTo>
                                <a:lnTo>
                                  <a:pt x="817" y="384"/>
                                </a:lnTo>
                                <a:lnTo>
                                  <a:pt x="772" y="386"/>
                                </a:lnTo>
                                <a:lnTo>
                                  <a:pt x="693" y="393"/>
                                </a:lnTo>
                                <a:lnTo>
                                  <a:pt x="624" y="402"/>
                                </a:lnTo>
                                <a:lnTo>
                                  <a:pt x="563" y="414"/>
                                </a:lnTo>
                                <a:lnTo>
                                  <a:pt x="483" y="434"/>
                                </a:lnTo>
                                <a:lnTo>
                                  <a:pt x="457" y="440"/>
                                </a:lnTo>
                                <a:lnTo>
                                  <a:pt x="432" y="446"/>
                                </a:lnTo>
                                <a:lnTo>
                                  <a:pt x="356" y="462"/>
                                </a:lnTo>
                                <a:lnTo>
                                  <a:pt x="272" y="471"/>
                                </a:lnTo>
                                <a:lnTo>
                                  <a:pt x="241" y="472"/>
                                </a:lnTo>
                                <a:lnTo>
                                  <a:pt x="208" y="472"/>
                                </a:lnTo>
                                <a:lnTo>
                                  <a:pt x="134" y="467"/>
                                </a:lnTo>
                                <a:lnTo>
                                  <a:pt x="48" y="455"/>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 name="Picture 6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7617" y="-1934"/>
                            <a:ext cx="283" cy="393"/>
                          </a:xfrm>
                          <a:prstGeom prst="rect">
                            <a:avLst/>
                          </a:prstGeom>
                          <a:noFill/>
                          <a:extLst>
                            <a:ext uri="{909E8E84-426E-40DD-AFC4-6F175D3DCCD1}">
                              <a14:hiddenFill xmlns:a14="http://schemas.microsoft.com/office/drawing/2010/main">
                                <a:solidFill>
                                  <a:srgbClr val="FFFFFF"/>
                                </a:solidFill>
                              </a14:hiddenFill>
                            </a:ext>
                          </a:extLst>
                        </pic:spPr>
                      </pic:pic>
                      <wps:wsp>
                        <wps:cNvPr id="51" name="Freeform 64"/>
                        <wps:cNvSpPr>
                          <a:spLocks/>
                        </wps:cNvSpPr>
                        <wps:spPr bwMode="auto">
                          <a:xfrm>
                            <a:off x="7215" y="-659"/>
                            <a:ext cx="865" cy="472"/>
                          </a:xfrm>
                          <a:custGeom>
                            <a:avLst/>
                            <a:gdLst>
                              <a:gd name="T0" fmla="+- 0 8080 7215"/>
                              <a:gd name="T1" fmla="*/ T0 w 865"/>
                              <a:gd name="T2" fmla="+- 0 -659 -659"/>
                              <a:gd name="T3" fmla="*/ -659 h 472"/>
                              <a:gd name="T4" fmla="+- 0 7215 7215"/>
                              <a:gd name="T5" fmla="*/ T4 w 865"/>
                              <a:gd name="T6" fmla="+- 0 -659 -659"/>
                              <a:gd name="T7" fmla="*/ -659 h 472"/>
                              <a:gd name="T8" fmla="+- 0 7215 7215"/>
                              <a:gd name="T9" fmla="*/ T8 w 865"/>
                              <a:gd name="T10" fmla="+- 0 -213 -659"/>
                              <a:gd name="T11" fmla="*/ -213 h 472"/>
                              <a:gd name="T12" fmla="+- 0 7308 7215"/>
                              <a:gd name="T13" fmla="*/ T12 w 865"/>
                              <a:gd name="T14" fmla="+- 0 -198 -659"/>
                              <a:gd name="T15" fmla="*/ -198 h 472"/>
                              <a:gd name="T16" fmla="+- 0 7387 7215"/>
                              <a:gd name="T17" fmla="*/ T16 w 865"/>
                              <a:gd name="T18" fmla="+- 0 -190 -659"/>
                              <a:gd name="T19" fmla="*/ -190 h 472"/>
                              <a:gd name="T20" fmla="+- 0 7456 7215"/>
                              <a:gd name="T21" fmla="*/ T20 w 865"/>
                              <a:gd name="T22" fmla="+- 0 -187 -659"/>
                              <a:gd name="T23" fmla="*/ -187 h 472"/>
                              <a:gd name="T24" fmla="+- 0 7487 7215"/>
                              <a:gd name="T25" fmla="*/ T24 w 865"/>
                              <a:gd name="T26" fmla="+- 0 -188 -659"/>
                              <a:gd name="T27" fmla="*/ -188 h 472"/>
                              <a:gd name="T28" fmla="+- 0 7571 7215"/>
                              <a:gd name="T29" fmla="*/ T28 w 865"/>
                              <a:gd name="T30" fmla="+- 0 -197 -659"/>
                              <a:gd name="T31" fmla="*/ -197 h 472"/>
                              <a:gd name="T32" fmla="+- 0 7647 7215"/>
                              <a:gd name="T33" fmla="*/ T32 w 865"/>
                              <a:gd name="T34" fmla="+- 0 -213 -659"/>
                              <a:gd name="T35" fmla="*/ -213 h 472"/>
                              <a:gd name="T36" fmla="+- 0 7750 7215"/>
                              <a:gd name="T37" fmla="*/ T36 w 865"/>
                              <a:gd name="T38" fmla="+- 0 -239 -659"/>
                              <a:gd name="T39" fmla="*/ -239 h 472"/>
                              <a:gd name="T40" fmla="+- 0 7778 7215"/>
                              <a:gd name="T41" fmla="*/ T40 w 865"/>
                              <a:gd name="T42" fmla="+- 0 -245 -659"/>
                              <a:gd name="T43" fmla="*/ -245 h 472"/>
                              <a:gd name="T44" fmla="+- 0 7839 7215"/>
                              <a:gd name="T45" fmla="*/ T44 w 865"/>
                              <a:gd name="T46" fmla="+- 0 -257 -659"/>
                              <a:gd name="T47" fmla="*/ -257 h 472"/>
                              <a:gd name="T48" fmla="+- 0 7908 7215"/>
                              <a:gd name="T49" fmla="*/ T48 w 865"/>
                              <a:gd name="T50" fmla="+- 0 -267 -659"/>
                              <a:gd name="T51" fmla="*/ -267 h 472"/>
                              <a:gd name="T52" fmla="+- 0 7987 7215"/>
                              <a:gd name="T53" fmla="*/ T52 w 865"/>
                              <a:gd name="T54" fmla="+- 0 -274 -659"/>
                              <a:gd name="T55" fmla="*/ -274 h 472"/>
                              <a:gd name="T56" fmla="+- 0 8080 7215"/>
                              <a:gd name="T57" fmla="*/ T56 w 865"/>
                              <a:gd name="T58" fmla="+- 0 -276 -659"/>
                              <a:gd name="T59" fmla="*/ -276 h 472"/>
                              <a:gd name="T60" fmla="+- 0 8080 7215"/>
                              <a:gd name="T61" fmla="*/ T60 w 865"/>
                              <a:gd name="T62" fmla="+- 0 -659 -659"/>
                              <a:gd name="T63" fmla="*/ -659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5" h="472">
                                <a:moveTo>
                                  <a:pt x="865" y="0"/>
                                </a:moveTo>
                                <a:lnTo>
                                  <a:pt x="0" y="0"/>
                                </a:lnTo>
                                <a:lnTo>
                                  <a:pt x="0" y="446"/>
                                </a:lnTo>
                                <a:lnTo>
                                  <a:pt x="93" y="461"/>
                                </a:lnTo>
                                <a:lnTo>
                                  <a:pt x="172" y="469"/>
                                </a:lnTo>
                                <a:lnTo>
                                  <a:pt x="241" y="472"/>
                                </a:lnTo>
                                <a:lnTo>
                                  <a:pt x="272" y="471"/>
                                </a:lnTo>
                                <a:lnTo>
                                  <a:pt x="356" y="462"/>
                                </a:lnTo>
                                <a:lnTo>
                                  <a:pt x="432" y="446"/>
                                </a:lnTo>
                                <a:lnTo>
                                  <a:pt x="535" y="420"/>
                                </a:lnTo>
                                <a:lnTo>
                                  <a:pt x="563" y="414"/>
                                </a:lnTo>
                                <a:lnTo>
                                  <a:pt x="624" y="402"/>
                                </a:lnTo>
                                <a:lnTo>
                                  <a:pt x="693" y="392"/>
                                </a:lnTo>
                                <a:lnTo>
                                  <a:pt x="772" y="385"/>
                                </a:lnTo>
                                <a:lnTo>
                                  <a:pt x="865" y="383"/>
                                </a:lnTo>
                                <a:lnTo>
                                  <a:pt x="865"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63"/>
                        <wps:cNvSpPr>
                          <a:spLocks/>
                        </wps:cNvSpPr>
                        <wps:spPr bwMode="auto">
                          <a:xfrm>
                            <a:off x="7215" y="-659"/>
                            <a:ext cx="865" cy="472"/>
                          </a:xfrm>
                          <a:custGeom>
                            <a:avLst/>
                            <a:gdLst>
                              <a:gd name="T0" fmla="+- 0 7215 7215"/>
                              <a:gd name="T1" fmla="*/ T0 w 865"/>
                              <a:gd name="T2" fmla="+- 0 -659 -659"/>
                              <a:gd name="T3" fmla="*/ -659 h 472"/>
                              <a:gd name="T4" fmla="+- 0 8080 7215"/>
                              <a:gd name="T5" fmla="*/ T4 w 865"/>
                              <a:gd name="T6" fmla="+- 0 -659 -659"/>
                              <a:gd name="T7" fmla="*/ -659 h 472"/>
                              <a:gd name="T8" fmla="+- 0 8080 7215"/>
                              <a:gd name="T9" fmla="*/ T8 w 865"/>
                              <a:gd name="T10" fmla="+- 0 -276 -659"/>
                              <a:gd name="T11" fmla="*/ -276 h 472"/>
                              <a:gd name="T12" fmla="+- 0 8032 7215"/>
                              <a:gd name="T13" fmla="*/ T12 w 865"/>
                              <a:gd name="T14" fmla="+- 0 -275 -659"/>
                              <a:gd name="T15" fmla="*/ -275 h 472"/>
                              <a:gd name="T16" fmla="+- 0 7987 7215"/>
                              <a:gd name="T17" fmla="*/ T16 w 865"/>
                              <a:gd name="T18" fmla="+- 0 -274 -659"/>
                              <a:gd name="T19" fmla="*/ -274 h 472"/>
                              <a:gd name="T20" fmla="+- 0 7908 7215"/>
                              <a:gd name="T21" fmla="*/ T20 w 865"/>
                              <a:gd name="T22" fmla="+- 0 -267 -659"/>
                              <a:gd name="T23" fmla="*/ -267 h 472"/>
                              <a:gd name="T24" fmla="+- 0 7839 7215"/>
                              <a:gd name="T25" fmla="*/ T24 w 865"/>
                              <a:gd name="T26" fmla="+- 0 -257 -659"/>
                              <a:gd name="T27" fmla="*/ -257 h 472"/>
                              <a:gd name="T28" fmla="+- 0 7778 7215"/>
                              <a:gd name="T29" fmla="*/ T28 w 865"/>
                              <a:gd name="T30" fmla="+- 0 -245 -659"/>
                              <a:gd name="T31" fmla="*/ -245 h 472"/>
                              <a:gd name="T32" fmla="+- 0 7698 7215"/>
                              <a:gd name="T33" fmla="*/ T32 w 865"/>
                              <a:gd name="T34" fmla="+- 0 -226 -659"/>
                              <a:gd name="T35" fmla="*/ -226 h 472"/>
                              <a:gd name="T36" fmla="+- 0 7672 7215"/>
                              <a:gd name="T37" fmla="*/ T36 w 865"/>
                              <a:gd name="T38" fmla="+- 0 -220 -659"/>
                              <a:gd name="T39" fmla="*/ -220 h 472"/>
                              <a:gd name="T40" fmla="+- 0 7647 7215"/>
                              <a:gd name="T41" fmla="*/ T40 w 865"/>
                              <a:gd name="T42" fmla="+- 0 -213 -659"/>
                              <a:gd name="T43" fmla="*/ -213 h 472"/>
                              <a:gd name="T44" fmla="+- 0 7571 7215"/>
                              <a:gd name="T45" fmla="*/ T44 w 865"/>
                              <a:gd name="T46" fmla="+- 0 -197 -659"/>
                              <a:gd name="T47" fmla="*/ -197 h 472"/>
                              <a:gd name="T48" fmla="+- 0 7487 7215"/>
                              <a:gd name="T49" fmla="*/ T48 w 865"/>
                              <a:gd name="T50" fmla="+- 0 -188 -659"/>
                              <a:gd name="T51" fmla="*/ -188 h 472"/>
                              <a:gd name="T52" fmla="+- 0 7456 7215"/>
                              <a:gd name="T53" fmla="*/ T52 w 865"/>
                              <a:gd name="T54" fmla="+- 0 -187 -659"/>
                              <a:gd name="T55" fmla="*/ -187 h 472"/>
                              <a:gd name="T56" fmla="+- 0 7423 7215"/>
                              <a:gd name="T57" fmla="*/ T56 w 865"/>
                              <a:gd name="T58" fmla="+- 0 -188 -659"/>
                              <a:gd name="T59" fmla="*/ -188 h 472"/>
                              <a:gd name="T60" fmla="+- 0 7349 7215"/>
                              <a:gd name="T61" fmla="*/ T60 w 865"/>
                              <a:gd name="T62" fmla="+- 0 -193 -659"/>
                              <a:gd name="T63" fmla="*/ -193 h 472"/>
                              <a:gd name="T64" fmla="+- 0 7263 7215"/>
                              <a:gd name="T65" fmla="*/ T64 w 865"/>
                              <a:gd name="T66" fmla="+- 0 -204 -659"/>
                              <a:gd name="T67" fmla="*/ -204 h 472"/>
                              <a:gd name="T68" fmla="+- 0 7215 7215"/>
                              <a:gd name="T69" fmla="*/ T68 w 865"/>
                              <a:gd name="T70" fmla="+- 0 -213 -659"/>
                              <a:gd name="T71" fmla="*/ -213 h 472"/>
                              <a:gd name="T72" fmla="+- 0 7215 7215"/>
                              <a:gd name="T73" fmla="*/ T72 w 865"/>
                              <a:gd name="T74" fmla="+- 0 -659 -659"/>
                              <a:gd name="T75" fmla="*/ -659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5" h="472">
                                <a:moveTo>
                                  <a:pt x="0" y="0"/>
                                </a:moveTo>
                                <a:lnTo>
                                  <a:pt x="865" y="0"/>
                                </a:lnTo>
                                <a:lnTo>
                                  <a:pt x="865" y="383"/>
                                </a:lnTo>
                                <a:lnTo>
                                  <a:pt x="817" y="384"/>
                                </a:lnTo>
                                <a:lnTo>
                                  <a:pt x="772" y="385"/>
                                </a:lnTo>
                                <a:lnTo>
                                  <a:pt x="693" y="392"/>
                                </a:lnTo>
                                <a:lnTo>
                                  <a:pt x="624" y="402"/>
                                </a:lnTo>
                                <a:lnTo>
                                  <a:pt x="563" y="414"/>
                                </a:lnTo>
                                <a:lnTo>
                                  <a:pt x="483" y="433"/>
                                </a:lnTo>
                                <a:lnTo>
                                  <a:pt x="457" y="439"/>
                                </a:lnTo>
                                <a:lnTo>
                                  <a:pt x="432" y="446"/>
                                </a:lnTo>
                                <a:lnTo>
                                  <a:pt x="356" y="462"/>
                                </a:lnTo>
                                <a:lnTo>
                                  <a:pt x="272" y="471"/>
                                </a:lnTo>
                                <a:lnTo>
                                  <a:pt x="241" y="472"/>
                                </a:lnTo>
                                <a:lnTo>
                                  <a:pt x="208" y="471"/>
                                </a:lnTo>
                                <a:lnTo>
                                  <a:pt x="134" y="466"/>
                                </a:lnTo>
                                <a:lnTo>
                                  <a:pt x="48" y="455"/>
                                </a:lnTo>
                                <a:lnTo>
                                  <a:pt x="0" y="446"/>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AutoShape 62"/>
                        <wps:cNvSpPr>
                          <a:spLocks/>
                        </wps:cNvSpPr>
                        <wps:spPr bwMode="auto">
                          <a:xfrm>
                            <a:off x="7617" y="-1095"/>
                            <a:ext cx="2198" cy="436"/>
                          </a:xfrm>
                          <a:custGeom>
                            <a:avLst/>
                            <a:gdLst>
                              <a:gd name="T0" fmla="+- 0 7642 7617"/>
                              <a:gd name="T1" fmla="*/ T0 w 2198"/>
                              <a:gd name="T2" fmla="+- 0 -759 -1095"/>
                              <a:gd name="T3" fmla="*/ -759 h 436"/>
                              <a:gd name="T4" fmla="+- 0 7617 7617"/>
                              <a:gd name="T5" fmla="*/ T4 w 2198"/>
                              <a:gd name="T6" fmla="+- 0 -759 -1095"/>
                              <a:gd name="T7" fmla="*/ -759 h 436"/>
                              <a:gd name="T8" fmla="+- 0 7647 7617"/>
                              <a:gd name="T9" fmla="*/ T8 w 2198"/>
                              <a:gd name="T10" fmla="+- 0 -660 -1095"/>
                              <a:gd name="T11" fmla="*/ -660 h 436"/>
                              <a:gd name="T12" fmla="+- 0 7674 7617"/>
                              <a:gd name="T13" fmla="*/ T12 w 2198"/>
                              <a:gd name="T14" fmla="+- 0 -749 -1095"/>
                              <a:gd name="T15" fmla="*/ -749 h 436"/>
                              <a:gd name="T16" fmla="+- 0 7642 7617"/>
                              <a:gd name="T17" fmla="*/ T16 w 2198"/>
                              <a:gd name="T18" fmla="+- 0 -749 -1095"/>
                              <a:gd name="T19" fmla="*/ -749 h 436"/>
                              <a:gd name="T20" fmla="+- 0 7642 7617"/>
                              <a:gd name="T21" fmla="*/ T20 w 2198"/>
                              <a:gd name="T22" fmla="+- 0 -759 -1095"/>
                              <a:gd name="T23" fmla="*/ -759 h 436"/>
                              <a:gd name="T24" fmla="+- 0 9804 7617"/>
                              <a:gd name="T25" fmla="*/ T24 w 2198"/>
                              <a:gd name="T26" fmla="+- 0 -882 -1095"/>
                              <a:gd name="T27" fmla="*/ -882 h 436"/>
                              <a:gd name="T28" fmla="+- 0 7644 7617"/>
                              <a:gd name="T29" fmla="*/ T28 w 2198"/>
                              <a:gd name="T30" fmla="+- 0 -882 -1095"/>
                              <a:gd name="T31" fmla="*/ -882 h 436"/>
                              <a:gd name="T32" fmla="+- 0 7642 7617"/>
                              <a:gd name="T33" fmla="*/ T32 w 2198"/>
                              <a:gd name="T34" fmla="+- 0 -880 -1095"/>
                              <a:gd name="T35" fmla="*/ -880 h 436"/>
                              <a:gd name="T36" fmla="+- 0 7642 7617"/>
                              <a:gd name="T37" fmla="*/ T36 w 2198"/>
                              <a:gd name="T38" fmla="+- 0 -749 -1095"/>
                              <a:gd name="T39" fmla="*/ -749 h 436"/>
                              <a:gd name="T40" fmla="+- 0 7652 7617"/>
                              <a:gd name="T41" fmla="*/ T40 w 2198"/>
                              <a:gd name="T42" fmla="+- 0 -749 -1095"/>
                              <a:gd name="T43" fmla="*/ -749 h 436"/>
                              <a:gd name="T44" fmla="+- 0 7652 7617"/>
                              <a:gd name="T45" fmla="*/ T44 w 2198"/>
                              <a:gd name="T46" fmla="+- 0 -872 -1095"/>
                              <a:gd name="T47" fmla="*/ -872 h 436"/>
                              <a:gd name="T48" fmla="+- 0 7647 7617"/>
                              <a:gd name="T49" fmla="*/ T48 w 2198"/>
                              <a:gd name="T50" fmla="+- 0 -872 -1095"/>
                              <a:gd name="T51" fmla="*/ -872 h 436"/>
                              <a:gd name="T52" fmla="+- 0 7652 7617"/>
                              <a:gd name="T53" fmla="*/ T52 w 2198"/>
                              <a:gd name="T54" fmla="+- 0 -877 -1095"/>
                              <a:gd name="T55" fmla="*/ -877 h 436"/>
                              <a:gd name="T56" fmla="+- 0 9804 7617"/>
                              <a:gd name="T57" fmla="*/ T56 w 2198"/>
                              <a:gd name="T58" fmla="+- 0 -877 -1095"/>
                              <a:gd name="T59" fmla="*/ -877 h 436"/>
                              <a:gd name="T60" fmla="+- 0 9804 7617"/>
                              <a:gd name="T61" fmla="*/ T60 w 2198"/>
                              <a:gd name="T62" fmla="+- 0 -882 -1095"/>
                              <a:gd name="T63" fmla="*/ -882 h 436"/>
                              <a:gd name="T64" fmla="+- 0 7677 7617"/>
                              <a:gd name="T65" fmla="*/ T64 w 2198"/>
                              <a:gd name="T66" fmla="+- 0 -759 -1095"/>
                              <a:gd name="T67" fmla="*/ -759 h 436"/>
                              <a:gd name="T68" fmla="+- 0 7652 7617"/>
                              <a:gd name="T69" fmla="*/ T68 w 2198"/>
                              <a:gd name="T70" fmla="+- 0 -759 -1095"/>
                              <a:gd name="T71" fmla="*/ -759 h 436"/>
                              <a:gd name="T72" fmla="+- 0 7652 7617"/>
                              <a:gd name="T73" fmla="*/ T72 w 2198"/>
                              <a:gd name="T74" fmla="+- 0 -749 -1095"/>
                              <a:gd name="T75" fmla="*/ -749 h 436"/>
                              <a:gd name="T76" fmla="+- 0 7674 7617"/>
                              <a:gd name="T77" fmla="*/ T76 w 2198"/>
                              <a:gd name="T78" fmla="+- 0 -749 -1095"/>
                              <a:gd name="T79" fmla="*/ -749 h 436"/>
                              <a:gd name="T80" fmla="+- 0 7677 7617"/>
                              <a:gd name="T81" fmla="*/ T80 w 2198"/>
                              <a:gd name="T82" fmla="+- 0 -759 -1095"/>
                              <a:gd name="T83" fmla="*/ -759 h 436"/>
                              <a:gd name="T84" fmla="+- 0 7652 7617"/>
                              <a:gd name="T85" fmla="*/ T84 w 2198"/>
                              <a:gd name="T86" fmla="+- 0 -877 -1095"/>
                              <a:gd name="T87" fmla="*/ -877 h 436"/>
                              <a:gd name="T88" fmla="+- 0 7647 7617"/>
                              <a:gd name="T89" fmla="*/ T88 w 2198"/>
                              <a:gd name="T90" fmla="+- 0 -872 -1095"/>
                              <a:gd name="T91" fmla="*/ -872 h 436"/>
                              <a:gd name="T92" fmla="+- 0 7652 7617"/>
                              <a:gd name="T93" fmla="*/ T92 w 2198"/>
                              <a:gd name="T94" fmla="+- 0 -872 -1095"/>
                              <a:gd name="T95" fmla="*/ -872 h 436"/>
                              <a:gd name="T96" fmla="+- 0 7652 7617"/>
                              <a:gd name="T97" fmla="*/ T96 w 2198"/>
                              <a:gd name="T98" fmla="+- 0 -877 -1095"/>
                              <a:gd name="T99" fmla="*/ -877 h 436"/>
                              <a:gd name="T100" fmla="+- 0 9814 7617"/>
                              <a:gd name="T101" fmla="*/ T100 w 2198"/>
                              <a:gd name="T102" fmla="+- 0 -882 -1095"/>
                              <a:gd name="T103" fmla="*/ -882 h 436"/>
                              <a:gd name="T104" fmla="+- 0 9809 7617"/>
                              <a:gd name="T105" fmla="*/ T104 w 2198"/>
                              <a:gd name="T106" fmla="+- 0 -882 -1095"/>
                              <a:gd name="T107" fmla="*/ -882 h 436"/>
                              <a:gd name="T108" fmla="+- 0 9804 7617"/>
                              <a:gd name="T109" fmla="*/ T108 w 2198"/>
                              <a:gd name="T110" fmla="+- 0 -877 -1095"/>
                              <a:gd name="T111" fmla="*/ -877 h 436"/>
                              <a:gd name="T112" fmla="+- 0 7652 7617"/>
                              <a:gd name="T113" fmla="*/ T112 w 2198"/>
                              <a:gd name="T114" fmla="+- 0 -877 -1095"/>
                              <a:gd name="T115" fmla="*/ -877 h 436"/>
                              <a:gd name="T116" fmla="+- 0 7652 7617"/>
                              <a:gd name="T117" fmla="*/ T116 w 2198"/>
                              <a:gd name="T118" fmla="+- 0 -872 -1095"/>
                              <a:gd name="T119" fmla="*/ -872 h 436"/>
                              <a:gd name="T120" fmla="+- 0 9812 7617"/>
                              <a:gd name="T121" fmla="*/ T120 w 2198"/>
                              <a:gd name="T122" fmla="+- 0 -872 -1095"/>
                              <a:gd name="T123" fmla="*/ -872 h 436"/>
                              <a:gd name="T124" fmla="+- 0 9814 7617"/>
                              <a:gd name="T125" fmla="*/ T124 w 2198"/>
                              <a:gd name="T126" fmla="+- 0 -874 -1095"/>
                              <a:gd name="T127" fmla="*/ -874 h 436"/>
                              <a:gd name="T128" fmla="+- 0 9814 7617"/>
                              <a:gd name="T129" fmla="*/ T128 w 2198"/>
                              <a:gd name="T130" fmla="+- 0 -882 -1095"/>
                              <a:gd name="T131" fmla="*/ -882 h 436"/>
                              <a:gd name="T132" fmla="+- 0 9814 7617"/>
                              <a:gd name="T133" fmla="*/ T132 w 2198"/>
                              <a:gd name="T134" fmla="+- 0 -1095 -1095"/>
                              <a:gd name="T135" fmla="*/ -1095 h 436"/>
                              <a:gd name="T136" fmla="+- 0 9804 7617"/>
                              <a:gd name="T137" fmla="*/ T136 w 2198"/>
                              <a:gd name="T138" fmla="+- 0 -1095 -1095"/>
                              <a:gd name="T139" fmla="*/ -1095 h 436"/>
                              <a:gd name="T140" fmla="+- 0 9804 7617"/>
                              <a:gd name="T141" fmla="*/ T140 w 2198"/>
                              <a:gd name="T142" fmla="+- 0 -877 -1095"/>
                              <a:gd name="T143" fmla="*/ -877 h 436"/>
                              <a:gd name="T144" fmla="+- 0 9809 7617"/>
                              <a:gd name="T145" fmla="*/ T144 w 2198"/>
                              <a:gd name="T146" fmla="+- 0 -882 -1095"/>
                              <a:gd name="T147" fmla="*/ -882 h 436"/>
                              <a:gd name="T148" fmla="+- 0 9814 7617"/>
                              <a:gd name="T149" fmla="*/ T148 w 2198"/>
                              <a:gd name="T150" fmla="+- 0 -882 -1095"/>
                              <a:gd name="T151" fmla="*/ -882 h 436"/>
                              <a:gd name="T152" fmla="+- 0 9814 7617"/>
                              <a:gd name="T153" fmla="*/ T152 w 2198"/>
                              <a:gd name="T154" fmla="+- 0 -1095 -1095"/>
                              <a:gd name="T155" fmla="*/ -1095 h 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2198" h="436">
                                <a:moveTo>
                                  <a:pt x="25" y="336"/>
                                </a:moveTo>
                                <a:lnTo>
                                  <a:pt x="0" y="336"/>
                                </a:lnTo>
                                <a:lnTo>
                                  <a:pt x="30" y="435"/>
                                </a:lnTo>
                                <a:lnTo>
                                  <a:pt x="57" y="346"/>
                                </a:lnTo>
                                <a:lnTo>
                                  <a:pt x="25" y="346"/>
                                </a:lnTo>
                                <a:lnTo>
                                  <a:pt x="25" y="336"/>
                                </a:lnTo>
                                <a:close/>
                                <a:moveTo>
                                  <a:pt x="2187" y="213"/>
                                </a:moveTo>
                                <a:lnTo>
                                  <a:pt x="27" y="213"/>
                                </a:lnTo>
                                <a:lnTo>
                                  <a:pt x="25" y="215"/>
                                </a:lnTo>
                                <a:lnTo>
                                  <a:pt x="25" y="346"/>
                                </a:lnTo>
                                <a:lnTo>
                                  <a:pt x="35" y="346"/>
                                </a:lnTo>
                                <a:lnTo>
                                  <a:pt x="35" y="223"/>
                                </a:lnTo>
                                <a:lnTo>
                                  <a:pt x="30" y="223"/>
                                </a:lnTo>
                                <a:lnTo>
                                  <a:pt x="35" y="218"/>
                                </a:lnTo>
                                <a:lnTo>
                                  <a:pt x="2187" y="218"/>
                                </a:lnTo>
                                <a:lnTo>
                                  <a:pt x="2187" y="213"/>
                                </a:lnTo>
                                <a:close/>
                                <a:moveTo>
                                  <a:pt x="60" y="336"/>
                                </a:moveTo>
                                <a:lnTo>
                                  <a:pt x="35" y="336"/>
                                </a:lnTo>
                                <a:lnTo>
                                  <a:pt x="35" y="346"/>
                                </a:lnTo>
                                <a:lnTo>
                                  <a:pt x="57" y="346"/>
                                </a:lnTo>
                                <a:lnTo>
                                  <a:pt x="60" y="336"/>
                                </a:lnTo>
                                <a:close/>
                                <a:moveTo>
                                  <a:pt x="35" y="218"/>
                                </a:moveTo>
                                <a:lnTo>
                                  <a:pt x="30" y="223"/>
                                </a:lnTo>
                                <a:lnTo>
                                  <a:pt x="35" y="223"/>
                                </a:lnTo>
                                <a:lnTo>
                                  <a:pt x="35" y="218"/>
                                </a:lnTo>
                                <a:close/>
                                <a:moveTo>
                                  <a:pt x="2197" y="213"/>
                                </a:moveTo>
                                <a:lnTo>
                                  <a:pt x="2192" y="213"/>
                                </a:lnTo>
                                <a:lnTo>
                                  <a:pt x="2187" y="218"/>
                                </a:lnTo>
                                <a:lnTo>
                                  <a:pt x="35" y="218"/>
                                </a:lnTo>
                                <a:lnTo>
                                  <a:pt x="35" y="223"/>
                                </a:lnTo>
                                <a:lnTo>
                                  <a:pt x="2195" y="223"/>
                                </a:lnTo>
                                <a:lnTo>
                                  <a:pt x="2197" y="221"/>
                                </a:lnTo>
                                <a:lnTo>
                                  <a:pt x="2197" y="213"/>
                                </a:lnTo>
                                <a:close/>
                                <a:moveTo>
                                  <a:pt x="2197" y="0"/>
                                </a:moveTo>
                                <a:lnTo>
                                  <a:pt x="2187" y="0"/>
                                </a:lnTo>
                                <a:lnTo>
                                  <a:pt x="2187" y="218"/>
                                </a:lnTo>
                                <a:lnTo>
                                  <a:pt x="2192" y="213"/>
                                </a:lnTo>
                                <a:lnTo>
                                  <a:pt x="2197" y="213"/>
                                </a:lnTo>
                                <a:lnTo>
                                  <a:pt x="219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4" name="Picture 6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8171" y="-984"/>
                            <a:ext cx="208" cy="208"/>
                          </a:xfrm>
                          <a:prstGeom prst="rect">
                            <a:avLst/>
                          </a:prstGeom>
                          <a:noFill/>
                          <a:extLst>
                            <a:ext uri="{909E8E84-426E-40DD-AFC4-6F175D3DCCD1}">
                              <a14:hiddenFill xmlns:a14="http://schemas.microsoft.com/office/drawing/2010/main">
                                <a:solidFill>
                                  <a:srgbClr val="FFFFFF"/>
                                </a:solidFill>
                              </a14:hiddenFill>
                            </a:ext>
                          </a:extLst>
                        </pic:spPr>
                      </pic:pic>
                      <wps:wsp>
                        <wps:cNvPr id="55" name="Freeform 60"/>
                        <wps:cNvSpPr>
                          <a:spLocks/>
                        </wps:cNvSpPr>
                        <wps:spPr bwMode="auto">
                          <a:xfrm>
                            <a:off x="9378" y="-661"/>
                            <a:ext cx="864" cy="472"/>
                          </a:xfrm>
                          <a:custGeom>
                            <a:avLst/>
                            <a:gdLst>
                              <a:gd name="T0" fmla="+- 0 10242 9378"/>
                              <a:gd name="T1" fmla="*/ T0 w 864"/>
                              <a:gd name="T2" fmla="+- 0 -661 -661"/>
                              <a:gd name="T3" fmla="*/ -661 h 472"/>
                              <a:gd name="T4" fmla="+- 0 9378 9378"/>
                              <a:gd name="T5" fmla="*/ T4 w 864"/>
                              <a:gd name="T6" fmla="+- 0 -661 -661"/>
                              <a:gd name="T7" fmla="*/ -661 h 472"/>
                              <a:gd name="T8" fmla="+- 0 9378 9378"/>
                              <a:gd name="T9" fmla="*/ T8 w 864"/>
                              <a:gd name="T10" fmla="+- 0 -214 -661"/>
                              <a:gd name="T11" fmla="*/ -214 h 472"/>
                              <a:gd name="T12" fmla="+- 0 9471 9378"/>
                              <a:gd name="T13" fmla="*/ T12 w 864"/>
                              <a:gd name="T14" fmla="+- 0 -199 -661"/>
                              <a:gd name="T15" fmla="*/ -199 h 472"/>
                              <a:gd name="T16" fmla="+- 0 9550 9378"/>
                              <a:gd name="T17" fmla="*/ T16 w 864"/>
                              <a:gd name="T18" fmla="+- 0 -191 -661"/>
                              <a:gd name="T19" fmla="*/ -191 h 472"/>
                              <a:gd name="T20" fmla="+- 0 9619 9378"/>
                              <a:gd name="T21" fmla="*/ T20 w 864"/>
                              <a:gd name="T22" fmla="+- 0 -189 -661"/>
                              <a:gd name="T23" fmla="*/ -189 h 472"/>
                              <a:gd name="T24" fmla="+- 0 9650 9378"/>
                              <a:gd name="T25" fmla="*/ T24 w 864"/>
                              <a:gd name="T26" fmla="+- 0 -190 -661"/>
                              <a:gd name="T27" fmla="*/ -190 h 472"/>
                              <a:gd name="T28" fmla="+- 0 9734 9378"/>
                              <a:gd name="T29" fmla="*/ T28 w 864"/>
                              <a:gd name="T30" fmla="+- 0 -199 -661"/>
                              <a:gd name="T31" fmla="*/ -199 h 472"/>
                              <a:gd name="T32" fmla="+- 0 9810 9378"/>
                              <a:gd name="T33" fmla="*/ T32 w 864"/>
                              <a:gd name="T34" fmla="+- 0 -215 -661"/>
                              <a:gd name="T35" fmla="*/ -215 h 472"/>
                              <a:gd name="T36" fmla="+- 0 9913 9378"/>
                              <a:gd name="T37" fmla="*/ T36 w 864"/>
                              <a:gd name="T38" fmla="+- 0 -240 -661"/>
                              <a:gd name="T39" fmla="*/ -240 h 472"/>
                              <a:gd name="T40" fmla="+- 0 9941 9378"/>
                              <a:gd name="T41" fmla="*/ T40 w 864"/>
                              <a:gd name="T42" fmla="+- 0 -247 -661"/>
                              <a:gd name="T43" fmla="*/ -247 h 472"/>
                              <a:gd name="T44" fmla="+- 0 10001 9378"/>
                              <a:gd name="T45" fmla="*/ T44 w 864"/>
                              <a:gd name="T46" fmla="+- 0 -258 -661"/>
                              <a:gd name="T47" fmla="*/ -258 h 472"/>
                              <a:gd name="T48" fmla="+- 0 10070 9378"/>
                              <a:gd name="T49" fmla="*/ T48 w 864"/>
                              <a:gd name="T50" fmla="+- 0 -268 -661"/>
                              <a:gd name="T51" fmla="*/ -268 h 472"/>
                              <a:gd name="T52" fmla="+- 0 10149 9378"/>
                              <a:gd name="T53" fmla="*/ T52 w 864"/>
                              <a:gd name="T54" fmla="+- 0 -275 -661"/>
                              <a:gd name="T55" fmla="*/ -275 h 472"/>
                              <a:gd name="T56" fmla="+- 0 10242 9378"/>
                              <a:gd name="T57" fmla="*/ T56 w 864"/>
                              <a:gd name="T58" fmla="+- 0 -277 -661"/>
                              <a:gd name="T59" fmla="*/ -277 h 472"/>
                              <a:gd name="T60" fmla="+- 0 10242 9378"/>
                              <a:gd name="T61" fmla="*/ T60 w 864"/>
                              <a:gd name="T62" fmla="+- 0 -661 -661"/>
                              <a:gd name="T63" fmla="*/ -66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864" h="472">
                                <a:moveTo>
                                  <a:pt x="864" y="0"/>
                                </a:moveTo>
                                <a:lnTo>
                                  <a:pt x="0" y="0"/>
                                </a:lnTo>
                                <a:lnTo>
                                  <a:pt x="0" y="447"/>
                                </a:lnTo>
                                <a:lnTo>
                                  <a:pt x="93" y="462"/>
                                </a:lnTo>
                                <a:lnTo>
                                  <a:pt x="172" y="470"/>
                                </a:lnTo>
                                <a:lnTo>
                                  <a:pt x="241" y="472"/>
                                </a:lnTo>
                                <a:lnTo>
                                  <a:pt x="272" y="471"/>
                                </a:lnTo>
                                <a:lnTo>
                                  <a:pt x="356" y="462"/>
                                </a:lnTo>
                                <a:lnTo>
                                  <a:pt x="432" y="446"/>
                                </a:lnTo>
                                <a:lnTo>
                                  <a:pt x="535" y="421"/>
                                </a:lnTo>
                                <a:lnTo>
                                  <a:pt x="563" y="414"/>
                                </a:lnTo>
                                <a:lnTo>
                                  <a:pt x="623" y="403"/>
                                </a:lnTo>
                                <a:lnTo>
                                  <a:pt x="692" y="393"/>
                                </a:lnTo>
                                <a:lnTo>
                                  <a:pt x="771" y="386"/>
                                </a:lnTo>
                                <a:lnTo>
                                  <a:pt x="864" y="384"/>
                                </a:lnTo>
                                <a:lnTo>
                                  <a:pt x="864"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9"/>
                        <wps:cNvSpPr>
                          <a:spLocks/>
                        </wps:cNvSpPr>
                        <wps:spPr bwMode="auto">
                          <a:xfrm>
                            <a:off x="9378" y="-661"/>
                            <a:ext cx="864" cy="472"/>
                          </a:xfrm>
                          <a:custGeom>
                            <a:avLst/>
                            <a:gdLst>
                              <a:gd name="T0" fmla="+- 0 9378 9378"/>
                              <a:gd name="T1" fmla="*/ T0 w 864"/>
                              <a:gd name="T2" fmla="+- 0 -661 -661"/>
                              <a:gd name="T3" fmla="*/ -661 h 472"/>
                              <a:gd name="T4" fmla="+- 0 10242 9378"/>
                              <a:gd name="T5" fmla="*/ T4 w 864"/>
                              <a:gd name="T6" fmla="+- 0 -661 -661"/>
                              <a:gd name="T7" fmla="*/ -661 h 472"/>
                              <a:gd name="T8" fmla="+- 0 10242 9378"/>
                              <a:gd name="T9" fmla="*/ T8 w 864"/>
                              <a:gd name="T10" fmla="+- 0 -277 -661"/>
                              <a:gd name="T11" fmla="*/ -277 h 472"/>
                              <a:gd name="T12" fmla="+- 0 10194 9378"/>
                              <a:gd name="T13" fmla="*/ T12 w 864"/>
                              <a:gd name="T14" fmla="+- 0 -277 -661"/>
                              <a:gd name="T15" fmla="*/ -277 h 472"/>
                              <a:gd name="T16" fmla="+- 0 10149 9378"/>
                              <a:gd name="T17" fmla="*/ T16 w 864"/>
                              <a:gd name="T18" fmla="+- 0 -275 -661"/>
                              <a:gd name="T19" fmla="*/ -275 h 472"/>
                              <a:gd name="T20" fmla="+- 0 10070 9378"/>
                              <a:gd name="T21" fmla="*/ T20 w 864"/>
                              <a:gd name="T22" fmla="+- 0 -268 -661"/>
                              <a:gd name="T23" fmla="*/ -268 h 472"/>
                              <a:gd name="T24" fmla="+- 0 10001 9378"/>
                              <a:gd name="T25" fmla="*/ T24 w 864"/>
                              <a:gd name="T26" fmla="+- 0 -258 -661"/>
                              <a:gd name="T27" fmla="*/ -258 h 472"/>
                              <a:gd name="T28" fmla="+- 0 9941 9378"/>
                              <a:gd name="T29" fmla="*/ T28 w 864"/>
                              <a:gd name="T30" fmla="+- 0 -247 -661"/>
                              <a:gd name="T31" fmla="*/ -247 h 472"/>
                              <a:gd name="T32" fmla="+- 0 9860 9378"/>
                              <a:gd name="T33" fmla="*/ T32 w 864"/>
                              <a:gd name="T34" fmla="+- 0 -227 -661"/>
                              <a:gd name="T35" fmla="*/ -227 h 472"/>
                              <a:gd name="T36" fmla="+- 0 9835 9378"/>
                              <a:gd name="T37" fmla="*/ T36 w 864"/>
                              <a:gd name="T38" fmla="+- 0 -221 -661"/>
                              <a:gd name="T39" fmla="*/ -221 h 472"/>
                              <a:gd name="T40" fmla="+- 0 9810 9378"/>
                              <a:gd name="T41" fmla="*/ T40 w 864"/>
                              <a:gd name="T42" fmla="+- 0 -215 -661"/>
                              <a:gd name="T43" fmla="*/ -215 h 472"/>
                              <a:gd name="T44" fmla="+- 0 9734 9378"/>
                              <a:gd name="T45" fmla="*/ T44 w 864"/>
                              <a:gd name="T46" fmla="+- 0 -199 -661"/>
                              <a:gd name="T47" fmla="*/ -199 h 472"/>
                              <a:gd name="T48" fmla="+- 0 9650 9378"/>
                              <a:gd name="T49" fmla="*/ T48 w 864"/>
                              <a:gd name="T50" fmla="+- 0 -190 -661"/>
                              <a:gd name="T51" fmla="*/ -190 h 472"/>
                              <a:gd name="T52" fmla="+- 0 9619 9378"/>
                              <a:gd name="T53" fmla="*/ T52 w 864"/>
                              <a:gd name="T54" fmla="+- 0 -189 -661"/>
                              <a:gd name="T55" fmla="*/ -189 h 472"/>
                              <a:gd name="T56" fmla="+- 0 9586 9378"/>
                              <a:gd name="T57" fmla="*/ T56 w 864"/>
                              <a:gd name="T58" fmla="+- 0 -189 -661"/>
                              <a:gd name="T59" fmla="*/ -189 h 472"/>
                              <a:gd name="T60" fmla="+- 0 9512 9378"/>
                              <a:gd name="T61" fmla="*/ T60 w 864"/>
                              <a:gd name="T62" fmla="+- 0 -194 -661"/>
                              <a:gd name="T63" fmla="*/ -194 h 472"/>
                              <a:gd name="T64" fmla="+- 0 9426 9378"/>
                              <a:gd name="T65" fmla="*/ T64 w 864"/>
                              <a:gd name="T66" fmla="+- 0 -206 -661"/>
                              <a:gd name="T67" fmla="*/ -206 h 472"/>
                              <a:gd name="T68" fmla="+- 0 9378 9378"/>
                              <a:gd name="T69" fmla="*/ T68 w 864"/>
                              <a:gd name="T70" fmla="+- 0 -214 -661"/>
                              <a:gd name="T71" fmla="*/ -214 h 472"/>
                              <a:gd name="T72" fmla="+- 0 9378 9378"/>
                              <a:gd name="T73" fmla="*/ T72 w 864"/>
                              <a:gd name="T74" fmla="+- 0 -661 -661"/>
                              <a:gd name="T75" fmla="*/ -661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64" h="472">
                                <a:moveTo>
                                  <a:pt x="0" y="0"/>
                                </a:moveTo>
                                <a:lnTo>
                                  <a:pt x="864" y="0"/>
                                </a:lnTo>
                                <a:lnTo>
                                  <a:pt x="864" y="384"/>
                                </a:lnTo>
                                <a:lnTo>
                                  <a:pt x="816" y="384"/>
                                </a:lnTo>
                                <a:lnTo>
                                  <a:pt x="771" y="386"/>
                                </a:lnTo>
                                <a:lnTo>
                                  <a:pt x="692" y="393"/>
                                </a:lnTo>
                                <a:lnTo>
                                  <a:pt x="623" y="403"/>
                                </a:lnTo>
                                <a:lnTo>
                                  <a:pt x="563" y="414"/>
                                </a:lnTo>
                                <a:lnTo>
                                  <a:pt x="482" y="434"/>
                                </a:lnTo>
                                <a:lnTo>
                                  <a:pt x="457" y="440"/>
                                </a:lnTo>
                                <a:lnTo>
                                  <a:pt x="432" y="446"/>
                                </a:lnTo>
                                <a:lnTo>
                                  <a:pt x="356" y="462"/>
                                </a:lnTo>
                                <a:lnTo>
                                  <a:pt x="272" y="471"/>
                                </a:lnTo>
                                <a:lnTo>
                                  <a:pt x="241" y="472"/>
                                </a:lnTo>
                                <a:lnTo>
                                  <a:pt x="208" y="472"/>
                                </a:lnTo>
                                <a:lnTo>
                                  <a:pt x="134" y="467"/>
                                </a:lnTo>
                                <a:lnTo>
                                  <a:pt x="48" y="455"/>
                                </a:lnTo>
                                <a:lnTo>
                                  <a:pt x="0" y="447"/>
                                </a:lnTo>
                                <a:lnTo>
                                  <a:pt x="0" y="0"/>
                                </a:lnTo>
                                <a:close/>
                              </a:path>
                            </a:pathLst>
                          </a:custGeom>
                          <a:noFill/>
                          <a:ln w="60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AutoShape 58"/>
                        <wps:cNvSpPr>
                          <a:spLocks/>
                        </wps:cNvSpPr>
                        <wps:spPr bwMode="auto">
                          <a:xfrm>
                            <a:off x="8080" y="-451"/>
                            <a:ext cx="1299" cy="60"/>
                          </a:xfrm>
                          <a:custGeom>
                            <a:avLst/>
                            <a:gdLst>
                              <a:gd name="T0" fmla="+- 0 9362 8080"/>
                              <a:gd name="T1" fmla="*/ T0 w 1299"/>
                              <a:gd name="T2" fmla="+- 0 -426 -451"/>
                              <a:gd name="T3" fmla="*/ -426 h 60"/>
                              <a:gd name="T4" fmla="+- 0 9289 8080"/>
                              <a:gd name="T5" fmla="*/ T4 w 1299"/>
                              <a:gd name="T6" fmla="+- 0 -426 -451"/>
                              <a:gd name="T7" fmla="*/ -426 h 60"/>
                              <a:gd name="T8" fmla="+- 0 9289 8080"/>
                              <a:gd name="T9" fmla="*/ T8 w 1299"/>
                              <a:gd name="T10" fmla="+- 0 -416 -451"/>
                              <a:gd name="T11" fmla="*/ -416 h 60"/>
                              <a:gd name="T12" fmla="+- 0 9279 8080"/>
                              <a:gd name="T13" fmla="*/ T12 w 1299"/>
                              <a:gd name="T14" fmla="+- 0 -416 -451"/>
                              <a:gd name="T15" fmla="*/ -416 h 60"/>
                              <a:gd name="T16" fmla="+- 0 9279 8080"/>
                              <a:gd name="T17" fmla="*/ T16 w 1299"/>
                              <a:gd name="T18" fmla="+- 0 -392 -451"/>
                              <a:gd name="T19" fmla="*/ -392 h 60"/>
                              <a:gd name="T20" fmla="+- 0 9378 8080"/>
                              <a:gd name="T21" fmla="*/ T20 w 1299"/>
                              <a:gd name="T22" fmla="+- 0 -422 -451"/>
                              <a:gd name="T23" fmla="*/ -422 h 60"/>
                              <a:gd name="T24" fmla="+- 0 9362 8080"/>
                              <a:gd name="T25" fmla="*/ T24 w 1299"/>
                              <a:gd name="T26" fmla="+- 0 -426 -451"/>
                              <a:gd name="T27" fmla="*/ -426 h 60"/>
                              <a:gd name="T28" fmla="+- 0 9279 8080"/>
                              <a:gd name="T29" fmla="*/ T28 w 1299"/>
                              <a:gd name="T30" fmla="+- 0 -426 -451"/>
                              <a:gd name="T31" fmla="*/ -426 h 60"/>
                              <a:gd name="T32" fmla="+- 0 8080 8080"/>
                              <a:gd name="T33" fmla="*/ T32 w 1299"/>
                              <a:gd name="T34" fmla="+- 0 -425 -451"/>
                              <a:gd name="T35" fmla="*/ -425 h 60"/>
                              <a:gd name="T36" fmla="+- 0 8080 8080"/>
                              <a:gd name="T37" fmla="*/ T36 w 1299"/>
                              <a:gd name="T38" fmla="+- 0 -415 -451"/>
                              <a:gd name="T39" fmla="*/ -415 h 60"/>
                              <a:gd name="T40" fmla="+- 0 9279 8080"/>
                              <a:gd name="T41" fmla="*/ T40 w 1299"/>
                              <a:gd name="T42" fmla="+- 0 -416 -451"/>
                              <a:gd name="T43" fmla="*/ -416 h 60"/>
                              <a:gd name="T44" fmla="+- 0 9279 8080"/>
                              <a:gd name="T45" fmla="*/ T44 w 1299"/>
                              <a:gd name="T46" fmla="+- 0 -426 -451"/>
                              <a:gd name="T47" fmla="*/ -426 h 60"/>
                              <a:gd name="T48" fmla="+- 0 9289 8080"/>
                              <a:gd name="T49" fmla="*/ T48 w 1299"/>
                              <a:gd name="T50" fmla="+- 0 -426 -451"/>
                              <a:gd name="T51" fmla="*/ -426 h 60"/>
                              <a:gd name="T52" fmla="+- 0 9279 8080"/>
                              <a:gd name="T53" fmla="*/ T52 w 1299"/>
                              <a:gd name="T54" fmla="+- 0 -426 -451"/>
                              <a:gd name="T55" fmla="*/ -426 h 60"/>
                              <a:gd name="T56" fmla="+- 0 9279 8080"/>
                              <a:gd name="T57" fmla="*/ T56 w 1299"/>
                              <a:gd name="T58" fmla="+- 0 -416 -451"/>
                              <a:gd name="T59" fmla="*/ -416 h 60"/>
                              <a:gd name="T60" fmla="+- 0 9289 8080"/>
                              <a:gd name="T61" fmla="*/ T60 w 1299"/>
                              <a:gd name="T62" fmla="+- 0 -416 -451"/>
                              <a:gd name="T63" fmla="*/ -416 h 60"/>
                              <a:gd name="T64" fmla="+- 0 9289 8080"/>
                              <a:gd name="T65" fmla="*/ T64 w 1299"/>
                              <a:gd name="T66" fmla="+- 0 -426 -451"/>
                              <a:gd name="T67" fmla="*/ -426 h 60"/>
                              <a:gd name="T68" fmla="+- 0 9279 8080"/>
                              <a:gd name="T69" fmla="*/ T68 w 1299"/>
                              <a:gd name="T70" fmla="+- 0 -451 -451"/>
                              <a:gd name="T71" fmla="*/ -451 h 60"/>
                              <a:gd name="T72" fmla="+- 0 9279 8080"/>
                              <a:gd name="T73" fmla="*/ T72 w 1299"/>
                              <a:gd name="T74" fmla="+- 0 -426 -451"/>
                              <a:gd name="T75" fmla="*/ -426 h 60"/>
                              <a:gd name="T76" fmla="+- 0 9362 8080"/>
                              <a:gd name="T77" fmla="*/ T76 w 1299"/>
                              <a:gd name="T78" fmla="+- 0 -426 -451"/>
                              <a:gd name="T79" fmla="*/ -426 h 60"/>
                              <a:gd name="T80" fmla="+- 0 9279 8080"/>
                              <a:gd name="T81" fmla="*/ T80 w 1299"/>
                              <a:gd name="T82" fmla="+- 0 -451 -451"/>
                              <a:gd name="T83" fmla="*/ -45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99" h="60">
                                <a:moveTo>
                                  <a:pt x="1282" y="25"/>
                                </a:moveTo>
                                <a:lnTo>
                                  <a:pt x="1209" y="25"/>
                                </a:lnTo>
                                <a:lnTo>
                                  <a:pt x="1209" y="35"/>
                                </a:lnTo>
                                <a:lnTo>
                                  <a:pt x="1199" y="35"/>
                                </a:lnTo>
                                <a:lnTo>
                                  <a:pt x="1199" y="59"/>
                                </a:lnTo>
                                <a:lnTo>
                                  <a:pt x="1298" y="29"/>
                                </a:lnTo>
                                <a:lnTo>
                                  <a:pt x="1282" y="25"/>
                                </a:lnTo>
                                <a:close/>
                                <a:moveTo>
                                  <a:pt x="1199" y="25"/>
                                </a:moveTo>
                                <a:lnTo>
                                  <a:pt x="0" y="26"/>
                                </a:lnTo>
                                <a:lnTo>
                                  <a:pt x="0" y="36"/>
                                </a:lnTo>
                                <a:lnTo>
                                  <a:pt x="1199" y="35"/>
                                </a:lnTo>
                                <a:lnTo>
                                  <a:pt x="1199" y="25"/>
                                </a:lnTo>
                                <a:close/>
                                <a:moveTo>
                                  <a:pt x="1209" y="25"/>
                                </a:moveTo>
                                <a:lnTo>
                                  <a:pt x="1199" y="25"/>
                                </a:lnTo>
                                <a:lnTo>
                                  <a:pt x="1199" y="35"/>
                                </a:lnTo>
                                <a:lnTo>
                                  <a:pt x="1209" y="35"/>
                                </a:lnTo>
                                <a:lnTo>
                                  <a:pt x="1209" y="25"/>
                                </a:lnTo>
                                <a:close/>
                                <a:moveTo>
                                  <a:pt x="1199" y="0"/>
                                </a:moveTo>
                                <a:lnTo>
                                  <a:pt x="1199" y="25"/>
                                </a:lnTo>
                                <a:lnTo>
                                  <a:pt x="1282" y="25"/>
                                </a:lnTo>
                                <a:lnTo>
                                  <a:pt x="11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 name="Picture 5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8171" y="-519"/>
                            <a:ext cx="208" cy="2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8171" y="-1413"/>
                            <a:ext cx="208" cy="207"/>
                          </a:xfrm>
                          <a:prstGeom prst="rect">
                            <a:avLst/>
                          </a:prstGeom>
                          <a:noFill/>
                          <a:extLst>
                            <a:ext uri="{909E8E84-426E-40DD-AFC4-6F175D3DCCD1}">
                              <a14:hiddenFill xmlns:a14="http://schemas.microsoft.com/office/drawing/2010/main">
                                <a:solidFill>
                                  <a:srgbClr val="FFFFFF"/>
                                </a:solidFill>
                              </a14:hiddenFill>
                            </a:ext>
                          </a:extLst>
                        </pic:spPr>
                      </pic:pic>
                      <wps:wsp>
                        <wps:cNvPr id="60" name="AutoShape 55"/>
                        <wps:cNvSpPr>
                          <a:spLocks/>
                        </wps:cNvSpPr>
                        <wps:spPr bwMode="auto">
                          <a:xfrm>
                            <a:off x="7032" y="-1331"/>
                            <a:ext cx="3394" cy="942"/>
                          </a:xfrm>
                          <a:custGeom>
                            <a:avLst/>
                            <a:gdLst>
                              <a:gd name="T0" fmla="+- 0 7215 7032"/>
                              <a:gd name="T1" fmla="*/ T0 w 3394"/>
                              <a:gd name="T2" fmla="+- 0 -1302 -1331"/>
                              <a:gd name="T3" fmla="*/ -1302 h 942"/>
                              <a:gd name="T4" fmla="+- 0 7199 7032"/>
                              <a:gd name="T5" fmla="*/ T4 w 3394"/>
                              <a:gd name="T6" fmla="+- 0 -1307 -1331"/>
                              <a:gd name="T7" fmla="*/ -1307 h 942"/>
                              <a:gd name="T8" fmla="+- 0 7116 7032"/>
                              <a:gd name="T9" fmla="*/ T8 w 3394"/>
                              <a:gd name="T10" fmla="+- 0 -1331 -1331"/>
                              <a:gd name="T11" fmla="*/ -1331 h 942"/>
                              <a:gd name="T12" fmla="+- 0 7116 7032"/>
                              <a:gd name="T13" fmla="*/ T12 w 3394"/>
                              <a:gd name="T14" fmla="+- 0 -1307 -1331"/>
                              <a:gd name="T15" fmla="*/ -1307 h 942"/>
                              <a:gd name="T16" fmla="+- 0 7034 7032"/>
                              <a:gd name="T17" fmla="*/ T16 w 3394"/>
                              <a:gd name="T18" fmla="+- 0 -1307 -1331"/>
                              <a:gd name="T19" fmla="*/ -1307 h 942"/>
                              <a:gd name="T20" fmla="+- 0 7032 7032"/>
                              <a:gd name="T21" fmla="*/ T20 w 3394"/>
                              <a:gd name="T22" fmla="+- 0 -1304 -1331"/>
                              <a:gd name="T23" fmla="*/ -1304 h 942"/>
                              <a:gd name="T24" fmla="+- 0 7032 7032"/>
                              <a:gd name="T25" fmla="*/ T24 w 3394"/>
                              <a:gd name="T26" fmla="+- 0 -417 -1331"/>
                              <a:gd name="T27" fmla="*/ -417 h 942"/>
                              <a:gd name="T28" fmla="+- 0 7034 7032"/>
                              <a:gd name="T29" fmla="*/ T28 w 3394"/>
                              <a:gd name="T30" fmla="+- 0 -415 -1331"/>
                              <a:gd name="T31" fmla="*/ -415 h 942"/>
                              <a:gd name="T32" fmla="+- 0 7116 7032"/>
                              <a:gd name="T33" fmla="*/ T32 w 3394"/>
                              <a:gd name="T34" fmla="+- 0 -415 -1331"/>
                              <a:gd name="T35" fmla="*/ -415 h 942"/>
                              <a:gd name="T36" fmla="+- 0 7116 7032"/>
                              <a:gd name="T37" fmla="*/ T36 w 3394"/>
                              <a:gd name="T38" fmla="+- 0 -390 -1331"/>
                              <a:gd name="T39" fmla="*/ -390 h 942"/>
                              <a:gd name="T40" fmla="+- 0 7199 7032"/>
                              <a:gd name="T41" fmla="*/ T40 w 3394"/>
                              <a:gd name="T42" fmla="+- 0 -415 -1331"/>
                              <a:gd name="T43" fmla="*/ -415 h 942"/>
                              <a:gd name="T44" fmla="+- 0 7215 7032"/>
                              <a:gd name="T45" fmla="*/ T44 w 3394"/>
                              <a:gd name="T46" fmla="+- 0 -420 -1331"/>
                              <a:gd name="T47" fmla="*/ -420 h 942"/>
                              <a:gd name="T48" fmla="+- 0 7199 7032"/>
                              <a:gd name="T49" fmla="*/ T48 w 3394"/>
                              <a:gd name="T50" fmla="+- 0 -425 -1331"/>
                              <a:gd name="T51" fmla="*/ -425 h 942"/>
                              <a:gd name="T52" fmla="+- 0 7116 7032"/>
                              <a:gd name="T53" fmla="*/ T52 w 3394"/>
                              <a:gd name="T54" fmla="+- 0 -450 -1331"/>
                              <a:gd name="T55" fmla="*/ -450 h 942"/>
                              <a:gd name="T56" fmla="+- 0 7116 7032"/>
                              <a:gd name="T57" fmla="*/ T56 w 3394"/>
                              <a:gd name="T58" fmla="+- 0 -425 -1331"/>
                              <a:gd name="T59" fmla="*/ -425 h 942"/>
                              <a:gd name="T60" fmla="+- 0 7042 7032"/>
                              <a:gd name="T61" fmla="*/ T60 w 3394"/>
                              <a:gd name="T62" fmla="+- 0 -425 -1331"/>
                              <a:gd name="T63" fmla="*/ -425 h 942"/>
                              <a:gd name="T64" fmla="+- 0 7042 7032"/>
                              <a:gd name="T65" fmla="*/ T64 w 3394"/>
                              <a:gd name="T66" fmla="+- 0 -1297 -1331"/>
                              <a:gd name="T67" fmla="*/ -1297 h 942"/>
                              <a:gd name="T68" fmla="+- 0 7116 7032"/>
                              <a:gd name="T69" fmla="*/ T68 w 3394"/>
                              <a:gd name="T70" fmla="+- 0 -1297 -1331"/>
                              <a:gd name="T71" fmla="*/ -1297 h 942"/>
                              <a:gd name="T72" fmla="+- 0 7116 7032"/>
                              <a:gd name="T73" fmla="*/ T72 w 3394"/>
                              <a:gd name="T74" fmla="+- 0 -1272 -1331"/>
                              <a:gd name="T75" fmla="*/ -1272 h 942"/>
                              <a:gd name="T76" fmla="+- 0 7199 7032"/>
                              <a:gd name="T77" fmla="*/ T76 w 3394"/>
                              <a:gd name="T78" fmla="+- 0 -1297 -1331"/>
                              <a:gd name="T79" fmla="*/ -1297 h 942"/>
                              <a:gd name="T80" fmla="+- 0 7215 7032"/>
                              <a:gd name="T81" fmla="*/ T80 w 3394"/>
                              <a:gd name="T82" fmla="+- 0 -1302 -1331"/>
                              <a:gd name="T83" fmla="*/ -1302 h 942"/>
                              <a:gd name="T84" fmla="+- 0 10425 7032"/>
                              <a:gd name="T85" fmla="*/ T84 w 3394"/>
                              <a:gd name="T86" fmla="+- 0 -1304 -1331"/>
                              <a:gd name="T87" fmla="*/ -1304 h 942"/>
                              <a:gd name="T88" fmla="+- 0 10423 7032"/>
                              <a:gd name="T89" fmla="*/ T88 w 3394"/>
                              <a:gd name="T90" fmla="+- 0 -1307 -1331"/>
                              <a:gd name="T91" fmla="*/ -1307 h 942"/>
                              <a:gd name="T92" fmla="+- 0 10341 7032"/>
                              <a:gd name="T93" fmla="*/ T92 w 3394"/>
                              <a:gd name="T94" fmla="+- 0 -1307 -1331"/>
                              <a:gd name="T95" fmla="*/ -1307 h 942"/>
                              <a:gd name="T96" fmla="+- 0 10341 7032"/>
                              <a:gd name="T97" fmla="*/ T96 w 3394"/>
                              <a:gd name="T98" fmla="+- 0 -1331 -1331"/>
                              <a:gd name="T99" fmla="*/ -1331 h 942"/>
                              <a:gd name="T100" fmla="+- 0 10242 7032"/>
                              <a:gd name="T101" fmla="*/ T100 w 3394"/>
                              <a:gd name="T102" fmla="+- 0 -1302 -1331"/>
                              <a:gd name="T103" fmla="*/ -1302 h 942"/>
                              <a:gd name="T104" fmla="+- 0 10341 7032"/>
                              <a:gd name="T105" fmla="*/ T104 w 3394"/>
                              <a:gd name="T106" fmla="+- 0 -1272 -1331"/>
                              <a:gd name="T107" fmla="*/ -1272 h 942"/>
                              <a:gd name="T108" fmla="+- 0 10341 7032"/>
                              <a:gd name="T109" fmla="*/ T108 w 3394"/>
                              <a:gd name="T110" fmla="+- 0 -1297 -1331"/>
                              <a:gd name="T111" fmla="*/ -1297 h 942"/>
                              <a:gd name="T112" fmla="+- 0 10415 7032"/>
                              <a:gd name="T113" fmla="*/ T112 w 3394"/>
                              <a:gd name="T114" fmla="+- 0 -1297 -1331"/>
                              <a:gd name="T115" fmla="*/ -1297 h 942"/>
                              <a:gd name="T116" fmla="+- 0 10415 7032"/>
                              <a:gd name="T117" fmla="*/ T116 w 3394"/>
                              <a:gd name="T118" fmla="+- 0 -427 -1331"/>
                              <a:gd name="T119" fmla="*/ -427 h 942"/>
                              <a:gd name="T120" fmla="+- 0 10351 7032"/>
                              <a:gd name="T121" fmla="*/ T120 w 3394"/>
                              <a:gd name="T122" fmla="+- 0 -427 -1331"/>
                              <a:gd name="T123" fmla="*/ -427 h 942"/>
                              <a:gd name="T124" fmla="+- 0 10351 7032"/>
                              <a:gd name="T125" fmla="*/ T124 w 3394"/>
                              <a:gd name="T126" fmla="+- 0 -451 -1331"/>
                              <a:gd name="T127" fmla="*/ -451 h 942"/>
                              <a:gd name="T128" fmla="+- 0 10252 7032"/>
                              <a:gd name="T129" fmla="*/ T128 w 3394"/>
                              <a:gd name="T130" fmla="+- 0 -422 -1331"/>
                              <a:gd name="T131" fmla="*/ -422 h 942"/>
                              <a:gd name="T132" fmla="+- 0 10351 7032"/>
                              <a:gd name="T133" fmla="*/ T132 w 3394"/>
                              <a:gd name="T134" fmla="+- 0 -392 -1331"/>
                              <a:gd name="T135" fmla="*/ -392 h 942"/>
                              <a:gd name="T136" fmla="+- 0 10351 7032"/>
                              <a:gd name="T137" fmla="*/ T136 w 3394"/>
                              <a:gd name="T138" fmla="+- 0 -417 -1331"/>
                              <a:gd name="T139" fmla="*/ -417 h 942"/>
                              <a:gd name="T140" fmla="+- 0 10423 7032"/>
                              <a:gd name="T141" fmla="*/ T140 w 3394"/>
                              <a:gd name="T142" fmla="+- 0 -417 -1331"/>
                              <a:gd name="T143" fmla="*/ -417 h 942"/>
                              <a:gd name="T144" fmla="+- 0 10425 7032"/>
                              <a:gd name="T145" fmla="*/ T144 w 3394"/>
                              <a:gd name="T146" fmla="+- 0 -419 -1331"/>
                              <a:gd name="T147" fmla="*/ -419 h 942"/>
                              <a:gd name="T148" fmla="+- 0 10425 7032"/>
                              <a:gd name="T149" fmla="*/ T148 w 3394"/>
                              <a:gd name="T150" fmla="+- 0 -422 -1331"/>
                              <a:gd name="T151" fmla="*/ -422 h 942"/>
                              <a:gd name="T152" fmla="+- 0 10425 7032"/>
                              <a:gd name="T153" fmla="*/ T152 w 3394"/>
                              <a:gd name="T154" fmla="+- 0 -427 -1331"/>
                              <a:gd name="T155" fmla="*/ -427 h 942"/>
                              <a:gd name="T156" fmla="+- 0 10425 7032"/>
                              <a:gd name="T157" fmla="*/ T156 w 3394"/>
                              <a:gd name="T158" fmla="+- 0 -1297 -1331"/>
                              <a:gd name="T159" fmla="*/ -1297 h 942"/>
                              <a:gd name="T160" fmla="+- 0 10425 7032"/>
                              <a:gd name="T161" fmla="*/ T160 w 3394"/>
                              <a:gd name="T162" fmla="+- 0 -1302 -1331"/>
                              <a:gd name="T163" fmla="*/ -1302 h 942"/>
                              <a:gd name="T164" fmla="+- 0 10425 7032"/>
                              <a:gd name="T165" fmla="*/ T164 w 3394"/>
                              <a:gd name="T166" fmla="+- 0 -1304 -1331"/>
                              <a:gd name="T167" fmla="*/ -1304 h 9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394" h="942">
                                <a:moveTo>
                                  <a:pt x="183" y="29"/>
                                </a:moveTo>
                                <a:lnTo>
                                  <a:pt x="167" y="24"/>
                                </a:lnTo>
                                <a:lnTo>
                                  <a:pt x="84" y="0"/>
                                </a:lnTo>
                                <a:lnTo>
                                  <a:pt x="84" y="24"/>
                                </a:lnTo>
                                <a:lnTo>
                                  <a:pt x="2" y="24"/>
                                </a:lnTo>
                                <a:lnTo>
                                  <a:pt x="0" y="27"/>
                                </a:lnTo>
                                <a:lnTo>
                                  <a:pt x="0" y="914"/>
                                </a:lnTo>
                                <a:lnTo>
                                  <a:pt x="2" y="916"/>
                                </a:lnTo>
                                <a:lnTo>
                                  <a:pt x="84" y="916"/>
                                </a:lnTo>
                                <a:lnTo>
                                  <a:pt x="84" y="941"/>
                                </a:lnTo>
                                <a:lnTo>
                                  <a:pt x="167" y="916"/>
                                </a:lnTo>
                                <a:lnTo>
                                  <a:pt x="183" y="911"/>
                                </a:lnTo>
                                <a:lnTo>
                                  <a:pt x="167" y="906"/>
                                </a:lnTo>
                                <a:lnTo>
                                  <a:pt x="84" y="881"/>
                                </a:lnTo>
                                <a:lnTo>
                                  <a:pt x="84" y="906"/>
                                </a:lnTo>
                                <a:lnTo>
                                  <a:pt x="10" y="906"/>
                                </a:lnTo>
                                <a:lnTo>
                                  <a:pt x="10" y="34"/>
                                </a:lnTo>
                                <a:lnTo>
                                  <a:pt x="84" y="34"/>
                                </a:lnTo>
                                <a:lnTo>
                                  <a:pt x="84" y="59"/>
                                </a:lnTo>
                                <a:lnTo>
                                  <a:pt x="167" y="34"/>
                                </a:lnTo>
                                <a:lnTo>
                                  <a:pt x="183" y="29"/>
                                </a:lnTo>
                                <a:moveTo>
                                  <a:pt x="3393" y="27"/>
                                </a:moveTo>
                                <a:lnTo>
                                  <a:pt x="3391" y="24"/>
                                </a:lnTo>
                                <a:lnTo>
                                  <a:pt x="3309" y="24"/>
                                </a:lnTo>
                                <a:lnTo>
                                  <a:pt x="3309" y="0"/>
                                </a:lnTo>
                                <a:lnTo>
                                  <a:pt x="3210" y="29"/>
                                </a:lnTo>
                                <a:lnTo>
                                  <a:pt x="3309" y="59"/>
                                </a:lnTo>
                                <a:lnTo>
                                  <a:pt x="3309" y="34"/>
                                </a:lnTo>
                                <a:lnTo>
                                  <a:pt x="3383" y="34"/>
                                </a:lnTo>
                                <a:lnTo>
                                  <a:pt x="3383" y="904"/>
                                </a:lnTo>
                                <a:lnTo>
                                  <a:pt x="3319" y="904"/>
                                </a:lnTo>
                                <a:lnTo>
                                  <a:pt x="3319" y="880"/>
                                </a:lnTo>
                                <a:lnTo>
                                  <a:pt x="3220" y="909"/>
                                </a:lnTo>
                                <a:lnTo>
                                  <a:pt x="3319" y="939"/>
                                </a:lnTo>
                                <a:lnTo>
                                  <a:pt x="3319" y="914"/>
                                </a:lnTo>
                                <a:lnTo>
                                  <a:pt x="3391" y="914"/>
                                </a:lnTo>
                                <a:lnTo>
                                  <a:pt x="3393" y="912"/>
                                </a:lnTo>
                                <a:lnTo>
                                  <a:pt x="3393" y="909"/>
                                </a:lnTo>
                                <a:lnTo>
                                  <a:pt x="3393" y="904"/>
                                </a:lnTo>
                                <a:lnTo>
                                  <a:pt x="3393" y="34"/>
                                </a:lnTo>
                                <a:lnTo>
                                  <a:pt x="3393" y="29"/>
                                </a:lnTo>
                                <a:lnTo>
                                  <a:pt x="3393" y="27"/>
                                </a:lnTo>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 name="Picture 5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10174" y="-976"/>
                            <a:ext cx="208" cy="2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5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7064" y="-984"/>
                            <a:ext cx="207" cy="208"/>
                          </a:xfrm>
                          <a:prstGeom prst="rect">
                            <a:avLst/>
                          </a:prstGeom>
                          <a:noFill/>
                          <a:extLst>
                            <a:ext uri="{909E8E84-426E-40DD-AFC4-6F175D3DCCD1}">
                              <a14:hiddenFill xmlns:a14="http://schemas.microsoft.com/office/drawing/2010/main">
                                <a:solidFill>
                                  <a:srgbClr val="FFFFFF"/>
                                </a:solidFill>
                              </a14:hiddenFill>
                            </a:ext>
                          </a:extLst>
                        </pic:spPr>
                      </pic:pic>
                      <wps:wsp>
                        <wps:cNvPr id="63" name="Text Box 52"/>
                        <wps:cNvSpPr txBox="1">
                          <a:spLocks noChangeArrowheads="1"/>
                        </wps:cNvSpPr>
                        <wps:spPr bwMode="auto">
                          <a:xfrm>
                            <a:off x="7758" y="-1979"/>
                            <a:ext cx="1191"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53A3C" w14:textId="77777777" w:rsidR="000A0F80" w:rsidRDefault="000A0F80">
                              <w:pPr>
                                <w:spacing w:line="110" w:lineRule="exact"/>
                                <w:ind w:left="197" w:right="-17"/>
                                <w:rPr>
                                  <w:rFonts w:ascii="Arial"/>
                                  <w:sz w:val="14"/>
                                </w:rPr>
                              </w:pPr>
                              <w:r>
                                <w:rPr>
                                  <w:rFonts w:ascii="Arial"/>
                                  <w:sz w:val="14"/>
                                </w:rPr>
                                <w:t>Randomly</w:t>
                              </w:r>
                            </w:p>
                            <w:p w14:paraId="2A87BFE7" w14:textId="77777777" w:rsidR="000A0F80" w:rsidRDefault="000A0F80">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wps:txbx>
                        <wps:bodyPr rot="0" vert="horz" wrap="square" lIns="0" tIns="0" rIns="0" bIns="0" anchor="t" anchorCtr="0" upright="1">
                          <a:noAutofit/>
                        </wps:bodyPr>
                      </wps:wsp>
                      <wps:wsp>
                        <wps:cNvPr id="64" name="Text Box 51"/>
                        <wps:cNvSpPr txBox="1">
                          <a:spLocks noChangeArrowheads="1"/>
                        </wps:cNvSpPr>
                        <wps:spPr bwMode="auto">
                          <a:xfrm>
                            <a:off x="7318" y="-1494"/>
                            <a:ext cx="657"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0EFC2" w14:textId="77777777" w:rsidR="000A0F80" w:rsidRDefault="000A0F80">
                              <w:pPr>
                                <w:spacing w:line="143" w:lineRule="exact"/>
                                <w:ind w:left="-1"/>
                                <w:jc w:val="center"/>
                                <w:rPr>
                                  <w:rFonts w:ascii="Arial"/>
                                  <w:sz w:val="14"/>
                                </w:rPr>
                              </w:pPr>
                              <w:r>
                                <w:rPr>
                                  <w:rFonts w:ascii="Arial"/>
                                  <w:color w:val="FFFFFF"/>
                                  <w:spacing w:val="-1"/>
                                  <w:sz w:val="14"/>
                                </w:rPr>
                                <w:t>Generated</w:t>
                              </w:r>
                            </w:p>
                            <w:p w14:paraId="61AAA2D7" w14:textId="77777777" w:rsidR="000A0F80" w:rsidRDefault="000A0F80">
                              <w:pPr>
                                <w:spacing w:before="5" w:line="158" w:lineRule="exact"/>
                                <w:jc w:val="center"/>
                                <w:rPr>
                                  <w:rFonts w:ascii="Arial"/>
                                  <w:sz w:val="14"/>
                                </w:rPr>
                              </w:pPr>
                              <w:r>
                                <w:rPr>
                                  <w:rFonts w:ascii="Arial"/>
                                  <w:color w:val="FFFFFF"/>
                                  <w:sz w:val="14"/>
                                </w:rPr>
                                <w:t>Model</w:t>
                              </w:r>
                            </w:p>
                          </w:txbxContent>
                        </wps:txbx>
                        <wps:bodyPr rot="0" vert="horz" wrap="square" lIns="0" tIns="0" rIns="0" bIns="0" anchor="t" anchorCtr="0" upright="1">
                          <a:noAutofit/>
                        </wps:bodyPr>
                      </wps:wsp>
                      <wps:wsp>
                        <wps:cNvPr id="65" name="Text Box 50"/>
                        <wps:cNvSpPr txBox="1">
                          <a:spLocks noChangeArrowheads="1"/>
                        </wps:cNvSpPr>
                        <wps:spPr bwMode="auto">
                          <a:xfrm>
                            <a:off x="8238" y="-1371"/>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D6205" w14:textId="77777777" w:rsidR="000A0F80" w:rsidRDefault="000A0F80">
                              <w:pPr>
                                <w:spacing w:line="139" w:lineRule="exact"/>
                                <w:rPr>
                                  <w:rFonts w:ascii="Arial"/>
                                  <w:sz w:val="14"/>
                                </w:rPr>
                              </w:pPr>
                              <w:r>
                                <w:rPr>
                                  <w:rFonts w:ascii="Arial"/>
                                  <w:color w:val="FFFFFF"/>
                                  <w:w w:val="99"/>
                                  <w:sz w:val="14"/>
                                </w:rPr>
                                <w:t>2</w:t>
                              </w:r>
                            </w:p>
                          </w:txbxContent>
                        </wps:txbx>
                        <wps:bodyPr rot="0" vert="horz" wrap="square" lIns="0" tIns="0" rIns="0" bIns="0" anchor="t" anchorCtr="0" upright="1">
                          <a:noAutofit/>
                        </wps:bodyPr>
                      </wps:wsp>
                      <wps:wsp>
                        <wps:cNvPr id="66" name="Text Box 49"/>
                        <wps:cNvSpPr txBox="1">
                          <a:spLocks noChangeArrowheads="1"/>
                        </wps:cNvSpPr>
                        <wps:spPr bwMode="auto">
                          <a:xfrm>
                            <a:off x="9552" y="-1528"/>
                            <a:ext cx="518"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4669B" w14:textId="77777777" w:rsidR="000A0F80" w:rsidRDefault="000A0F80">
                              <w:pPr>
                                <w:spacing w:line="112" w:lineRule="exact"/>
                                <w:ind w:right="-18" w:firstLine="2"/>
                                <w:rPr>
                                  <w:rFonts w:ascii="Arial"/>
                                  <w:sz w:val="11"/>
                                </w:rPr>
                              </w:pPr>
                              <w:r>
                                <w:rPr>
                                  <w:rFonts w:ascii="Arial"/>
                                  <w:color w:val="FFFFFF"/>
                                  <w:sz w:val="11"/>
                                </w:rPr>
                                <w:t>Code from</w:t>
                              </w:r>
                            </w:p>
                            <w:p w14:paraId="4F313E8B" w14:textId="77777777" w:rsidR="000A0F80" w:rsidRDefault="000A0F80">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wps:txbx>
                        <wps:bodyPr rot="0" vert="horz" wrap="square" lIns="0" tIns="0" rIns="0" bIns="0" anchor="t" anchorCtr="0" upright="1">
                          <a:noAutofit/>
                        </wps:bodyPr>
                      </wps:wsp>
                      <wps:wsp>
                        <wps:cNvPr id="67" name="Text Box 48"/>
                        <wps:cNvSpPr txBox="1">
                          <a:spLocks noChangeArrowheads="1"/>
                        </wps:cNvSpPr>
                        <wps:spPr bwMode="auto">
                          <a:xfrm>
                            <a:off x="7129" y="-941"/>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72F45" w14:textId="77777777" w:rsidR="000A0F80" w:rsidRDefault="000A0F80">
                              <w:pPr>
                                <w:spacing w:line="139" w:lineRule="exact"/>
                                <w:rPr>
                                  <w:rFonts w:ascii="Arial"/>
                                  <w:sz w:val="14"/>
                                </w:rPr>
                              </w:pPr>
                              <w:r>
                                <w:rPr>
                                  <w:rFonts w:ascii="Arial"/>
                                  <w:color w:val="FFFFFF"/>
                                  <w:w w:val="99"/>
                                  <w:sz w:val="14"/>
                                </w:rPr>
                                <w:t>5</w:t>
                              </w:r>
                            </w:p>
                          </w:txbxContent>
                        </wps:txbx>
                        <wps:bodyPr rot="0" vert="horz" wrap="square" lIns="0" tIns="0" rIns="0" bIns="0" anchor="t" anchorCtr="0" upright="1">
                          <a:noAutofit/>
                        </wps:bodyPr>
                      </wps:wsp>
                      <wps:wsp>
                        <wps:cNvPr id="68" name="Text Box 47"/>
                        <wps:cNvSpPr txBox="1">
                          <a:spLocks noChangeArrowheads="1"/>
                        </wps:cNvSpPr>
                        <wps:spPr bwMode="auto">
                          <a:xfrm>
                            <a:off x="8238" y="-941"/>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D5292" w14:textId="77777777" w:rsidR="000A0F80" w:rsidRDefault="000A0F80">
                              <w:pPr>
                                <w:spacing w:line="139" w:lineRule="exact"/>
                                <w:rPr>
                                  <w:rFonts w:ascii="Arial"/>
                                  <w:sz w:val="14"/>
                                </w:rPr>
                              </w:pPr>
                              <w:r>
                                <w:rPr>
                                  <w:rFonts w:ascii="Arial"/>
                                  <w:color w:val="FFFFFF"/>
                                  <w:w w:val="99"/>
                                  <w:sz w:val="14"/>
                                </w:rPr>
                                <w:t>3</w:t>
                              </w:r>
                            </w:p>
                          </w:txbxContent>
                        </wps:txbx>
                        <wps:bodyPr rot="0" vert="horz" wrap="square" lIns="0" tIns="0" rIns="0" bIns="0" anchor="t" anchorCtr="0" upright="1">
                          <a:noAutofit/>
                        </wps:bodyPr>
                      </wps:wsp>
                      <wps:wsp>
                        <wps:cNvPr id="69" name="Text Box 46"/>
                        <wps:cNvSpPr txBox="1">
                          <a:spLocks noChangeArrowheads="1"/>
                        </wps:cNvSpPr>
                        <wps:spPr bwMode="auto">
                          <a:xfrm>
                            <a:off x="8434" y="-1464"/>
                            <a:ext cx="819" cy="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4B880" w14:textId="77777777" w:rsidR="000A0F80" w:rsidRDefault="000A0F80">
                              <w:pPr>
                                <w:spacing w:line="142" w:lineRule="exact"/>
                                <w:ind w:right="-17"/>
                                <w:rPr>
                                  <w:rFonts w:ascii="Arial"/>
                                  <w:sz w:val="14"/>
                                </w:rPr>
                              </w:pPr>
                              <w:r>
                                <w:rPr>
                                  <w:rFonts w:ascii="Arial"/>
                                  <w:sz w:val="14"/>
                                </w:rPr>
                                <w:t>Generate</w:t>
                              </w:r>
                            </w:p>
                            <w:p w14:paraId="4BB6B661" w14:textId="77777777" w:rsidR="000A0F80" w:rsidRDefault="000A0F80">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14:paraId="3B7F83B3" w14:textId="77777777" w:rsidR="000A0F80" w:rsidRDefault="000A0F80">
                              <w:pPr>
                                <w:spacing w:before="102"/>
                                <w:ind w:right="-17"/>
                                <w:rPr>
                                  <w:rFonts w:ascii="Arial"/>
                                  <w:sz w:val="14"/>
                                </w:rPr>
                              </w:pPr>
                              <w:r>
                                <w:rPr>
                                  <w:rFonts w:ascii="Arial"/>
                                  <w:sz w:val="14"/>
                                </w:rPr>
                                <w:t>Reverse</w:t>
                              </w:r>
                            </w:p>
                            <w:p w14:paraId="25EC496A" w14:textId="77777777" w:rsidR="000A0F80" w:rsidRDefault="000A0F8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0" name="Text Box 45"/>
                        <wps:cNvSpPr txBox="1">
                          <a:spLocks noChangeArrowheads="1"/>
                        </wps:cNvSpPr>
                        <wps:spPr bwMode="auto">
                          <a:xfrm>
                            <a:off x="10241" y="-933"/>
                            <a:ext cx="78"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D5816" w14:textId="77777777" w:rsidR="000A0F80" w:rsidRDefault="000A0F80">
                              <w:pPr>
                                <w:spacing w:line="139" w:lineRule="exact"/>
                                <w:rPr>
                                  <w:rFonts w:ascii="Arial"/>
                                  <w:sz w:val="14"/>
                                </w:rPr>
                              </w:pPr>
                              <w:r>
                                <w:rPr>
                                  <w:rFonts w:ascii="Arial"/>
                                  <w:color w:val="FFFFFF"/>
                                  <w:w w:val="99"/>
                                  <w:sz w:val="14"/>
                                </w:rPr>
                                <w:t>6</w:t>
                              </w:r>
                            </w:p>
                          </w:txbxContent>
                        </wps:txbx>
                        <wps:bodyPr rot="0" vert="horz" wrap="square" lIns="0" tIns="0" rIns="0" bIns="0" anchor="t" anchorCtr="0" upright="1">
                          <a:noAutofit/>
                        </wps:bodyPr>
                      </wps:wsp>
                      <wps:wsp>
                        <wps:cNvPr id="71" name="Text Box 44"/>
                        <wps:cNvSpPr txBox="1">
                          <a:spLocks noChangeArrowheads="1"/>
                        </wps:cNvSpPr>
                        <wps:spPr bwMode="auto">
                          <a:xfrm>
                            <a:off x="7350" y="-611"/>
                            <a:ext cx="965"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72A1E" w14:textId="77777777" w:rsidR="000A0F80" w:rsidRDefault="000A0F80">
                              <w:pPr>
                                <w:spacing w:line="130" w:lineRule="exact"/>
                                <w:rPr>
                                  <w:rFonts w:ascii="Arial"/>
                                  <w:sz w:val="14"/>
                                </w:rPr>
                              </w:pPr>
                              <w:r>
                                <w:rPr>
                                  <w:rFonts w:ascii="Arial"/>
                                  <w:color w:val="FFFFFF"/>
                                  <w:sz w:val="14"/>
                                </w:rPr>
                                <w:t>Reversed</w:t>
                              </w:r>
                            </w:p>
                            <w:p w14:paraId="55A792A5" w14:textId="77777777" w:rsidR="000A0F80" w:rsidRDefault="000A0F80">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wps:txbx>
                        <wps:bodyPr rot="0" vert="horz" wrap="square" lIns="0" tIns="0" rIns="0" bIns="0" anchor="t" anchorCtr="0" upright="1">
                          <a:noAutofit/>
                        </wps:bodyPr>
                      </wps:wsp>
                      <wps:wsp>
                        <wps:cNvPr id="72" name="Text Box 43"/>
                        <wps:cNvSpPr txBox="1">
                          <a:spLocks noChangeArrowheads="1"/>
                        </wps:cNvSpPr>
                        <wps:spPr bwMode="auto">
                          <a:xfrm>
                            <a:off x="8434" y="-569"/>
                            <a:ext cx="819"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8E813" w14:textId="77777777" w:rsidR="000A0F80" w:rsidRDefault="000A0F80">
                              <w:pPr>
                                <w:spacing w:line="142" w:lineRule="exact"/>
                                <w:ind w:right="-17"/>
                                <w:rPr>
                                  <w:rFonts w:ascii="Arial"/>
                                  <w:sz w:val="14"/>
                                </w:rPr>
                              </w:pPr>
                              <w:r>
                                <w:rPr>
                                  <w:rFonts w:ascii="Arial"/>
                                  <w:sz w:val="14"/>
                                </w:rPr>
                                <w:t>Generate</w:t>
                              </w:r>
                            </w:p>
                            <w:p w14:paraId="74EC1364" w14:textId="77777777" w:rsidR="000A0F80" w:rsidRDefault="000A0F8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wps:txbx>
                        <wps:bodyPr rot="0" vert="horz" wrap="square" lIns="0" tIns="0" rIns="0" bIns="0" anchor="t" anchorCtr="0" upright="1">
                          <a:noAutofit/>
                        </wps:bodyPr>
                      </wps:wsp>
                      <wps:wsp>
                        <wps:cNvPr id="73" name="Text Box 42"/>
                        <wps:cNvSpPr txBox="1">
                          <a:spLocks noChangeArrowheads="1"/>
                        </wps:cNvSpPr>
                        <wps:spPr bwMode="auto">
                          <a:xfrm>
                            <a:off x="9554" y="-647"/>
                            <a:ext cx="513"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AC828" w14:textId="77777777" w:rsidR="000A0F80" w:rsidRDefault="000A0F80">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14:paraId="4A5D83E4" w14:textId="77777777" w:rsidR="000A0F80" w:rsidRDefault="000A0F80">
                              <w:pPr>
                                <w:spacing w:before="4"/>
                                <w:ind w:left="22"/>
                                <w:rPr>
                                  <w:rFonts w:ascii="Arial"/>
                                  <w:sz w:val="11"/>
                                </w:rPr>
                              </w:pPr>
                              <w:r>
                                <w:rPr>
                                  <w:rFonts w:ascii="Arial"/>
                                  <w:color w:val="FFFFFF"/>
                                  <w:sz w:val="11"/>
                                </w:rPr>
                                <w:t>Reversed</w:t>
                              </w:r>
                            </w:p>
                            <w:p w14:paraId="0099A81C" w14:textId="77777777" w:rsidR="000A0F80" w:rsidRDefault="000A0F80">
                              <w:pPr>
                                <w:spacing w:before="4" w:line="124" w:lineRule="exact"/>
                                <w:jc w:val="center"/>
                                <w:rPr>
                                  <w:rFonts w:ascii="Arial"/>
                                  <w:sz w:val="11"/>
                                </w:rPr>
                              </w:pPr>
                              <w:r>
                                <w:rPr>
                                  <w:rFonts w:ascii="Arial"/>
                                  <w:color w:val="FFFFFF"/>
                                  <w:sz w:val="11"/>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B606CB" id="Group 41" o:spid="_x0000_s1176" style="position:absolute;left:0;text-align:left;margin-left:351.6pt;margin-top:-98.95pt;width:169.7pt;height:89.85pt;z-index:2584;mso-position-horizontal-relative:page;mso-position-vertical-relative:text" coordorigin="7032,-1979" coordsize="3394,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">
                <v:shape id="Freeform 70" o:spid="_x0000_s1177" style="position:absolute;left:9378;top:-154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p9sIA&#10;AADbAAAADwAAAGRycy9kb3ducmV2LnhtbESP0YrCMBRE34X9h3AX9kU0XbEi1Sgi7K4Pilj9gEtz&#10;bYvNTWiyWv/eCIKPw8ycYebLzjTiSq2vLSv4HiYgiAuray4VnI4/gykIH5A1NpZJwZ08LBcfvTlm&#10;2t74QNc8lCJC2GeooArBZVL6oiKDfmgdcfTOtjUYomxLqVu8Rbhp5ChJJtJgzXGhQkfriopL/m8U&#10;/PbHO9z6/Rmb3JX4d0lHMnVKfX12qxmIQF14h1/tjVYwTuH5Jf4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Wn2wgAAANsAAAAPAAAAAAAAAAAAAAAAAJgCAABkcnMvZG93&#10;bnJldi54bWxQSwUGAAAAAAQABAD1AAAAhwMAAAAA&#10;" path="m864,l,,,447r93,15l172,470r69,2l272,471r84,-9l432,446,535,421r28,-7l623,402r69,-9l771,386r93,-2l864,xe" fillcolor="#c90" stroked="f">
                  <v:path arrowok="t" o:connecttype="custom" o:connectlocs="864,-1541;0,-1541;0,-1094;93,-1079;172,-1071;241,-1069;272,-1070;356,-1079;432,-1095;535,-1120;563,-1127;623,-1139;692,-1148;771,-1155;864,-1157;864,-1541" o:connectangles="0,0,0,0,0,0,0,0,0,0,0,0,0,0,0,0"/>
                </v:shape>
                <v:shape id="Freeform 69" o:spid="_x0000_s1178" style="position:absolute;left:9378;top:-154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CYtMQA&#10;AADbAAAADwAAAGRycy9kb3ducmV2LnhtbESPQWvCQBSE70L/w/IKvemmpbEluoZSKFQ8qLGHentk&#10;X5OQ7Nuwu43x37uC4HGYmW+YZT6aTgzkfGNZwfMsAUFcWt1wpeDn8DV9B+EDssbOMik4k4d89TBZ&#10;Yqbtifc0FKESEcI+QwV1CH0mpS9rMuhntieO3p91BkOUrpLa4SnCTSdfkmQuDTYcF2rs6bOmsi3+&#10;jYJkhy279jc9vLmd7bdpenSbtVJPj+PHAkSgMdzDt/a3VvA6h+uX+APk6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AmLTEAAAA2wAAAA8AAAAAAAAAAAAAAAAAmAIAAGRycy9k&#10;b3ducmV2LnhtbFBLBQYAAAAABAAEAPUAAACJAwAAAAA=&#10;" path="m,l864,r,384l816,384r-45,2l692,393r-69,9l563,414r-81,20l457,440r-25,6l356,462r-84,9l241,472r-33,l134,467,48,455,,447,,xe" filled="f" strokeweight=".16783mm">
                  <v:path arrowok="t" o:connecttype="custom" o:connectlocs="0,-1541;864,-1541;864,-1157;816,-1157;771,-1155;692,-1148;623,-1139;563,-1127;482,-1107;457,-1101;432,-1095;356,-1079;272,-1070;241,-1069;208,-1069;134,-1074;48,-1086;0,-1094;0,-1541" o:connectangles="0,0,0,0,0,0,0,0,0,0,0,0,0,0,0,0,0,0,0"/>
                </v:shape>
                <v:shape id="AutoShape 68" o:spid="_x0000_s1179" style="position:absolute;left:8080;top:-1331;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B4MMA&#10;AADbAAAADwAAAGRycy9kb3ducmV2LnhtbESPT4vCMBTE74LfITxhb5rWdVWqUWRF1j2J/+7P5tkW&#10;m5faRK3f3iwseBxm5jfMdN6YUtypdoVlBXEvAkGcWl1wpuCwX3XHIJxH1lhaJgVPcjCftVtTTLR9&#10;8JbuO5+JAGGXoILc+yqR0qU5GXQ9WxEH72xrgz7IOpO6xkeAm1L2o2goDRYcFnKs6Dun9LK7GQXL&#10;ZTHWm/i67X99nrJjfCh/f24rpT46zWICwlPj3+H/9lorGIzg70v4A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yB4MMAAADbAAAADwAAAAAAAAAAAAAAAACYAgAAZHJzL2Rv&#10;d25yZXYueG1sUEsFBgAAAAAEAAQA9QAAAIgDAAAAAA==&#10;" path="m1199,r,59l1282,34r-73,l1209,24r73,l1199,xm1199,24l,24,,34r1199,l1199,24xm1282,24r-73,l1209,34r73,l1298,29r-16,-5xe" fillcolor="black" stroked="f">
                  <v:path arrowok="t" o:connecttype="custom" o:connectlocs="1199,-1331;1199,-1272;1282,-1297;1209,-1297;1209,-1307;1282,-1307;1199,-1331;1199,-1307;0,-1307;0,-1297;1199,-1297;1199,-1307;1282,-1307;1209,-1307;1209,-1297;1282,-1297;1298,-1302;1282,-1307" o:connectangles="0,0,0,0,0,0,0,0,0,0,0,0,0,0,0,0,0,0"/>
                </v:shape>
                <v:shape id="Freeform 67" o:spid="_x0000_s1180" style="position:absolute;left:7215;top:-1541;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6PvMIA&#10;AADbAAAADwAAAGRycy9kb3ducmV2LnhtbERPW0vDMBR+F/wP4Qx8c+m8rzYrKogOZLDqYHs7NMem&#10;rDkpSWy7f28eBB8/vntRTrYTA/nQOlawmGcgiGunW24UfH2+Xj6ACBFZY+eYFJwoQLk6Pysw127k&#10;LQ1VbEQK4ZCjAhNjn0sZakMWw9z1xIn7dt5iTNA3UnscU7jt5FWW3UmLLacGgz29GKqP1Y9VoE9v&#10;z35/P34cl+ba3Xpab+rdQamL2fT0CCLSFP/Ff+53reAmjU1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o+8wgAAANsAAAAPAAAAAAAAAAAAAAAAAJgCAABkcnMvZG93&#10;bnJldi54bWxQSwUGAAAAAAQABAD1AAAAhwMAAAAA&#10;" path="m865,l,,,447r93,15l172,470r69,2l272,471r84,-9l432,446,535,421r28,-7l624,402r69,-9l772,386r93,-2l865,xe" fillcolor="#99f" stroked="f">
                  <v:path arrowok="t" o:connecttype="custom" o:connectlocs="865,-1541;0,-1541;0,-1094;93,-1079;172,-1071;241,-1069;272,-1070;356,-1079;432,-1095;535,-1120;563,-1127;624,-1139;693,-1148;772,-1155;865,-1157;865,-1541" o:connectangles="0,0,0,0,0,0,0,0,0,0,0,0,0,0,0,0"/>
                </v:shape>
                <v:shape id="Freeform 66" o:spid="_x0000_s1181" style="position:absolute;left:7215;top:-1541;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yqrsYA&#10;AADbAAAADwAAAGRycy9kb3ducmV2LnhtbESPT0sDMRTE7wW/Q3hCbzZbqWK3TYsoggql2D+H3l6T&#10;Z7K6eVk2sd399kYQehxm5jfMfNn5WpyojVVgBeNRAYJYB1OxVbDbvtw8gIgJ2WAdmBT0FGG5uBrM&#10;sTThzB902iQrMoRjiQpcSk0pZdSOPMZRaIiz9xlajynL1krT4jnDfS1vi+Jeeqw4Lzhs6MmR/t78&#10;eAVW77/qw3jl+jW+90f7/HbQqzulhtfd4wxEoi5dwv/tV6NgMoW/L/kH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yqrsYAAADbAAAADwAAAAAAAAAAAAAAAACYAgAAZHJz&#10;L2Rvd25yZXYueG1sUEsFBgAAAAAEAAQA9QAAAIsDAAAAAA==&#10;" path="m,l865,r,384l817,384r-45,2l693,393r-69,9l563,414r-80,20l457,440r-25,6l356,462r-84,9l241,472r-33,l134,467,48,455,,447,,xe" filled="f" strokeweight=".16783mm">
                  <v:path arrowok="t" o:connecttype="custom" o:connectlocs="0,-1541;865,-1541;865,-1157;817,-1157;772,-1155;693,-1148;624,-1139;563,-1127;483,-1107;457,-1101;432,-1095;356,-1079;272,-1070;241,-1069;208,-1069;134,-1074;48,-1086;0,-1094;0,-1541" o:connectangles="0,0,0,0,0,0,0,0,0,0,0,0,0,0,0,0,0,0,0"/>
                </v:shape>
                <v:shape id="Picture 65" o:spid="_x0000_s1182" type="#_x0000_t75" style="position:absolute;left:7617;top:-1934;width:283;height:3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nVfnAAAAA2wAAAA8AAABkcnMvZG93bnJldi54bWxET91qwjAUvh/4DuEI3s1UwTKqUUTw58Jt&#10;mPoAx+bYFpuT0sTavf1yMdjlx/e/2gy2ET11vnasYDZNQBAXztRcKrjm+/cPED4gG2wck4If8rBZ&#10;j95WmBn34gv1OpQihrDPUEEVQptJ6YuKLPqpa4kjd3edxRBhV0rT4SuG20bOkySVFmuODRW2tKuo&#10;eOinVaDzb0xv6efp0Lv8qySrz0ejlZqMh+0SRKAh/Iv/3CejYBHXxy/xB8j1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GdV+cAAAADbAAAADwAAAAAAAAAAAAAAAACfAgAA&#10;ZHJzL2Rvd25yZXYueG1sUEsFBgAAAAAEAAQA9wAAAIwDAAAAAA==&#10;">
                  <v:imagedata r:id="rId73" o:title=""/>
                </v:shape>
                <v:shape id="Freeform 64" o:spid="_x0000_s1183" style="position:absolute;left:7215;top:-659;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2w/MUA&#10;AADbAAAADwAAAGRycy9kb3ducmV2LnhtbESP3WoCMRSE74W+QziF3tWsLba6GqUtlFaQgn+gd4fN&#10;cbO4OVmS1F3f3hQKXg4z8w0znXe2FmfyoXKsYNDPQBAXTldcKthuPh9HIEJE1lg7JgUXCjCf3fWm&#10;mGvX8orO61iKBOGQowITY5NLGQpDFkPfNcTJOzpvMSbpS6k9tglua/mUZS/SYsVpwWBDH4aK0/rX&#10;KtCXr3e/f22Xp7F5dkNPi59id1Dq4b57m4CI1MVb+L/9rRUMB/D3Jf0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bD8xQAAANsAAAAPAAAAAAAAAAAAAAAAAJgCAABkcnMv&#10;ZG93bnJldi54bWxQSwUGAAAAAAQABAD1AAAAigMAAAAA&#10;" path="m865,l,,,446r93,15l172,469r69,3l272,471r84,-9l432,446,535,420r28,-6l624,402r69,-10l772,385r93,-2l865,xe" fillcolor="#99f" stroked="f">
                  <v:path arrowok="t" o:connecttype="custom" o:connectlocs="865,-659;0,-659;0,-213;93,-198;172,-190;241,-187;272,-188;356,-197;432,-213;535,-239;563,-245;624,-257;693,-267;772,-274;865,-276;865,-659" o:connectangles="0,0,0,0,0,0,0,0,0,0,0,0,0,0,0,0"/>
                </v:shape>
                <v:shape id="Freeform 63" o:spid="_x0000_s1184" style="position:absolute;left:7215;top:-659;width:865;height:472;visibility:visible;mso-wrap-style:square;v-text-anchor:top" coordsize="865,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GuAsUA&#10;AADbAAAADwAAAGRycy9kb3ducmV2LnhtbESPT2sCMRTE74V+h/AK3mpWwVK2RimWQluQ4p8evD2T&#10;Z7J187Jsou5++0YoeBxm5jfMdN75WpypjVVgBaNhAYJYB1OxVbDdvD8+g4gJ2WAdmBT0FGE+u7+b&#10;YmnChVd0XicrMoRjiQpcSk0pZdSOPMZhaIizdwitx5Rla6Vp8ZLhvpbjoniSHivOCw4bWjjSx/XJ&#10;K7D657fejZau/8avfm/fPnd6OVFq8NC9voBI1KVb+L/9YRRMxnD9k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a4CxQAAANsAAAAPAAAAAAAAAAAAAAAAAJgCAABkcnMv&#10;ZG93bnJldi54bWxQSwUGAAAAAAQABAD1AAAAigMAAAAA&#10;" path="m,l865,r,383l817,384r-45,1l693,392r-69,10l563,414r-80,19l457,439r-25,7l356,462r-84,9l241,472r-33,-1l134,466,48,455,,446,,xe" filled="f" strokeweight=".16783mm">
                  <v:path arrowok="t" o:connecttype="custom" o:connectlocs="0,-659;865,-659;865,-276;817,-275;772,-274;693,-267;624,-257;563,-245;483,-226;457,-220;432,-213;356,-197;272,-188;241,-187;208,-188;134,-193;48,-204;0,-213;0,-659" o:connectangles="0,0,0,0,0,0,0,0,0,0,0,0,0,0,0,0,0,0,0"/>
                </v:shape>
                <v:shape id="AutoShape 62" o:spid="_x0000_s1185" style="position:absolute;left:7617;top:-1095;width:2198;height:436;visibility:visible;mso-wrap-style:square;v-text-anchor:top" coordsize="2198,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NHsMA&#10;AADbAAAADwAAAGRycy9kb3ducmV2LnhtbESPS2vDMBCE74H+B7GF3hK5CUlbJ0oogUCPrZP6vFjr&#10;B7FWRpIf7a+vAoUch9n5Zmd3mEwrBnK+sazgeZGAIC6sbrhScDmf5q8gfEDW2FomBT/k4bB/mO0w&#10;1XbkLxqyUIkIYZ+igjqELpXSFzUZ9AvbEUevtM5giNJVUjscI9y0cpkkG2mw4dhQY0fHmopr1pv4&#10;Rta7cflbvunv5KVrTp95dpa5Uk+P0/sWRKAp3I//0x9awXoFty0RAH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NHsMAAADbAAAADwAAAAAAAAAAAAAAAACYAgAAZHJzL2Rv&#10;d25yZXYueG1sUEsFBgAAAAAEAAQA9QAAAIgDAAAAAA==&#10;" path="m25,336l,336r30,99l57,346r-32,l25,336xm2187,213l27,213r-2,2l25,346r10,l35,223r-5,l35,218r2152,l2187,213xm60,336r-25,l35,346r22,l60,336xm35,218r-5,5l35,223r,-5xm2197,213r-5,l2187,218,35,218r,5l2195,223r2,-2l2197,213xm2197,r-10,l2187,218r5,-5l2197,213,2197,xe" fillcolor="black" stroked="f">
                  <v:path arrowok="t" o:connecttype="custom" o:connectlocs="25,-759;0,-759;30,-660;57,-749;25,-749;25,-759;2187,-882;27,-882;25,-880;25,-749;35,-749;35,-872;30,-872;35,-877;2187,-877;2187,-882;60,-759;35,-759;35,-749;57,-749;60,-759;35,-877;30,-872;35,-872;35,-877;2197,-882;2192,-882;2187,-877;35,-877;35,-872;2195,-872;2197,-874;2197,-882;2197,-1095;2187,-1095;2187,-877;2192,-882;2197,-882;2197,-1095" o:connectangles="0,0,0,0,0,0,0,0,0,0,0,0,0,0,0,0,0,0,0,0,0,0,0,0,0,0,0,0,0,0,0,0,0,0,0,0,0,0,0"/>
                </v:shape>
                <v:shape id="Picture 61" o:spid="_x0000_s1186" type="#_x0000_t75" style="position:absolute;left:8171;top:-984;width:208;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ywurFAAAA2wAAAA8AAABkcnMvZG93bnJldi54bWxEj0FrAjEUhO8F/0N4hd5q0taK3RqltBUF&#10;Rah68PjYvG7W3bwsm9Rd/70pFHocZuYbZjrvXS3O1IbSs4aHoQJBnHtTcqHhsF/cT0CEiGyw9kwa&#10;LhRgPhvcTDEzvuMvOu9iIRKEQ4YabIxNJmXILTkMQ98QJ+/btw5jkm0hTYtdgrtaPio1lg5LTgsW&#10;G3q3lFe7H6eBT+H4VO/ty3LdbdxEfVTbT1VpfXfbv72CiNTH//Bfe2U0PI/g90v6AXJ2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ssLqxQAAANsAAAAPAAAAAAAAAAAAAAAA&#10;AJ8CAABkcnMvZG93bnJldi54bWxQSwUGAAAAAAQABAD3AAAAkQMAAAAA&#10;">
                  <v:imagedata r:id="rId74" o:title=""/>
                </v:shape>
                <v:shape id="Freeform 60" o:spid="_x0000_s1187" style="position:absolute;left:9378;top:-66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K8IA&#10;AADbAAAADwAAAGRycy9kb3ducmV2LnhtbESP0YrCMBRE3xf8h3AFXxZNV6xINYosqPvgIlY/4NJc&#10;22JzE5qo9e83grCPw8ycYRarzjTiTq2vLSv4GiUgiAuray4VnE+b4QyED8gaG8uk4EkeVsvexwIz&#10;bR98pHseShEh7DNUUIXgMil9UZFBP7KOOHoX2xoMUbal1C0+Itw0cpwkU2mw5rhQoaPvioprfjMK&#10;tp+TX9z7wwWb3JW4u6ZjmTqlBv1uPQcRqAv/4Xf7RytIU3h9i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P8rwgAAANsAAAAPAAAAAAAAAAAAAAAAAJgCAABkcnMvZG93&#10;bnJldi54bWxQSwUGAAAAAAQABAD1AAAAhwMAAAAA&#10;" path="m864,l,,,447r93,15l172,470r69,2l272,471r84,-9l432,446,535,421r28,-7l623,403r69,-10l771,386r93,-2l864,xe" fillcolor="#c90" stroked="f">
                  <v:path arrowok="t" o:connecttype="custom" o:connectlocs="864,-661;0,-661;0,-214;93,-199;172,-191;241,-189;272,-190;356,-199;432,-215;535,-240;563,-247;623,-258;692,-268;771,-275;864,-277;864,-661" o:connectangles="0,0,0,0,0,0,0,0,0,0,0,0,0,0,0,0"/>
                </v:shape>
                <v:shape id="Freeform 59" o:spid="_x0000_s1188" style="position:absolute;left:9378;top:-661;width:864;height:472;visibility:visible;mso-wrap-style:square;v-text-anchor:top" coordsize="864,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kOacIA&#10;AADbAAAADwAAAGRycy9kb3ducmV2LnhtbESPT4vCMBTE7wt+h/AEb2u6QlW6RlkEQfHg34PeHs3b&#10;trR5KUnU+u2NsLDHYWZ+w8wWnWnEnZyvLCv4GiYgiHOrKy4UnE+rzykIH5A1NpZJwZM8LOa9jxlm&#10;2j74QPdjKESEsM9QQRlCm0np85IM+qFtiaP3a53BEKUrpHb4iHDTyFGSjKXBiuNCiS0tS8rr480o&#10;SPZYs6sv6Wni9rbdpenVbTdKDfrdzzeIQF34D/+111pBOob3l/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GQ5pwgAAANsAAAAPAAAAAAAAAAAAAAAAAJgCAABkcnMvZG93&#10;bnJldi54bWxQSwUGAAAAAAQABAD1AAAAhwMAAAAA&#10;" path="m,l864,r,384l816,384r-45,2l692,393r-69,10l563,414r-81,20l457,440r-25,6l356,462r-84,9l241,472r-33,l134,467,48,455,,447,,xe" filled="f" strokeweight=".16783mm">
                  <v:path arrowok="t" o:connecttype="custom" o:connectlocs="0,-661;864,-661;864,-277;816,-277;771,-275;692,-268;623,-258;563,-247;482,-227;457,-221;432,-215;356,-199;272,-190;241,-189;208,-189;134,-194;48,-206;0,-214;0,-661" o:connectangles="0,0,0,0,0,0,0,0,0,0,0,0,0,0,0,0,0,0,0"/>
                </v:shape>
                <v:shape id="AutoShape 58" o:spid="_x0000_s1189" style="position:absolute;left:8080;top:-451;width:1299;height:60;visibility:visible;mso-wrap-style:square;v-text-anchor:top" coordsize="129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XPcMA&#10;AADbAAAADwAAAGRycy9kb3ducmV2LnhtbESPQYvCMBSE74L/ITzBm6ZVdKVrFFFE9yRWvb9t3rZl&#10;m5faRK3/fiMIexxm5htmvmxNJe7UuNKygngYgSDOrC45V3A+bQczEM4ja6wsk4InOVguup05Jto+&#10;+Ej31OciQNglqKDwvk6kdFlBBt3Q1sTB+7GNQR9kk0vd4CPATSVHUTSVBksOCwXWtC4o+01vRsFm&#10;U870Ib4eR5Pxd36Jz9XX7rZVqt9rV58gPLX+P/xu77WCyQe8voQf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XPcMAAADbAAAADwAAAAAAAAAAAAAAAACYAgAAZHJzL2Rv&#10;d25yZXYueG1sUEsFBgAAAAAEAAQA9QAAAIgDAAAAAA==&#10;" path="m1282,25r-73,l1209,35r-10,l1199,59r99,-30l1282,25xm1199,25l,26,,36,1199,35r,-10xm1209,25r-10,l1199,35r10,l1209,25xm1199,r,25l1282,25,1199,xe" fillcolor="black" stroked="f">
                  <v:path arrowok="t" o:connecttype="custom" o:connectlocs="1282,-426;1209,-426;1209,-416;1199,-416;1199,-392;1298,-422;1282,-426;1199,-426;0,-425;0,-415;1199,-416;1199,-426;1209,-426;1199,-426;1199,-416;1209,-416;1209,-426;1199,-451;1199,-426;1282,-426;1199,-451" o:connectangles="0,0,0,0,0,0,0,0,0,0,0,0,0,0,0,0,0,0,0,0,0"/>
                </v:shape>
                <v:shape id="Picture 57" o:spid="_x0000_s1190" type="#_x0000_t75" style="position:absolute;left:8171;top:-519;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ezjzEAAAA2wAAAA8AAABkcnMvZG93bnJldi54bWxEj8FuwjAMhu+T9g6RJ3Eb6YbYUCFFDFTE&#10;cWM7cLQa05Y1TtWEUnh6fJi0o/X7//x5sRxco3rqQu3ZwMs4AUVceFtzaeDnO3+egQoR2WLjmQxc&#10;KcAye3xYYGr9hb+o38dSCYRDigaqGNtU61BU5DCMfUss2dF3DqOMXalthxeBu0a/JsmbdlizXKiw&#10;pXVFxe/+7ERjt3IctzY/fNyms83pWubvk09jRk/Dag4q0hD/l//aO2tgKrLyiwBAZ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7ezjzEAAAA2wAAAA8AAAAAAAAAAAAAAAAA&#10;nwIAAGRycy9kb3ducmV2LnhtbFBLBQYAAAAABAAEAPcAAACQAwAAAAA=&#10;">
                  <v:imagedata r:id="rId75" o:title=""/>
                </v:shape>
                <v:shape id="Picture 56" o:spid="_x0000_s1191" type="#_x0000_t75" style="position:absolute;left:8171;top:-1413;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QcLnEAAAA2wAAAA8AAABkcnMvZG93bnJldi54bWxEj0FrAjEUhO8F/0N4grea2GJpV6OoVPDi&#10;oa6XvT2S5+7i5mW7ibr+eyMUehxm5htmvuxdI67UhdqzhslYgSA23tZcajjm29dPECEiW2w8k4Y7&#10;BVguBi9zzKy/8Q9dD7EUCcIhQw1VjG0mZTAVOQxj3xIn7+Q7hzHJrpS2w1uCu0a+KfUhHdacFips&#10;aVOROR8uToNS+X73nhtXNHUxXZvi+Pu9Pms9GvarGYhIffwP/7V3VsP0C55f0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ZQcLnEAAAA2wAAAA8AAAAAAAAAAAAAAAAA&#10;nwIAAGRycy9kb3ducmV2LnhtbFBLBQYAAAAABAAEAPcAAACQAwAAAAA=&#10;">
                  <v:imagedata r:id="rId76" o:title=""/>
                </v:shape>
                <v:shape id="AutoShape 55" o:spid="_x0000_s1192" style="position:absolute;left:7032;top:-1331;width:3394;height:942;visibility:visible;mso-wrap-style:square;v-text-anchor:top" coordsize="3394,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MGvcIA&#10;AADbAAAADwAAAGRycy9kb3ducmV2LnhtbERPz2vCMBS+C/sfwhvsIjN1BymdUdyGTBlCbQe7PpJn&#10;W5a8lCbT+t+bw8Djx/d7uR6dFWcaQudZwXyWgSDW3nTcKPiut885iBCRDVrPpOBKAdarh8kSC+Mv&#10;fKRzFRuRQjgUqKCNsS+kDLolh2Hme+LEnfzgMCY4NNIMeEnhzsqXLFtIhx2nhhZ7em9J/1Z/TsGX&#10;2dfVfpf7g3U/nx9Tm7+VpVbq6XHcvIKINMa7+N+9MwoWaX36kn6A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wa9wgAAANsAAAAPAAAAAAAAAAAAAAAAAJgCAABkcnMvZG93&#10;bnJldi54bWxQSwUGAAAAAAQABAD1AAAAhwMAAAAA&#10;" path="m183,29l167,24,84,r,24l2,24,,27,,914r2,2l84,916r,25l167,916r16,-5l167,906,84,881r,25l10,906,10,34r74,l84,59,167,34r16,-5m3393,27r-2,-3l3309,24r,-24l3210,29r99,30l3309,34r74,l3383,904r-64,l3319,880r-99,29l3319,939r,-25l3391,914r2,-2l3393,909r,-5l3393,34r,-5l3393,27e" fillcolor="#e60018" stroked="f">
                  <v:path arrowok="t" o:connecttype="custom" o:connectlocs="183,-1302;167,-1307;84,-1331;84,-1307;2,-1307;0,-1304;0,-417;2,-415;84,-415;84,-390;167,-415;183,-420;167,-425;84,-450;84,-425;10,-425;10,-1297;84,-1297;84,-1272;167,-1297;183,-1302;3393,-1304;3391,-1307;3309,-1307;3309,-1331;3210,-1302;3309,-1272;3309,-1297;3383,-1297;3383,-427;3319,-427;3319,-451;3220,-422;3319,-392;3319,-417;3391,-417;3393,-419;3393,-422;3393,-427;3393,-1297;3393,-1302;3393,-1304" o:connectangles="0,0,0,0,0,0,0,0,0,0,0,0,0,0,0,0,0,0,0,0,0,0,0,0,0,0,0,0,0,0,0,0,0,0,0,0,0,0,0,0,0,0"/>
                </v:shape>
                <v:shape id="Picture 54" o:spid="_x0000_s1193" type="#_x0000_t75" style="position:absolute;left:10174;top:-976;width:208;height:2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L5lnEAAAA2wAAAA8AAABkcnMvZG93bnJldi54bWxEj0FrwkAUhO8F/8PyhN7qJh6spK4iihC9&#10;Na1ib4/sazY0+zZm15j+e1co9DjMzDfMYjXYRvTU+dqxgnSSgCAuna65UvD5sXuZg/ABWWPjmBT8&#10;kofVcvS0wEy7G79TX4RKRAj7DBWYENpMSl8asugnriWO3rfrLIYou0rqDm8Rbhs5TZKZtFhzXDDY&#10;0sZQ+VNcrYJ5/rU/9P5ojq+Xc3HepqcD5SelnsfD+g1EoCH8h//auVYwS+HxJf4Aub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dL5lnEAAAA2wAAAA8AAAAAAAAAAAAAAAAA&#10;nwIAAGRycy9kb3ducmV2LnhtbFBLBQYAAAAABAAEAPcAAACQAwAAAAA=&#10;">
                  <v:imagedata r:id="rId77" o:title=""/>
                </v:shape>
                <v:shape id="Picture 53" o:spid="_x0000_s1194" type="#_x0000_t75" style="position:absolute;left:7064;top:-984;width:207;height: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VNMXDAAAA2wAAAA8AAABkcnMvZG93bnJldi54bWxEj0+LwjAUxO8LfofwhL2IpsquSDWKuCiL&#10;HsR/90fzbIvNS02i1m9vFoQ9DjPzG2Yya0wl7uR8aVlBv5eAIM6sLjlXcDwsuyMQPiBrrCyTgid5&#10;mE1bHxNMtX3wju77kIsIYZ+igiKEOpXSZwUZ9D1bE0fvbJ3BEKXLpXb4iHBTyUGSDKXBkuNCgTUt&#10;Csou+5tRcN0+f3i57uTX776Vq9Np88Ubp9Rnu5mPQQRqwn/43f7VCoYD+PsSf4Ccv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NU0xcMAAADbAAAADwAAAAAAAAAAAAAAAACf&#10;AgAAZHJzL2Rvd25yZXYueG1sUEsFBgAAAAAEAAQA9wAAAI8DAAAAAA==&#10;">
                  <v:imagedata r:id="rId78" o:title=""/>
                </v:shape>
                <v:shape id="Text Box 52" o:spid="_x0000_s1195" type="#_x0000_t202" style="position:absolute;left:7758;top:-1979;width:1191;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14:paraId="13B53A3C" w14:textId="77777777" w:rsidR="000A0F80" w:rsidRDefault="000A0F80">
                        <w:pPr>
                          <w:spacing w:line="110" w:lineRule="exact"/>
                          <w:ind w:left="197" w:right="-17"/>
                          <w:rPr>
                            <w:rFonts w:ascii="Arial"/>
                            <w:sz w:val="14"/>
                          </w:rPr>
                        </w:pPr>
                        <w:r>
                          <w:rPr>
                            <w:rFonts w:ascii="Arial"/>
                            <w:sz w:val="14"/>
                          </w:rPr>
                          <w:t>Randomly</w:t>
                        </w:r>
                      </w:p>
                      <w:p w14:paraId="2A87BFE7" w14:textId="77777777" w:rsidR="000A0F80" w:rsidRDefault="000A0F80">
                        <w:pPr>
                          <w:spacing w:line="195" w:lineRule="exact"/>
                          <w:ind w:right="-17"/>
                          <w:rPr>
                            <w:rFonts w:ascii="Arial"/>
                            <w:sz w:val="14"/>
                          </w:rPr>
                        </w:pPr>
                        <w:r>
                          <w:rPr>
                            <w:rFonts w:ascii="Arial"/>
                            <w:color w:val="FFFFFF"/>
                            <w:position w:val="7"/>
                            <w:sz w:val="14"/>
                          </w:rPr>
                          <w:t xml:space="preserve">1   </w:t>
                        </w:r>
                        <w:r>
                          <w:rPr>
                            <w:rFonts w:ascii="Arial"/>
                            <w:sz w:val="14"/>
                          </w:rPr>
                          <w:t>Generate</w:t>
                        </w:r>
                        <w:r>
                          <w:rPr>
                            <w:rFonts w:ascii="Arial"/>
                            <w:spacing w:val="-11"/>
                            <w:sz w:val="14"/>
                          </w:rPr>
                          <w:t xml:space="preserve"> </w:t>
                        </w:r>
                        <w:r>
                          <w:rPr>
                            <w:rFonts w:ascii="Arial"/>
                            <w:sz w:val="14"/>
                          </w:rPr>
                          <w:t>Model</w:t>
                        </w:r>
                      </w:p>
                    </w:txbxContent>
                  </v:textbox>
                </v:shape>
                <v:shape id="Text Box 51" o:spid="_x0000_s1196" type="#_x0000_t202" style="position:absolute;left:7318;top:-1494;width:657;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14:paraId="2270EFC2" w14:textId="77777777" w:rsidR="000A0F80" w:rsidRDefault="000A0F80">
                        <w:pPr>
                          <w:spacing w:line="143" w:lineRule="exact"/>
                          <w:ind w:left="-1"/>
                          <w:jc w:val="center"/>
                          <w:rPr>
                            <w:rFonts w:ascii="Arial"/>
                            <w:sz w:val="14"/>
                          </w:rPr>
                        </w:pPr>
                        <w:r>
                          <w:rPr>
                            <w:rFonts w:ascii="Arial"/>
                            <w:color w:val="FFFFFF"/>
                            <w:spacing w:val="-1"/>
                            <w:sz w:val="14"/>
                          </w:rPr>
                          <w:t>Generated</w:t>
                        </w:r>
                      </w:p>
                      <w:p w14:paraId="61AAA2D7" w14:textId="77777777" w:rsidR="000A0F80" w:rsidRDefault="000A0F80">
                        <w:pPr>
                          <w:spacing w:before="5" w:line="158" w:lineRule="exact"/>
                          <w:jc w:val="center"/>
                          <w:rPr>
                            <w:rFonts w:ascii="Arial"/>
                            <w:sz w:val="14"/>
                          </w:rPr>
                        </w:pPr>
                        <w:r>
                          <w:rPr>
                            <w:rFonts w:ascii="Arial"/>
                            <w:color w:val="FFFFFF"/>
                            <w:sz w:val="14"/>
                          </w:rPr>
                          <w:t>Model</w:t>
                        </w:r>
                      </w:p>
                    </w:txbxContent>
                  </v:textbox>
                </v:shape>
                <v:shape id="Text Box 50" o:spid="_x0000_s1197" type="#_x0000_t202" style="position:absolute;left:8238;top:-1371;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14:paraId="360D6205" w14:textId="77777777" w:rsidR="000A0F80" w:rsidRDefault="000A0F80">
                        <w:pPr>
                          <w:spacing w:line="139" w:lineRule="exact"/>
                          <w:rPr>
                            <w:rFonts w:ascii="Arial"/>
                            <w:sz w:val="14"/>
                          </w:rPr>
                        </w:pPr>
                        <w:r>
                          <w:rPr>
                            <w:rFonts w:ascii="Arial"/>
                            <w:color w:val="FFFFFF"/>
                            <w:w w:val="99"/>
                            <w:sz w:val="14"/>
                          </w:rPr>
                          <w:t>2</w:t>
                        </w:r>
                      </w:p>
                    </w:txbxContent>
                  </v:textbox>
                </v:shape>
                <v:shape id="Text Box 49" o:spid="_x0000_s1198" type="#_x0000_t202" style="position:absolute;left:9552;top:-1528;width:518;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14:paraId="6394669B" w14:textId="77777777" w:rsidR="000A0F80" w:rsidRDefault="000A0F80">
                        <w:pPr>
                          <w:spacing w:line="112" w:lineRule="exact"/>
                          <w:ind w:right="-18" w:firstLine="2"/>
                          <w:rPr>
                            <w:rFonts w:ascii="Arial"/>
                            <w:sz w:val="11"/>
                          </w:rPr>
                        </w:pPr>
                        <w:r>
                          <w:rPr>
                            <w:rFonts w:ascii="Arial"/>
                            <w:color w:val="FFFFFF"/>
                            <w:sz w:val="11"/>
                          </w:rPr>
                          <w:t>Code from</w:t>
                        </w:r>
                      </w:p>
                      <w:p w14:paraId="4F313E8B" w14:textId="77777777" w:rsidR="000A0F80" w:rsidRDefault="000A0F80">
                        <w:pPr>
                          <w:spacing w:before="4" w:line="247" w:lineRule="auto"/>
                          <w:ind w:left="110" w:right="-18" w:hanging="111"/>
                          <w:rPr>
                            <w:rFonts w:ascii="Arial"/>
                            <w:sz w:val="11"/>
                          </w:rPr>
                        </w:pPr>
                        <w:r>
                          <w:rPr>
                            <w:rFonts w:ascii="Arial"/>
                            <w:color w:val="FFFFFF"/>
                            <w:w w:val="95"/>
                            <w:sz w:val="11"/>
                          </w:rPr>
                          <w:t xml:space="preserve">Generated </w:t>
                        </w:r>
                        <w:r>
                          <w:rPr>
                            <w:rFonts w:ascii="Arial"/>
                            <w:color w:val="FFFFFF"/>
                            <w:sz w:val="11"/>
                          </w:rPr>
                          <w:t>Model</w:t>
                        </w:r>
                      </w:p>
                    </w:txbxContent>
                  </v:textbox>
                </v:shape>
                <v:shape id="Text Box 48" o:spid="_x0000_s1199" type="#_x0000_t202" style="position:absolute;left:7129;top:-941;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14:paraId="44372F45" w14:textId="77777777" w:rsidR="000A0F80" w:rsidRDefault="000A0F80">
                        <w:pPr>
                          <w:spacing w:line="139" w:lineRule="exact"/>
                          <w:rPr>
                            <w:rFonts w:ascii="Arial"/>
                            <w:sz w:val="14"/>
                          </w:rPr>
                        </w:pPr>
                        <w:r>
                          <w:rPr>
                            <w:rFonts w:ascii="Arial"/>
                            <w:color w:val="FFFFFF"/>
                            <w:w w:val="99"/>
                            <w:sz w:val="14"/>
                          </w:rPr>
                          <w:t>5</w:t>
                        </w:r>
                      </w:p>
                    </w:txbxContent>
                  </v:textbox>
                </v:shape>
                <v:shape id="Text Box 47" o:spid="_x0000_s1200" type="#_x0000_t202" style="position:absolute;left:8238;top:-941;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14:paraId="440D5292" w14:textId="77777777" w:rsidR="000A0F80" w:rsidRDefault="000A0F80">
                        <w:pPr>
                          <w:spacing w:line="139" w:lineRule="exact"/>
                          <w:rPr>
                            <w:rFonts w:ascii="Arial"/>
                            <w:sz w:val="14"/>
                          </w:rPr>
                        </w:pPr>
                        <w:r>
                          <w:rPr>
                            <w:rFonts w:ascii="Arial"/>
                            <w:color w:val="FFFFFF"/>
                            <w:w w:val="99"/>
                            <w:sz w:val="14"/>
                          </w:rPr>
                          <w:t>3</w:t>
                        </w:r>
                      </w:p>
                    </w:txbxContent>
                  </v:textbox>
                </v:shape>
                <v:shape id="Text Box 46" o:spid="_x0000_s1201" type="#_x0000_t202" style="position:absolute;left:8434;top:-1464;width:819;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14:paraId="10D4B880" w14:textId="77777777" w:rsidR="000A0F80" w:rsidRDefault="000A0F80">
                        <w:pPr>
                          <w:spacing w:line="142" w:lineRule="exact"/>
                          <w:ind w:right="-17"/>
                          <w:rPr>
                            <w:rFonts w:ascii="Arial"/>
                            <w:sz w:val="14"/>
                          </w:rPr>
                        </w:pPr>
                        <w:r>
                          <w:rPr>
                            <w:rFonts w:ascii="Arial"/>
                            <w:sz w:val="14"/>
                          </w:rPr>
                          <w:t>Generate</w:t>
                        </w:r>
                      </w:p>
                      <w:p w14:paraId="4BB6B661" w14:textId="77777777" w:rsidR="000A0F80" w:rsidRDefault="000A0F80">
                        <w:pPr>
                          <w:spacing w:before="5"/>
                          <w:ind w:right="-17"/>
                          <w:rPr>
                            <w:rFonts w:ascii="Arial"/>
                            <w:sz w:val="14"/>
                          </w:rPr>
                        </w:pPr>
                        <w:r>
                          <w:rPr>
                            <w:rFonts w:ascii="Arial"/>
                            <w:sz w:val="14"/>
                          </w:rPr>
                          <w:t>Code</w:t>
                        </w:r>
                        <w:r>
                          <w:rPr>
                            <w:rFonts w:ascii="Arial"/>
                            <w:spacing w:val="-9"/>
                            <w:sz w:val="14"/>
                          </w:rPr>
                          <w:t xml:space="preserve"> </w:t>
                        </w:r>
                        <w:r>
                          <w:rPr>
                            <w:rFonts w:ascii="Arial"/>
                            <w:sz w:val="14"/>
                          </w:rPr>
                          <w:t>(Batch)</w:t>
                        </w:r>
                      </w:p>
                      <w:p w14:paraId="3B7F83B3" w14:textId="77777777" w:rsidR="000A0F80" w:rsidRDefault="000A0F80">
                        <w:pPr>
                          <w:spacing w:before="102"/>
                          <w:ind w:right="-17"/>
                          <w:rPr>
                            <w:rFonts w:ascii="Arial"/>
                            <w:sz w:val="14"/>
                          </w:rPr>
                        </w:pPr>
                        <w:r>
                          <w:rPr>
                            <w:rFonts w:ascii="Arial"/>
                            <w:sz w:val="14"/>
                          </w:rPr>
                          <w:t>Reverse</w:t>
                        </w:r>
                      </w:p>
                      <w:p w14:paraId="25EC496A" w14:textId="77777777" w:rsidR="000A0F80" w:rsidRDefault="000A0F8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5" o:spid="_x0000_s1202" type="#_x0000_t202" style="position:absolute;left:10241;top:-933;width:78;height: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14:paraId="636D5816" w14:textId="77777777" w:rsidR="000A0F80" w:rsidRDefault="000A0F80">
                        <w:pPr>
                          <w:spacing w:line="139" w:lineRule="exact"/>
                          <w:rPr>
                            <w:rFonts w:ascii="Arial"/>
                            <w:sz w:val="14"/>
                          </w:rPr>
                        </w:pPr>
                        <w:r>
                          <w:rPr>
                            <w:rFonts w:ascii="Arial"/>
                            <w:color w:val="FFFFFF"/>
                            <w:w w:val="99"/>
                            <w:sz w:val="14"/>
                          </w:rPr>
                          <w:t>6</w:t>
                        </w:r>
                      </w:p>
                    </w:txbxContent>
                  </v:textbox>
                </v:shape>
                <v:shape id="Text Box 44" o:spid="_x0000_s1203" type="#_x0000_t202" style="position:absolute;left:7350;top:-611;width:965;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14:paraId="4AC72A1E" w14:textId="77777777" w:rsidR="000A0F80" w:rsidRDefault="000A0F80">
                        <w:pPr>
                          <w:spacing w:line="130" w:lineRule="exact"/>
                          <w:rPr>
                            <w:rFonts w:ascii="Arial"/>
                            <w:sz w:val="14"/>
                          </w:rPr>
                        </w:pPr>
                        <w:r>
                          <w:rPr>
                            <w:rFonts w:ascii="Arial"/>
                            <w:color w:val="FFFFFF"/>
                            <w:sz w:val="14"/>
                          </w:rPr>
                          <w:t>Reversed</w:t>
                        </w:r>
                      </w:p>
                      <w:p w14:paraId="55A792A5" w14:textId="77777777" w:rsidR="000A0F80" w:rsidRDefault="000A0F80">
                        <w:pPr>
                          <w:tabs>
                            <w:tab w:val="right" w:pos="964"/>
                          </w:tabs>
                          <w:spacing w:line="176" w:lineRule="exact"/>
                          <w:ind w:left="107"/>
                          <w:rPr>
                            <w:rFonts w:ascii="Arial"/>
                            <w:sz w:val="14"/>
                          </w:rPr>
                        </w:pPr>
                        <w:r>
                          <w:rPr>
                            <w:rFonts w:ascii="Arial"/>
                            <w:color w:val="FFFFFF"/>
                            <w:sz w:val="14"/>
                          </w:rPr>
                          <w:t>Model</w:t>
                        </w:r>
                        <w:r>
                          <w:rPr>
                            <w:rFonts w:ascii="Arial"/>
                            <w:color w:val="FFFFFF"/>
                            <w:position w:val="3"/>
                            <w:sz w:val="14"/>
                          </w:rPr>
                          <w:tab/>
                          <w:t>4</w:t>
                        </w:r>
                      </w:p>
                    </w:txbxContent>
                  </v:textbox>
                </v:shape>
                <v:shape id="Text Box 43" o:spid="_x0000_s1204" type="#_x0000_t202" style="position:absolute;left:8434;top:-569;width:819;height: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14:paraId="71F8E813" w14:textId="77777777" w:rsidR="000A0F80" w:rsidRDefault="000A0F80">
                        <w:pPr>
                          <w:spacing w:line="142" w:lineRule="exact"/>
                          <w:ind w:right="-17"/>
                          <w:rPr>
                            <w:rFonts w:ascii="Arial"/>
                            <w:sz w:val="14"/>
                          </w:rPr>
                        </w:pPr>
                        <w:r>
                          <w:rPr>
                            <w:rFonts w:ascii="Arial"/>
                            <w:sz w:val="14"/>
                          </w:rPr>
                          <w:t>Generate</w:t>
                        </w:r>
                      </w:p>
                      <w:p w14:paraId="74EC1364" w14:textId="77777777" w:rsidR="000A0F80" w:rsidRDefault="000A0F80">
                        <w:pPr>
                          <w:spacing w:before="5" w:line="158" w:lineRule="exact"/>
                          <w:ind w:right="-17"/>
                          <w:rPr>
                            <w:rFonts w:ascii="Arial"/>
                            <w:sz w:val="14"/>
                          </w:rPr>
                        </w:pPr>
                        <w:r>
                          <w:rPr>
                            <w:rFonts w:ascii="Arial"/>
                            <w:sz w:val="14"/>
                          </w:rPr>
                          <w:t>Code</w:t>
                        </w:r>
                        <w:r>
                          <w:rPr>
                            <w:rFonts w:ascii="Arial"/>
                            <w:spacing w:val="-9"/>
                            <w:sz w:val="14"/>
                          </w:rPr>
                          <w:t xml:space="preserve"> </w:t>
                        </w:r>
                        <w:r>
                          <w:rPr>
                            <w:rFonts w:ascii="Arial"/>
                            <w:sz w:val="14"/>
                          </w:rPr>
                          <w:t>(Batch)</w:t>
                        </w:r>
                      </w:p>
                    </w:txbxContent>
                  </v:textbox>
                </v:shape>
                <v:shape id="Text Box 42" o:spid="_x0000_s1205" type="#_x0000_t202" style="position:absolute;left:9554;top:-647;width:513;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14:paraId="5D7AC828" w14:textId="77777777" w:rsidR="000A0F80" w:rsidRDefault="000A0F80">
                        <w:pPr>
                          <w:spacing w:line="112" w:lineRule="exact"/>
                          <w:jc w:val="center"/>
                          <w:rPr>
                            <w:rFonts w:ascii="Arial"/>
                            <w:sz w:val="11"/>
                          </w:rPr>
                        </w:pPr>
                        <w:r>
                          <w:rPr>
                            <w:rFonts w:ascii="Arial"/>
                            <w:color w:val="FFFFFF"/>
                            <w:sz w:val="11"/>
                          </w:rPr>
                          <w:t>Code</w:t>
                        </w:r>
                        <w:r>
                          <w:rPr>
                            <w:rFonts w:ascii="Arial"/>
                            <w:color w:val="FFFFFF"/>
                            <w:spacing w:val="-4"/>
                            <w:sz w:val="11"/>
                          </w:rPr>
                          <w:t xml:space="preserve"> </w:t>
                        </w:r>
                        <w:r>
                          <w:rPr>
                            <w:rFonts w:ascii="Arial"/>
                            <w:color w:val="FFFFFF"/>
                            <w:sz w:val="11"/>
                          </w:rPr>
                          <w:t>from</w:t>
                        </w:r>
                      </w:p>
                      <w:p w14:paraId="4A5D83E4" w14:textId="77777777" w:rsidR="000A0F80" w:rsidRDefault="000A0F80">
                        <w:pPr>
                          <w:spacing w:before="4"/>
                          <w:ind w:left="22"/>
                          <w:rPr>
                            <w:rFonts w:ascii="Arial"/>
                            <w:sz w:val="11"/>
                          </w:rPr>
                        </w:pPr>
                        <w:r>
                          <w:rPr>
                            <w:rFonts w:ascii="Arial"/>
                            <w:color w:val="FFFFFF"/>
                            <w:sz w:val="11"/>
                          </w:rPr>
                          <w:t>Reversed</w:t>
                        </w:r>
                      </w:p>
                      <w:p w14:paraId="0099A81C" w14:textId="77777777" w:rsidR="000A0F80" w:rsidRDefault="000A0F80">
                        <w:pPr>
                          <w:spacing w:before="4" w:line="124" w:lineRule="exact"/>
                          <w:jc w:val="center"/>
                          <w:rPr>
                            <w:rFonts w:ascii="Arial"/>
                            <w:sz w:val="11"/>
                          </w:rPr>
                        </w:pPr>
                        <w:r>
                          <w:rPr>
                            <w:rFonts w:ascii="Arial"/>
                            <w:color w:val="FFFFFF"/>
                            <w:sz w:val="11"/>
                          </w:rPr>
                          <w:t>Model</w:t>
                        </w:r>
                      </w:p>
                    </w:txbxContent>
                  </v:textbox>
                </v:shape>
                <w10:wrap anchorx="page"/>
              </v:group>
            </w:pict>
          </mc:Fallback>
        </mc:AlternateContent>
      </w:r>
      <w:r w:rsidR="0044141A">
        <w:rPr>
          <w:w w:val="115"/>
        </w:rPr>
        <w:t>based</w:t>
      </w:r>
      <w:r w:rsidR="0044141A">
        <w:rPr>
          <w:spacing w:val="-37"/>
          <w:w w:val="115"/>
        </w:rPr>
        <w:t xml:space="preserve"> </w:t>
      </w:r>
      <w:r w:rsidR="0044141A">
        <w:rPr>
          <w:w w:val="115"/>
        </w:rPr>
        <w:t>on</w:t>
      </w:r>
      <w:r w:rsidR="0044141A">
        <w:rPr>
          <w:spacing w:val="-37"/>
          <w:w w:val="115"/>
        </w:rPr>
        <w:t xml:space="preserve"> </w:t>
      </w:r>
      <w:r w:rsidR="0044141A">
        <w:rPr>
          <w:w w:val="115"/>
        </w:rPr>
        <w:t>Eclipse</w:t>
      </w:r>
      <w:r w:rsidR="0044141A">
        <w:rPr>
          <w:spacing w:val="-37"/>
          <w:w w:val="115"/>
        </w:rPr>
        <w:t xml:space="preserve"> </w:t>
      </w:r>
      <w:r w:rsidR="0044141A">
        <w:rPr>
          <w:w w:val="115"/>
        </w:rPr>
        <w:t>technologies.</w:t>
      </w:r>
      <w:r w:rsidR="0044141A">
        <w:rPr>
          <w:spacing w:val="-26"/>
          <w:w w:val="115"/>
        </w:rPr>
        <w:t xml:space="preserve"> </w:t>
      </w:r>
      <w:r w:rsidR="0044141A">
        <w:rPr>
          <w:w w:val="115"/>
        </w:rPr>
        <w:t>The</w:t>
      </w:r>
      <w:r w:rsidR="0044141A">
        <w:rPr>
          <w:spacing w:val="-37"/>
          <w:w w:val="115"/>
        </w:rPr>
        <w:t xml:space="preserve"> </w:t>
      </w:r>
      <w:r w:rsidR="0044141A">
        <w:rPr>
          <w:w w:val="115"/>
        </w:rPr>
        <w:t>contributions</w:t>
      </w:r>
      <w:r w:rsidR="0044141A">
        <w:rPr>
          <w:spacing w:val="-37"/>
          <w:w w:val="115"/>
        </w:rPr>
        <w:t xml:space="preserve"> </w:t>
      </w:r>
      <w:r w:rsidR="0044141A">
        <w:rPr>
          <w:w w:val="115"/>
        </w:rPr>
        <w:t>are</w:t>
      </w:r>
      <w:r w:rsidR="0044141A">
        <w:rPr>
          <w:spacing w:val="-37"/>
          <w:w w:val="115"/>
        </w:rPr>
        <w:t xml:space="preserve"> </w:t>
      </w:r>
      <w:r w:rsidR="0044141A">
        <w:rPr>
          <w:w w:val="115"/>
        </w:rPr>
        <w:t>applied for</w:t>
      </w:r>
      <w:r w:rsidR="0044141A">
        <w:rPr>
          <w:spacing w:val="-15"/>
          <w:w w:val="115"/>
        </w:rPr>
        <w:t xml:space="preserve"> </w:t>
      </w:r>
      <w:r w:rsidR="0044141A">
        <w:rPr>
          <w:w w:val="115"/>
        </w:rPr>
        <w:t>UML</w:t>
      </w:r>
      <w:r w:rsidR="0044141A">
        <w:rPr>
          <w:spacing w:val="-15"/>
          <w:w w:val="115"/>
        </w:rPr>
        <w:t xml:space="preserve"> </w:t>
      </w:r>
      <w:r w:rsidR="0044141A">
        <w:rPr>
          <w:w w:val="115"/>
        </w:rPr>
        <w:t>and</w:t>
      </w:r>
      <w:r w:rsidR="0044141A">
        <w:rPr>
          <w:spacing w:val="-15"/>
          <w:w w:val="115"/>
        </w:rPr>
        <w:t xml:space="preserve"> </w:t>
      </w:r>
      <w:r w:rsidR="0044141A">
        <w:rPr>
          <w:w w:val="115"/>
        </w:rPr>
        <w:t>C++.</w:t>
      </w:r>
      <w:r w:rsidR="0044141A">
        <w:rPr>
          <w:spacing w:val="4"/>
          <w:w w:val="115"/>
        </w:rPr>
        <w:t xml:space="preserve"> </w:t>
      </w:r>
      <w:r w:rsidR="0044141A">
        <w:rPr>
          <w:w w:val="115"/>
        </w:rPr>
        <w:t>Two</w:t>
      </w:r>
      <w:r w:rsidR="0044141A">
        <w:rPr>
          <w:spacing w:val="-15"/>
          <w:w w:val="115"/>
        </w:rPr>
        <w:t xml:space="preserve"> </w:t>
      </w:r>
      <w:r w:rsidR="0044141A">
        <w:rPr>
          <w:w w:val="115"/>
        </w:rPr>
        <w:t>experiments</w:t>
      </w:r>
      <w:r w:rsidR="0044141A">
        <w:rPr>
          <w:spacing w:val="-15"/>
          <w:w w:val="115"/>
        </w:rPr>
        <w:t xml:space="preserve"> </w:t>
      </w:r>
      <w:r w:rsidR="0044141A">
        <w:rPr>
          <w:w w:val="115"/>
        </w:rPr>
        <w:t>are</w:t>
      </w:r>
      <w:r w:rsidR="0044141A">
        <w:rPr>
          <w:spacing w:val="-15"/>
          <w:w w:val="115"/>
        </w:rPr>
        <w:t xml:space="preserve"> </w:t>
      </w:r>
      <w:r w:rsidR="0044141A">
        <w:rPr>
          <w:w w:val="115"/>
        </w:rPr>
        <w:t>conducted</w:t>
      </w:r>
      <w:r w:rsidR="0044141A">
        <w:rPr>
          <w:spacing w:val="-15"/>
          <w:w w:val="115"/>
        </w:rPr>
        <w:t xml:space="preserve"> </w:t>
      </w:r>
      <w:r w:rsidR="0044141A">
        <w:rPr>
          <w:w w:val="115"/>
        </w:rPr>
        <w:t>target- ing the correctness of the method and its applicability to the</w:t>
      </w:r>
      <w:r w:rsidR="0044141A">
        <w:rPr>
          <w:spacing w:val="-20"/>
          <w:w w:val="115"/>
        </w:rPr>
        <w:t xml:space="preserve"> </w:t>
      </w:r>
      <w:r w:rsidR="0044141A">
        <w:rPr>
          <w:w w:val="115"/>
        </w:rPr>
        <w:t>development</w:t>
      </w:r>
      <w:r w:rsidR="0044141A">
        <w:rPr>
          <w:spacing w:val="-20"/>
          <w:w w:val="115"/>
        </w:rPr>
        <w:t xml:space="preserve"> </w:t>
      </w:r>
      <w:r w:rsidR="0044141A">
        <w:rPr>
          <w:w w:val="115"/>
        </w:rPr>
        <w:t>of</w:t>
      </w:r>
      <w:r w:rsidR="0044141A">
        <w:rPr>
          <w:spacing w:val="-20"/>
          <w:w w:val="115"/>
        </w:rPr>
        <w:t xml:space="preserve"> </w:t>
      </w:r>
      <w:r w:rsidR="0044141A">
        <w:rPr>
          <w:w w:val="115"/>
        </w:rPr>
        <w:t>a</w:t>
      </w:r>
      <w:r w:rsidR="0044141A">
        <w:rPr>
          <w:spacing w:val="-20"/>
          <w:w w:val="115"/>
        </w:rPr>
        <w:t xml:space="preserve"> </w:t>
      </w:r>
      <w:r w:rsidR="0044141A">
        <w:rPr>
          <w:w w:val="115"/>
        </w:rPr>
        <w:t>real</w:t>
      </w:r>
      <w:r w:rsidR="0044141A">
        <w:rPr>
          <w:spacing w:val="-20"/>
          <w:w w:val="115"/>
        </w:rPr>
        <w:t xml:space="preserve"> </w:t>
      </w:r>
      <w:r w:rsidR="0044141A">
        <w:rPr>
          <w:w w:val="115"/>
        </w:rPr>
        <w:t>system.</w:t>
      </w:r>
      <w:r w:rsidR="0044141A">
        <w:rPr>
          <w:spacing w:val="-9"/>
          <w:w w:val="115"/>
        </w:rPr>
        <w:t xml:space="preserve"> </w:t>
      </w:r>
      <w:r w:rsidR="0044141A">
        <w:rPr>
          <w:w w:val="115"/>
        </w:rPr>
        <w:t>In</w:t>
      </w:r>
      <w:r w:rsidR="0044141A">
        <w:rPr>
          <w:spacing w:val="-20"/>
          <w:w w:val="115"/>
        </w:rPr>
        <w:t xml:space="preserve"> </w:t>
      </w:r>
      <w:r w:rsidR="0044141A">
        <w:rPr>
          <w:w w:val="115"/>
        </w:rPr>
        <w:t>the</w:t>
      </w:r>
      <w:r w:rsidR="0044141A">
        <w:rPr>
          <w:spacing w:val="-20"/>
          <w:w w:val="115"/>
        </w:rPr>
        <w:t xml:space="preserve"> </w:t>
      </w:r>
      <w:r w:rsidR="0044141A">
        <w:rPr>
          <w:w w:val="115"/>
        </w:rPr>
        <w:t>following</w:t>
      </w:r>
      <w:r w:rsidR="0044141A">
        <w:rPr>
          <w:spacing w:val="-20"/>
          <w:w w:val="115"/>
        </w:rPr>
        <w:t xml:space="preserve"> </w:t>
      </w:r>
      <w:r w:rsidR="0044141A">
        <w:rPr>
          <w:w w:val="115"/>
        </w:rPr>
        <w:t>sections, first</w:t>
      </w:r>
      <w:r w:rsidR="0044141A">
        <w:rPr>
          <w:spacing w:val="-17"/>
          <w:w w:val="115"/>
        </w:rPr>
        <w:t xml:space="preserve"> </w:t>
      </w:r>
      <w:r w:rsidR="0044141A">
        <w:rPr>
          <w:w w:val="115"/>
        </w:rPr>
        <w:t>some</w:t>
      </w:r>
      <w:r w:rsidR="0044141A">
        <w:rPr>
          <w:spacing w:val="-18"/>
          <w:w w:val="115"/>
        </w:rPr>
        <w:t xml:space="preserve"> </w:t>
      </w:r>
      <w:r w:rsidR="0044141A">
        <w:rPr>
          <w:w w:val="115"/>
        </w:rPr>
        <w:t>simulation</w:t>
      </w:r>
      <w:r w:rsidR="0044141A">
        <w:rPr>
          <w:spacing w:val="-17"/>
          <w:w w:val="115"/>
        </w:rPr>
        <w:t xml:space="preserve"> </w:t>
      </w:r>
      <w:r w:rsidR="0044141A">
        <w:rPr>
          <w:w w:val="115"/>
        </w:rPr>
        <w:t>results</w:t>
      </w:r>
      <w:r w:rsidR="0044141A">
        <w:rPr>
          <w:spacing w:val="-18"/>
          <w:w w:val="115"/>
        </w:rPr>
        <w:t xml:space="preserve"> </w:t>
      </w:r>
      <w:r w:rsidR="0044141A">
        <w:rPr>
          <w:w w:val="115"/>
        </w:rPr>
        <w:t>are</w:t>
      </w:r>
      <w:r w:rsidR="0044141A">
        <w:rPr>
          <w:spacing w:val="-17"/>
          <w:w w:val="115"/>
        </w:rPr>
        <w:t xml:space="preserve"> </w:t>
      </w:r>
      <w:r w:rsidR="0044141A">
        <w:rPr>
          <w:w w:val="115"/>
        </w:rPr>
        <w:t>exposed,</w:t>
      </w:r>
      <w:r w:rsidR="0044141A">
        <w:rPr>
          <w:spacing w:val="-17"/>
          <w:w w:val="115"/>
        </w:rPr>
        <w:t xml:space="preserve"> </w:t>
      </w:r>
      <w:r w:rsidR="0044141A">
        <w:rPr>
          <w:w w:val="115"/>
        </w:rPr>
        <w:t>then</w:t>
      </w:r>
      <w:r w:rsidR="0044141A">
        <w:rPr>
          <w:spacing w:val="-17"/>
          <w:w w:val="115"/>
        </w:rPr>
        <w:t xml:space="preserve"> </w:t>
      </w:r>
      <w:r w:rsidR="0044141A">
        <w:rPr>
          <w:spacing w:val="-3"/>
          <w:w w:val="115"/>
        </w:rPr>
        <w:t>we</w:t>
      </w:r>
      <w:r w:rsidR="0044141A">
        <w:rPr>
          <w:spacing w:val="-17"/>
          <w:w w:val="115"/>
        </w:rPr>
        <w:t xml:space="preserve"> </w:t>
      </w:r>
      <w:r w:rsidR="0044141A">
        <w:rPr>
          <w:w w:val="115"/>
        </w:rPr>
        <w:t>report</w:t>
      </w:r>
      <w:r w:rsidR="0044141A">
        <w:rPr>
          <w:spacing w:val="-18"/>
          <w:w w:val="115"/>
        </w:rPr>
        <w:t xml:space="preserve"> </w:t>
      </w:r>
      <w:r w:rsidR="0044141A">
        <w:rPr>
          <w:w w:val="115"/>
        </w:rPr>
        <w:t xml:space="preserve">on </w:t>
      </w:r>
      <w:r w:rsidR="0044141A">
        <w:rPr>
          <w:w w:val="110"/>
        </w:rPr>
        <w:t>a</w:t>
      </w:r>
      <w:r w:rsidR="0044141A">
        <w:rPr>
          <w:spacing w:val="-2"/>
          <w:w w:val="110"/>
        </w:rPr>
        <w:t xml:space="preserve"> </w:t>
      </w:r>
      <w:r w:rsidR="0044141A">
        <w:rPr>
          <w:w w:val="110"/>
        </w:rPr>
        <w:t>case-study.</w:t>
      </w:r>
    </w:p>
    <w:p w14:paraId="442A247E" w14:textId="77777777" w:rsidR="00B66BFA" w:rsidRDefault="0044141A">
      <w:pPr>
        <w:pStyle w:val="Titre1"/>
        <w:numPr>
          <w:ilvl w:val="1"/>
          <w:numId w:val="2"/>
        </w:numPr>
        <w:tabs>
          <w:tab w:val="left" w:pos="654"/>
        </w:tabs>
        <w:spacing w:before="118"/>
        <w:jc w:val="both"/>
      </w:pPr>
      <w:r>
        <w:t>Simulations</w:t>
      </w:r>
    </w:p>
    <w:p w14:paraId="1FC6D6F5" w14:textId="77777777" w:rsidR="00B66BFA" w:rsidRDefault="0044141A">
      <w:pPr>
        <w:pStyle w:val="Corpsdetexte"/>
        <w:spacing w:before="39" w:line="242" w:lineRule="auto"/>
        <w:ind w:left="115" w:firstLine="179"/>
        <w:jc w:val="both"/>
      </w:pPr>
      <w:r>
        <w:rPr>
          <w:w w:val="110"/>
        </w:rPr>
        <w:t>Simulations are conducted to verify that our proposed method</w:t>
      </w:r>
      <w:r>
        <w:rPr>
          <w:spacing w:val="-16"/>
          <w:w w:val="110"/>
        </w:rPr>
        <w:t xml:space="preserve"> </w:t>
      </w:r>
      <w:r>
        <w:rPr>
          <w:w w:val="110"/>
        </w:rPr>
        <w:t>respects</w:t>
      </w:r>
      <w:r>
        <w:rPr>
          <w:spacing w:val="-16"/>
          <w:w w:val="110"/>
        </w:rPr>
        <w:t xml:space="preserve"> </w:t>
      </w:r>
      <w:r>
        <w:rPr>
          <w:w w:val="110"/>
        </w:rPr>
        <w:t>the</w:t>
      </w:r>
      <w:r>
        <w:rPr>
          <w:spacing w:val="-16"/>
          <w:w w:val="110"/>
        </w:rPr>
        <w:t xml:space="preserve"> </w:t>
      </w:r>
      <w:r>
        <w:rPr>
          <w:w w:val="110"/>
        </w:rPr>
        <w:t>round-trip</w:t>
      </w:r>
      <w:r>
        <w:rPr>
          <w:spacing w:val="-16"/>
          <w:w w:val="110"/>
        </w:rPr>
        <w:t xml:space="preserve"> </w:t>
      </w:r>
      <w:r>
        <w:rPr>
          <w:w w:val="110"/>
        </w:rPr>
        <w:t>engineering</w:t>
      </w:r>
      <w:r>
        <w:rPr>
          <w:spacing w:val="-15"/>
          <w:w w:val="110"/>
        </w:rPr>
        <w:t xml:space="preserve"> </w:t>
      </w:r>
      <w:r>
        <w:rPr>
          <w:w w:val="110"/>
        </w:rPr>
        <w:t>laws</w:t>
      </w:r>
      <w:r>
        <w:rPr>
          <w:spacing w:val="-16"/>
          <w:w w:val="110"/>
        </w:rPr>
        <w:t xml:space="preserve"> </w:t>
      </w:r>
      <w:r>
        <w:rPr>
          <w:w w:val="110"/>
        </w:rPr>
        <w:t>[13],</w:t>
      </w:r>
      <w:r>
        <w:rPr>
          <w:spacing w:val="-12"/>
          <w:w w:val="110"/>
        </w:rPr>
        <w:t xml:space="preserve"> </w:t>
      </w:r>
      <w:r>
        <w:rPr>
          <w:w w:val="110"/>
        </w:rPr>
        <w:t xml:space="preserve">namely </w:t>
      </w:r>
      <w:r>
        <w:rPr>
          <w:rFonts w:ascii="Arial"/>
          <w:i/>
          <w:w w:val="110"/>
        </w:rPr>
        <w:t>right-invertibility</w:t>
      </w:r>
      <w:r>
        <w:rPr>
          <w:rFonts w:ascii="Arial"/>
          <w:i/>
          <w:spacing w:val="-4"/>
          <w:w w:val="110"/>
        </w:rPr>
        <w:t xml:space="preserve"> </w:t>
      </w:r>
      <w:r>
        <w:rPr>
          <w:w w:val="110"/>
        </w:rPr>
        <w:t>and</w:t>
      </w:r>
      <w:r>
        <w:rPr>
          <w:spacing w:val="-14"/>
          <w:w w:val="110"/>
        </w:rPr>
        <w:t xml:space="preserve"> </w:t>
      </w:r>
      <w:r>
        <w:rPr>
          <w:rFonts w:ascii="Arial"/>
          <w:i/>
          <w:w w:val="110"/>
        </w:rPr>
        <w:t>left-invertibility</w:t>
      </w:r>
      <w:r>
        <w:rPr>
          <w:w w:val="110"/>
        </w:rPr>
        <w:t>.</w:t>
      </w:r>
      <w:r>
        <w:rPr>
          <w:spacing w:val="17"/>
          <w:w w:val="110"/>
        </w:rPr>
        <w:t xml:space="preserve"> </w:t>
      </w:r>
      <w:r>
        <w:rPr>
          <w:w w:val="110"/>
        </w:rPr>
        <w:t>These</w:t>
      </w:r>
      <w:r>
        <w:rPr>
          <w:spacing w:val="-14"/>
          <w:w w:val="110"/>
        </w:rPr>
        <w:t xml:space="preserve"> </w:t>
      </w:r>
      <w:r>
        <w:rPr>
          <w:w w:val="110"/>
        </w:rPr>
        <w:t>laws</w:t>
      </w:r>
      <w:r>
        <w:rPr>
          <w:spacing w:val="-14"/>
          <w:w w:val="110"/>
        </w:rPr>
        <w:t xml:space="preserve"> </w:t>
      </w:r>
      <w:r>
        <w:rPr>
          <w:w w:val="110"/>
        </w:rPr>
        <w:t>are</w:t>
      </w:r>
      <w:r>
        <w:rPr>
          <w:spacing w:val="-14"/>
          <w:w w:val="110"/>
        </w:rPr>
        <w:t xml:space="preserve"> </w:t>
      </w:r>
      <w:r>
        <w:rPr>
          <w:w w:val="110"/>
        </w:rPr>
        <w:t xml:space="preserve">stated </w:t>
      </w:r>
      <w:r>
        <w:rPr>
          <w:w w:val="105"/>
        </w:rPr>
        <w:t>as</w:t>
      </w:r>
      <w:r>
        <w:rPr>
          <w:spacing w:val="-8"/>
          <w:w w:val="105"/>
        </w:rPr>
        <w:t xml:space="preserve"> </w:t>
      </w:r>
      <w:r>
        <w:rPr>
          <w:w w:val="105"/>
        </w:rPr>
        <w:t>follows:</w:t>
      </w:r>
    </w:p>
    <w:p w14:paraId="2A313F09" w14:textId="77777777" w:rsidR="00B66BFA" w:rsidRDefault="0044141A">
      <w:pPr>
        <w:pStyle w:val="Corpsdetexte"/>
        <w:spacing w:line="242" w:lineRule="auto"/>
        <w:ind w:left="115" w:right="10"/>
        <w:jc w:val="both"/>
      </w:pPr>
      <w:r>
        <w:rPr>
          <w:rFonts w:ascii="Georgia"/>
          <w:b/>
          <w:spacing w:val="-3"/>
          <w:w w:val="110"/>
        </w:rPr>
        <w:t xml:space="preserve">Law </w:t>
      </w:r>
      <w:r>
        <w:rPr>
          <w:rFonts w:ascii="Georgia"/>
          <w:b/>
          <w:w w:val="110"/>
        </w:rPr>
        <w:t>1</w:t>
      </w:r>
      <w:r>
        <w:rPr>
          <w:w w:val="110"/>
        </w:rPr>
        <w:t>: Right-invertibility means that not modifying the code</w:t>
      </w:r>
      <w:r>
        <w:rPr>
          <w:spacing w:val="-11"/>
          <w:w w:val="110"/>
        </w:rPr>
        <w:t xml:space="preserve"> </w:t>
      </w:r>
      <w:r>
        <w:rPr>
          <w:w w:val="110"/>
        </w:rPr>
        <w:t>(respectively</w:t>
      </w:r>
      <w:r>
        <w:rPr>
          <w:spacing w:val="-11"/>
          <w:w w:val="110"/>
        </w:rPr>
        <w:t xml:space="preserve"> </w:t>
      </w:r>
      <w:r>
        <w:rPr>
          <w:w w:val="110"/>
        </w:rPr>
        <w:t>model)</w:t>
      </w:r>
      <w:r>
        <w:rPr>
          <w:spacing w:val="-11"/>
          <w:w w:val="110"/>
        </w:rPr>
        <w:t xml:space="preserve"> </w:t>
      </w:r>
      <w:r>
        <w:rPr>
          <w:w w:val="110"/>
        </w:rPr>
        <w:t>shall</w:t>
      </w:r>
      <w:r>
        <w:rPr>
          <w:spacing w:val="-11"/>
          <w:w w:val="110"/>
        </w:rPr>
        <w:t xml:space="preserve"> </w:t>
      </w:r>
      <w:r>
        <w:rPr>
          <w:spacing w:val="2"/>
          <w:w w:val="110"/>
        </w:rPr>
        <w:t>be</w:t>
      </w:r>
      <w:r>
        <w:rPr>
          <w:spacing w:val="-11"/>
          <w:w w:val="110"/>
        </w:rPr>
        <w:t xml:space="preserve"> </w:t>
      </w:r>
      <w:r>
        <w:rPr>
          <w:w w:val="110"/>
        </w:rPr>
        <w:t>reflected</w:t>
      </w:r>
      <w:r>
        <w:rPr>
          <w:spacing w:val="-11"/>
          <w:w w:val="110"/>
        </w:rPr>
        <w:t xml:space="preserve"> </w:t>
      </w:r>
      <w:r>
        <w:rPr>
          <w:w w:val="110"/>
        </w:rPr>
        <w:t>as</w:t>
      </w:r>
      <w:r>
        <w:rPr>
          <w:spacing w:val="-11"/>
          <w:w w:val="110"/>
        </w:rPr>
        <w:t xml:space="preserve"> </w:t>
      </w:r>
      <w:r>
        <w:rPr>
          <w:w w:val="110"/>
        </w:rPr>
        <w:t>not</w:t>
      </w:r>
      <w:r>
        <w:rPr>
          <w:spacing w:val="-11"/>
          <w:w w:val="110"/>
        </w:rPr>
        <w:t xml:space="preserve"> </w:t>
      </w:r>
      <w:r>
        <w:rPr>
          <w:w w:val="110"/>
        </w:rPr>
        <w:t xml:space="preserve">modifying the model (respectively code). The model used for generat- ing code and the model received </w:t>
      </w:r>
      <w:r>
        <w:rPr>
          <w:spacing w:val="-3"/>
          <w:w w:val="110"/>
        </w:rPr>
        <w:t xml:space="preserve">by </w:t>
      </w:r>
      <w:r>
        <w:rPr>
          <w:w w:val="110"/>
        </w:rPr>
        <w:t xml:space="preserve">immediately reversing the generated code, without any modifications to the code, must </w:t>
      </w:r>
      <w:r>
        <w:rPr>
          <w:spacing w:val="2"/>
          <w:w w:val="110"/>
        </w:rPr>
        <w:t xml:space="preserve">be </w:t>
      </w:r>
      <w:r>
        <w:rPr>
          <w:w w:val="110"/>
        </w:rPr>
        <w:t>the</w:t>
      </w:r>
      <w:r>
        <w:rPr>
          <w:spacing w:val="46"/>
          <w:w w:val="110"/>
        </w:rPr>
        <w:t xml:space="preserve"> </w:t>
      </w:r>
      <w:r>
        <w:rPr>
          <w:w w:val="110"/>
        </w:rPr>
        <w:t>same.</w:t>
      </w:r>
    </w:p>
    <w:p w14:paraId="3E4C016E" w14:textId="77777777" w:rsidR="00B66BFA" w:rsidRDefault="0044141A">
      <w:pPr>
        <w:pStyle w:val="Corpsdetexte"/>
        <w:spacing w:line="242" w:lineRule="auto"/>
        <w:ind w:left="115" w:right="10"/>
        <w:jc w:val="both"/>
      </w:pPr>
      <w:r>
        <w:rPr>
          <w:rFonts w:ascii="Georgia"/>
          <w:b/>
          <w:spacing w:val="-3"/>
          <w:w w:val="110"/>
        </w:rPr>
        <w:t>Law</w:t>
      </w:r>
      <w:r>
        <w:rPr>
          <w:rFonts w:ascii="Georgia"/>
          <w:b/>
          <w:spacing w:val="-10"/>
          <w:w w:val="110"/>
        </w:rPr>
        <w:t xml:space="preserve"> </w:t>
      </w:r>
      <w:r>
        <w:rPr>
          <w:rFonts w:ascii="Georgia"/>
          <w:b/>
          <w:w w:val="110"/>
        </w:rPr>
        <w:t>2</w:t>
      </w:r>
      <w:r>
        <w:rPr>
          <w:w w:val="110"/>
        </w:rPr>
        <w:t>:</w:t>
      </w:r>
      <w:r>
        <w:rPr>
          <w:spacing w:val="11"/>
          <w:w w:val="110"/>
        </w:rPr>
        <w:t xml:space="preserve"> </w:t>
      </w:r>
      <w:r>
        <w:rPr>
          <w:w w:val="110"/>
        </w:rPr>
        <w:t>Left-invertibility</w:t>
      </w:r>
      <w:r>
        <w:rPr>
          <w:spacing w:val="-15"/>
          <w:w w:val="110"/>
        </w:rPr>
        <w:t xml:space="preserve"> </w:t>
      </w:r>
      <w:r>
        <w:rPr>
          <w:w w:val="110"/>
        </w:rPr>
        <w:t>means</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modifications</w:t>
      </w:r>
      <w:r>
        <w:rPr>
          <w:spacing w:val="-15"/>
          <w:w w:val="110"/>
        </w:rPr>
        <w:t xml:space="preserve"> </w:t>
      </w:r>
      <w:r>
        <w:rPr>
          <w:w w:val="110"/>
        </w:rPr>
        <w:t>on</w:t>
      </w:r>
      <w:r>
        <w:rPr>
          <w:spacing w:val="-15"/>
          <w:w w:val="110"/>
        </w:rPr>
        <w:t xml:space="preserve"> </w:t>
      </w:r>
      <w:r>
        <w:rPr>
          <w:w w:val="110"/>
        </w:rPr>
        <w:t xml:space="preserve">the code are captured and correctly propagated to the model so that the modified code can </w:t>
      </w:r>
      <w:r>
        <w:rPr>
          <w:spacing w:val="2"/>
          <w:w w:val="110"/>
        </w:rPr>
        <w:t xml:space="preserve">be </w:t>
      </w:r>
      <w:r>
        <w:rPr>
          <w:w w:val="110"/>
        </w:rPr>
        <w:t xml:space="preserve">generated again </w:t>
      </w:r>
      <w:r>
        <w:rPr>
          <w:spacing w:val="-3"/>
          <w:w w:val="110"/>
        </w:rPr>
        <w:t xml:space="preserve">by </w:t>
      </w:r>
      <w:r>
        <w:rPr>
          <w:w w:val="110"/>
        </w:rPr>
        <w:t>applying code generation on the updated model.</w:t>
      </w:r>
    </w:p>
    <w:p w14:paraId="04DFA58B" w14:textId="77777777" w:rsidR="00B66BFA" w:rsidRDefault="0044141A">
      <w:pPr>
        <w:pStyle w:val="Corpsdetexte"/>
        <w:spacing w:line="242" w:lineRule="auto"/>
        <w:ind w:left="115" w:right="11" w:firstLine="179"/>
        <w:jc w:val="both"/>
      </w:pPr>
      <w:r>
        <w:rPr>
          <w:w w:val="110"/>
        </w:rPr>
        <w:t>In the following sections, first the model generator used for the simulations is presented. Afterwards simulations for Law 1 and Law 2 are exposed. Finally, we simulate the process for scenario 3 (Section 4.3) where both model and code are modified concurrently.</w:t>
      </w:r>
    </w:p>
    <w:p w14:paraId="12DE6B0A" w14:textId="77777777" w:rsidR="00B66BFA" w:rsidRDefault="0044141A">
      <w:pPr>
        <w:pStyle w:val="Titre2"/>
        <w:numPr>
          <w:ilvl w:val="2"/>
          <w:numId w:val="2"/>
        </w:numPr>
        <w:tabs>
          <w:tab w:val="left" w:pos="829"/>
        </w:tabs>
        <w:spacing w:before="136"/>
        <w:ind w:hanging="798"/>
        <w:jc w:val="both"/>
      </w:pPr>
      <w:r>
        <w:t>Randomly generated UML</w:t>
      </w:r>
      <w:r>
        <w:rPr>
          <w:spacing w:val="-21"/>
        </w:rPr>
        <w:t xml:space="preserve"> </w:t>
      </w:r>
      <w:r>
        <w:t>models</w:t>
      </w:r>
    </w:p>
    <w:p w14:paraId="79BD122E" w14:textId="77777777" w:rsidR="00B66BFA" w:rsidRDefault="0044141A">
      <w:pPr>
        <w:pStyle w:val="Corpsdetexte"/>
        <w:spacing w:before="43" w:line="242" w:lineRule="auto"/>
        <w:ind w:left="115" w:right="12" w:firstLine="179"/>
        <w:jc w:val="both"/>
      </w:pPr>
      <w:r>
        <w:rPr>
          <w:w w:val="110"/>
        </w:rPr>
        <w:t>In the simulations, UML models are randomly generated with a model generator that can be configured. The gener- ated models have C++ features represented in   UML.</w:t>
      </w:r>
    </w:p>
    <w:p w14:paraId="656F6DB6" w14:textId="77777777" w:rsidR="00B66BFA" w:rsidRDefault="0044141A">
      <w:pPr>
        <w:pStyle w:val="Titre4"/>
        <w:spacing w:before="74"/>
        <w:ind w:left="295" w:hanging="180"/>
      </w:pPr>
      <w:r>
        <w:rPr>
          <w:b w:val="0"/>
        </w:rPr>
        <w:br w:type="column"/>
      </w:r>
      <w:r>
        <w:t>Figure 8:  Simulation 1 for Law 1 Right-invertibility</w:t>
      </w:r>
    </w:p>
    <w:p w14:paraId="7ED0DAD2" w14:textId="77777777" w:rsidR="00B66BFA" w:rsidRDefault="00B66BFA">
      <w:pPr>
        <w:pStyle w:val="Corpsdetexte"/>
        <w:rPr>
          <w:rFonts w:ascii="Georgia"/>
          <w:b/>
        </w:rPr>
      </w:pPr>
    </w:p>
    <w:p w14:paraId="2D67A639" w14:textId="77777777" w:rsidR="00B66BFA" w:rsidRDefault="00B66BFA">
      <w:pPr>
        <w:pStyle w:val="Corpsdetexte"/>
        <w:spacing w:before="4"/>
        <w:rPr>
          <w:rFonts w:ascii="Georgia"/>
          <w:b/>
          <w:sz w:val="15"/>
        </w:rPr>
      </w:pPr>
    </w:p>
    <w:p w14:paraId="7C609CF7" w14:textId="77777777" w:rsidR="00B66BFA" w:rsidRDefault="0044141A">
      <w:pPr>
        <w:pStyle w:val="Corpsdetexte"/>
        <w:spacing w:line="242" w:lineRule="auto"/>
        <w:ind w:left="115" w:right="119" w:firstLine="179"/>
        <w:jc w:val="both"/>
      </w:pPr>
      <w:r>
        <w:rPr>
          <w:w w:val="110"/>
        </w:rPr>
        <w:t>Three packages are generated for each model. Each pack- age contains 60 classes, 10 enumerations, 10 structures, and 10 function pointers. Class members include methods with parameters, and attributes. Types of parameters and at- tributes are chosen randomly. Methods have randomly gen- erated bodies that use other classes. Attributes have ran- domly generated default values conform to their types.</w:t>
      </w:r>
    </w:p>
    <w:p w14:paraId="21729BC7" w14:textId="77777777" w:rsidR="00B66BFA" w:rsidRDefault="0044141A">
      <w:pPr>
        <w:pStyle w:val="Corpsdetexte"/>
        <w:spacing w:line="242" w:lineRule="auto"/>
        <w:ind w:left="115" w:right="119" w:firstLine="179"/>
        <w:jc w:val="both"/>
      </w:pPr>
      <w:r>
        <w:rPr>
          <w:w w:val="110"/>
        </w:rPr>
        <w:t>Relationships between classes are also generated: associ- ations, inheritances and dependencies. When dependencies are generated, the generator enforces that the source class   of the dependency has a method that uses the target class    of the</w:t>
      </w:r>
      <w:r>
        <w:rPr>
          <w:spacing w:val="-1"/>
          <w:w w:val="110"/>
        </w:rPr>
        <w:t xml:space="preserve"> </w:t>
      </w:r>
      <w:r>
        <w:rPr>
          <w:w w:val="110"/>
        </w:rPr>
        <w:t>dependency.</w:t>
      </w:r>
    </w:p>
    <w:p w14:paraId="44CEF86F" w14:textId="77777777" w:rsidR="00B66BFA" w:rsidRDefault="0044141A">
      <w:pPr>
        <w:pStyle w:val="Corpsdetexte"/>
        <w:spacing w:line="242" w:lineRule="auto"/>
        <w:ind w:left="115" w:right="119" w:firstLine="179"/>
        <w:jc w:val="both"/>
      </w:pPr>
      <w:r>
        <w:rPr>
          <w:w w:val="110"/>
        </w:rPr>
        <w:t>The UML elements are randomly generated with an ap- pearance probability for each kind of element. For example each time an attribute needs to be generated, it has a prob- ability of 0.5 to be generated.</w:t>
      </w:r>
    </w:p>
    <w:p w14:paraId="531D9DAE" w14:textId="77777777" w:rsidR="00B66BFA" w:rsidRDefault="0044141A">
      <w:pPr>
        <w:pStyle w:val="Corpsdetexte"/>
        <w:spacing w:line="242" w:lineRule="auto"/>
        <w:ind w:left="115" w:right="119" w:firstLine="179"/>
        <w:jc w:val="both"/>
      </w:pPr>
      <w:r>
        <w:rPr>
          <w:w w:val="110"/>
        </w:rPr>
        <w:t>Some parameters of the model generator are shown in Ta- ble 1.</w:t>
      </w:r>
    </w:p>
    <w:p w14:paraId="3236F082" w14:textId="77777777" w:rsidR="00B66BFA" w:rsidRDefault="0044141A">
      <w:pPr>
        <w:pStyle w:val="Titre2"/>
        <w:numPr>
          <w:ilvl w:val="2"/>
          <w:numId w:val="2"/>
        </w:numPr>
        <w:tabs>
          <w:tab w:val="left" w:pos="829"/>
        </w:tabs>
        <w:spacing w:before="121"/>
        <w:ind w:left="828"/>
        <w:jc w:val="both"/>
      </w:pPr>
      <w:r>
        <w:t>Simulation for Law 1</w:t>
      </w:r>
      <w:r>
        <w:rPr>
          <w:spacing w:val="-25"/>
        </w:rPr>
        <w:t xml:space="preserve"> </w:t>
      </w:r>
      <w:r>
        <w:t>right-invertibility</w:t>
      </w:r>
    </w:p>
    <w:p w14:paraId="00B56BF8" w14:textId="77777777" w:rsidR="00B66BFA" w:rsidRDefault="0044141A">
      <w:pPr>
        <w:pStyle w:val="Corpsdetexte"/>
        <w:spacing w:before="43" w:line="242" w:lineRule="auto"/>
        <w:ind w:left="115" w:right="119" w:firstLine="179"/>
        <w:jc w:val="both"/>
      </w:pPr>
      <w:r>
        <w:rPr>
          <w:w w:val="110"/>
        </w:rPr>
        <w:t>In the first simulation, Law 1 is evaluated. The procedure for the simulation is shown in Figure 8.</w:t>
      </w:r>
    </w:p>
    <w:p w14:paraId="4AFBBA2C" w14:textId="77777777" w:rsidR="00B66BFA" w:rsidRDefault="0044141A">
      <w:pPr>
        <w:pStyle w:val="Corpsdetexte"/>
        <w:spacing w:line="242" w:lineRule="auto"/>
        <w:ind w:left="115" w:right="119" w:firstLine="179"/>
        <w:jc w:val="both"/>
      </w:pPr>
      <w:r>
        <w:rPr>
          <w:w w:val="110"/>
        </w:rPr>
        <w:t>The general idea behind the simulation procedure is to do a</w:t>
      </w:r>
      <w:r>
        <w:rPr>
          <w:spacing w:val="-4"/>
          <w:w w:val="110"/>
        </w:rPr>
        <w:t xml:space="preserve"> </w:t>
      </w:r>
      <w:r>
        <w:rPr>
          <w:w w:val="110"/>
        </w:rPr>
        <w:t>full</w:t>
      </w:r>
      <w:r>
        <w:rPr>
          <w:spacing w:val="-4"/>
          <w:w w:val="110"/>
        </w:rPr>
        <w:t xml:space="preserve"> </w:t>
      </w:r>
      <w:r>
        <w:rPr>
          <w:w w:val="110"/>
        </w:rPr>
        <w:t>round-trip</w:t>
      </w:r>
      <w:r>
        <w:rPr>
          <w:spacing w:val="-4"/>
          <w:w w:val="110"/>
        </w:rPr>
        <w:t xml:space="preserve"> </w:t>
      </w:r>
      <w:r>
        <w:rPr>
          <w:w w:val="110"/>
        </w:rPr>
        <w:t>of</w:t>
      </w:r>
      <w:r>
        <w:rPr>
          <w:spacing w:val="-4"/>
          <w:w w:val="110"/>
        </w:rPr>
        <w:t xml:space="preserve"> </w:t>
      </w:r>
      <w:r>
        <w:rPr>
          <w:w w:val="110"/>
        </w:rPr>
        <w:t>some</w:t>
      </w:r>
      <w:r>
        <w:rPr>
          <w:spacing w:val="-4"/>
          <w:w w:val="110"/>
        </w:rPr>
        <w:t xml:space="preserve"> </w:t>
      </w:r>
      <w:r>
        <w:rPr>
          <w:w w:val="110"/>
        </w:rPr>
        <w:t>UML</w:t>
      </w:r>
      <w:r>
        <w:rPr>
          <w:spacing w:val="-4"/>
          <w:w w:val="110"/>
        </w:rPr>
        <w:t xml:space="preserve"> </w:t>
      </w:r>
      <w:r>
        <w:rPr>
          <w:w w:val="110"/>
        </w:rPr>
        <w:t>model</w:t>
      </w:r>
      <w:r>
        <w:rPr>
          <w:spacing w:val="-4"/>
          <w:w w:val="110"/>
        </w:rPr>
        <w:t xml:space="preserve"> </w:t>
      </w:r>
      <w:r>
        <w:rPr>
          <w:w w:val="110"/>
        </w:rPr>
        <w:t>randomly</w:t>
      </w:r>
      <w:r>
        <w:rPr>
          <w:spacing w:val="-4"/>
          <w:w w:val="110"/>
        </w:rPr>
        <w:t xml:space="preserve"> </w:t>
      </w:r>
      <w:r>
        <w:rPr>
          <w:w w:val="110"/>
        </w:rPr>
        <w:t>generated</w:t>
      </w:r>
      <w:r>
        <w:rPr>
          <w:spacing w:val="-5"/>
          <w:w w:val="110"/>
        </w:rPr>
        <w:t xml:space="preserve"> </w:t>
      </w:r>
      <w:r>
        <w:rPr>
          <w:w w:val="110"/>
        </w:rPr>
        <w:t xml:space="preserve">in step </w:t>
      </w:r>
      <w:r>
        <w:rPr>
          <w:rFonts w:ascii="Georgia"/>
          <w:b/>
          <w:w w:val="110"/>
        </w:rPr>
        <w:t>(1)</w:t>
      </w:r>
      <w:r>
        <w:rPr>
          <w:w w:val="110"/>
        </w:rPr>
        <w:t>.  The round-trip of the model is done through</w:t>
      </w:r>
      <w:r>
        <w:rPr>
          <w:spacing w:val="42"/>
          <w:w w:val="110"/>
        </w:rPr>
        <w:t xml:space="preserve"> </w:t>
      </w:r>
      <w:r>
        <w:rPr>
          <w:w w:val="110"/>
        </w:rPr>
        <w:t>steps</w:t>
      </w:r>
    </w:p>
    <w:p w14:paraId="362202DA" w14:textId="77777777" w:rsidR="00B66BFA" w:rsidRDefault="0044141A">
      <w:pPr>
        <w:pStyle w:val="Corpsdetexte"/>
        <w:spacing w:line="242" w:lineRule="auto"/>
        <w:ind w:left="115" w:right="119"/>
        <w:jc w:val="both"/>
      </w:pPr>
      <w:r>
        <w:rPr>
          <w:rFonts w:ascii="Georgia"/>
          <w:b/>
          <w:w w:val="110"/>
        </w:rPr>
        <w:t xml:space="preserve">(2) </w:t>
      </w:r>
      <w:r>
        <w:rPr>
          <w:w w:val="110"/>
        </w:rPr>
        <w:t xml:space="preserve">to </w:t>
      </w:r>
      <w:r>
        <w:rPr>
          <w:rFonts w:ascii="Georgia"/>
          <w:b/>
          <w:w w:val="110"/>
        </w:rPr>
        <w:t>(3)</w:t>
      </w:r>
      <w:r>
        <w:rPr>
          <w:w w:val="110"/>
        </w:rPr>
        <w:t>. The randomly generated model is compared with the reversed model after the round-trip.  This is done in step</w:t>
      </w:r>
      <w:r>
        <w:rPr>
          <w:spacing w:val="5"/>
          <w:w w:val="110"/>
        </w:rPr>
        <w:t xml:space="preserve"> </w:t>
      </w:r>
      <w:r>
        <w:rPr>
          <w:rFonts w:ascii="Georgia"/>
          <w:b/>
          <w:w w:val="110"/>
        </w:rPr>
        <w:t>(5)</w:t>
      </w:r>
      <w:r>
        <w:rPr>
          <w:w w:val="110"/>
        </w:rPr>
        <w:t>.</w:t>
      </w:r>
    </w:p>
    <w:p w14:paraId="51D43478" w14:textId="77777777" w:rsidR="00B66BFA" w:rsidRDefault="0044141A">
      <w:pPr>
        <w:pStyle w:val="Corpsdetexte"/>
        <w:spacing w:line="207" w:lineRule="exact"/>
        <w:ind w:left="295"/>
      </w:pPr>
      <w:r>
        <w:rPr>
          <w:w w:val="115"/>
        </w:rPr>
        <w:t>A full round-trip is also done for the C++ code that    is</w:t>
      </w:r>
    </w:p>
    <w:p w14:paraId="54EDC02D" w14:textId="77777777" w:rsidR="00B66BFA" w:rsidRDefault="00B66BFA">
      <w:pPr>
        <w:spacing w:line="207" w:lineRule="exact"/>
        <w:sectPr w:rsidR="00B66BFA">
          <w:type w:val="continuous"/>
          <w:pgSz w:w="12240" w:h="15840"/>
          <w:pgMar w:top="1360" w:right="1000" w:bottom="280" w:left="960" w:header="720" w:footer="720" w:gutter="0"/>
          <w:cols w:num="2" w:space="720" w:equalWidth="0">
            <w:col w:w="4912" w:space="349"/>
            <w:col w:w="5019"/>
          </w:cols>
        </w:sectPr>
      </w:pPr>
    </w:p>
    <w:p w14:paraId="3FF25D5B" w14:textId="77777777" w:rsidR="00B66BFA" w:rsidRDefault="00B66BFA">
      <w:pPr>
        <w:pStyle w:val="Corpsdetexte"/>
        <w:rPr>
          <w:sz w:val="10"/>
        </w:rPr>
      </w:pPr>
    </w:p>
    <w:p w14:paraId="4FF4522F" w14:textId="77777777" w:rsidR="00B66BFA" w:rsidRDefault="00B66BFA">
      <w:pPr>
        <w:pStyle w:val="Corpsdetexte"/>
        <w:spacing w:line="135" w:lineRule="exact"/>
        <w:ind w:left="4477"/>
        <w:rPr>
          <w:sz w:val="13"/>
        </w:rPr>
      </w:pPr>
    </w:p>
    <w:p w14:paraId="6B01C504" w14:textId="77777777" w:rsidR="00B66BFA" w:rsidRDefault="00B66BFA">
      <w:pPr>
        <w:pStyle w:val="Corpsdetexte"/>
        <w:rPr>
          <w:sz w:val="16"/>
        </w:rPr>
      </w:pPr>
    </w:p>
    <w:p w14:paraId="3DF01287" w14:textId="77777777" w:rsidR="00B66BFA" w:rsidRDefault="00B66BFA">
      <w:pPr>
        <w:pStyle w:val="Corpsdetexte"/>
        <w:rPr>
          <w:sz w:val="16"/>
        </w:rPr>
      </w:pPr>
    </w:p>
    <w:p w14:paraId="3E03AA6C" w14:textId="77777777" w:rsidR="00B66BFA" w:rsidRDefault="00B66BFA">
      <w:pPr>
        <w:pStyle w:val="Corpsdetexte"/>
        <w:rPr>
          <w:sz w:val="16"/>
        </w:rPr>
      </w:pPr>
    </w:p>
    <w:p w14:paraId="2DADC1DC" w14:textId="77777777" w:rsidR="00B66BFA" w:rsidRDefault="00B66BFA">
      <w:pPr>
        <w:pStyle w:val="Corpsdetexte"/>
        <w:rPr>
          <w:sz w:val="16"/>
        </w:rPr>
      </w:pPr>
    </w:p>
    <w:p w14:paraId="7DF2D97A" w14:textId="77777777" w:rsidR="00B66BFA" w:rsidRDefault="00B66BFA">
      <w:pPr>
        <w:pStyle w:val="Corpsdetexte"/>
        <w:rPr>
          <w:sz w:val="16"/>
        </w:rPr>
      </w:pPr>
    </w:p>
    <w:p w14:paraId="688E253D" w14:textId="77777777" w:rsidR="00B66BFA" w:rsidRDefault="00B66BFA">
      <w:pPr>
        <w:pStyle w:val="Corpsdetexte"/>
        <w:rPr>
          <w:sz w:val="16"/>
        </w:rPr>
      </w:pPr>
    </w:p>
    <w:p w14:paraId="3037822F" w14:textId="77777777" w:rsidR="00B66BFA" w:rsidRDefault="00B66BFA">
      <w:pPr>
        <w:pStyle w:val="Corpsdetexte"/>
        <w:rPr>
          <w:sz w:val="16"/>
        </w:rPr>
      </w:pPr>
    </w:p>
    <w:p w14:paraId="5C8A0390" w14:textId="77777777" w:rsidR="00B66BFA" w:rsidRDefault="00B66BFA">
      <w:pPr>
        <w:pStyle w:val="Corpsdetexte"/>
        <w:rPr>
          <w:sz w:val="16"/>
        </w:rPr>
      </w:pPr>
    </w:p>
    <w:p w14:paraId="35B797E2" w14:textId="77777777" w:rsidR="00B66BFA" w:rsidRDefault="00B66BFA">
      <w:pPr>
        <w:pStyle w:val="Corpsdetexte"/>
        <w:rPr>
          <w:sz w:val="16"/>
        </w:rPr>
      </w:pPr>
    </w:p>
    <w:p w14:paraId="5F4A9A82" w14:textId="77777777" w:rsidR="00B66BFA" w:rsidRDefault="00B66BFA">
      <w:pPr>
        <w:pStyle w:val="Corpsdetexte"/>
        <w:spacing w:before="5"/>
        <w:rPr>
          <w:sz w:val="17"/>
        </w:rPr>
      </w:pPr>
    </w:p>
    <w:p w14:paraId="4C164C29" w14:textId="77777777" w:rsidR="00B66BFA" w:rsidRDefault="00FB6BAA">
      <w:pPr>
        <w:spacing w:line="256" w:lineRule="auto"/>
        <w:ind w:left="4289" w:right="71"/>
        <w:rPr>
          <w:rFonts w:ascii="Arial"/>
          <w:sz w:val="16"/>
        </w:rPr>
      </w:pPr>
      <w:r>
        <w:rPr>
          <w:noProof/>
          <w:lang w:val="fr-FR" w:eastAsia="fr-FR"/>
        </w:rPr>
        <mc:AlternateContent>
          <mc:Choice Requires="wpg">
            <w:drawing>
              <wp:anchor distT="0" distB="0" distL="114300" distR="114300" simplePos="0" relativeHeight="2896" behindDoc="0" locked="0" layoutInCell="1" allowOverlap="1" wp14:anchorId="11C006B2" wp14:editId="0ECD9629">
                <wp:simplePos x="0" y="0"/>
                <wp:positionH relativeFrom="page">
                  <wp:posOffset>728980</wp:posOffset>
                </wp:positionH>
                <wp:positionV relativeFrom="paragraph">
                  <wp:posOffset>-1276350</wp:posOffset>
                </wp:positionV>
                <wp:extent cx="2499995" cy="1877060"/>
                <wp:effectExtent l="5080" t="635" r="9525" b="825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9995" cy="1877060"/>
                          <a:chOff x="1148" y="-2010"/>
                          <a:chExt cx="3937" cy="2956"/>
                        </a:xfrm>
                      </wpg:grpSpPr>
                      <wps:wsp>
                        <wps:cNvPr id="8" name="Freeform 40"/>
                        <wps:cNvSpPr>
                          <a:spLocks/>
                        </wps:cNvSpPr>
                        <wps:spPr bwMode="auto">
                          <a:xfrm>
                            <a:off x="3853" y="-1494"/>
                            <a:ext cx="1017" cy="556"/>
                          </a:xfrm>
                          <a:custGeom>
                            <a:avLst/>
                            <a:gdLst>
                              <a:gd name="T0" fmla="+- 0 4869 3853"/>
                              <a:gd name="T1" fmla="*/ T0 w 1017"/>
                              <a:gd name="T2" fmla="+- 0 -1494 -1494"/>
                              <a:gd name="T3" fmla="*/ -1494 h 556"/>
                              <a:gd name="T4" fmla="+- 0 3853 3853"/>
                              <a:gd name="T5" fmla="*/ T4 w 1017"/>
                              <a:gd name="T6" fmla="+- 0 -1494 -1494"/>
                              <a:gd name="T7" fmla="*/ -1494 h 556"/>
                              <a:gd name="T8" fmla="+- 0 3853 3853"/>
                              <a:gd name="T9" fmla="*/ T8 w 1017"/>
                              <a:gd name="T10" fmla="+- 0 -969 -1494"/>
                              <a:gd name="T11" fmla="*/ -969 h 556"/>
                              <a:gd name="T12" fmla="+- 0 3961 3853"/>
                              <a:gd name="T13" fmla="*/ T12 w 1017"/>
                              <a:gd name="T14" fmla="+- 0 -951 -1494"/>
                              <a:gd name="T15" fmla="*/ -951 h 556"/>
                              <a:gd name="T16" fmla="+- 0 4055 3853"/>
                              <a:gd name="T17" fmla="*/ T16 w 1017"/>
                              <a:gd name="T18" fmla="+- 0 -941 -1494"/>
                              <a:gd name="T19" fmla="*/ -941 h 556"/>
                              <a:gd name="T20" fmla="+- 0 4136 3853"/>
                              <a:gd name="T21" fmla="*/ T20 w 1017"/>
                              <a:gd name="T22" fmla="+- 0 -939 -1494"/>
                              <a:gd name="T23" fmla="*/ -939 h 556"/>
                              <a:gd name="T24" fmla="+- 0 4172 3853"/>
                              <a:gd name="T25" fmla="*/ T24 w 1017"/>
                              <a:gd name="T26" fmla="+- 0 -940 -1494"/>
                              <a:gd name="T27" fmla="*/ -940 h 556"/>
                              <a:gd name="T28" fmla="+- 0 4240 3853"/>
                              <a:gd name="T29" fmla="*/ T28 w 1017"/>
                              <a:gd name="T30" fmla="+- 0 -946 -1494"/>
                              <a:gd name="T31" fmla="*/ -946 h 556"/>
                              <a:gd name="T32" fmla="+- 0 4302 3853"/>
                              <a:gd name="T33" fmla="*/ T32 w 1017"/>
                              <a:gd name="T34" fmla="+- 0 -956 -1494"/>
                              <a:gd name="T35" fmla="*/ -956 h 556"/>
                              <a:gd name="T36" fmla="+- 0 4361 3853"/>
                              <a:gd name="T37" fmla="*/ T36 w 1017"/>
                              <a:gd name="T38" fmla="+- 0 -969 -1494"/>
                              <a:gd name="T39" fmla="*/ -969 h 556"/>
                              <a:gd name="T40" fmla="+- 0 4482 3853"/>
                              <a:gd name="T41" fmla="*/ T40 w 1017"/>
                              <a:gd name="T42" fmla="+- 0 -999 -1494"/>
                              <a:gd name="T43" fmla="*/ -999 h 556"/>
                              <a:gd name="T44" fmla="+- 0 4515 3853"/>
                              <a:gd name="T45" fmla="*/ T44 w 1017"/>
                              <a:gd name="T46" fmla="+- 0 -1007 -1494"/>
                              <a:gd name="T47" fmla="*/ -1007 h 556"/>
                              <a:gd name="T48" fmla="+- 0 4586 3853"/>
                              <a:gd name="T49" fmla="*/ T48 w 1017"/>
                              <a:gd name="T50" fmla="+- 0 -1021 -1494"/>
                              <a:gd name="T51" fmla="*/ -1021 h 556"/>
                              <a:gd name="T52" fmla="+- 0 4667 3853"/>
                              <a:gd name="T53" fmla="*/ T52 w 1017"/>
                              <a:gd name="T54" fmla="+- 0 -1032 -1494"/>
                              <a:gd name="T55" fmla="*/ -1032 h 556"/>
                              <a:gd name="T56" fmla="+- 0 4760 3853"/>
                              <a:gd name="T57" fmla="*/ T56 w 1017"/>
                              <a:gd name="T58" fmla="+- 0 -1040 -1494"/>
                              <a:gd name="T59" fmla="*/ -1040 h 556"/>
                              <a:gd name="T60" fmla="+- 0 4869 3853"/>
                              <a:gd name="T61" fmla="*/ T60 w 1017"/>
                              <a:gd name="T62" fmla="+- 0 -1043 -1494"/>
                              <a:gd name="T63" fmla="*/ -1043 h 556"/>
                              <a:gd name="T64" fmla="+- 0 4869 3853"/>
                              <a:gd name="T65" fmla="*/ T64 w 1017"/>
                              <a:gd name="T66" fmla="+- 0 -1494 -1494"/>
                              <a:gd name="T67"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5"/>
                                </a:lnTo>
                                <a:lnTo>
                                  <a:pt x="662" y="487"/>
                                </a:lnTo>
                                <a:lnTo>
                                  <a:pt x="733" y="473"/>
                                </a:lnTo>
                                <a:lnTo>
                                  <a:pt x="814" y="462"/>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39"/>
                        <wps:cNvSpPr>
                          <a:spLocks/>
                        </wps:cNvSpPr>
                        <wps:spPr bwMode="auto">
                          <a:xfrm>
                            <a:off x="3853" y="-1494"/>
                            <a:ext cx="1017" cy="556"/>
                          </a:xfrm>
                          <a:custGeom>
                            <a:avLst/>
                            <a:gdLst>
                              <a:gd name="T0" fmla="+- 0 3853 3853"/>
                              <a:gd name="T1" fmla="*/ T0 w 1017"/>
                              <a:gd name="T2" fmla="+- 0 -1494 -1494"/>
                              <a:gd name="T3" fmla="*/ -1494 h 556"/>
                              <a:gd name="T4" fmla="+- 0 4869 3853"/>
                              <a:gd name="T5" fmla="*/ T4 w 1017"/>
                              <a:gd name="T6" fmla="+- 0 -1494 -1494"/>
                              <a:gd name="T7" fmla="*/ -1494 h 556"/>
                              <a:gd name="T8" fmla="+- 0 4869 3853"/>
                              <a:gd name="T9" fmla="*/ T8 w 1017"/>
                              <a:gd name="T10" fmla="+- 0 -1043 -1494"/>
                              <a:gd name="T11" fmla="*/ -1043 h 556"/>
                              <a:gd name="T12" fmla="+- 0 4812 3853"/>
                              <a:gd name="T13" fmla="*/ T12 w 1017"/>
                              <a:gd name="T14" fmla="+- 0 -1042 -1494"/>
                              <a:gd name="T15" fmla="*/ -1042 h 556"/>
                              <a:gd name="T16" fmla="+- 0 4760 3853"/>
                              <a:gd name="T17" fmla="*/ T16 w 1017"/>
                              <a:gd name="T18" fmla="+- 0 -1040 -1494"/>
                              <a:gd name="T19" fmla="*/ -1040 h 556"/>
                              <a:gd name="T20" fmla="+- 0 4667 3853"/>
                              <a:gd name="T21" fmla="*/ T20 w 1017"/>
                              <a:gd name="T22" fmla="+- 0 -1032 -1494"/>
                              <a:gd name="T23" fmla="*/ -1032 h 556"/>
                              <a:gd name="T24" fmla="+- 0 4586 3853"/>
                              <a:gd name="T25" fmla="*/ T24 w 1017"/>
                              <a:gd name="T26" fmla="+- 0 -1021 -1494"/>
                              <a:gd name="T27" fmla="*/ -1021 h 556"/>
                              <a:gd name="T28" fmla="+- 0 4515 3853"/>
                              <a:gd name="T29" fmla="*/ T28 w 1017"/>
                              <a:gd name="T30" fmla="+- 0 -1007 -1494"/>
                              <a:gd name="T31" fmla="*/ -1007 h 556"/>
                              <a:gd name="T32" fmla="+- 0 4450 3853"/>
                              <a:gd name="T33" fmla="*/ T32 w 1017"/>
                              <a:gd name="T34" fmla="+- 0 -992 -1494"/>
                              <a:gd name="T35" fmla="*/ -992 h 556"/>
                              <a:gd name="T36" fmla="+- 0 4390 3853"/>
                              <a:gd name="T37" fmla="*/ T36 w 1017"/>
                              <a:gd name="T38" fmla="+- 0 -976 -1494"/>
                              <a:gd name="T39" fmla="*/ -976 h 556"/>
                              <a:gd name="T40" fmla="+- 0 4361 3853"/>
                              <a:gd name="T41" fmla="*/ T40 w 1017"/>
                              <a:gd name="T42" fmla="+- 0 -969 -1494"/>
                              <a:gd name="T43" fmla="*/ -969 h 556"/>
                              <a:gd name="T44" fmla="+- 0 4302 3853"/>
                              <a:gd name="T45" fmla="*/ T44 w 1017"/>
                              <a:gd name="T46" fmla="+- 0 -956 -1494"/>
                              <a:gd name="T47" fmla="*/ -956 h 556"/>
                              <a:gd name="T48" fmla="+- 0 4240 3853"/>
                              <a:gd name="T49" fmla="*/ T48 w 1017"/>
                              <a:gd name="T50" fmla="+- 0 -946 -1494"/>
                              <a:gd name="T51" fmla="*/ -946 h 556"/>
                              <a:gd name="T52" fmla="+- 0 4172 3853"/>
                              <a:gd name="T53" fmla="*/ T52 w 1017"/>
                              <a:gd name="T54" fmla="+- 0 -940 -1494"/>
                              <a:gd name="T55" fmla="*/ -940 h 556"/>
                              <a:gd name="T56" fmla="+- 0 4136 3853"/>
                              <a:gd name="T57" fmla="*/ T56 w 1017"/>
                              <a:gd name="T58" fmla="+- 0 -939 -1494"/>
                              <a:gd name="T59" fmla="*/ -939 h 556"/>
                              <a:gd name="T60" fmla="+- 0 4097 3853"/>
                              <a:gd name="T61" fmla="*/ T60 w 1017"/>
                              <a:gd name="T62" fmla="+- 0 -939 -1494"/>
                              <a:gd name="T63" fmla="*/ -939 h 556"/>
                              <a:gd name="T64" fmla="+- 0 4010 3853"/>
                              <a:gd name="T65" fmla="*/ T64 w 1017"/>
                              <a:gd name="T66" fmla="+- 0 -945 -1494"/>
                              <a:gd name="T67" fmla="*/ -945 h 556"/>
                              <a:gd name="T68" fmla="+- 0 3909 3853"/>
                              <a:gd name="T69" fmla="*/ T68 w 1017"/>
                              <a:gd name="T70" fmla="+- 0 -959 -1494"/>
                              <a:gd name="T71" fmla="*/ -959 h 556"/>
                              <a:gd name="T72" fmla="+- 0 3853 3853"/>
                              <a:gd name="T73" fmla="*/ T72 w 1017"/>
                              <a:gd name="T74" fmla="+- 0 -969 -1494"/>
                              <a:gd name="T75" fmla="*/ -969 h 556"/>
                              <a:gd name="T76" fmla="+- 0 3853 3853"/>
                              <a:gd name="T77" fmla="*/ T76 w 1017"/>
                              <a:gd name="T78" fmla="+- 0 -1494 -1494"/>
                              <a:gd name="T79"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2"/>
                                </a:lnTo>
                                <a:lnTo>
                                  <a:pt x="733" y="473"/>
                                </a:lnTo>
                                <a:lnTo>
                                  <a:pt x="662" y="487"/>
                                </a:lnTo>
                                <a:lnTo>
                                  <a:pt x="597" y="502"/>
                                </a:lnTo>
                                <a:lnTo>
                                  <a:pt x="537" y="518"/>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AutoShape 38"/>
                        <wps:cNvSpPr>
                          <a:spLocks/>
                        </wps:cNvSpPr>
                        <wps:spPr bwMode="auto">
                          <a:xfrm>
                            <a:off x="2324" y="-1248"/>
                            <a:ext cx="1529" cy="70"/>
                          </a:xfrm>
                          <a:custGeom>
                            <a:avLst/>
                            <a:gdLst>
                              <a:gd name="T0" fmla="+- 0 3736 2324"/>
                              <a:gd name="T1" fmla="*/ T0 w 1529"/>
                              <a:gd name="T2" fmla="+- 0 -1248 -1248"/>
                              <a:gd name="T3" fmla="*/ -1248 h 70"/>
                              <a:gd name="T4" fmla="+- 0 3736 2324"/>
                              <a:gd name="T5" fmla="*/ T4 w 1529"/>
                              <a:gd name="T6" fmla="+- 0 -1178 -1248"/>
                              <a:gd name="T7" fmla="*/ -1178 h 70"/>
                              <a:gd name="T8" fmla="+- 0 3833 2324"/>
                              <a:gd name="T9" fmla="*/ T8 w 1529"/>
                              <a:gd name="T10" fmla="+- 0 -1207 -1248"/>
                              <a:gd name="T11" fmla="*/ -1207 h 70"/>
                              <a:gd name="T12" fmla="+- 0 3748 2324"/>
                              <a:gd name="T13" fmla="*/ T12 w 1529"/>
                              <a:gd name="T14" fmla="+- 0 -1207 -1248"/>
                              <a:gd name="T15" fmla="*/ -1207 h 70"/>
                              <a:gd name="T16" fmla="+- 0 3748 2324"/>
                              <a:gd name="T17" fmla="*/ T16 w 1529"/>
                              <a:gd name="T18" fmla="+- 0 -1219 -1248"/>
                              <a:gd name="T19" fmla="*/ -1219 h 70"/>
                              <a:gd name="T20" fmla="+- 0 3833 2324"/>
                              <a:gd name="T21" fmla="*/ T20 w 1529"/>
                              <a:gd name="T22" fmla="+- 0 -1219 -1248"/>
                              <a:gd name="T23" fmla="*/ -1219 h 70"/>
                              <a:gd name="T24" fmla="+- 0 3736 2324"/>
                              <a:gd name="T25" fmla="*/ T24 w 1529"/>
                              <a:gd name="T26" fmla="+- 0 -1248 -1248"/>
                              <a:gd name="T27" fmla="*/ -1248 h 70"/>
                              <a:gd name="T28" fmla="+- 0 3736 2324"/>
                              <a:gd name="T29" fmla="*/ T28 w 1529"/>
                              <a:gd name="T30" fmla="+- 0 -1219 -1248"/>
                              <a:gd name="T31" fmla="*/ -1219 h 70"/>
                              <a:gd name="T32" fmla="+- 0 2324 2324"/>
                              <a:gd name="T33" fmla="*/ T32 w 1529"/>
                              <a:gd name="T34" fmla="+- 0 -1219 -1248"/>
                              <a:gd name="T35" fmla="*/ -1219 h 70"/>
                              <a:gd name="T36" fmla="+- 0 2324 2324"/>
                              <a:gd name="T37" fmla="*/ T36 w 1529"/>
                              <a:gd name="T38" fmla="+- 0 -1207 -1248"/>
                              <a:gd name="T39" fmla="*/ -1207 h 70"/>
                              <a:gd name="T40" fmla="+- 0 3736 2324"/>
                              <a:gd name="T41" fmla="*/ T40 w 1529"/>
                              <a:gd name="T42" fmla="+- 0 -1207 -1248"/>
                              <a:gd name="T43" fmla="*/ -1207 h 70"/>
                              <a:gd name="T44" fmla="+- 0 3736 2324"/>
                              <a:gd name="T45" fmla="*/ T44 w 1529"/>
                              <a:gd name="T46" fmla="+- 0 -1219 -1248"/>
                              <a:gd name="T47" fmla="*/ -1219 h 70"/>
                              <a:gd name="T48" fmla="+- 0 3833 2324"/>
                              <a:gd name="T49" fmla="*/ T48 w 1529"/>
                              <a:gd name="T50" fmla="+- 0 -1219 -1248"/>
                              <a:gd name="T51" fmla="*/ -1219 h 70"/>
                              <a:gd name="T52" fmla="+- 0 3748 2324"/>
                              <a:gd name="T53" fmla="*/ T52 w 1529"/>
                              <a:gd name="T54" fmla="+- 0 -1219 -1248"/>
                              <a:gd name="T55" fmla="*/ -1219 h 70"/>
                              <a:gd name="T56" fmla="+- 0 3748 2324"/>
                              <a:gd name="T57" fmla="*/ T56 w 1529"/>
                              <a:gd name="T58" fmla="+- 0 -1207 -1248"/>
                              <a:gd name="T59" fmla="*/ -1207 h 70"/>
                              <a:gd name="T60" fmla="+- 0 3833 2324"/>
                              <a:gd name="T61" fmla="*/ T60 w 1529"/>
                              <a:gd name="T62" fmla="+- 0 -1207 -1248"/>
                              <a:gd name="T63" fmla="*/ -1207 h 70"/>
                              <a:gd name="T64" fmla="+- 0 3853 2324"/>
                              <a:gd name="T65" fmla="*/ T64 w 1529"/>
                              <a:gd name="T66" fmla="+- 0 -1213 -1248"/>
                              <a:gd name="T67" fmla="*/ -1213 h 70"/>
                              <a:gd name="T68" fmla="+- 0 3833 2324"/>
                              <a:gd name="T69" fmla="*/ T68 w 1529"/>
                              <a:gd name="T70" fmla="+- 0 -1219 -1248"/>
                              <a:gd name="T71" fmla="*/ -1219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29" h="70">
                                <a:moveTo>
                                  <a:pt x="1412" y="0"/>
                                </a:moveTo>
                                <a:lnTo>
                                  <a:pt x="1412" y="70"/>
                                </a:lnTo>
                                <a:lnTo>
                                  <a:pt x="1509" y="41"/>
                                </a:lnTo>
                                <a:lnTo>
                                  <a:pt x="1424" y="41"/>
                                </a:lnTo>
                                <a:lnTo>
                                  <a:pt x="1424" y="29"/>
                                </a:lnTo>
                                <a:lnTo>
                                  <a:pt x="1509" y="29"/>
                                </a:lnTo>
                                <a:lnTo>
                                  <a:pt x="1412" y="0"/>
                                </a:lnTo>
                                <a:close/>
                                <a:moveTo>
                                  <a:pt x="1412" y="29"/>
                                </a:moveTo>
                                <a:lnTo>
                                  <a:pt x="0" y="29"/>
                                </a:lnTo>
                                <a:lnTo>
                                  <a:pt x="0" y="41"/>
                                </a:lnTo>
                                <a:lnTo>
                                  <a:pt x="1412" y="41"/>
                                </a:lnTo>
                                <a:lnTo>
                                  <a:pt x="1412" y="29"/>
                                </a:lnTo>
                                <a:close/>
                                <a:moveTo>
                                  <a:pt x="1509" y="29"/>
                                </a:moveTo>
                                <a:lnTo>
                                  <a:pt x="1424" y="29"/>
                                </a:lnTo>
                                <a:lnTo>
                                  <a:pt x="1424" y="41"/>
                                </a:lnTo>
                                <a:lnTo>
                                  <a:pt x="1509" y="41"/>
                                </a:lnTo>
                                <a:lnTo>
                                  <a:pt x="1529" y="35"/>
                                </a:lnTo>
                                <a:lnTo>
                                  <a:pt x="1509"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37"/>
                        <wps:cNvSpPr>
                          <a:spLocks/>
                        </wps:cNvSpPr>
                        <wps:spPr bwMode="auto">
                          <a:xfrm>
                            <a:off x="1306" y="-1494"/>
                            <a:ext cx="1019" cy="556"/>
                          </a:xfrm>
                          <a:custGeom>
                            <a:avLst/>
                            <a:gdLst>
                              <a:gd name="T0" fmla="+- 0 2324 1306"/>
                              <a:gd name="T1" fmla="*/ T0 w 1019"/>
                              <a:gd name="T2" fmla="+- 0 -1494 -1494"/>
                              <a:gd name="T3" fmla="*/ -1494 h 556"/>
                              <a:gd name="T4" fmla="+- 0 1306 1306"/>
                              <a:gd name="T5" fmla="*/ T4 w 1019"/>
                              <a:gd name="T6" fmla="+- 0 -1494 -1494"/>
                              <a:gd name="T7" fmla="*/ -1494 h 556"/>
                              <a:gd name="T8" fmla="+- 0 1306 1306"/>
                              <a:gd name="T9" fmla="*/ T8 w 1019"/>
                              <a:gd name="T10" fmla="+- 0 -969 -1494"/>
                              <a:gd name="T11" fmla="*/ -969 h 556"/>
                              <a:gd name="T12" fmla="+- 0 1415 1306"/>
                              <a:gd name="T13" fmla="*/ T12 w 1019"/>
                              <a:gd name="T14" fmla="+- 0 -951 -1494"/>
                              <a:gd name="T15" fmla="*/ -951 h 556"/>
                              <a:gd name="T16" fmla="+- 0 1508 1306"/>
                              <a:gd name="T17" fmla="*/ T16 w 1019"/>
                              <a:gd name="T18" fmla="+- 0 -941 -1494"/>
                              <a:gd name="T19" fmla="*/ -941 h 556"/>
                              <a:gd name="T20" fmla="+- 0 1590 1306"/>
                              <a:gd name="T21" fmla="*/ T20 w 1019"/>
                              <a:gd name="T22" fmla="+- 0 -939 -1494"/>
                              <a:gd name="T23" fmla="*/ -939 h 556"/>
                              <a:gd name="T24" fmla="+- 0 1626 1306"/>
                              <a:gd name="T25" fmla="*/ T24 w 1019"/>
                              <a:gd name="T26" fmla="+- 0 -940 -1494"/>
                              <a:gd name="T27" fmla="*/ -940 h 556"/>
                              <a:gd name="T28" fmla="+- 0 1694 1306"/>
                              <a:gd name="T29" fmla="*/ T28 w 1019"/>
                              <a:gd name="T30" fmla="+- 0 -946 -1494"/>
                              <a:gd name="T31" fmla="*/ -946 h 556"/>
                              <a:gd name="T32" fmla="+- 0 1756 1306"/>
                              <a:gd name="T33" fmla="*/ T32 w 1019"/>
                              <a:gd name="T34" fmla="+- 0 -956 -1494"/>
                              <a:gd name="T35" fmla="*/ -956 h 556"/>
                              <a:gd name="T36" fmla="+- 0 1815 1306"/>
                              <a:gd name="T37" fmla="*/ T36 w 1019"/>
                              <a:gd name="T38" fmla="+- 0 -969 -1494"/>
                              <a:gd name="T39" fmla="*/ -969 h 556"/>
                              <a:gd name="T40" fmla="+- 0 1936 1306"/>
                              <a:gd name="T41" fmla="*/ T40 w 1019"/>
                              <a:gd name="T42" fmla="+- 0 -999 -1494"/>
                              <a:gd name="T43" fmla="*/ -999 h 556"/>
                              <a:gd name="T44" fmla="+- 0 1969 1306"/>
                              <a:gd name="T45" fmla="*/ T44 w 1019"/>
                              <a:gd name="T46" fmla="+- 0 -1007 -1494"/>
                              <a:gd name="T47" fmla="*/ -1007 h 556"/>
                              <a:gd name="T48" fmla="+- 0 2041 1306"/>
                              <a:gd name="T49" fmla="*/ T48 w 1019"/>
                              <a:gd name="T50" fmla="+- 0 -1021 -1494"/>
                              <a:gd name="T51" fmla="*/ -1021 h 556"/>
                              <a:gd name="T52" fmla="+- 0 2122 1306"/>
                              <a:gd name="T53" fmla="*/ T52 w 1019"/>
                              <a:gd name="T54" fmla="+- 0 -1032 -1494"/>
                              <a:gd name="T55" fmla="*/ -1032 h 556"/>
                              <a:gd name="T56" fmla="+- 0 2215 1306"/>
                              <a:gd name="T57" fmla="*/ T56 w 1019"/>
                              <a:gd name="T58" fmla="+- 0 -1040 -1494"/>
                              <a:gd name="T59" fmla="*/ -1040 h 556"/>
                              <a:gd name="T60" fmla="+- 0 2324 1306"/>
                              <a:gd name="T61" fmla="*/ T60 w 1019"/>
                              <a:gd name="T62" fmla="+- 0 -1043 -1494"/>
                              <a:gd name="T63" fmla="*/ -1043 h 556"/>
                              <a:gd name="T64" fmla="+- 0 2324 1306"/>
                              <a:gd name="T65" fmla="*/ T64 w 1019"/>
                              <a:gd name="T66" fmla="+- 0 -1494 -1494"/>
                              <a:gd name="T67"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5"/>
                                </a:lnTo>
                                <a:lnTo>
                                  <a:pt x="109" y="543"/>
                                </a:lnTo>
                                <a:lnTo>
                                  <a:pt x="202" y="553"/>
                                </a:lnTo>
                                <a:lnTo>
                                  <a:pt x="284" y="555"/>
                                </a:lnTo>
                                <a:lnTo>
                                  <a:pt x="320" y="554"/>
                                </a:lnTo>
                                <a:lnTo>
                                  <a:pt x="388" y="548"/>
                                </a:lnTo>
                                <a:lnTo>
                                  <a:pt x="450" y="538"/>
                                </a:lnTo>
                                <a:lnTo>
                                  <a:pt x="509" y="525"/>
                                </a:lnTo>
                                <a:lnTo>
                                  <a:pt x="630" y="495"/>
                                </a:lnTo>
                                <a:lnTo>
                                  <a:pt x="663" y="487"/>
                                </a:lnTo>
                                <a:lnTo>
                                  <a:pt x="735" y="473"/>
                                </a:lnTo>
                                <a:lnTo>
                                  <a:pt x="816" y="462"/>
                                </a:lnTo>
                                <a:lnTo>
                                  <a:pt x="909" y="454"/>
                                </a:lnTo>
                                <a:lnTo>
                                  <a:pt x="1018" y="451"/>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36"/>
                        <wps:cNvSpPr>
                          <a:spLocks/>
                        </wps:cNvSpPr>
                        <wps:spPr bwMode="auto">
                          <a:xfrm>
                            <a:off x="1306" y="-1494"/>
                            <a:ext cx="1019" cy="556"/>
                          </a:xfrm>
                          <a:custGeom>
                            <a:avLst/>
                            <a:gdLst>
                              <a:gd name="T0" fmla="+- 0 1306 1306"/>
                              <a:gd name="T1" fmla="*/ T0 w 1019"/>
                              <a:gd name="T2" fmla="+- 0 -1494 -1494"/>
                              <a:gd name="T3" fmla="*/ -1494 h 556"/>
                              <a:gd name="T4" fmla="+- 0 2324 1306"/>
                              <a:gd name="T5" fmla="*/ T4 w 1019"/>
                              <a:gd name="T6" fmla="+- 0 -1494 -1494"/>
                              <a:gd name="T7" fmla="*/ -1494 h 556"/>
                              <a:gd name="T8" fmla="+- 0 2324 1306"/>
                              <a:gd name="T9" fmla="*/ T8 w 1019"/>
                              <a:gd name="T10" fmla="+- 0 -1043 -1494"/>
                              <a:gd name="T11" fmla="*/ -1043 h 556"/>
                              <a:gd name="T12" fmla="+- 0 2268 1306"/>
                              <a:gd name="T13" fmla="*/ T12 w 1019"/>
                              <a:gd name="T14" fmla="+- 0 -1042 -1494"/>
                              <a:gd name="T15" fmla="*/ -1042 h 556"/>
                              <a:gd name="T16" fmla="+- 0 2215 1306"/>
                              <a:gd name="T17" fmla="*/ T16 w 1019"/>
                              <a:gd name="T18" fmla="+- 0 -1040 -1494"/>
                              <a:gd name="T19" fmla="*/ -1040 h 556"/>
                              <a:gd name="T20" fmla="+- 0 2122 1306"/>
                              <a:gd name="T21" fmla="*/ T20 w 1019"/>
                              <a:gd name="T22" fmla="+- 0 -1032 -1494"/>
                              <a:gd name="T23" fmla="*/ -1032 h 556"/>
                              <a:gd name="T24" fmla="+- 0 2041 1306"/>
                              <a:gd name="T25" fmla="*/ T24 w 1019"/>
                              <a:gd name="T26" fmla="+- 0 -1021 -1494"/>
                              <a:gd name="T27" fmla="*/ -1021 h 556"/>
                              <a:gd name="T28" fmla="+- 0 1969 1306"/>
                              <a:gd name="T29" fmla="*/ T28 w 1019"/>
                              <a:gd name="T30" fmla="+- 0 -1007 -1494"/>
                              <a:gd name="T31" fmla="*/ -1007 h 556"/>
                              <a:gd name="T32" fmla="+- 0 1905 1306"/>
                              <a:gd name="T33" fmla="*/ T32 w 1019"/>
                              <a:gd name="T34" fmla="+- 0 -992 -1494"/>
                              <a:gd name="T35" fmla="*/ -992 h 556"/>
                              <a:gd name="T36" fmla="+- 0 1845 1306"/>
                              <a:gd name="T37" fmla="*/ T36 w 1019"/>
                              <a:gd name="T38" fmla="+- 0 -976 -1494"/>
                              <a:gd name="T39" fmla="*/ -976 h 556"/>
                              <a:gd name="T40" fmla="+- 0 1815 1306"/>
                              <a:gd name="T41" fmla="*/ T40 w 1019"/>
                              <a:gd name="T42" fmla="+- 0 -969 -1494"/>
                              <a:gd name="T43" fmla="*/ -969 h 556"/>
                              <a:gd name="T44" fmla="+- 0 1756 1306"/>
                              <a:gd name="T45" fmla="*/ T44 w 1019"/>
                              <a:gd name="T46" fmla="+- 0 -956 -1494"/>
                              <a:gd name="T47" fmla="*/ -956 h 556"/>
                              <a:gd name="T48" fmla="+- 0 1694 1306"/>
                              <a:gd name="T49" fmla="*/ T48 w 1019"/>
                              <a:gd name="T50" fmla="+- 0 -946 -1494"/>
                              <a:gd name="T51" fmla="*/ -946 h 556"/>
                              <a:gd name="T52" fmla="+- 0 1626 1306"/>
                              <a:gd name="T53" fmla="*/ T52 w 1019"/>
                              <a:gd name="T54" fmla="+- 0 -940 -1494"/>
                              <a:gd name="T55" fmla="*/ -940 h 556"/>
                              <a:gd name="T56" fmla="+- 0 1590 1306"/>
                              <a:gd name="T57" fmla="*/ T56 w 1019"/>
                              <a:gd name="T58" fmla="+- 0 -939 -1494"/>
                              <a:gd name="T59" fmla="*/ -939 h 556"/>
                              <a:gd name="T60" fmla="+- 0 1550 1306"/>
                              <a:gd name="T61" fmla="*/ T60 w 1019"/>
                              <a:gd name="T62" fmla="+- 0 -939 -1494"/>
                              <a:gd name="T63" fmla="*/ -939 h 556"/>
                              <a:gd name="T64" fmla="+- 0 1463 1306"/>
                              <a:gd name="T65" fmla="*/ T64 w 1019"/>
                              <a:gd name="T66" fmla="+- 0 -945 -1494"/>
                              <a:gd name="T67" fmla="*/ -945 h 556"/>
                              <a:gd name="T68" fmla="+- 0 1362 1306"/>
                              <a:gd name="T69" fmla="*/ T68 w 1019"/>
                              <a:gd name="T70" fmla="+- 0 -959 -1494"/>
                              <a:gd name="T71" fmla="*/ -959 h 556"/>
                              <a:gd name="T72" fmla="+- 0 1306 1306"/>
                              <a:gd name="T73" fmla="*/ T72 w 1019"/>
                              <a:gd name="T74" fmla="+- 0 -969 -1494"/>
                              <a:gd name="T75" fmla="*/ -969 h 556"/>
                              <a:gd name="T76" fmla="+- 0 1306 1306"/>
                              <a:gd name="T77" fmla="*/ T76 w 1019"/>
                              <a:gd name="T78" fmla="+- 0 -1494 -1494"/>
                              <a:gd name="T79" fmla="*/ -149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1"/>
                                </a:lnTo>
                                <a:lnTo>
                                  <a:pt x="962" y="452"/>
                                </a:lnTo>
                                <a:lnTo>
                                  <a:pt x="909" y="454"/>
                                </a:lnTo>
                                <a:lnTo>
                                  <a:pt x="816" y="462"/>
                                </a:lnTo>
                                <a:lnTo>
                                  <a:pt x="735" y="473"/>
                                </a:lnTo>
                                <a:lnTo>
                                  <a:pt x="663" y="487"/>
                                </a:lnTo>
                                <a:lnTo>
                                  <a:pt x="599" y="502"/>
                                </a:lnTo>
                                <a:lnTo>
                                  <a:pt x="539" y="518"/>
                                </a:lnTo>
                                <a:lnTo>
                                  <a:pt x="509" y="525"/>
                                </a:lnTo>
                                <a:lnTo>
                                  <a:pt x="450" y="538"/>
                                </a:lnTo>
                                <a:lnTo>
                                  <a:pt x="388" y="548"/>
                                </a:lnTo>
                                <a:lnTo>
                                  <a:pt x="320" y="554"/>
                                </a:lnTo>
                                <a:lnTo>
                                  <a:pt x="284"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AutoShape 35"/>
                        <wps:cNvSpPr>
                          <a:spLocks/>
                        </wps:cNvSpPr>
                        <wps:spPr bwMode="auto">
                          <a:xfrm>
                            <a:off x="1780" y="-1957"/>
                            <a:ext cx="70" cy="464"/>
                          </a:xfrm>
                          <a:custGeom>
                            <a:avLst/>
                            <a:gdLst>
                              <a:gd name="T0" fmla="+- 0 1809 1780"/>
                              <a:gd name="T1" fmla="*/ T0 w 70"/>
                              <a:gd name="T2" fmla="+- 0 -1611 -1957"/>
                              <a:gd name="T3" fmla="*/ -1611 h 464"/>
                              <a:gd name="T4" fmla="+- 0 1780 1780"/>
                              <a:gd name="T5" fmla="*/ T4 w 70"/>
                              <a:gd name="T6" fmla="+- 0 -1611 -1957"/>
                              <a:gd name="T7" fmla="*/ -1611 h 464"/>
                              <a:gd name="T8" fmla="+- 0 1815 1780"/>
                              <a:gd name="T9" fmla="*/ T8 w 70"/>
                              <a:gd name="T10" fmla="+- 0 -1494 -1957"/>
                              <a:gd name="T11" fmla="*/ -1494 h 464"/>
                              <a:gd name="T12" fmla="+- 0 1847 1780"/>
                              <a:gd name="T13" fmla="*/ T12 w 70"/>
                              <a:gd name="T14" fmla="+- 0 -1599 -1957"/>
                              <a:gd name="T15" fmla="*/ -1599 h 464"/>
                              <a:gd name="T16" fmla="+- 0 1809 1780"/>
                              <a:gd name="T17" fmla="*/ T16 w 70"/>
                              <a:gd name="T18" fmla="+- 0 -1599 -1957"/>
                              <a:gd name="T19" fmla="*/ -1599 h 464"/>
                              <a:gd name="T20" fmla="+- 0 1809 1780"/>
                              <a:gd name="T21" fmla="*/ T20 w 70"/>
                              <a:gd name="T22" fmla="+- 0 -1611 -1957"/>
                              <a:gd name="T23" fmla="*/ -1611 h 464"/>
                              <a:gd name="T24" fmla="+- 0 1821 1780"/>
                              <a:gd name="T25" fmla="*/ T24 w 70"/>
                              <a:gd name="T26" fmla="+- 0 -1957 -1957"/>
                              <a:gd name="T27" fmla="*/ -1957 h 464"/>
                              <a:gd name="T28" fmla="+- 0 1809 1780"/>
                              <a:gd name="T29" fmla="*/ T28 w 70"/>
                              <a:gd name="T30" fmla="+- 0 -1957 -1957"/>
                              <a:gd name="T31" fmla="*/ -1957 h 464"/>
                              <a:gd name="T32" fmla="+- 0 1809 1780"/>
                              <a:gd name="T33" fmla="*/ T32 w 70"/>
                              <a:gd name="T34" fmla="+- 0 -1599 -1957"/>
                              <a:gd name="T35" fmla="*/ -1599 h 464"/>
                              <a:gd name="T36" fmla="+- 0 1821 1780"/>
                              <a:gd name="T37" fmla="*/ T36 w 70"/>
                              <a:gd name="T38" fmla="+- 0 -1599 -1957"/>
                              <a:gd name="T39" fmla="*/ -1599 h 464"/>
                              <a:gd name="T40" fmla="+- 0 1821 1780"/>
                              <a:gd name="T41" fmla="*/ T40 w 70"/>
                              <a:gd name="T42" fmla="+- 0 -1957 -1957"/>
                              <a:gd name="T43" fmla="*/ -1957 h 464"/>
                              <a:gd name="T44" fmla="+- 0 1850 1780"/>
                              <a:gd name="T45" fmla="*/ T44 w 70"/>
                              <a:gd name="T46" fmla="+- 0 -1611 -1957"/>
                              <a:gd name="T47" fmla="*/ -1611 h 464"/>
                              <a:gd name="T48" fmla="+- 0 1821 1780"/>
                              <a:gd name="T49" fmla="*/ T48 w 70"/>
                              <a:gd name="T50" fmla="+- 0 -1611 -1957"/>
                              <a:gd name="T51" fmla="*/ -1611 h 464"/>
                              <a:gd name="T52" fmla="+- 0 1821 1780"/>
                              <a:gd name="T53" fmla="*/ T52 w 70"/>
                              <a:gd name="T54" fmla="+- 0 -1599 -1957"/>
                              <a:gd name="T55" fmla="*/ -1599 h 464"/>
                              <a:gd name="T56" fmla="+- 0 1847 1780"/>
                              <a:gd name="T57" fmla="*/ T56 w 70"/>
                              <a:gd name="T58" fmla="+- 0 -1599 -1957"/>
                              <a:gd name="T59" fmla="*/ -1599 h 464"/>
                              <a:gd name="T60" fmla="+- 0 1850 1780"/>
                              <a:gd name="T61" fmla="*/ T60 w 70"/>
                              <a:gd name="T62" fmla="+- 0 -1611 -1957"/>
                              <a:gd name="T63" fmla="*/ -1611 h 4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0" h="464">
                                <a:moveTo>
                                  <a:pt x="29" y="346"/>
                                </a:moveTo>
                                <a:lnTo>
                                  <a:pt x="0" y="346"/>
                                </a:lnTo>
                                <a:lnTo>
                                  <a:pt x="35" y="463"/>
                                </a:lnTo>
                                <a:lnTo>
                                  <a:pt x="67" y="358"/>
                                </a:lnTo>
                                <a:lnTo>
                                  <a:pt x="29" y="358"/>
                                </a:lnTo>
                                <a:lnTo>
                                  <a:pt x="29" y="346"/>
                                </a:lnTo>
                                <a:close/>
                                <a:moveTo>
                                  <a:pt x="41" y="0"/>
                                </a:moveTo>
                                <a:lnTo>
                                  <a:pt x="29" y="0"/>
                                </a:lnTo>
                                <a:lnTo>
                                  <a:pt x="29" y="358"/>
                                </a:lnTo>
                                <a:lnTo>
                                  <a:pt x="41" y="358"/>
                                </a:lnTo>
                                <a:lnTo>
                                  <a:pt x="41" y="0"/>
                                </a:lnTo>
                                <a:close/>
                                <a:moveTo>
                                  <a:pt x="70" y="346"/>
                                </a:moveTo>
                                <a:lnTo>
                                  <a:pt x="41" y="346"/>
                                </a:lnTo>
                                <a:lnTo>
                                  <a:pt x="41" y="358"/>
                                </a:lnTo>
                                <a:lnTo>
                                  <a:pt x="67" y="358"/>
                                </a:lnTo>
                                <a:lnTo>
                                  <a:pt x="70" y="3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Picture 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1868" y="-1951"/>
                            <a:ext cx="245" cy="2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2432" y="-1345"/>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16" name="Freeform 32"/>
                        <wps:cNvSpPr>
                          <a:spLocks/>
                        </wps:cNvSpPr>
                        <wps:spPr bwMode="auto">
                          <a:xfrm>
                            <a:off x="1306" y="-457"/>
                            <a:ext cx="1019" cy="556"/>
                          </a:xfrm>
                          <a:custGeom>
                            <a:avLst/>
                            <a:gdLst>
                              <a:gd name="T0" fmla="+- 0 2324 1306"/>
                              <a:gd name="T1" fmla="*/ T0 w 1019"/>
                              <a:gd name="T2" fmla="+- 0 -457 -457"/>
                              <a:gd name="T3" fmla="*/ -457 h 556"/>
                              <a:gd name="T4" fmla="+- 0 1306 1306"/>
                              <a:gd name="T5" fmla="*/ T4 w 1019"/>
                              <a:gd name="T6" fmla="+- 0 -457 -457"/>
                              <a:gd name="T7" fmla="*/ -457 h 556"/>
                              <a:gd name="T8" fmla="+- 0 1306 1306"/>
                              <a:gd name="T9" fmla="*/ T8 w 1019"/>
                              <a:gd name="T10" fmla="+- 0 69 -457"/>
                              <a:gd name="T11" fmla="*/ 69 h 556"/>
                              <a:gd name="T12" fmla="+- 0 1415 1306"/>
                              <a:gd name="T13" fmla="*/ T12 w 1019"/>
                              <a:gd name="T14" fmla="+- 0 87 -457"/>
                              <a:gd name="T15" fmla="*/ 87 h 556"/>
                              <a:gd name="T16" fmla="+- 0 1508 1306"/>
                              <a:gd name="T17" fmla="*/ T16 w 1019"/>
                              <a:gd name="T18" fmla="+- 0 97 -457"/>
                              <a:gd name="T19" fmla="*/ 97 h 556"/>
                              <a:gd name="T20" fmla="+- 0 1590 1306"/>
                              <a:gd name="T21" fmla="*/ T20 w 1019"/>
                              <a:gd name="T22" fmla="+- 0 99 -457"/>
                              <a:gd name="T23" fmla="*/ 99 h 556"/>
                              <a:gd name="T24" fmla="+- 0 1626 1306"/>
                              <a:gd name="T25" fmla="*/ T24 w 1019"/>
                              <a:gd name="T26" fmla="+- 0 98 -457"/>
                              <a:gd name="T27" fmla="*/ 98 h 556"/>
                              <a:gd name="T28" fmla="+- 0 1694 1306"/>
                              <a:gd name="T29" fmla="*/ T28 w 1019"/>
                              <a:gd name="T30" fmla="+- 0 92 -457"/>
                              <a:gd name="T31" fmla="*/ 92 h 556"/>
                              <a:gd name="T32" fmla="+- 0 1756 1306"/>
                              <a:gd name="T33" fmla="*/ T32 w 1019"/>
                              <a:gd name="T34" fmla="+- 0 82 -457"/>
                              <a:gd name="T35" fmla="*/ 82 h 556"/>
                              <a:gd name="T36" fmla="+- 0 1815 1306"/>
                              <a:gd name="T37" fmla="*/ T36 w 1019"/>
                              <a:gd name="T38" fmla="+- 0 69 -457"/>
                              <a:gd name="T39" fmla="*/ 69 h 556"/>
                              <a:gd name="T40" fmla="+- 0 1936 1306"/>
                              <a:gd name="T41" fmla="*/ T40 w 1019"/>
                              <a:gd name="T42" fmla="+- 0 38 -457"/>
                              <a:gd name="T43" fmla="*/ 38 h 556"/>
                              <a:gd name="T44" fmla="+- 0 1969 1306"/>
                              <a:gd name="T45" fmla="*/ T44 w 1019"/>
                              <a:gd name="T46" fmla="+- 0 31 -457"/>
                              <a:gd name="T47" fmla="*/ 31 h 556"/>
                              <a:gd name="T48" fmla="+- 0 2041 1306"/>
                              <a:gd name="T49" fmla="*/ T48 w 1019"/>
                              <a:gd name="T50" fmla="+- 0 17 -457"/>
                              <a:gd name="T51" fmla="*/ 17 h 556"/>
                              <a:gd name="T52" fmla="+- 0 2122 1306"/>
                              <a:gd name="T53" fmla="*/ T52 w 1019"/>
                              <a:gd name="T54" fmla="+- 0 5 -457"/>
                              <a:gd name="T55" fmla="*/ 5 h 556"/>
                              <a:gd name="T56" fmla="+- 0 2215 1306"/>
                              <a:gd name="T57" fmla="*/ T56 w 1019"/>
                              <a:gd name="T58" fmla="+- 0 -2 -457"/>
                              <a:gd name="T59" fmla="*/ -2 h 556"/>
                              <a:gd name="T60" fmla="+- 0 2324 1306"/>
                              <a:gd name="T61" fmla="*/ T60 w 1019"/>
                              <a:gd name="T62" fmla="+- 0 -5 -457"/>
                              <a:gd name="T63" fmla="*/ -5 h 556"/>
                              <a:gd name="T64" fmla="+- 0 2324 1306"/>
                              <a:gd name="T65" fmla="*/ T64 w 1019"/>
                              <a:gd name="T66" fmla="+- 0 -457 -457"/>
                              <a:gd name="T67" fmla="*/ -45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9" h="556">
                                <a:moveTo>
                                  <a:pt x="1018" y="0"/>
                                </a:moveTo>
                                <a:lnTo>
                                  <a:pt x="0" y="0"/>
                                </a:lnTo>
                                <a:lnTo>
                                  <a:pt x="0" y="526"/>
                                </a:lnTo>
                                <a:lnTo>
                                  <a:pt x="109" y="544"/>
                                </a:lnTo>
                                <a:lnTo>
                                  <a:pt x="202" y="554"/>
                                </a:lnTo>
                                <a:lnTo>
                                  <a:pt x="284" y="556"/>
                                </a:lnTo>
                                <a:lnTo>
                                  <a:pt x="320" y="555"/>
                                </a:lnTo>
                                <a:lnTo>
                                  <a:pt x="388" y="549"/>
                                </a:lnTo>
                                <a:lnTo>
                                  <a:pt x="450" y="539"/>
                                </a:lnTo>
                                <a:lnTo>
                                  <a:pt x="509" y="526"/>
                                </a:lnTo>
                                <a:lnTo>
                                  <a:pt x="630" y="495"/>
                                </a:lnTo>
                                <a:lnTo>
                                  <a:pt x="663" y="488"/>
                                </a:lnTo>
                                <a:lnTo>
                                  <a:pt x="735" y="474"/>
                                </a:lnTo>
                                <a:lnTo>
                                  <a:pt x="816" y="462"/>
                                </a:lnTo>
                                <a:lnTo>
                                  <a:pt x="909" y="455"/>
                                </a:lnTo>
                                <a:lnTo>
                                  <a:pt x="1018" y="452"/>
                                </a:lnTo>
                                <a:lnTo>
                                  <a:pt x="1018" y="0"/>
                                </a:lnTo>
                                <a:close/>
                              </a:path>
                            </a:pathLst>
                          </a:custGeom>
                          <a:solidFill>
                            <a:srgbClr val="999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31"/>
                        <wps:cNvSpPr>
                          <a:spLocks/>
                        </wps:cNvSpPr>
                        <wps:spPr bwMode="auto">
                          <a:xfrm>
                            <a:off x="1306" y="-457"/>
                            <a:ext cx="1019" cy="556"/>
                          </a:xfrm>
                          <a:custGeom>
                            <a:avLst/>
                            <a:gdLst>
                              <a:gd name="T0" fmla="+- 0 1306 1306"/>
                              <a:gd name="T1" fmla="*/ T0 w 1019"/>
                              <a:gd name="T2" fmla="+- 0 -457 -457"/>
                              <a:gd name="T3" fmla="*/ -457 h 556"/>
                              <a:gd name="T4" fmla="+- 0 2324 1306"/>
                              <a:gd name="T5" fmla="*/ T4 w 1019"/>
                              <a:gd name="T6" fmla="+- 0 -457 -457"/>
                              <a:gd name="T7" fmla="*/ -457 h 556"/>
                              <a:gd name="T8" fmla="+- 0 2324 1306"/>
                              <a:gd name="T9" fmla="*/ T8 w 1019"/>
                              <a:gd name="T10" fmla="+- 0 -5 -457"/>
                              <a:gd name="T11" fmla="*/ -5 h 556"/>
                              <a:gd name="T12" fmla="+- 0 2268 1306"/>
                              <a:gd name="T13" fmla="*/ T12 w 1019"/>
                              <a:gd name="T14" fmla="+- 0 -4 -457"/>
                              <a:gd name="T15" fmla="*/ -4 h 556"/>
                              <a:gd name="T16" fmla="+- 0 2215 1306"/>
                              <a:gd name="T17" fmla="*/ T16 w 1019"/>
                              <a:gd name="T18" fmla="+- 0 -2 -457"/>
                              <a:gd name="T19" fmla="*/ -2 h 556"/>
                              <a:gd name="T20" fmla="+- 0 2122 1306"/>
                              <a:gd name="T21" fmla="*/ T20 w 1019"/>
                              <a:gd name="T22" fmla="+- 0 5 -457"/>
                              <a:gd name="T23" fmla="*/ 5 h 556"/>
                              <a:gd name="T24" fmla="+- 0 2041 1306"/>
                              <a:gd name="T25" fmla="*/ T24 w 1019"/>
                              <a:gd name="T26" fmla="+- 0 17 -457"/>
                              <a:gd name="T27" fmla="*/ 17 h 556"/>
                              <a:gd name="T28" fmla="+- 0 1969 1306"/>
                              <a:gd name="T29" fmla="*/ T28 w 1019"/>
                              <a:gd name="T30" fmla="+- 0 31 -457"/>
                              <a:gd name="T31" fmla="*/ 31 h 556"/>
                              <a:gd name="T32" fmla="+- 0 1905 1306"/>
                              <a:gd name="T33" fmla="*/ T32 w 1019"/>
                              <a:gd name="T34" fmla="+- 0 46 -457"/>
                              <a:gd name="T35" fmla="*/ 46 h 556"/>
                              <a:gd name="T36" fmla="+- 0 1844 1306"/>
                              <a:gd name="T37" fmla="*/ T36 w 1019"/>
                              <a:gd name="T38" fmla="+- 0 61 -457"/>
                              <a:gd name="T39" fmla="*/ 61 h 556"/>
                              <a:gd name="T40" fmla="+- 0 1815 1306"/>
                              <a:gd name="T41" fmla="*/ T40 w 1019"/>
                              <a:gd name="T42" fmla="+- 0 69 -457"/>
                              <a:gd name="T43" fmla="*/ 69 h 556"/>
                              <a:gd name="T44" fmla="+- 0 1756 1306"/>
                              <a:gd name="T45" fmla="*/ T44 w 1019"/>
                              <a:gd name="T46" fmla="+- 0 82 -457"/>
                              <a:gd name="T47" fmla="*/ 82 h 556"/>
                              <a:gd name="T48" fmla="+- 0 1694 1306"/>
                              <a:gd name="T49" fmla="*/ T48 w 1019"/>
                              <a:gd name="T50" fmla="+- 0 92 -457"/>
                              <a:gd name="T51" fmla="*/ 92 h 556"/>
                              <a:gd name="T52" fmla="+- 0 1626 1306"/>
                              <a:gd name="T53" fmla="*/ T52 w 1019"/>
                              <a:gd name="T54" fmla="+- 0 98 -457"/>
                              <a:gd name="T55" fmla="*/ 98 h 556"/>
                              <a:gd name="T56" fmla="+- 0 1590 1306"/>
                              <a:gd name="T57" fmla="*/ T56 w 1019"/>
                              <a:gd name="T58" fmla="+- 0 99 -457"/>
                              <a:gd name="T59" fmla="*/ 99 h 556"/>
                              <a:gd name="T60" fmla="+- 0 1550 1306"/>
                              <a:gd name="T61" fmla="*/ T60 w 1019"/>
                              <a:gd name="T62" fmla="+- 0 99 -457"/>
                              <a:gd name="T63" fmla="*/ 99 h 556"/>
                              <a:gd name="T64" fmla="+- 0 1463 1306"/>
                              <a:gd name="T65" fmla="*/ T64 w 1019"/>
                              <a:gd name="T66" fmla="+- 0 93 -457"/>
                              <a:gd name="T67" fmla="*/ 93 h 556"/>
                              <a:gd name="T68" fmla="+- 0 1362 1306"/>
                              <a:gd name="T69" fmla="*/ T68 w 1019"/>
                              <a:gd name="T70" fmla="+- 0 79 -457"/>
                              <a:gd name="T71" fmla="*/ 79 h 556"/>
                              <a:gd name="T72" fmla="+- 0 1306 1306"/>
                              <a:gd name="T73" fmla="*/ T72 w 1019"/>
                              <a:gd name="T74" fmla="+- 0 69 -457"/>
                              <a:gd name="T75" fmla="*/ 69 h 556"/>
                              <a:gd name="T76" fmla="+- 0 1306 1306"/>
                              <a:gd name="T77" fmla="*/ T76 w 1019"/>
                              <a:gd name="T78" fmla="+- 0 -457 -457"/>
                              <a:gd name="T79" fmla="*/ -457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9" h="556">
                                <a:moveTo>
                                  <a:pt x="0" y="0"/>
                                </a:moveTo>
                                <a:lnTo>
                                  <a:pt x="1018" y="0"/>
                                </a:lnTo>
                                <a:lnTo>
                                  <a:pt x="1018" y="452"/>
                                </a:lnTo>
                                <a:lnTo>
                                  <a:pt x="962" y="453"/>
                                </a:lnTo>
                                <a:lnTo>
                                  <a:pt x="909" y="455"/>
                                </a:lnTo>
                                <a:lnTo>
                                  <a:pt x="816" y="462"/>
                                </a:lnTo>
                                <a:lnTo>
                                  <a:pt x="735" y="474"/>
                                </a:lnTo>
                                <a:lnTo>
                                  <a:pt x="663" y="488"/>
                                </a:lnTo>
                                <a:lnTo>
                                  <a:pt x="599" y="503"/>
                                </a:lnTo>
                                <a:lnTo>
                                  <a:pt x="538" y="518"/>
                                </a:lnTo>
                                <a:lnTo>
                                  <a:pt x="509" y="526"/>
                                </a:lnTo>
                                <a:lnTo>
                                  <a:pt x="450" y="539"/>
                                </a:lnTo>
                                <a:lnTo>
                                  <a:pt x="388" y="549"/>
                                </a:lnTo>
                                <a:lnTo>
                                  <a:pt x="320" y="555"/>
                                </a:lnTo>
                                <a:lnTo>
                                  <a:pt x="284" y="556"/>
                                </a:lnTo>
                                <a:lnTo>
                                  <a:pt x="244" y="556"/>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30"/>
                        <wps:cNvSpPr>
                          <a:spLocks/>
                        </wps:cNvSpPr>
                        <wps:spPr bwMode="auto">
                          <a:xfrm>
                            <a:off x="3853" y="-459"/>
                            <a:ext cx="1017" cy="556"/>
                          </a:xfrm>
                          <a:custGeom>
                            <a:avLst/>
                            <a:gdLst>
                              <a:gd name="T0" fmla="+- 0 4869 3853"/>
                              <a:gd name="T1" fmla="*/ T0 w 1017"/>
                              <a:gd name="T2" fmla="+- 0 -459 -459"/>
                              <a:gd name="T3" fmla="*/ -459 h 556"/>
                              <a:gd name="T4" fmla="+- 0 3853 3853"/>
                              <a:gd name="T5" fmla="*/ T4 w 1017"/>
                              <a:gd name="T6" fmla="+- 0 -459 -459"/>
                              <a:gd name="T7" fmla="*/ -459 h 556"/>
                              <a:gd name="T8" fmla="+- 0 3853 3853"/>
                              <a:gd name="T9" fmla="*/ T8 w 1017"/>
                              <a:gd name="T10" fmla="+- 0 67 -459"/>
                              <a:gd name="T11" fmla="*/ 67 h 556"/>
                              <a:gd name="T12" fmla="+- 0 3961 3853"/>
                              <a:gd name="T13" fmla="*/ T12 w 1017"/>
                              <a:gd name="T14" fmla="+- 0 85 -459"/>
                              <a:gd name="T15" fmla="*/ 85 h 556"/>
                              <a:gd name="T16" fmla="+- 0 4055 3853"/>
                              <a:gd name="T17" fmla="*/ T16 w 1017"/>
                              <a:gd name="T18" fmla="+- 0 95 -459"/>
                              <a:gd name="T19" fmla="*/ 95 h 556"/>
                              <a:gd name="T20" fmla="+- 0 4136 3853"/>
                              <a:gd name="T21" fmla="*/ T20 w 1017"/>
                              <a:gd name="T22" fmla="+- 0 97 -459"/>
                              <a:gd name="T23" fmla="*/ 97 h 556"/>
                              <a:gd name="T24" fmla="+- 0 4172 3853"/>
                              <a:gd name="T25" fmla="*/ T24 w 1017"/>
                              <a:gd name="T26" fmla="+- 0 96 -459"/>
                              <a:gd name="T27" fmla="*/ 96 h 556"/>
                              <a:gd name="T28" fmla="+- 0 4240 3853"/>
                              <a:gd name="T29" fmla="*/ T28 w 1017"/>
                              <a:gd name="T30" fmla="+- 0 90 -459"/>
                              <a:gd name="T31" fmla="*/ 90 h 556"/>
                              <a:gd name="T32" fmla="+- 0 4302 3853"/>
                              <a:gd name="T33" fmla="*/ T32 w 1017"/>
                              <a:gd name="T34" fmla="+- 0 80 -459"/>
                              <a:gd name="T35" fmla="*/ 80 h 556"/>
                              <a:gd name="T36" fmla="+- 0 4361 3853"/>
                              <a:gd name="T37" fmla="*/ T36 w 1017"/>
                              <a:gd name="T38" fmla="+- 0 67 -459"/>
                              <a:gd name="T39" fmla="*/ 67 h 556"/>
                              <a:gd name="T40" fmla="+- 0 4482 3853"/>
                              <a:gd name="T41" fmla="*/ T40 w 1017"/>
                              <a:gd name="T42" fmla="+- 0 36 -459"/>
                              <a:gd name="T43" fmla="*/ 36 h 556"/>
                              <a:gd name="T44" fmla="+- 0 4515 3853"/>
                              <a:gd name="T45" fmla="*/ T44 w 1017"/>
                              <a:gd name="T46" fmla="+- 0 29 -459"/>
                              <a:gd name="T47" fmla="*/ 29 h 556"/>
                              <a:gd name="T48" fmla="+- 0 4586 3853"/>
                              <a:gd name="T49" fmla="*/ T48 w 1017"/>
                              <a:gd name="T50" fmla="+- 0 15 -459"/>
                              <a:gd name="T51" fmla="*/ 15 h 556"/>
                              <a:gd name="T52" fmla="+- 0 4667 3853"/>
                              <a:gd name="T53" fmla="*/ T52 w 1017"/>
                              <a:gd name="T54" fmla="+- 0 3 -459"/>
                              <a:gd name="T55" fmla="*/ 3 h 556"/>
                              <a:gd name="T56" fmla="+- 0 4760 3853"/>
                              <a:gd name="T57" fmla="*/ T56 w 1017"/>
                              <a:gd name="T58" fmla="+- 0 -4 -459"/>
                              <a:gd name="T59" fmla="*/ -4 h 556"/>
                              <a:gd name="T60" fmla="+- 0 4869 3853"/>
                              <a:gd name="T61" fmla="*/ T60 w 1017"/>
                              <a:gd name="T62" fmla="+- 0 -7 -459"/>
                              <a:gd name="T63" fmla="*/ -7 h 556"/>
                              <a:gd name="T64" fmla="+- 0 4869 3853"/>
                              <a:gd name="T65" fmla="*/ T64 w 1017"/>
                              <a:gd name="T66" fmla="+- 0 -459 -459"/>
                              <a:gd name="T67" fmla="*/ -45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6"/>
                                </a:lnTo>
                                <a:lnTo>
                                  <a:pt x="108" y="544"/>
                                </a:lnTo>
                                <a:lnTo>
                                  <a:pt x="202" y="554"/>
                                </a:lnTo>
                                <a:lnTo>
                                  <a:pt x="283" y="556"/>
                                </a:lnTo>
                                <a:lnTo>
                                  <a:pt x="319" y="555"/>
                                </a:lnTo>
                                <a:lnTo>
                                  <a:pt x="387" y="549"/>
                                </a:lnTo>
                                <a:lnTo>
                                  <a:pt x="449" y="539"/>
                                </a:lnTo>
                                <a:lnTo>
                                  <a:pt x="508" y="526"/>
                                </a:lnTo>
                                <a:lnTo>
                                  <a:pt x="629" y="495"/>
                                </a:lnTo>
                                <a:lnTo>
                                  <a:pt x="662" y="488"/>
                                </a:lnTo>
                                <a:lnTo>
                                  <a:pt x="733" y="474"/>
                                </a:lnTo>
                                <a:lnTo>
                                  <a:pt x="814" y="462"/>
                                </a:lnTo>
                                <a:lnTo>
                                  <a:pt x="907" y="455"/>
                                </a:lnTo>
                                <a:lnTo>
                                  <a:pt x="1016" y="452"/>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9"/>
                        <wps:cNvSpPr>
                          <a:spLocks/>
                        </wps:cNvSpPr>
                        <wps:spPr bwMode="auto">
                          <a:xfrm>
                            <a:off x="3853" y="-459"/>
                            <a:ext cx="1017" cy="556"/>
                          </a:xfrm>
                          <a:custGeom>
                            <a:avLst/>
                            <a:gdLst>
                              <a:gd name="T0" fmla="+- 0 3853 3853"/>
                              <a:gd name="T1" fmla="*/ T0 w 1017"/>
                              <a:gd name="T2" fmla="+- 0 -459 -459"/>
                              <a:gd name="T3" fmla="*/ -459 h 556"/>
                              <a:gd name="T4" fmla="+- 0 4869 3853"/>
                              <a:gd name="T5" fmla="*/ T4 w 1017"/>
                              <a:gd name="T6" fmla="+- 0 -459 -459"/>
                              <a:gd name="T7" fmla="*/ -459 h 556"/>
                              <a:gd name="T8" fmla="+- 0 4869 3853"/>
                              <a:gd name="T9" fmla="*/ T8 w 1017"/>
                              <a:gd name="T10" fmla="+- 0 -7 -459"/>
                              <a:gd name="T11" fmla="*/ -7 h 556"/>
                              <a:gd name="T12" fmla="+- 0 4812 3853"/>
                              <a:gd name="T13" fmla="*/ T12 w 1017"/>
                              <a:gd name="T14" fmla="+- 0 -6 -459"/>
                              <a:gd name="T15" fmla="*/ -6 h 556"/>
                              <a:gd name="T16" fmla="+- 0 4760 3853"/>
                              <a:gd name="T17" fmla="*/ T16 w 1017"/>
                              <a:gd name="T18" fmla="+- 0 -4 -459"/>
                              <a:gd name="T19" fmla="*/ -4 h 556"/>
                              <a:gd name="T20" fmla="+- 0 4667 3853"/>
                              <a:gd name="T21" fmla="*/ T20 w 1017"/>
                              <a:gd name="T22" fmla="+- 0 3 -459"/>
                              <a:gd name="T23" fmla="*/ 3 h 556"/>
                              <a:gd name="T24" fmla="+- 0 4586 3853"/>
                              <a:gd name="T25" fmla="*/ T24 w 1017"/>
                              <a:gd name="T26" fmla="+- 0 15 -459"/>
                              <a:gd name="T27" fmla="*/ 15 h 556"/>
                              <a:gd name="T28" fmla="+- 0 4515 3853"/>
                              <a:gd name="T29" fmla="*/ T28 w 1017"/>
                              <a:gd name="T30" fmla="+- 0 29 -459"/>
                              <a:gd name="T31" fmla="*/ 29 h 556"/>
                              <a:gd name="T32" fmla="+- 0 4450 3853"/>
                              <a:gd name="T33" fmla="*/ T32 w 1017"/>
                              <a:gd name="T34" fmla="+- 0 44 -459"/>
                              <a:gd name="T35" fmla="*/ 44 h 556"/>
                              <a:gd name="T36" fmla="+- 0 4390 3853"/>
                              <a:gd name="T37" fmla="*/ T36 w 1017"/>
                              <a:gd name="T38" fmla="+- 0 59 -459"/>
                              <a:gd name="T39" fmla="*/ 59 h 556"/>
                              <a:gd name="T40" fmla="+- 0 4361 3853"/>
                              <a:gd name="T41" fmla="*/ T40 w 1017"/>
                              <a:gd name="T42" fmla="+- 0 67 -459"/>
                              <a:gd name="T43" fmla="*/ 67 h 556"/>
                              <a:gd name="T44" fmla="+- 0 4302 3853"/>
                              <a:gd name="T45" fmla="*/ T44 w 1017"/>
                              <a:gd name="T46" fmla="+- 0 80 -459"/>
                              <a:gd name="T47" fmla="*/ 80 h 556"/>
                              <a:gd name="T48" fmla="+- 0 4240 3853"/>
                              <a:gd name="T49" fmla="*/ T48 w 1017"/>
                              <a:gd name="T50" fmla="+- 0 90 -459"/>
                              <a:gd name="T51" fmla="*/ 90 h 556"/>
                              <a:gd name="T52" fmla="+- 0 4172 3853"/>
                              <a:gd name="T53" fmla="*/ T52 w 1017"/>
                              <a:gd name="T54" fmla="+- 0 96 -459"/>
                              <a:gd name="T55" fmla="*/ 96 h 556"/>
                              <a:gd name="T56" fmla="+- 0 4136 3853"/>
                              <a:gd name="T57" fmla="*/ T56 w 1017"/>
                              <a:gd name="T58" fmla="+- 0 97 -459"/>
                              <a:gd name="T59" fmla="*/ 97 h 556"/>
                              <a:gd name="T60" fmla="+- 0 4097 3853"/>
                              <a:gd name="T61" fmla="*/ T60 w 1017"/>
                              <a:gd name="T62" fmla="+- 0 97 -459"/>
                              <a:gd name="T63" fmla="*/ 97 h 556"/>
                              <a:gd name="T64" fmla="+- 0 4010 3853"/>
                              <a:gd name="T65" fmla="*/ T64 w 1017"/>
                              <a:gd name="T66" fmla="+- 0 91 -459"/>
                              <a:gd name="T67" fmla="*/ 91 h 556"/>
                              <a:gd name="T68" fmla="+- 0 3909 3853"/>
                              <a:gd name="T69" fmla="*/ T68 w 1017"/>
                              <a:gd name="T70" fmla="+- 0 77 -459"/>
                              <a:gd name="T71" fmla="*/ 77 h 556"/>
                              <a:gd name="T72" fmla="+- 0 3853 3853"/>
                              <a:gd name="T73" fmla="*/ T72 w 1017"/>
                              <a:gd name="T74" fmla="+- 0 67 -459"/>
                              <a:gd name="T75" fmla="*/ 67 h 556"/>
                              <a:gd name="T76" fmla="+- 0 3853 3853"/>
                              <a:gd name="T77" fmla="*/ T76 w 1017"/>
                              <a:gd name="T78" fmla="+- 0 -459 -459"/>
                              <a:gd name="T79" fmla="*/ -459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2"/>
                                </a:lnTo>
                                <a:lnTo>
                                  <a:pt x="959" y="453"/>
                                </a:lnTo>
                                <a:lnTo>
                                  <a:pt x="907" y="455"/>
                                </a:lnTo>
                                <a:lnTo>
                                  <a:pt x="814" y="462"/>
                                </a:lnTo>
                                <a:lnTo>
                                  <a:pt x="733" y="474"/>
                                </a:lnTo>
                                <a:lnTo>
                                  <a:pt x="662" y="488"/>
                                </a:lnTo>
                                <a:lnTo>
                                  <a:pt x="597" y="503"/>
                                </a:lnTo>
                                <a:lnTo>
                                  <a:pt x="537" y="518"/>
                                </a:lnTo>
                                <a:lnTo>
                                  <a:pt x="508" y="526"/>
                                </a:lnTo>
                                <a:lnTo>
                                  <a:pt x="449" y="539"/>
                                </a:lnTo>
                                <a:lnTo>
                                  <a:pt x="387" y="549"/>
                                </a:lnTo>
                                <a:lnTo>
                                  <a:pt x="319" y="555"/>
                                </a:lnTo>
                                <a:lnTo>
                                  <a:pt x="283" y="556"/>
                                </a:lnTo>
                                <a:lnTo>
                                  <a:pt x="244" y="556"/>
                                </a:lnTo>
                                <a:lnTo>
                                  <a:pt x="157" y="550"/>
                                </a:lnTo>
                                <a:lnTo>
                                  <a:pt x="56" y="536"/>
                                </a:lnTo>
                                <a:lnTo>
                                  <a:pt x="0" y="526"/>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AutoShape 28"/>
                        <wps:cNvSpPr>
                          <a:spLocks/>
                        </wps:cNvSpPr>
                        <wps:spPr bwMode="auto">
                          <a:xfrm>
                            <a:off x="2324" y="-210"/>
                            <a:ext cx="1529" cy="70"/>
                          </a:xfrm>
                          <a:custGeom>
                            <a:avLst/>
                            <a:gdLst>
                              <a:gd name="T0" fmla="+- 0 2441 2324"/>
                              <a:gd name="T1" fmla="*/ T0 w 1529"/>
                              <a:gd name="T2" fmla="+- 0 -210 -210"/>
                              <a:gd name="T3" fmla="*/ -210 h 70"/>
                              <a:gd name="T4" fmla="+- 0 2324 2324"/>
                              <a:gd name="T5" fmla="*/ T4 w 1529"/>
                              <a:gd name="T6" fmla="+- 0 -175 -210"/>
                              <a:gd name="T7" fmla="*/ -175 h 70"/>
                              <a:gd name="T8" fmla="+- 0 2441 2324"/>
                              <a:gd name="T9" fmla="*/ T8 w 1529"/>
                              <a:gd name="T10" fmla="+- 0 -140 -210"/>
                              <a:gd name="T11" fmla="*/ -140 h 70"/>
                              <a:gd name="T12" fmla="+- 0 2441 2324"/>
                              <a:gd name="T13" fmla="*/ T12 w 1529"/>
                              <a:gd name="T14" fmla="+- 0 -169 -210"/>
                              <a:gd name="T15" fmla="*/ -169 h 70"/>
                              <a:gd name="T16" fmla="+- 0 2429 2324"/>
                              <a:gd name="T17" fmla="*/ T16 w 1529"/>
                              <a:gd name="T18" fmla="+- 0 -169 -210"/>
                              <a:gd name="T19" fmla="*/ -169 h 70"/>
                              <a:gd name="T20" fmla="+- 0 2429 2324"/>
                              <a:gd name="T21" fmla="*/ T20 w 1529"/>
                              <a:gd name="T22" fmla="+- 0 -181 -210"/>
                              <a:gd name="T23" fmla="*/ -181 h 70"/>
                              <a:gd name="T24" fmla="+- 0 2441 2324"/>
                              <a:gd name="T25" fmla="*/ T24 w 1529"/>
                              <a:gd name="T26" fmla="+- 0 -181 -210"/>
                              <a:gd name="T27" fmla="*/ -181 h 70"/>
                              <a:gd name="T28" fmla="+- 0 2441 2324"/>
                              <a:gd name="T29" fmla="*/ T28 w 1529"/>
                              <a:gd name="T30" fmla="+- 0 -210 -210"/>
                              <a:gd name="T31" fmla="*/ -210 h 70"/>
                              <a:gd name="T32" fmla="+- 0 2441 2324"/>
                              <a:gd name="T33" fmla="*/ T32 w 1529"/>
                              <a:gd name="T34" fmla="+- 0 -181 -210"/>
                              <a:gd name="T35" fmla="*/ -181 h 70"/>
                              <a:gd name="T36" fmla="+- 0 2429 2324"/>
                              <a:gd name="T37" fmla="*/ T36 w 1529"/>
                              <a:gd name="T38" fmla="+- 0 -181 -210"/>
                              <a:gd name="T39" fmla="*/ -181 h 70"/>
                              <a:gd name="T40" fmla="+- 0 2429 2324"/>
                              <a:gd name="T41" fmla="*/ T40 w 1529"/>
                              <a:gd name="T42" fmla="+- 0 -169 -210"/>
                              <a:gd name="T43" fmla="*/ -169 h 70"/>
                              <a:gd name="T44" fmla="+- 0 2441 2324"/>
                              <a:gd name="T45" fmla="*/ T44 w 1529"/>
                              <a:gd name="T46" fmla="+- 0 -169 -210"/>
                              <a:gd name="T47" fmla="*/ -169 h 70"/>
                              <a:gd name="T48" fmla="+- 0 2441 2324"/>
                              <a:gd name="T49" fmla="*/ T48 w 1529"/>
                              <a:gd name="T50" fmla="+- 0 -181 -210"/>
                              <a:gd name="T51" fmla="*/ -181 h 70"/>
                              <a:gd name="T52" fmla="+- 0 2441 2324"/>
                              <a:gd name="T53" fmla="*/ T52 w 1529"/>
                              <a:gd name="T54" fmla="+- 0 -169 -210"/>
                              <a:gd name="T55" fmla="*/ -169 h 70"/>
                              <a:gd name="T56" fmla="+- 0 2429 2324"/>
                              <a:gd name="T57" fmla="*/ T56 w 1529"/>
                              <a:gd name="T58" fmla="+- 0 -169 -210"/>
                              <a:gd name="T59" fmla="*/ -169 h 70"/>
                              <a:gd name="T60" fmla="+- 0 2441 2324"/>
                              <a:gd name="T61" fmla="*/ T60 w 1529"/>
                              <a:gd name="T62" fmla="+- 0 -169 -210"/>
                              <a:gd name="T63" fmla="*/ -169 h 70"/>
                              <a:gd name="T64" fmla="+- 0 2441 2324"/>
                              <a:gd name="T65" fmla="*/ T64 w 1529"/>
                              <a:gd name="T66" fmla="+- 0 -169 -210"/>
                              <a:gd name="T67" fmla="*/ -169 h 70"/>
                              <a:gd name="T68" fmla="+- 0 3852 2324"/>
                              <a:gd name="T69" fmla="*/ T68 w 1529"/>
                              <a:gd name="T70" fmla="+- 0 -183 -210"/>
                              <a:gd name="T71" fmla="*/ -183 h 70"/>
                              <a:gd name="T72" fmla="+- 0 2441 2324"/>
                              <a:gd name="T73" fmla="*/ T72 w 1529"/>
                              <a:gd name="T74" fmla="+- 0 -181 -210"/>
                              <a:gd name="T75" fmla="*/ -181 h 70"/>
                              <a:gd name="T76" fmla="+- 0 2441 2324"/>
                              <a:gd name="T77" fmla="*/ T76 w 1529"/>
                              <a:gd name="T78" fmla="+- 0 -169 -210"/>
                              <a:gd name="T79" fmla="*/ -169 h 70"/>
                              <a:gd name="T80" fmla="+- 0 3853 2324"/>
                              <a:gd name="T81" fmla="*/ T80 w 1529"/>
                              <a:gd name="T82" fmla="+- 0 -171 -210"/>
                              <a:gd name="T83" fmla="*/ -171 h 70"/>
                              <a:gd name="T84" fmla="+- 0 3852 2324"/>
                              <a:gd name="T85" fmla="*/ T84 w 1529"/>
                              <a:gd name="T86" fmla="+- 0 -183 -210"/>
                              <a:gd name="T87" fmla="*/ -183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529" h="70">
                                <a:moveTo>
                                  <a:pt x="117" y="0"/>
                                </a:moveTo>
                                <a:lnTo>
                                  <a:pt x="0" y="35"/>
                                </a:lnTo>
                                <a:lnTo>
                                  <a:pt x="117" y="70"/>
                                </a:lnTo>
                                <a:lnTo>
                                  <a:pt x="117" y="41"/>
                                </a:lnTo>
                                <a:lnTo>
                                  <a:pt x="105" y="41"/>
                                </a:lnTo>
                                <a:lnTo>
                                  <a:pt x="105" y="29"/>
                                </a:lnTo>
                                <a:lnTo>
                                  <a:pt x="117" y="29"/>
                                </a:lnTo>
                                <a:lnTo>
                                  <a:pt x="117" y="0"/>
                                </a:lnTo>
                                <a:close/>
                                <a:moveTo>
                                  <a:pt x="117" y="29"/>
                                </a:moveTo>
                                <a:lnTo>
                                  <a:pt x="105" y="29"/>
                                </a:lnTo>
                                <a:lnTo>
                                  <a:pt x="105" y="41"/>
                                </a:lnTo>
                                <a:lnTo>
                                  <a:pt x="117" y="41"/>
                                </a:lnTo>
                                <a:lnTo>
                                  <a:pt x="117" y="29"/>
                                </a:lnTo>
                                <a:close/>
                                <a:moveTo>
                                  <a:pt x="117" y="41"/>
                                </a:moveTo>
                                <a:lnTo>
                                  <a:pt x="105" y="41"/>
                                </a:lnTo>
                                <a:lnTo>
                                  <a:pt x="117" y="41"/>
                                </a:lnTo>
                                <a:close/>
                                <a:moveTo>
                                  <a:pt x="1528" y="27"/>
                                </a:moveTo>
                                <a:lnTo>
                                  <a:pt x="117" y="29"/>
                                </a:lnTo>
                                <a:lnTo>
                                  <a:pt x="117" y="41"/>
                                </a:lnTo>
                                <a:lnTo>
                                  <a:pt x="1529" y="39"/>
                                </a:lnTo>
                                <a:lnTo>
                                  <a:pt x="1528"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2524" y="-292"/>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22" name="AutoShape 26"/>
                        <wps:cNvSpPr>
                          <a:spLocks/>
                        </wps:cNvSpPr>
                        <wps:spPr bwMode="auto">
                          <a:xfrm>
                            <a:off x="4869" y="-212"/>
                            <a:ext cx="216" cy="913"/>
                          </a:xfrm>
                          <a:custGeom>
                            <a:avLst/>
                            <a:gdLst>
                              <a:gd name="T0" fmla="+- 0 4997 4869"/>
                              <a:gd name="T1" fmla="*/ T0 w 216"/>
                              <a:gd name="T2" fmla="+- 0 630 -212"/>
                              <a:gd name="T3" fmla="*/ 630 h 913"/>
                              <a:gd name="T4" fmla="+- 0 4881 4869"/>
                              <a:gd name="T5" fmla="*/ T4 w 216"/>
                              <a:gd name="T6" fmla="+- 0 665 -212"/>
                              <a:gd name="T7" fmla="*/ 665 h 913"/>
                              <a:gd name="T8" fmla="+- 0 4997 4869"/>
                              <a:gd name="T9" fmla="*/ T8 w 216"/>
                              <a:gd name="T10" fmla="+- 0 700 -212"/>
                              <a:gd name="T11" fmla="*/ 700 h 913"/>
                              <a:gd name="T12" fmla="+- 0 4997 4869"/>
                              <a:gd name="T13" fmla="*/ T12 w 216"/>
                              <a:gd name="T14" fmla="+- 0 671 -212"/>
                              <a:gd name="T15" fmla="*/ 671 h 913"/>
                              <a:gd name="T16" fmla="+- 0 4986 4869"/>
                              <a:gd name="T17" fmla="*/ T16 w 216"/>
                              <a:gd name="T18" fmla="+- 0 671 -212"/>
                              <a:gd name="T19" fmla="*/ 671 h 913"/>
                              <a:gd name="T20" fmla="+- 0 4986 4869"/>
                              <a:gd name="T21" fmla="*/ T20 w 216"/>
                              <a:gd name="T22" fmla="+- 0 659 -212"/>
                              <a:gd name="T23" fmla="*/ 659 h 913"/>
                              <a:gd name="T24" fmla="+- 0 4997 4869"/>
                              <a:gd name="T25" fmla="*/ T24 w 216"/>
                              <a:gd name="T26" fmla="+- 0 659 -212"/>
                              <a:gd name="T27" fmla="*/ 659 h 913"/>
                              <a:gd name="T28" fmla="+- 0 4997 4869"/>
                              <a:gd name="T29" fmla="*/ T28 w 216"/>
                              <a:gd name="T30" fmla="+- 0 630 -212"/>
                              <a:gd name="T31" fmla="*/ 630 h 913"/>
                              <a:gd name="T32" fmla="+- 0 4997 4869"/>
                              <a:gd name="T33" fmla="*/ T32 w 216"/>
                              <a:gd name="T34" fmla="+- 0 659 -212"/>
                              <a:gd name="T35" fmla="*/ 659 h 913"/>
                              <a:gd name="T36" fmla="+- 0 4986 4869"/>
                              <a:gd name="T37" fmla="*/ T36 w 216"/>
                              <a:gd name="T38" fmla="+- 0 659 -212"/>
                              <a:gd name="T39" fmla="*/ 659 h 913"/>
                              <a:gd name="T40" fmla="+- 0 4986 4869"/>
                              <a:gd name="T41" fmla="*/ T40 w 216"/>
                              <a:gd name="T42" fmla="+- 0 671 -212"/>
                              <a:gd name="T43" fmla="*/ 671 h 913"/>
                              <a:gd name="T44" fmla="+- 0 4997 4869"/>
                              <a:gd name="T45" fmla="*/ T44 w 216"/>
                              <a:gd name="T46" fmla="+- 0 671 -212"/>
                              <a:gd name="T47" fmla="*/ 671 h 913"/>
                              <a:gd name="T48" fmla="+- 0 4997 4869"/>
                              <a:gd name="T49" fmla="*/ T48 w 216"/>
                              <a:gd name="T50" fmla="+- 0 659 -212"/>
                              <a:gd name="T51" fmla="*/ 659 h 913"/>
                              <a:gd name="T52" fmla="+- 0 5073 4869"/>
                              <a:gd name="T53" fmla="*/ T52 w 216"/>
                              <a:gd name="T54" fmla="+- 0 659 -212"/>
                              <a:gd name="T55" fmla="*/ 659 h 913"/>
                              <a:gd name="T56" fmla="+- 0 4997 4869"/>
                              <a:gd name="T57" fmla="*/ T56 w 216"/>
                              <a:gd name="T58" fmla="+- 0 659 -212"/>
                              <a:gd name="T59" fmla="*/ 659 h 913"/>
                              <a:gd name="T60" fmla="+- 0 4997 4869"/>
                              <a:gd name="T61" fmla="*/ T60 w 216"/>
                              <a:gd name="T62" fmla="+- 0 671 -212"/>
                              <a:gd name="T63" fmla="*/ 671 h 913"/>
                              <a:gd name="T64" fmla="+- 0 5082 4869"/>
                              <a:gd name="T65" fmla="*/ T64 w 216"/>
                              <a:gd name="T66" fmla="+- 0 671 -212"/>
                              <a:gd name="T67" fmla="*/ 671 h 913"/>
                              <a:gd name="T68" fmla="+- 0 5085 4869"/>
                              <a:gd name="T69" fmla="*/ T68 w 216"/>
                              <a:gd name="T70" fmla="+- 0 668 -212"/>
                              <a:gd name="T71" fmla="*/ 668 h 913"/>
                              <a:gd name="T72" fmla="+- 0 5085 4869"/>
                              <a:gd name="T73" fmla="*/ T72 w 216"/>
                              <a:gd name="T74" fmla="+- 0 665 -212"/>
                              <a:gd name="T75" fmla="*/ 665 h 913"/>
                              <a:gd name="T76" fmla="+- 0 5073 4869"/>
                              <a:gd name="T77" fmla="*/ T76 w 216"/>
                              <a:gd name="T78" fmla="+- 0 665 -212"/>
                              <a:gd name="T79" fmla="*/ 665 h 913"/>
                              <a:gd name="T80" fmla="+- 0 5073 4869"/>
                              <a:gd name="T81" fmla="*/ T80 w 216"/>
                              <a:gd name="T82" fmla="+- 0 659 -212"/>
                              <a:gd name="T83" fmla="*/ 659 h 913"/>
                              <a:gd name="T84" fmla="+- 0 5073 4869"/>
                              <a:gd name="T85" fmla="*/ T84 w 216"/>
                              <a:gd name="T86" fmla="+- 0 -177 -212"/>
                              <a:gd name="T87" fmla="*/ -177 h 913"/>
                              <a:gd name="T88" fmla="+- 0 5073 4869"/>
                              <a:gd name="T89" fmla="*/ T88 w 216"/>
                              <a:gd name="T90" fmla="+- 0 665 -212"/>
                              <a:gd name="T91" fmla="*/ 665 h 913"/>
                              <a:gd name="T92" fmla="+- 0 5079 4869"/>
                              <a:gd name="T93" fmla="*/ T92 w 216"/>
                              <a:gd name="T94" fmla="+- 0 659 -212"/>
                              <a:gd name="T95" fmla="*/ 659 h 913"/>
                              <a:gd name="T96" fmla="+- 0 5085 4869"/>
                              <a:gd name="T97" fmla="*/ T96 w 216"/>
                              <a:gd name="T98" fmla="+- 0 659 -212"/>
                              <a:gd name="T99" fmla="*/ 659 h 913"/>
                              <a:gd name="T100" fmla="+- 0 5085 4869"/>
                              <a:gd name="T101" fmla="*/ T100 w 216"/>
                              <a:gd name="T102" fmla="+- 0 -171 -212"/>
                              <a:gd name="T103" fmla="*/ -171 h 913"/>
                              <a:gd name="T104" fmla="+- 0 5079 4869"/>
                              <a:gd name="T105" fmla="*/ T104 w 216"/>
                              <a:gd name="T106" fmla="+- 0 -171 -212"/>
                              <a:gd name="T107" fmla="*/ -171 h 913"/>
                              <a:gd name="T108" fmla="+- 0 5073 4869"/>
                              <a:gd name="T109" fmla="*/ T108 w 216"/>
                              <a:gd name="T110" fmla="+- 0 -177 -212"/>
                              <a:gd name="T111" fmla="*/ -177 h 913"/>
                              <a:gd name="T112" fmla="+- 0 5085 4869"/>
                              <a:gd name="T113" fmla="*/ T112 w 216"/>
                              <a:gd name="T114" fmla="+- 0 659 -212"/>
                              <a:gd name="T115" fmla="*/ 659 h 913"/>
                              <a:gd name="T116" fmla="+- 0 5079 4869"/>
                              <a:gd name="T117" fmla="*/ T116 w 216"/>
                              <a:gd name="T118" fmla="+- 0 659 -212"/>
                              <a:gd name="T119" fmla="*/ 659 h 913"/>
                              <a:gd name="T120" fmla="+- 0 5073 4869"/>
                              <a:gd name="T121" fmla="*/ T120 w 216"/>
                              <a:gd name="T122" fmla="+- 0 665 -212"/>
                              <a:gd name="T123" fmla="*/ 665 h 913"/>
                              <a:gd name="T124" fmla="+- 0 5085 4869"/>
                              <a:gd name="T125" fmla="*/ T124 w 216"/>
                              <a:gd name="T126" fmla="+- 0 665 -212"/>
                              <a:gd name="T127" fmla="*/ 665 h 913"/>
                              <a:gd name="T128" fmla="+- 0 5085 4869"/>
                              <a:gd name="T129" fmla="*/ T128 w 216"/>
                              <a:gd name="T130" fmla="+- 0 659 -212"/>
                              <a:gd name="T131" fmla="*/ 659 h 913"/>
                              <a:gd name="T132" fmla="+- 0 4986 4869"/>
                              <a:gd name="T133" fmla="*/ T132 w 216"/>
                              <a:gd name="T134" fmla="+- 0 -212 -212"/>
                              <a:gd name="T135" fmla="*/ -212 h 913"/>
                              <a:gd name="T136" fmla="+- 0 4869 4869"/>
                              <a:gd name="T137" fmla="*/ T136 w 216"/>
                              <a:gd name="T138" fmla="+- 0 -177 -212"/>
                              <a:gd name="T139" fmla="*/ -177 h 913"/>
                              <a:gd name="T140" fmla="+- 0 4986 4869"/>
                              <a:gd name="T141" fmla="*/ T140 w 216"/>
                              <a:gd name="T142" fmla="+- 0 -142 -212"/>
                              <a:gd name="T143" fmla="*/ -142 h 913"/>
                              <a:gd name="T144" fmla="+- 0 4986 4869"/>
                              <a:gd name="T145" fmla="*/ T144 w 216"/>
                              <a:gd name="T146" fmla="+- 0 -171 -212"/>
                              <a:gd name="T147" fmla="*/ -171 h 913"/>
                              <a:gd name="T148" fmla="+- 0 4974 4869"/>
                              <a:gd name="T149" fmla="*/ T148 w 216"/>
                              <a:gd name="T150" fmla="+- 0 -171 -212"/>
                              <a:gd name="T151" fmla="*/ -171 h 913"/>
                              <a:gd name="T152" fmla="+- 0 4974 4869"/>
                              <a:gd name="T153" fmla="*/ T152 w 216"/>
                              <a:gd name="T154" fmla="+- 0 -183 -212"/>
                              <a:gd name="T155" fmla="*/ -183 h 913"/>
                              <a:gd name="T156" fmla="+- 0 4986 4869"/>
                              <a:gd name="T157" fmla="*/ T156 w 216"/>
                              <a:gd name="T158" fmla="+- 0 -183 -212"/>
                              <a:gd name="T159" fmla="*/ -183 h 913"/>
                              <a:gd name="T160" fmla="+- 0 4986 4869"/>
                              <a:gd name="T161" fmla="*/ T160 w 216"/>
                              <a:gd name="T162" fmla="+- 0 -212 -212"/>
                              <a:gd name="T163" fmla="*/ -212 h 913"/>
                              <a:gd name="T164" fmla="+- 0 4986 4869"/>
                              <a:gd name="T165" fmla="*/ T164 w 216"/>
                              <a:gd name="T166" fmla="+- 0 -183 -212"/>
                              <a:gd name="T167" fmla="*/ -183 h 913"/>
                              <a:gd name="T168" fmla="+- 0 4974 4869"/>
                              <a:gd name="T169" fmla="*/ T168 w 216"/>
                              <a:gd name="T170" fmla="+- 0 -183 -212"/>
                              <a:gd name="T171" fmla="*/ -183 h 913"/>
                              <a:gd name="T172" fmla="+- 0 4974 4869"/>
                              <a:gd name="T173" fmla="*/ T172 w 216"/>
                              <a:gd name="T174" fmla="+- 0 -171 -212"/>
                              <a:gd name="T175" fmla="*/ -171 h 913"/>
                              <a:gd name="T176" fmla="+- 0 4986 4869"/>
                              <a:gd name="T177" fmla="*/ T176 w 216"/>
                              <a:gd name="T178" fmla="+- 0 -171 -212"/>
                              <a:gd name="T179" fmla="*/ -171 h 913"/>
                              <a:gd name="T180" fmla="+- 0 4986 4869"/>
                              <a:gd name="T181" fmla="*/ T180 w 216"/>
                              <a:gd name="T182" fmla="+- 0 -183 -212"/>
                              <a:gd name="T183" fmla="*/ -183 h 913"/>
                              <a:gd name="T184" fmla="+- 0 5082 4869"/>
                              <a:gd name="T185" fmla="*/ T184 w 216"/>
                              <a:gd name="T186" fmla="+- 0 -183 -212"/>
                              <a:gd name="T187" fmla="*/ -183 h 913"/>
                              <a:gd name="T188" fmla="+- 0 4986 4869"/>
                              <a:gd name="T189" fmla="*/ T188 w 216"/>
                              <a:gd name="T190" fmla="+- 0 -183 -212"/>
                              <a:gd name="T191" fmla="*/ -183 h 913"/>
                              <a:gd name="T192" fmla="+- 0 4986 4869"/>
                              <a:gd name="T193" fmla="*/ T192 w 216"/>
                              <a:gd name="T194" fmla="+- 0 -171 -212"/>
                              <a:gd name="T195" fmla="*/ -171 h 913"/>
                              <a:gd name="T196" fmla="+- 0 5073 4869"/>
                              <a:gd name="T197" fmla="*/ T196 w 216"/>
                              <a:gd name="T198" fmla="+- 0 -171 -212"/>
                              <a:gd name="T199" fmla="*/ -171 h 913"/>
                              <a:gd name="T200" fmla="+- 0 5073 4869"/>
                              <a:gd name="T201" fmla="*/ T200 w 216"/>
                              <a:gd name="T202" fmla="+- 0 -177 -212"/>
                              <a:gd name="T203" fmla="*/ -177 h 913"/>
                              <a:gd name="T204" fmla="+- 0 5085 4869"/>
                              <a:gd name="T205" fmla="*/ T204 w 216"/>
                              <a:gd name="T206" fmla="+- 0 -177 -212"/>
                              <a:gd name="T207" fmla="*/ -177 h 913"/>
                              <a:gd name="T208" fmla="+- 0 5085 4869"/>
                              <a:gd name="T209" fmla="*/ T208 w 216"/>
                              <a:gd name="T210" fmla="+- 0 -180 -212"/>
                              <a:gd name="T211" fmla="*/ -180 h 913"/>
                              <a:gd name="T212" fmla="+- 0 5082 4869"/>
                              <a:gd name="T213" fmla="*/ T212 w 216"/>
                              <a:gd name="T214" fmla="+- 0 -183 -212"/>
                              <a:gd name="T215" fmla="*/ -183 h 913"/>
                              <a:gd name="T216" fmla="+- 0 5085 4869"/>
                              <a:gd name="T217" fmla="*/ T216 w 216"/>
                              <a:gd name="T218" fmla="+- 0 -177 -212"/>
                              <a:gd name="T219" fmla="*/ -177 h 913"/>
                              <a:gd name="T220" fmla="+- 0 5073 4869"/>
                              <a:gd name="T221" fmla="*/ T220 w 216"/>
                              <a:gd name="T222" fmla="+- 0 -177 -212"/>
                              <a:gd name="T223" fmla="*/ -177 h 913"/>
                              <a:gd name="T224" fmla="+- 0 5079 4869"/>
                              <a:gd name="T225" fmla="*/ T224 w 216"/>
                              <a:gd name="T226" fmla="+- 0 -171 -212"/>
                              <a:gd name="T227" fmla="*/ -171 h 913"/>
                              <a:gd name="T228" fmla="+- 0 5085 4869"/>
                              <a:gd name="T229" fmla="*/ T228 w 216"/>
                              <a:gd name="T230" fmla="+- 0 -171 -212"/>
                              <a:gd name="T231" fmla="*/ -171 h 913"/>
                              <a:gd name="T232" fmla="+- 0 5085 4869"/>
                              <a:gd name="T233" fmla="*/ T232 w 216"/>
                              <a:gd name="T234" fmla="+- 0 -177 -212"/>
                              <a:gd name="T235" fmla="*/ -177 h 9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16" h="913">
                                <a:moveTo>
                                  <a:pt x="128" y="842"/>
                                </a:moveTo>
                                <a:lnTo>
                                  <a:pt x="12" y="877"/>
                                </a:lnTo>
                                <a:lnTo>
                                  <a:pt x="128" y="912"/>
                                </a:lnTo>
                                <a:lnTo>
                                  <a:pt x="128" y="883"/>
                                </a:lnTo>
                                <a:lnTo>
                                  <a:pt x="117" y="883"/>
                                </a:lnTo>
                                <a:lnTo>
                                  <a:pt x="117" y="871"/>
                                </a:lnTo>
                                <a:lnTo>
                                  <a:pt x="128" y="871"/>
                                </a:lnTo>
                                <a:lnTo>
                                  <a:pt x="128" y="842"/>
                                </a:lnTo>
                                <a:close/>
                                <a:moveTo>
                                  <a:pt x="128" y="871"/>
                                </a:moveTo>
                                <a:lnTo>
                                  <a:pt x="117" y="871"/>
                                </a:lnTo>
                                <a:lnTo>
                                  <a:pt x="117" y="883"/>
                                </a:lnTo>
                                <a:lnTo>
                                  <a:pt x="128" y="883"/>
                                </a:lnTo>
                                <a:lnTo>
                                  <a:pt x="128" y="871"/>
                                </a:lnTo>
                                <a:close/>
                                <a:moveTo>
                                  <a:pt x="204" y="871"/>
                                </a:moveTo>
                                <a:lnTo>
                                  <a:pt x="128" y="871"/>
                                </a:lnTo>
                                <a:lnTo>
                                  <a:pt x="128" y="883"/>
                                </a:lnTo>
                                <a:lnTo>
                                  <a:pt x="213" y="883"/>
                                </a:lnTo>
                                <a:lnTo>
                                  <a:pt x="216" y="880"/>
                                </a:lnTo>
                                <a:lnTo>
                                  <a:pt x="216" y="877"/>
                                </a:lnTo>
                                <a:lnTo>
                                  <a:pt x="204" y="877"/>
                                </a:lnTo>
                                <a:lnTo>
                                  <a:pt x="204" y="871"/>
                                </a:lnTo>
                                <a:close/>
                                <a:moveTo>
                                  <a:pt x="204" y="35"/>
                                </a:moveTo>
                                <a:lnTo>
                                  <a:pt x="204" y="877"/>
                                </a:lnTo>
                                <a:lnTo>
                                  <a:pt x="210" y="871"/>
                                </a:lnTo>
                                <a:lnTo>
                                  <a:pt x="216" y="871"/>
                                </a:lnTo>
                                <a:lnTo>
                                  <a:pt x="216" y="41"/>
                                </a:lnTo>
                                <a:lnTo>
                                  <a:pt x="210" y="41"/>
                                </a:lnTo>
                                <a:lnTo>
                                  <a:pt x="204" y="35"/>
                                </a:lnTo>
                                <a:close/>
                                <a:moveTo>
                                  <a:pt x="216" y="871"/>
                                </a:moveTo>
                                <a:lnTo>
                                  <a:pt x="210" y="871"/>
                                </a:lnTo>
                                <a:lnTo>
                                  <a:pt x="204" y="877"/>
                                </a:lnTo>
                                <a:lnTo>
                                  <a:pt x="216" y="877"/>
                                </a:lnTo>
                                <a:lnTo>
                                  <a:pt x="216" y="871"/>
                                </a:lnTo>
                                <a:close/>
                                <a:moveTo>
                                  <a:pt x="117" y="0"/>
                                </a:moveTo>
                                <a:lnTo>
                                  <a:pt x="0" y="35"/>
                                </a:lnTo>
                                <a:lnTo>
                                  <a:pt x="117" y="70"/>
                                </a:lnTo>
                                <a:lnTo>
                                  <a:pt x="117" y="41"/>
                                </a:lnTo>
                                <a:lnTo>
                                  <a:pt x="105" y="41"/>
                                </a:lnTo>
                                <a:lnTo>
                                  <a:pt x="105" y="29"/>
                                </a:lnTo>
                                <a:lnTo>
                                  <a:pt x="117" y="29"/>
                                </a:lnTo>
                                <a:lnTo>
                                  <a:pt x="117" y="0"/>
                                </a:lnTo>
                                <a:close/>
                                <a:moveTo>
                                  <a:pt x="117" y="29"/>
                                </a:moveTo>
                                <a:lnTo>
                                  <a:pt x="105" y="29"/>
                                </a:lnTo>
                                <a:lnTo>
                                  <a:pt x="105" y="41"/>
                                </a:lnTo>
                                <a:lnTo>
                                  <a:pt x="117" y="41"/>
                                </a:lnTo>
                                <a:lnTo>
                                  <a:pt x="117" y="29"/>
                                </a:lnTo>
                                <a:close/>
                                <a:moveTo>
                                  <a:pt x="213" y="29"/>
                                </a:moveTo>
                                <a:lnTo>
                                  <a:pt x="117" y="29"/>
                                </a:lnTo>
                                <a:lnTo>
                                  <a:pt x="117" y="41"/>
                                </a:lnTo>
                                <a:lnTo>
                                  <a:pt x="204" y="41"/>
                                </a:lnTo>
                                <a:lnTo>
                                  <a:pt x="204" y="35"/>
                                </a:lnTo>
                                <a:lnTo>
                                  <a:pt x="216" y="35"/>
                                </a:lnTo>
                                <a:lnTo>
                                  <a:pt x="216" y="32"/>
                                </a:lnTo>
                                <a:lnTo>
                                  <a:pt x="213" y="29"/>
                                </a:lnTo>
                                <a:close/>
                                <a:moveTo>
                                  <a:pt x="216" y="35"/>
                                </a:moveTo>
                                <a:lnTo>
                                  <a:pt x="204" y="35"/>
                                </a:lnTo>
                                <a:lnTo>
                                  <a:pt x="210" y="41"/>
                                </a:lnTo>
                                <a:lnTo>
                                  <a:pt x="216" y="41"/>
                                </a:lnTo>
                                <a:lnTo>
                                  <a:pt x="216" y="3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 name="Picture 2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4800" y="76"/>
                            <a:ext cx="245" cy="2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4079" y="-835"/>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25" name="AutoShape 23"/>
                        <wps:cNvSpPr>
                          <a:spLocks/>
                        </wps:cNvSpPr>
                        <wps:spPr bwMode="auto">
                          <a:xfrm>
                            <a:off x="2302" y="-1054"/>
                            <a:ext cx="2094" cy="602"/>
                          </a:xfrm>
                          <a:custGeom>
                            <a:avLst/>
                            <a:gdLst>
                              <a:gd name="T0" fmla="+- 0 3851 2302"/>
                              <a:gd name="T1" fmla="*/ T0 w 2094"/>
                              <a:gd name="T2" fmla="+- 0 -464 -1054"/>
                              <a:gd name="T3" fmla="*/ -464 h 602"/>
                              <a:gd name="T4" fmla="+- 0 2413 2302"/>
                              <a:gd name="T5" fmla="*/ T4 w 2094"/>
                              <a:gd name="T6" fmla="+- 0 -1018 -1054"/>
                              <a:gd name="T7" fmla="*/ -1018 h 602"/>
                              <a:gd name="T8" fmla="+- 0 2415 2302"/>
                              <a:gd name="T9" fmla="*/ T8 w 2094"/>
                              <a:gd name="T10" fmla="+- 0 -1022 -1054"/>
                              <a:gd name="T11" fmla="*/ -1022 h 602"/>
                              <a:gd name="T12" fmla="+- 0 2424 2302"/>
                              <a:gd name="T13" fmla="*/ T12 w 2094"/>
                              <a:gd name="T14" fmla="+- 0 -1045 -1054"/>
                              <a:gd name="T15" fmla="*/ -1045 h 602"/>
                              <a:gd name="T16" fmla="+- 0 2302 2302"/>
                              <a:gd name="T17" fmla="*/ T16 w 2094"/>
                              <a:gd name="T18" fmla="+- 0 -1054 -1054"/>
                              <a:gd name="T19" fmla="*/ -1054 h 602"/>
                              <a:gd name="T20" fmla="+- 0 2399 2302"/>
                              <a:gd name="T21" fmla="*/ T20 w 2094"/>
                              <a:gd name="T22" fmla="+- 0 -980 -1054"/>
                              <a:gd name="T23" fmla="*/ -980 h 602"/>
                              <a:gd name="T24" fmla="+- 0 2409 2302"/>
                              <a:gd name="T25" fmla="*/ T24 w 2094"/>
                              <a:gd name="T26" fmla="+- 0 -1007 -1054"/>
                              <a:gd name="T27" fmla="*/ -1007 h 602"/>
                              <a:gd name="T28" fmla="+- 0 3847 2302"/>
                              <a:gd name="T29" fmla="*/ T28 w 2094"/>
                              <a:gd name="T30" fmla="+- 0 -453 -1054"/>
                              <a:gd name="T31" fmla="*/ -453 h 602"/>
                              <a:gd name="T32" fmla="+- 0 3851 2302"/>
                              <a:gd name="T33" fmla="*/ T32 w 2094"/>
                              <a:gd name="T34" fmla="+- 0 -464 -1054"/>
                              <a:gd name="T35" fmla="*/ -464 h 602"/>
                              <a:gd name="T36" fmla="+- 0 4396 2302"/>
                              <a:gd name="T37" fmla="*/ T36 w 2094"/>
                              <a:gd name="T38" fmla="+- 0 -575 -1054"/>
                              <a:gd name="T39" fmla="*/ -575 h 602"/>
                              <a:gd name="T40" fmla="+- 0 4367 2302"/>
                              <a:gd name="T41" fmla="*/ T40 w 2094"/>
                              <a:gd name="T42" fmla="+- 0 -575 -1054"/>
                              <a:gd name="T43" fmla="*/ -575 h 602"/>
                              <a:gd name="T44" fmla="+- 0 4367 2302"/>
                              <a:gd name="T45" fmla="*/ T44 w 2094"/>
                              <a:gd name="T46" fmla="+- 0 -969 -1054"/>
                              <a:gd name="T47" fmla="*/ -969 h 602"/>
                              <a:gd name="T48" fmla="+- 0 4355 2302"/>
                              <a:gd name="T49" fmla="*/ T48 w 2094"/>
                              <a:gd name="T50" fmla="+- 0 -969 -1054"/>
                              <a:gd name="T51" fmla="*/ -969 h 602"/>
                              <a:gd name="T52" fmla="+- 0 4355 2302"/>
                              <a:gd name="T53" fmla="*/ T52 w 2094"/>
                              <a:gd name="T54" fmla="+- 0 -575 -1054"/>
                              <a:gd name="T55" fmla="*/ -575 h 602"/>
                              <a:gd name="T56" fmla="+- 0 4326 2302"/>
                              <a:gd name="T57" fmla="*/ T56 w 2094"/>
                              <a:gd name="T58" fmla="+- 0 -575 -1054"/>
                              <a:gd name="T59" fmla="*/ -575 h 602"/>
                              <a:gd name="T60" fmla="+- 0 4361 2302"/>
                              <a:gd name="T61" fmla="*/ T60 w 2094"/>
                              <a:gd name="T62" fmla="+- 0 -459 -1054"/>
                              <a:gd name="T63" fmla="*/ -459 h 602"/>
                              <a:gd name="T64" fmla="+- 0 4392 2302"/>
                              <a:gd name="T65" fmla="*/ T64 w 2094"/>
                              <a:gd name="T66" fmla="+- 0 -563 -1054"/>
                              <a:gd name="T67" fmla="*/ -563 h 602"/>
                              <a:gd name="T68" fmla="+- 0 4396 2302"/>
                              <a:gd name="T69" fmla="*/ T68 w 2094"/>
                              <a:gd name="T70" fmla="+- 0 -575 -1054"/>
                              <a:gd name="T71" fmla="*/ -575 h 6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94" h="602">
                                <a:moveTo>
                                  <a:pt x="1549" y="590"/>
                                </a:moveTo>
                                <a:lnTo>
                                  <a:pt x="111" y="36"/>
                                </a:lnTo>
                                <a:lnTo>
                                  <a:pt x="113" y="32"/>
                                </a:lnTo>
                                <a:lnTo>
                                  <a:pt x="122" y="9"/>
                                </a:lnTo>
                                <a:lnTo>
                                  <a:pt x="0" y="0"/>
                                </a:lnTo>
                                <a:lnTo>
                                  <a:pt x="97" y="74"/>
                                </a:lnTo>
                                <a:lnTo>
                                  <a:pt x="107" y="47"/>
                                </a:lnTo>
                                <a:lnTo>
                                  <a:pt x="1545" y="601"/>
                                </a:lnTo>
                                <a:lnTo>
                                  <a:pt x="1549" y="590"/>
                                </a:lnTo>
                                <a:moveTo>
                                  <a:pt x="2094" y="479"/>
                                </a:moveTo>
                                <a:lnTo>
                                  <a:pt x="2065" y="479"/>
                                </a:lnTo>
                                <a:lnTo>
                                  <a:pt x="2065" y="85"/>
                                </a:lnTo>
                                <a:lnTo>
                                  <a:pt x="2053" y="85"/>
                                </a:lnTo>
                                <a:lnTo>
                                  <a:pt x="2053" y="479"/>
                                </a:lnTo>
                                <a:lnTo>
                                  <a:pt x="2024" y="479"/>
                                </a:lnTo>
                                <a:lnTo>
                                  <a:pt x="2059" y="595"/>
                                </a:lnTo>
                                <a:lnTo>
                                  <a:pt x="2090" y="491"/>
                                </a:lnTo>
                                <a:lnTo>
                                  <a:pt x="2094" y="479"/>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6" name="Picture 2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2625" y="-850"/>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27" name="Freeform 21"/>
                        <wps:cNvSpPr>
                          <a:spLocks/>
                        </wps:cNvSpPr>
                        <wps:spPr bwMode="auto">
                          <a:xfrm>
                            <a:off x="3853" y="384"/>
                            <a:ext cx="1017" cy="556"/>
                          </a:xfrm>
                          <a:custGeom>
                            <a:avLst/>
                            <a:gdLst>
                              <a:gd name="T0" fmla="+- 0 4869 3853"/>
                              <a:gd name="T1" fmla="*/ T0 w 1017"/>
                              <a:gd name="T2" fmla="+- 0 384 384"/>
                              <a:gd name="T3" fmla="*/ 384 h 556"/>
                              <a:gd name="T4" fmla="+- 0 3853 3853"/>
                              <a:gd name="T5" fmla="*/ T4 w 1017"/>
                              <a:gd name="T6" fmla="+- 0 384 384"/>
                              <a:gd name="T7" fmla="*/ 384 h 556"/>
                              <a:gd name="T8" fmla="+- 0 3853 3853"/>
                              <a:gd name="T9" fmla="*/ T8 w 1017"/>
                              <a:gd name="T10" fmla="+- 0 909 384"/>
                              <a:gd name="T11" fmla="*/ 909 h 556"/>
                              <a:gd name="T12" fmla="+- 0 3961 3853"/>
                              <a:gd name="T13" fmla="*/ T12 w 1017"/>
                              <a:gd name="T14" fmla="+- 0 927 384"/>
                              <a:gd name="T15" fmla="*/ 927 h 556"/>
                              <a:gd name="T16" fmla="+- 0 4055 3853"/>
                              <a:gd name="T17" fmla="*/ T16 w 1017"/>
                              <a:gd name="T18" fmla="+- 0 937 384"/>
                              <a:gd name="T19" fmla="*/ 937 h 556"/>
                              <a:gd name="T20" fmla="+- 0 4136 3853"/>
                              <a:gd name="T21" fmla="*/ T20 w 1017"/>
                              <a:gd name="T22" fmla="+- 0 939 384"/>
                              <a:gd name="T23" fmla="*/ 939 h 556"/>
                              <a:gd name="T24" fmla="+- 0 4172 3853"/>
                              <a:gd name="T25" fmla="*/ T24 w 1017"/>
                              <a:gd name="T26" fmla="+- 0 938 384"/>
                              <a:gd name="T27" fmla="*/ 938 h 556"/>
                              <a:gd name="T28" fmla="+- 0 4240 3853"/>
                              <a:gd name="T29" fmla="*/ T28 w 1017"/>
                              <a:gd name="T30" fmla="+- 0 932 384"/>
                              <a:gd name="T31" fmla="*/ 932 h 556"/>
                              <a:gd name="T32" fmla="+- 0 4302 3853"/>
                              <a:gd name="T33" fmla="*/ T32 w 1017"/>
                              <a:gd name="T34" fmla="+- 0 922 384"/>
                              <a:gd name="T35" fmla="*/ 922 h 556"/>
                              <a:gd name="T36" fmla="+- 0 4361 3853"/>
                              <a:gd name="T37" fmla="*/ T36 w 1017"/>
                              <a:gd name="T38" fmla="+- 0 909 384"/>
                              <a:gd name="T39" fmla="*/ 909 h 556"/>
                              <a:gd name="T40" fmla="+- 0 4482 3853"/>
                              <a:gd name="T41" fmla="*/ T40 w 1017"/>
                              <a:gd name="T42" fmla="+- 0 878 384"/>
                              <a:gd name="T43" fmla="*/ 878 h 556"/>
                              <a:gd name="T44" fmla="+- 0 4515 3853"/>
                              <a:gd name="T45" fmla="*/ T44 w 1017"/>
                              <a:gd name="T46" fmla="+- 0 871 384"/>
                              <a:gd name="T47" fmla="*/ 871 h 556"/>
                              <a:gd name="T48" fmla="+- 0 4586 3853"/>
                              <a:gd name="T49" fmla="*/ T48 w 1017"/>
                              <a:gd name="T50" fmla="+- 0 857 384"/>
                              <a:gd name="T51" fmla="*/ 857 h 556"/>
                              <a:gd name="T52" fmla="+- 0 4667 3853"/>
                              <a:gd name="T53" fmla="*/ T52 w 1017"/>
                              <a:gd name="T54" fmla="+- 0 846 384"/>
                              <a:gd name="T55" fmla="*/ 846 h 556"/>
                              <a:gd name="T56" fmla="+- 0 4760 3853"/>
                              <a:gd name="T57" fmla="*/ T56 w 1017"/>
                              <a:gd name="T58" fmla="+- 0 838 384"/>
                              <a:gd name="T59" fmla="*/ 838 h 556"/>
                              <a:gd name="T60" fmla="+- 0 4869 3853"/>
                              <a:gd name="T61" fmla="*/ T60 w 1017"/>
                              <a:gd name="T62" fmla="+- 0 835 384"/>
                              <a:gd name="T63" fmla="*/ 835 h 556"/>
                              <a:gd name="T64" fmla="+- 0 4869 3853"/>
                              <a:gd name="T65" fmla="*/ T64 w 1017"/>
                              <a:gd name="T66" fmla="+- 0 384 384"/>
                              <a:gd name="T67" fmla="*/ 38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17" h="556">
                                <a:moveTo>
                                  <a:pt x="1016" y="0"/>
                                </a:moveTo>
                                <a:lnTo>
                                  <a:pt x="0" y="0"/>
                                </a:lnTo>
                                <a:lnTo>
                                  <a:pt x="0" y="525"/>
                                </a:lnTo>
                                <a:lnTo>
                                  <a:pt x="108" y="543"/>
                                </a:lnTo>
                                <a:lnTo>
                                  <a:pt x="202" y="553"/>
                                </a:lnTo>
                                <a:lnTo>
                                  <a:pt x="283" y="555"/>
                                </a:lnTo>
                                <a:lnTo>
                                  <a:pt x="319" y="554"/>
                                </a:lnTo>
                                <a:lnTo>
                                  <a:pt x="387" y="548"/>
                                </a:lnTo>
                                <a:lnTo>
                                  <a:pt x="449" y="538"/>
                                </a:lnTo>
                                <a:lnTo>
                                  <a:pt x="508" y="525"/>
                                </a:lnTo>
                                <a:lnTo>
                                  <a:pt x="629" y="494"/>
                                </a:lnTo>
                                <a:lnTo>
                                  <a:pt x="662" y="487"/>
                                </a:lnTo>
                                <a:lnTo>
                                  <a:pt x="733" y="473"/>
                                </a:lnTo>
                                <a:lnTo>
                                  <a:pt x="814" y="462"/>
                                </a:lnTo>
                                <a:lnTo>
                                  <a:pt x="907" y="454"/>
                                </a:lnTo>
                                <a:lnTo>
                                  <a:pt x="1016" y="451"/>
                                </a:lnTo>
                                <a:lnTo>
                                  <a:pt x="1016" y="0"/>
                                </a:lnTo>
                                <a:close/>
                              </a:path>
                            </a:pathLst>
                          </a:custGeom>
                          <a:solidFill>
                            <a:srgbClr val="CC9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0"/>
                        <wps:cNvSpPr>
                          <a:spLocks/>
                        </wps:cNvSpPr>
                        <wps:spPr bwMode="auto">
                          <a:xfrm>
                            <a:off x="3853" y="384"/>
                            <a:ext cx="1017" cy="556"/>
                          </a:xfrm>
                          <a:custGeom>
                            <a:avLst/>
                            <a:gdLst>
                              <a:gd name="T0" fmla="+- 0 3853 3853"/>
                              <a:gd name="T1" fmla="*/ T0 w 1017"/>
                              <a:gd name="T2" fmla="+- 0 384 384"/>
                              <a:gd name="T3" fmla="*/ 384 h 556"/>
                              <a:gd name="T4" fmla="+- 0 4869 3853"/>
                              <a:gd name="T5" fmla="*/ T4 w 1017"/>
                              <a:gd name="T6" fmla="+- 0 384 384"/>
                              <a:gd name="T7" fmla="*/ 384 h 556"/>
                              <a:gd name="T8" fmla="+- 0 4869 3853"/>
                              <a:gd name="T9" fmla="*/ T8 w 1017"/>
                              <a:gd name="T10" fmla="+- 0 835 384"/>
                              <a:gd name="T11" fmla="*/ 835 h 556"/>
                              <a:gd name="T12" fmla="+- 0 4812 3853"/>
                              <a:gd name="T13" fmla="*/ T12 w 1017"/>
                              <a:gd name="T14" fmla="+- 0 836 384"/>
                              <a:gd name="T15" fmla="*/ 836 h 556"/>
                              <a:gd name="T16" fmla="+- 0 4760 3853"/>
                              <a:gd name="T17" fmla="*/ T16 w 1017"/>
                              <a:gd name="T18" fmla="+- 0 838 384"/>
                              <a:gd name="T19" fmla="*/ 838 h 556"/>
                              <a:gd name="T20" fmla="+- 0 4667 3853"/>
                              <a:gd name="T21" fmla="*/ T20 w 1017"/>
                              <a:gd name="T22" fmla="+- 0 846 384"/>
                              <a:gd name="T23" fmla="*/ 846 h 556"/>
                              <a:gd name="T24" fmla="+- 0 4586 3853"/>
                              <a:gd name="T25" fmla="*/ T24 w 1017"/>
                              <a:gd name="T26" fmla="+- 0 857 384"/>
                              <a:gd name="T27" fmla="*/ 857 h 556"/>
                              <a:gd name="T28" fmla="+- 0 4515 3853"/>
                              <a:gd name="T29" fmla="*/ T28 w 1017"/>
                              <a:gd name="T30" fmla="+- 0 871 384"/>
                              <a:gd name="T31" fmla="*/ 871 h 556"/>
                              <a:gd name="T32" fmla="+- 0 4450 3853"/>
                              <a:gd name="T33" fmla="*/ T32 w 1017"/>
                              <a:gd name="T34" fmla="+- 0 886 384"/>
                              <a:gd name="T35" fmla="*/ 886 h 556"/>
                              <a:gd name="T36" fmla="+- 0 4390 3853"/>
                              <a:gd name="T37" fmla="*/ T36 w 1017"/>
                              <a:gd name="T38" fmla="+- 0 901 384"/>
                              <a:gd name="T39" fmla="*/ 901 h 556"/>
                              <a:gd name="T40" fmla="+- 0 4361 3853"/>
                              <a:gd name="T41" fmla="*/ T40 w 1017"/>
                              <a:gd name="T42" fmla="+- 0 909 384"/>
                              <a:gd name="T43" fmla="*/ 909 h 556"/>
                              <a:gd name="T44" fmla="+- 0 4302 3853"/>
                              <a:gd name="T45" fmla="*/ T44 w 1017"/>
                              <a:gd name="T46" fmla="+- 0 922 384"/>
                              <a:gd name="T47" fmla="*/ 922 h 556"/>
                              <a:gd name="T48" fmla="+- 0 4240 3853"/>
                              <a:gd name="T49" fmla="*/ T48 w 1017"/>
                              <a:gd name="T50" fmla="+- 0 932 384"/>
                              <a:gd name="T51" fmla="*/ 932 h 556"/>
                              <a:gd name="T52" fmla="+- 0 4172 3853"/>
                              <a:gd name="T53" fmla="*/ T52 w 1017"/>
                              <a:gd name="T54" fmla="+- 0 938 384"/>
                              <a:gd name="T55" fmla="*/ 938 h 556"/>
                              <a:gd name="T56" fmla="+- 0 4136 3853"/>
                              <a:gd name="T57" fmla="*/ T56 w 1017"/>
                              <a:gd name="T58" fmla="+- 0 939 384"/>
                              <a:gd name="T59" fmla="*/ 939 h 556"/>
                              <a:gd name="T60" fmla="+- 0 4097 3853"/>
                              <a:gd name="T61" fmla="*/ T60 w 1017"/>
                              <a:gd name="T62" fmla="+- 0 939 384"/>
                              <a:gd name="T63" fmla="*/ 939 h 556"/>
                              <a:gd name="T64" fmla="+- 0 4010 3853"/>
                              <a:gd name="T65" fmla="*/ T64 w 1017"/>
                              <a:gd name="T66" fmla="+- 0 933 384"/>
                              <a:gd name="T67" fmla="*/ 933 h 556"/>
                              <a:gd name="T68" fmla="+- 0 3909 3853"/>
                              <a:gd name="T69" fmla="*/ T68 w 1017"/>
                              <a:gd name="T70" fmla="+- 0 919 384"/>
                              <a:gd name="T71" fmla="*/ 919 h 556"/>
                              <a:gd name="T72" fmla="+- 0 3853 3853"/>
                              <a:gd name="T73" fmla="*/ T72 w 1017"/>
                              <a:gd name="T74" fmla="+- 0 909 384"/>
                              <a:gd name="T75" fmla="*/ 909 h 556"/>
                              <a:gd name="T76" fmla="+- 0 3853 3853"/>
                              <a:gd name="T77" fmla="*/ T76 w 1017"/>
                              <a:gd name="T78" fmla="+- 0 384 384"/>
                              <a:gd name="T79" fmla="*/ 384 h 5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17" h="556">
                                <a:moveTo>
                                  <a:pt x="0" y="0"/>
                                </a:moveTo>
                                <a:lnTo>
                                  <a:pt x="1016" y="0"/>
                                </a:lnTo>
                                <a:lnTo>
                                  <a:pt x="1016" y="451"/>
                                </a:lnTo>
                                <a:lnTo>
                                  <a:pt x="959" y="452"/>
                                </a:lnTo>
                                <a:lnTo>
                                  <a:pt x="907" y="454"/>
                                </a:lnTo>
                                <a:lnTo>
                                  <a:pt x="814" y="462"/>
                                </a:lnTo>
                                <a:lnTo>
                                  <a:pt x="733" y="473"/>
                                </a:lnTo>
                                <a:lnTo>
                                  <a:pt x="662" y="487"/>
                                </a:lnTo>
                                <a:lnTo>
                                  <a:pt x="597" y="502"/>
                                </a:lnTo>
                                <a:lnTo>
                                  <a:pt x="537" y="517"/>
                                </a:lnTo>
                                <a:lnTo>
                                  <a:pt x="508" y="525"/>
                                </a:lnTo>
                                <a:lnTo>
                                  <a:pt x="449" y="538"/>
                                </a:lnTo>
                                <a:lnTo>
                                  <a:pt x="387" y="548"/>
                                </a:lnTo>
                                <a:lnTo>
                                  <a:pt x="319" y="554"/>
                                </a:lnTo>
                                <a:lnTo>
                                  <a:pt x="283" y="555"/>
                                </a:lnTo>
                                <a:lnTo>
                                  <a:pt x="244" y="555"/>
                                </a:lnTo>
                                <a:lnTo>
                                  <a:pt x="157" y="549"/>
                                </a:lnTo>
                                <a:lnTo>
                                  <a:pt x="56" y="535"/>
                                </a:lnTo>
                                <a:lnTo>
                                  <a:pt x="0" y="525"/>
                                </a:lnTo>
                                <a:lnTo>
                                  <a:pt x="0" y="0"/>
                                </a:lnTo>
                                <a:close/>
                              </a:path>
                            </a:pathLst>
                          </a:custGeom>
                          <a:noFill/>
                          <a:ln w="740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AutoShape 19"/>
                        <wps:cNvSpPr>
                          <a:spLocks/>
                        </wps:cNvSpPr>
                        <wps:spPr bwMode="auto">
                          <a:xfrm>
                            <a:off x="1148" y="-1219"/>
                            <a:ext cx="2705" cy="1919"/>
                          </a:xfrm>
                          <a:custGeom>
                            <a:avLst/>
                            <a:gdLst>
                              <a:gd name="T0" fmla="+- 0 3736 1148"/>
                              <a:gd name="T1" fmla="*/ T0 w 2705"/>
                              <a:gd name="T2" fmla="+- 0 630 -1219"/>
                              <a:gd name="T3" fmla="*/ 630 h 1919"/>
                              <a:gd name="T4" fmla="+- 0 3736 1148"/>
                              <a:gd name="T5" fmla="*/ T4 w 2705"/>
                              <a:gd name="T6" fmla="+- 0 700 -1219"/>
                              <a:gd name="T7" fmla="*/ 700 h 1919"/>
                              <a:gd name="T8" fmla="+- 0 3833 1148"/>
                              <a:gd name="T9" fmla="*/ T8 w 2705"/>
                              <a:gd name="T10" fmla="+- 0 671 -1219"/>
                              <a:gd name="T11" fmla="*/ 671 h 1919"/>
                              <a:gd name="T12" fmla="+- 0 3748 1148"/>
                              <a:gd name="T13" fmla="*/ T12 w 2705"/>
                              <a:gd name="T14" fmla="+- 0 671 -1219"/>
                              <a:gd name="T15" fmla="*/ 671 h 1919"/>
                              <a:gd name="T16" fmla="+- 0 3748 1148"/>
                              <a:gd name="T17" fmla="*/ T16 w 2705"/>
                              <a:gd name="T18" fmla="+- 0 659 -1219"/>
                              <a:gd name="T19" fmla="*/ 659 h 1919"/>
                              <a:gd name="T20" fmla="+- 0 3833 1148"/>
                              <a:gd name="T21" fmla="*/ T20 w 2705"/>
                              <a:gd name="T22" fmla="+- 0 659 -1219"/>
                              <a:gd name="T23" fmla="*/ 659 h 1919"/>
                              <a:gd name="T24" fmla="+- 0 3736 1148"/>
                              <a:gd name="T25" fmla="*/ T24 w 2705"/>
                              <a:gd name="T26" fmla="+- 0 630 -1219"/>
                              <a:gd name="T27" fmla="*/ 630 h 1919"/>
                              <a:gd name="T28" fmla="+- 0 1306 1148"/>
                              <a:gd name="T29" fmla="*/ T28 w 2705"/>
                              <a:gd name="T30" fmla="+- 0 -1219 -1219"/>
                              <a:gd name="T31" fmla="*/ -1219 h 1919"/>
                              <a:gd name="T32" fmla="+- 0 1151 1148"/>
                              <a:gd name="T33" fmla="*/ T32 w 2705"/>
                              <a:gd name="T34" fmla="+- 0 -1219 -1219"/>
                              <a:gd name="T35" fmla="*/ -1219 h 1919"/>
                              <a:gd name="T36" fmla="+- 0 1148 1148"/>
                              <a:gd name="T37" fmla="*/ T36 w 2705"/>
                              <a:gd name="T38" fmla="+- 0 -1216 -1219"/>
                              <a:gd name="T39" fmla="*/ -1216 h 1919"/>
                              <a:gd name="T40" fmla="+- 0 1148 1148"/>
                              <a:gd name="T41" fmla="*/ T40 w 2705"/>
                              <a:gd name="T42" fmla="+- 0 668 -1219"/>
                              <a:gd name="T43" fmla="*/ 668 h 1919"/>
                              <a:gd name="T44" fmla="+- 0 1151 1148"/>
                              <a:gd name="T45" fmla="*/ T44 w 2705"/>
                              <a:gd name="T46" fmla="+- 0 671 -1219"/>
                              <a:gd name="T47" fmla="*/ 671 h 1919"/>
                              <a:gd name="T48" fmla="+- 0 3736 1148"/>
                              <a:gd name="T49" fmla="*/ T48 w 2705"/>
                              <a:gd name="T50" fmla="+- 0 671 -1219"/>
                              <a:gd name="T51" fmla="*/ 671 h 1919"/>
                              <a:gd name="T52" fmla="+- 0 3736 1148"/>
                              <a:gd name="T53" fmla="*/ T52 w 2705"/>
                              <a:gd name="T54" fmla="+- 0 665 -1219"/>
                              <a:gd name="T55" fmla="*/ 665 h 1919"/>
                              <a:gd name="T56" fmla="+- 0 1160 1148"/>
                              <a:gd name="T57" fmla="*/ T56 w 2705"/>
                              <a:gd name="T58" fmla="+- 0 665 -1219"/>
                              <a:gd name="T59" fmla="*/ 665 h 1919"/>
                              <a:gd name="T60" fmla="+- 0 1154 1148"/>
                              <a:gd name="T61" fmla="*/ T60 w 2705"/>
                              <a:gd name="T62" fmla="+- 0 659 -1219"/>
                              <a:gd name="T63" fmla="*/ 659 h 1919"/>
                              <a:gd name="T64" fmla="+- 0 1160 1148"/>
                              <a:gd name="T65" fmla="*/ T64 w 2705"/>
                              <a:gd name="T66" fmla="+- 0 659 -1219"/>
                              <a:gd name="T67" fmla="*/ 659 h 1919"/>
                              <a:gd name="T68" fmla="+- 0 1160 1148"/>
                              <a:gd name="T69" fmla="*/ T68 w 2705"/>
                              <a:gd name="T70" fmla="+- 0 -1207 -1219"/>
                              <a:gd name="T71" fmla="*/ -1207 h 1919"/>
                              <a:gd name="T72" fmla="+- 0 1154 1148"/>
                              <a:gd name="T73" fmla="*/ T72 w 2705"/>
                              <a:gd name="T74" fmla="+- 0 -1207 -1219"/>
                              <a:gd name="T75" fmla="*/ -1207 h 1919"/>
                              <a:gd name="T76" fmla="+- 0 1160 1148"/>
                              <a:gd name="T77" fmla="*/ T76 w 2705"/>
                              <a:gd name="T78" fmla="+- 0 -1213 -1219"/>
                              <a:gd name="T79" fmla="*/ -1213 h 1919"/>
                              <a:gd name="T80" fmla="+- 0 1306 1148"/>
                              <a:gd name="T81" fmla="*/ T80 w 2705"/>
                              <a:gd name="T82" fmla="+- 0 -1213 -1219"/>
                              <a:gd name="T83" fmla="*/ -1213 h 1919"/>
                              <a:gd name="T84" fmla="+- 0 1306 1148"/>
                              <a:gd name="T85" fmla="*/ T84 w 2705"/>
                              <a:gd name="T86" fmla="+- 0 -1219 -1219"/>
                              <a:gd name="T87" fmla="*/ -1219 h 1919"/>
                              <a:gd name="T88" fmla="+- 0 3833 1148"/>
                              <a:gd name="T89" fmla="*/ T88 w 2705"/>
                              <a:gd name="T90" fmla="+- 0 659 -1219"/>
                              <a:gd name="T91" fmla="*/ 659 h 1919"/>
                              <a:gd name="T92" fmla="+- 0 3748 1148"/>
                              <a:gd name="T93" fmla="*/ T92 w 2705"/>
                              <a:gd name="T94" fmla="+- 0 659 -1219"/>
                              <a:gd name="T95" fmla="*/ 659 h 1919"/>
                              <a:gd name="T96" fmla="+- 0 3748 1148"/>
                              <a:gd name="T97" fmla="*/ T96 w 2705"/>
                              <a:gd name="T98" fmla="+- 0 671 -1219"/>
                              <a:gd name="T99" fmla="*/ 671 h 1919"/>
                              <a:gd name="T100" fmla="+- 0 3833 1148"/>
                              <a:gd name="T101" fmla="*/ T100 w 2705"/>
                              <a:gd name="T102" fmla="+- 0 671 -1219"/>
                              <a:gd name="T103" fmla="*/ 671 h 1919"/>
                              <a:gd name="T104" fmla="+- 0 3853 1148"/>
                              <a:gd name="T105" fmla="*/ T104 w 2705"/>
                              <a:gd name="T106" fmla="+- 0 665 -1219"/>
                              <a:gd name="T107" fmla="*/ 665 h 1919"/>
                              <a:gd name="T108" fmla="+- 0 3833 1148"/>
                              <a:gd name="T109" fmla="*/ T108 w 2705"/>
                              <a:gd name="T110" fmla="+- 0 659 -1219"/>
                              <a:gd name="T111" fmla="*/ 659 h 1919"/>
                              <a:gd name="T112" fmla="+- 0 1160 1148"/>
                              <a:gd name="T113" fmla="*/ T112 w 2705"/>
                              <a:gd name="T114" fmla="+- 0 659 -1219"/>
                              <a:gd name="T115" fmla="*/ 659 h 1919"/>
                              <a:gd name="T116" fmla="+- 0 1154 1148"/>
                              <a:gd name="T117" fmla="*/ T116 w 2705"/>
                              <a:gd name="T118" fmla="+- 0 659 -1219"/>
                              <a:gd name="T119" fmla="*/ 659 h 1919"/>
                              <a:gd name="T120" fmla="+- 0 1160 1148"/>
                              <a:gd name="T121" fmla="*/ T120 w 2705"/>
                              <a:gd name="T122" fmla="+- 0 665 -1219"/>
                              <a:gd name="T123" fmla="*/ 665 h 1919"/>
                              <a:gd name="T124" fmla="+- 0 1160 1148"/>
                              <a:gd name="T125" fmla="*/ T124 w 2705"/>
                              <a:gd name="T126" fmla="+- 0 659 -1219"/>
                              <a:gd name="T127" fmla="*/ 659 h 1919"/>
                              <a:gd name="T128" fmla="+- 0 3736 1148"/>
                              <a:gd name="T129" fmla="*/ T128 w 2705"/>
                              <a:gd name="T130" fmla="+- 0 659 -1219"/>
                              <a:gd name="T131" fmla="*/ 659 h 1919"/>
                              <a:gd name="T132" fmla="+- 0 1160 1148"/>
                              <a:gd name="T133" fmla="*/ T132 w 2705"/>
                              <a:gd name="T134" fmla="+- 0 659 -1219"/>
                              <a:gd name="T135" fmla="*/ 659 h 1919"/>
                              <a:gd name="T136" fmla="+- 0 1160 1148"/>
                              <a:gd name="T137" fmla="*/ T136 w 2705"/>
                              <a:gd name="T138" fmla="+- 0 665 -1219"/>
                              <a:gd name="T139" fmla="*/ 665 h 1919"/>
                              <a:gd name="T140" fmla="+- 0 3736 1148"/>
                              <a:gd name="T141" fmla="*/ T140 w 2705"/>
                              <a:gd name="T142" fmla="+- 0 665 -1219"/>
                              <a:gd name="T143" fmla="*/ 665 h 1919"/>
                              <a:gd name="T144" fmla="+- 0 3736 1148"/>
                              <a:gd name="T145" fmla="*/ T144 w 2705"/>
                              <a:gd name="T146" fmla="+- 0 659 -1219"/>
                              <a:gd name="T147" fmla="*/ 659 h 1919"/>
                              <a:gd name="T148" fmla="+- 0 1160 1148"/>
                              <a:gd name="T149" fmla="*/ T148 w 2705"/>
                              <a:gd name="T150" fmla="+- 0 -1213 -1219"/>
                              <a:gd name="T151" fmla="*/ -1213 h 1919"/>
                              <a:gd name="T152" fmla="+- 0 1154 1148"/>
                              <a:gd name="T153" fmla="*/ T152 w 2705"/>
                              <a:gd name="T154" fmla="+- 0 -1207 -1219"/>
                              <a:gd name="T155" fmla="*/ -1207 h 1919"/>
                              <a:gd name="T156" fmla="+- 0 1160 1148"/>
                              <a:gd name="T157" fmla="*/ T156 w 2705"/>
                              <a:gd name="T158" fmla="+- 0 -1207 -1219"/>
                              <a:gd name="T159" fmla="*/ -1207 h 1919"/>
                              <a:gd name="T160" fmla="+- 0 1160 1148"/>
                              <a:gd name="T161" fmla="*/ T160 w 2705"/>
                              <a:gd name="T162" fmla="+- 0 -1213 -1219"/>
                              <a:gd name="T163" fmla="*/ -1213 h 1919"/>
                              <a:gd name="T164" fmla="+- 0 1306 1148"/>
                              <a:gd name="T165" fmla="*/ T164 w 2705"/>
                              <a:gd name="T166" fmla="+- 0 -1213 -1219"/>
                              <a:gd name="T167" fmla="*/ -1213 h 1919"/>
                              <a:gd name="T168" fmla="+- 0 1160 1148"/>
                              <a:gd name="T169" fmla="*/ T168 w 2705"/>
                              <a:gd name="T170" fmla="+- 0 -1213 -1219"/>
                              <a:gd name="T171" fmla="*/ -1213 h 1919"/>
                              <a:gd name="T172" fmla="+- 0 1160 1148"/>
                              <a:gd name="T173" fmla="*/ T172 w 2705"/>
                              <a:gd name="T174" fmla="+- 0 -1207 -1219"/>
                              <a:gd name="T175" fmla="*/ -1207 h 1919"/>
                              <a:gd name="T176" fmla="+- 0 1306 1148"/>
                              <a:gd name="T177" fmla="*/ T176 w 2705"/>
                              <a:gd name="T178" fmla="+- 0 -1207 -1219"/>
                              <a:gd name="T179" fmla="*/ -1207 h 1919"/>
                              <a:gd name="T180" fmla="+- 0 1306 1148"/>
                              <a:gd name="T181" fmla="*/ T180 w 2705"/>
                              <a:gd name="T182" fmla="+- 0 -1213 -1219"/>
                              <a:gd name="T183" fmla="*/ -1213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2705" h="1919">
                                <a:moveTo>
                                  <a:pt x="2588" y="1849"/>
                                </a:moveTo>
                                <a:lnTo>
                                  <a:pt x="2588" y="1919"/>
                                </a:lnTo>
                                <a:lnTo>
                                  <a:pt x="2685" y="1890"/>
                                </a:lnTo>
                                <a:lnTo>
                                  <a:pt x="2600" y="1890"/>
                                </a:lnTo>
                                <a:lnTo>
                                  <a:pt x="2600" y="1878"/>
                                </a:lnTo>
                                <a:lnTo>
                                  <a:pt x="2685" y="1878"/>
                                </a:lnTo>
                                <a:lnTo>
                                  <a:pt x="2588" y="1849"/>
                                </a:lnTo>
                                <a:close/>
                                <a:moveTo>
                                  <a:pt x="158" y="0"/>
                                </a:moveTo>
                                <a:lnTo>
                                  <a:pt x="3" y="0"/>
                                </a:lnTo>
                                <a:lnTo>
                                  <a:pt x="0" y="3"/>
                                </a:lnTo>
                                <a:lnTo>
                                  <a:pt x="0" y="1887"/>
                                </a:lnTo>
                                <a:lnTo>
                                  <a:pt x="3" y="1890"/>
                                </a:lnTo>
                                <a:lnTo>
                                  <a:pt x="2588" y="1890"/>
                                </a:lnTo>
                                <a:lnTo>
                                  <a:pt x="2588" y="1884"/>
                                </a:lnTo>
                                <a:lnTo>
                                  <a:pt x="12" y="1884"/>
                                </a:lnTo>
                                <a:lnTo>
                                  <a:pt x="6" y="1878"/>
                                </a:lnTo>
                                <a:lnTo>
                                  <a:pt x="12" y="1878"/>
                                </a:lnTo>
                                <a:lnTo>
                                  <a:pt x="12" y="12"/>
                                </a:lnTo>
                                <a:lnTo>
                                  <a:pt x="6" y="12"/>
                                </a:lnTo>
                                <a:lnTo>
                                  <a:pt x="12" y="6"/>
                                </a:lnTo>
                                <a:lnTo>
                                  <a:pt x="158" y="6"/>
                                </a:lnTo>
                                <a:lnTo>
                                  <a:pt x="158" y="0"/>
                                </a:lnTo>
                                <a:close/>
                                <a:moveTo>
                                  <a:pt x="2685" y="1878"/>
                                </a:moveTo>
                                <a:lnTo>
                                  <a:pt x="2600" y="1878"/>
                                </a:lnTo>
                                <a:lnTo>
                                  <a:pt x="2600" y="1890"/>
                                </a:lnTo>
                                <a:lnTo>
                                  <a:pt x="2685" y="1890"/>
                                </a:lnTo>
                                <a:lnTo>
                                  <a:pt x="2705" y="1884"/>
                                </a:lnTo>
                                <a:lnTo>
                                  <a:pt x="2685" y="1878"/>
                                </a:lnTo>
                                <a:close/>
                                <a:moveTo>
                                  <a:pt x="12" y="1878"/>
                                </a:moveTo>
                                <a:lnTo>
                                  <a:pt x="6" y="1878"/>
                                </a:lnTo>
                                <a:lnTo>
                                  <a:pt x="12" y="1884"/>
                                </a:lnTo>
                                <a:lnTo>
                                  <a:pt x="12" y="1878"/>
                                </a:lnTo>
                                <a:close/>
                                <a:moveTo>
                                  <a:pt x="2588" y="1878"/>
                                </a:moveTo>
                                <a:lnTo>
                                  <a:pt x="12" y="1878"/>
                                </a:lnTo>
                                <a:lnTo>
                                  <a:pt x="12" y="1884"/>
                                </a:lnTo>
                                <a:lnTo>
                                  <a:pt x="2588" y="1884"/>
                                </a:lnTo>
                                <a:lnTo>
                                  <a:pt x="2588" y="1878"/>
                                </a:lnTo>
                                <a:close/>
                                <a:moveTo>
                                  <a:pt x="12" y="6"/>
                                </a:moveTo>
                                <a:lnTo>
                                  <a:pt x="6" y="12"/>
                                </a:lnTo>
                                <a:lnTo>
                                  <a:pt x="12" y="12"/>
                                </a:lnTo>
                                <a:lnTo>
                                  <a:pt x="12" y="6"/>
                                </a:lnTo>
                                <a:close/>
                                <a:moveTo>
                                  <a:pt x="158" y="6"/>
                                </a:moveTo>
                                <a:lnTo>
                                  <a:pt x="12" y="6"/>
                                </a:lnTo>
                                <a:lnTo>
                                  <a:pt x="12" y="12"/>
                                </a:lnTo>
                                <a:lnTo>
                                  <a:pt x="158" y="12"/>
                                </a:lnTo>
                                <a:lnTo>
                                  <a:pt x="15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1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1664" y="551"/>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31" name="AutoShape 17"/>
                        <wps:cNvSpPr>
                          <a:spLocks/>
                        </wps:cNvSpPr>
                        <wps:spPr bwMode="auto">
                          <a:xfrm>
                            <a:off x="1780" y="-969"/>
                            <a:ext cx="70" cy="513"/>
                          </a:xfrm>
                          <a:custGeom>
                            <a:avLst/>
                            <a:gdLst>
                              <a:gd name="T0" fmla="+- 0 1809 1780"/>
                              <a:gd name="T1" fmla="*/ T0 w 70"/>
                              <a:gd name="T2" fmla="+- 0 -573 -969"/>
                              <a:gd name="T3" fmla="*/ -573 h 513"/>
                              <a:gd name="T4" fmla="+- 0 1780 1780"/>
                              <a:gd name="T5" fmla="*/ T4 w 70"/>
                              <a:gd name="T6" fmla="+- 0 -573 -969"/>
                              <a:gd name="T7" fmla="*/ -573 h 513"/>
                              <a:gd name="T8" fmla="+- 0 1815 1780"/>
                              <a:gd name="T9" fmla="*/ T8 w 70"/>
                              <a:gd name="T10" fmla="+- 0 -457 -969"/>
                              <a:gd name="T11" fmla="*/ -457 h 513"/>
                              <a:gd name="T12" fmla="+- 0 1847 1780"/>
                              <a:gd name="T13" fmla="*/ T12 w 70"/>
                              <a:gd name="T14" fmla="+- 0 -562 -969"/>
                              <a:gd name="T15" fmla="*/ -562 h 513"/>
                              <a:gd name="T16" fmla="+- 0 1809 1780"/>
                              <a:gd name="T17" fmla="*/ T16 w 70"/>
                              <a:gd name="T18" fmla="+- 0 -562 -969"/>
                              <a:gd name="T19" fmla="*/ -562 h 513"/>
                              <a:gd name="T20" fmla="+- 0 1809 1780"/>
                              <a:gd name="T21" fmla="*/ T20 w 70"/>
                              <a:gd name="T22" fmla="+- 0 -573 -969"/>
                              <a:gd name="T23" fmla="*/ -573 h 513"/>
                              <a:gd name="T24" fmla="+- 0 1821 1780"/>
                              <a:gd name="T25" fmla="*/ T24 w 70"/>
                              <a:gd name="T26" fmla="+- 0 -864 -969"/>
                              <a:gd name="T27" fmla="*/ -864 h 513"/>
                              <a:gd name="T28" fmla="+- 0 1809 1780"/>
                              <a:gd name="T29" fmla="*/ T28 w 70"/>
                              <a:gd name="T30" fmla="+- 0 -864 -969"/>
                              <a:gd name="T31" fmla="*/ -864 h 513"/>
                              <a:gd name="T32" fmla="+- 0 1809 1780"/>
                              <a:gd name="T33" fmla="*/ T32 w 70"/>
                              <a:gd name="T34" fmla="+- 0 -562 -969"/>
                              <a:gd name="T35" fmla="*/ -562 h 513"/>
                              <a:gd name="T36" fmla="+- 0 1821 1780"/>
                              <a:gd name="T37" fmla="*/ T36 w 70"/>
                              <a:gd name="T38" fmla="+- 0 -562 -969"/>
                              <a:gd name="T39" fmla="*/ -562 h 513"/>
                              <a:gd name="T40" fmla="+- 0 1821 1780"/>
                              <a:gd name="T41" fmla="*/ T40 w 70"/>
                              <a:gd name="T42" fmla="+- 0 -864 -969"/>
                              <a:gd name="T43" fmla="*/ -864 h 513"/>
                              <a:gd name="T44" fmla="+- 0 1850 1780"/>
                              <a:gd name="T45" fmla="*/ T44 w 70"/>
                              <a:gd name="T46" fmla="+- 0 -573 -969"/>
                              <a:gd name="T47" fmla="*/ -573 h 513"/>
                              <a:gd name="T48" fmla="+- 0 1821 1780"/>
                              <a:gd name="T49" fmla="*/ T48 w 70"/>
                              <a:gd name="T50" fmla="+- 0 -573 -969"/>
                              <a:gd name="T51" fmla="*/ -573 h 513"/>
                              <a:gd name="T52" fmla="+- 0 1821 1780"/>
                              <a:gd name="T53" fmla="*/ T52 w 70"/>
                              <a:gd name="T54" fmla="+- 0 -562 -969"/>
                              <a:gd name="T55" fmla="*/ -562 h 513"/>
                              <a:gd name="T56" fmla="+- 0 1847 1780"/>
                              <a:gd name="T57" fmla="*/ T56 w 70"/>
                              <a:gd name="T58" fmla="+- 0 -562 -969"/>
                              <a:gd name="T59" fmla="*/ -562 h 513"/>
                              <a:gd name="T60" fmla="+- 0 1850 1780"/>
                              <a:gd name="T61" fmla="*/ T60 w 70"/>
                              <a:gd name="T62" fmla="+- 0 -573 -969"/>
                              <a:gd name="T63" fmla="*/ -573 h 513"/>
                              <a:gd name="T64" fmla="+- 0 1815 1780"/>
                              <a:gd name="T65" fmla="*/ T64 w 70"/>
                              <a:gd name="T66" fmla="+- 0 -969 -969"/>
                              <a:gd name="T67" fmla="*/ -969 h 513"/>
                              <a:gd name="T68" fmla="+- 0 1780 1780"/>
                              <a:gd name="T69" fmla="*/ T68 w 70"/>
                              <a:gd name="T70" fmla="+- 0 -852 -969"/>
                              <a:gd name="T71" fmla="*/ -852 h 513"/>
                              <a:gd name="T72" fmla="+- 0 1809 1780"/>
                              <a:gd name="T73" fmla="*/ T72 w 70"/>
                              <a:gd name="T74" fmla="+- 0 -852 -969"/>
                              <a:gd name="T75" fmla="*/ -852 h 513"/>
                              <a:gd name="T76" fmla="+- 0 1809 1780"/>
                              <a:gd name="T77" fmla="*/ T76 w 70"/>
                              <a:gd name="T78" fmla="+- 0 -864 -969"/>
                              <a:gd name="T79" fmla="*/ -864 h 513"/>
                              <a:gd name="T80" fmla="+- 0 1847 1780"/>
                              <a:gd name="T81" fmla="*/ T80 w 70"/>
                              <a:gd name="T82" fmla="+- 0 -864 -969"/>
                              <a:gd name="T83" fmla="*/ -864 h 513"/>
                              <a:gd name="T84" fmla="+- 0 1815 1780"/>
                              <a:gd name="T85" fmla="*/ T84 w 70"/>
                              <a:gd name="T86" fmla="+- 0 -969 -969"/>
                              <a:gd name="T87" fmla="*/ -969 h 513"/>
                              <a:gd name="T88" fmla="+- 0 1847 1780"/>
                              <a:gd name="T89" fmla="*/ T88 w 70"/>
                              <a:gd name="T90" fmla="+- 0 -864 -969"/>
                              <a:gd name="T91" fmla="*/ -864 h 513"/>
                              <a:gd name="T92" fmla="+- 0 1821 1780"/>
                              <a:gd name="T93" fmla="*/ T92 w 70"/>
                              <a:gd name="T94" fmla="+- 0 -864 -969"/>
                              <a:gd name="T95" fmla="*/ -864 h 513"/>
                              <a:gd name="T96" fmla="+- 0 1821 1780"/>
                              <a:gd name="T97" fmla="*/ T96 w 70"/>
                              <a:gd name="T98" fmla="+- 0 -852 -969"/>
                              <a:gd name="T99" fmla="*/ -852 h 513"/>
                              <a:gd name="T100" fmla="+- 0 1850 1780"/>
                              <a:gd name="T101" fmla="*/ T100 w 70"/>
                              <a:gd name="T102" fmla="+- 0 -852 -969"/>
                              <a:gd name="T103" fmla="*/ -852 h 513"/>
                              <a:gd name="T104" fmla="+- 0 1847 1780"/>
                              <a:gd name="T105" fmla="*/ T104 w 70"/>
                              <a:gd name="T106" fmla="+- 0 -864 -969"/>
                              <a:gd name="T107" fmla="*/ -864 h 5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0" h="513">
                                <a:moveTo>
                                  <a:pt x="29" y="396"/>
                                </a:moveTo>
                                <a:lnTo>
                                  <a:pt x="0" y="396"/>
                                </a:lnTo>
                                <a:lnTo>
                                  <a:pt x="35" y="512"/>
                                </a:lnTo>
                                <a:lnTo>
                                  <a:pt x="67" y="407"/>
                                </a:lnTo>
                                <a:lnTo>
                                  <a:pt x="29" y="407"/>
                                </a:lnTo>
                                <a:lnTo>
                                  <a:pt x="29" y="396"/>
                                </a:lnTo>
                                <a:close/>
                                <a:moveTo>
                                  <a:pt x="41" y="105"/>
                                </a:moveTo>
                                <a:lnTo>
                                  <a:pt x="29" y="105"/>
                                </a:lnTo>
                                <a:lnTo>
                                  <a:pt x="29" y="407"/>
                                </a:lnTo>
                                <a:lnTo>
                                  <a:pt x="41" y="407"/>
                                </a:lnTo>
                                <a:lnTo>
                                  <a:pt x="41" y="105"/>
                                </a:lnTo>
                                <a:close/>
                                <a:moveTo>
                                  <a:pt x="70" y="396"/>
                                </a:moveTo>
                                <a:lnTo>
                                  <a:pt x="41" y="396"/>
                                </a:lnTo>
                                <a:lnTo>
                                  <a:pt x="41" y="407"/>
                                </a:lnTo>
                                <a:lnTo>
                                  <a:pt x="67" y="407"/>
                                </a:lnTo>
                                <a:lnTo>
                                  <a:pt x="70" y="396"/>
                                </a:lnTo>
                                <a:close/>
                                <a:moveTo>
                                  <a:pt x="35" y="0"/>
                                </a:moveTo>
                                <a:lnTo>
                                  <a:pt x="0" y="117"/>
                                </a:lnTo>
                                <a:lnTo>
                                  <a:pt x="29" y="117"/>
                                </a:lnTo>
                                <a:lnTo>
                                  <a:pt x="29" y="105"/>
                                </a:lnTo>
                                <a:lnTo>
                                  <a:pt x="67" y="105"/>
                                </a:lnTo>
                                <a:lnTo>
                                  <a:pt x="35" y="0"/>
                                </a:lnTo>
                                <a:close/>
                                <a:moveTo>
                                  <a:pt x="67" y="105"/>
                                </a:moveTo>
                                <a:lnTo>
                                  <a:pt x="41" y="105"/>
                                </a:lnTo>
                                <a:lnTo>
                                  <a:pt x="41" y="117"/>
                                </a:lnTo>
                                <a:lnTo>
                                  <a:pt x="70" y="117"/>
                                </a:lnTo>
                                <a:lnTo>
                                  <a:pt x="67" y="105"/>
                                </a:lnTo>
                                <a:close/>
                              </a:path>
                            </a:pathLst>
                          </a:custGeom>
                          <a:solidFill>
                            <a:srgbClr val="E600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 name="Picture 1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1540" y="-837"/>
                            <a:ext cx="245" cy="245"/>
                          </a:xfrm>
                          <a:prstGeom prst="rect">
                            <a:avLst/>
                          </a:prstGeom>
                          <a:noFill/>
                          <a:extLst>
                            <a:ext uri="{909E8E84-426E-40DD-AFC4-6F175D3DCCD1}">
                              <a14:hiddenFill xmlns:a14="http://schemas.microsoft.com/office/drawing/2010/main">
                                <a:solidFill>
                                  <a:srgbClr val="FFFFFF"/>
                                </a:solidFill>
                              </a14:hiddenFill>
                            </a:ext>
                          </a:extLst>
                        </pic:spPr>
                      </pic:pic>
                      <wps:wsp>
                        <wps:cNvPr id="33" name="Text Box 15"/>
                        <wps:cNvSpPr txBox="1">
                          <a:spLocks noChangeArrowheads="1"/>
                        </wps:cNvSpPr>
                        <wps:spPr bwMode="auto">
                          <a:xfrm>
                            <a:off x="1945" y="-2010"/>
                            <a:ext cx="140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AAEFD" w14:textId="77777777" w:rsidR="000A0F80" w:rsidRDefault="000A0F80">
                              <w:pPr>
                                <w:spacing w:line="128" w:lineRule="exact"/>
                                <w:ind w:left="231" w:right="-19"/>
                                <w:rPr>
                                  <w:rFonts w:ascii="Arial"/>
                                  <w:sz w:val="16"/>
                                </w:rPr>
                              </w:pPr>
                              <w:r>
                                <w:rPr>
                                  <w:rFonts w:ascii="Arial"/>
                                  <w:sz w:val="16"/>
                                </w:rPr>
                                <w:t>Randomly</w:t>
                              </w:r>
                            </w:p>
                            <w:p w14:paraId="5037EB1A" w14:textId="77777777" w:rsidR="000A0F80" w:rsidRDefault="000A0F80">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wps:txbx>
                        <wps:bodyPr rot="0" vert="horz" wrap="square" lIns="0" tIns="0" rIns="0" bIns="0" anchor="t" anchorCtr="0" upright="1">
                          <a:noAutofit/>
                        </wps:bodyPr>
                      </wps:wsp>
                      <wps:wsp>
                        <wps:cNvPr id="34" name="Text Box 14"/>
                        <wps:cNvSpPr txBox="1">
                          <a:spLocks noChangeArrowheads="1"/>
                        </wps:cNvSpPr>
                        <wps:spPr bwMode="auto">
                          <a:xfrm>
                            <a:off x="1429" y="-1439"/>
                            <a:ext cx="775"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4870A" w14:textId="77777777" w:rsidR="000A0F80" w:rsidRDefault="000A0F80">
                              <w:pPr>
                                <w:spacing w:line="167" w:lineRule="exact"/>
                                <w:jc w:val="center"/>
                                <w:rPr>
                                  <w:rFonts w:ascii="Arial"/>
                                  <w:sz w:val="16"/>
                                </w:rPr>
                              </w:pPr>
                              <w:r>
                                <w:rPr>
                                  <w:rFonts w:ascii="Arial"/>
                                  <w:color w:val="FFFFFF"/>
                                  <w:sz w:val="16"/>
                                </w:rPr>
                                <w:t>Generated</w:t>
                              </w:r>
                            </w:p>
                            <w:p w14:paraId="36DD4CA5" w14:textId="77777777" w:rsidR="000A0F80" w:rsidRDefault="000A0F80">
                              <w:pPr>
                                <w:spacing w:before="12" w:line="181" w:lineRule="exact"/>
                                <w:jc w:val="center"/>
                                <w:rPr>
                                  <w:rFonts w:ascii="Arial"/>
                                  <w:sz w:val="16"/>
                                </w:rPr>
                              </w:pPr>
                              <w:r>
                                <w:rPr>
                                  <w:rFonts w:ascii="Arial"/>
                                  <w:color w:val="FFFFFF"/>
                                  <w:w w:val="105"/>
                                  <w:sz w:val="16"/>
                                </w:rPr>
                                <w:t>Model</w:t>
                              </w:r>
                            </w:p>
                          </w:txbxContent>
                        </wps:txbx>
                        <wps:bodyPr rot="0" vert="horz" wrap="square" lIns="0" tIns="0" rIns="0" bIns="0" anchor="t" anchorCtr="0" upright="1">
                          <a:noAutofit/>
                        </wps:bodyPr>
                      </wps:wsp>
                      <wps:wsp>
                        <wps:cNvPr id="35" name="Text Box 13"/>
                        <wps:cNvSpPr txBox="1">
                          <a:spLocks noChangeArrowheads="1"/>
                        </wps:cNvSpPr>
                        <wps:spPr bwMode="auto">
                          <a:xfrm>
                            <a:off x="2510" y="-1404"/>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53BA6" w14:textId="77777777" w:rsidR="000A0F80" w:rsidRDefault="000A0F80">
                              <w:pPr>
                                <w:spacing w:line="128" w:lineRule="exact"/>
                                <w:ind w:left="231" w:right="-17"/>
                                <w:rPr>
                                  <w:rFonts w:ascii="Arial"/>
                                  <w:sz w:val="16"/>
                                </w:rPr>
                              </w:pPr>
                              <w:r>
                                <w:rPr>
                                  <w:rFonts w:ascii="Arial"/>
                                  <w:sz w:val="16"/>
                                </w:rPr>
                                <w:t>Generate</w:t>
                              </w:r>
                            </w:p>
                            <w:p w14:paraId="41EE197C" w14:textId="77777777" w:rsidR="000A0F80" w:rsidRDefault="000A0F80">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36" name="Text Box 12"/>
                        <wps:cNvSpPr txBox="1">
                          <a:spLocks noChangeArrowheads="1"/>
                        </wps:cNvSpPr>
                        <wps:spPr bwMode="auto">
                          <a:xfrm>
                            <a:off x="4057" y="-1479"/>
                            <a:ext cx="61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1B8C6" w14:textId="77777777" w:rsidR="000A0F80" w:rsidRDefault="000A0F80">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242A76F2" w14:textId="77777777" w:rsidR="000A0F80" w:rsidRDefault="000A0F80">
                              <w:pPr>
                                <w:spacing w:before="5"/>
                                <w:jc w:val="center"/>
                                <w:rPr>
                                  <w:rFonts w:ascii="Arial"/>
                                  <w:sz w:val="13"/>
                                </w:rPr>
                              </w:pPr>
                              <w:r>
                                <w:rPr>
                                  <w:rFonts w:ascii="Arial"/>
                                  <w:color w:val="FFFFFF"/>
                                  <w:spacing w:val="-1"/>
                                  <w:sz w:val="13"/>
                                </w:rPr>
                                <w:t>Generated</w:t>
                              </w:r>
                            </w:p>
                            <w:p w14:paraId="0C21F4CA" w14:textId="77777777" w:rsidR="000A0F80" w:rsidRDefault="000A0F80">
                              <w:pPr>
                                <w:spacing w:before="4" w:line="146" w:lineRule="exact"/>
                                <w:jc w:val="center"/>
                                <w:rPr>
                                  <w:rFonts w:ascii="Arial"/>
                                  <w:sz w:val="13"/>
                                </w:rPr>
                              </w:pPr>
                              <w:r>
                                <w:rPr>
                                  <w:rFonts w:ascii="Arial"/>
                                  <w:color w:val="FFFFFF"/>
                                  <w:sz w:val="13"/>
                                </w:rPr>
                                <w:t>Model</w:t>
                              </w:r>
                            </w:p>
                          </w:txbxContent>
                        </wps:txbx>
                        <wps:bodyPr rot="0" vert="horz" wrap="square" lIns="0" tIns="0" rIns="0" bIns="0" anchor="t" anchorCtr="0" upright="1">
                          <a:noAutofit/>
                        </wps:bodyPr>
                      </wps:wsp>
                      <wps:wsp>
                        <wps:cNvPr id="37" name="Text Box 11"/>
                        <wps:cNvSpPr txBox="1">
                          <a:spLocks noChangeArrowheads="1"/>
                        </wps:cNvSpPr>
                        <wps:spPr bwMode="auto">
                          <a:xfrm>
                            <a:off x="1617" y="-909"/>
                            <a:ext cx="3254"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B3C93" w14:textId="77777777" w:rsidR="000A0F80" w:rsidRDefault="000A0F80">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14:paraId="78DFCB82" w14:textId="77777777" w:rsidR="000A0F80" w:rsidRDefault="000A0F80">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wps:txbx>
                        <wps:bodyPr rot="0" vert="horz" wrap="square" lIns="0" tIns="0" rIns="0" bIns="0" anchor="t" anchorCtr="0" upright="1">
                          <a:noAutofit/>
                        </wps:bodyPr>
                      </wps:wsp>
                      <wps:wsp>
                        <wps:cNvPr id="38" name="Text Box 10"/>
                        <wps:cNvSpPr txBox="1">
                          <a:spLocks noChangeArrowheads="1"/>
                        </wps:cNvSpPr>
                        <wps:spPr bwMode="auto">
                          <a:xfrm>
                            <a:off x="1401" y="-364"/>
                            <a:ext cx="1292"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E5453" w14:textId="77777777" w:rsidR="000A0F80" w:rsidRDefault="000A0F80">
                              <w:pPr>
                                <w:spacing w:line="120" w:lineRule="exact"/>
                                <w:ind w:left="92"/>
                                <w:rPr>
                                  <w:rFonts w:ascii="Arial"/>
                                  <w:sz w:val="13"/>
                                </w:rPr>
                              </w:pPr>
                              <w:r>
                                <w:rPr>
                                  <w:rFonts w:ascii="Arial"/>
                                  <w:color w:val="FFFFFF"/>
                                  <w:sz w:val="13"/>
                                </w:rPr>
                                <w:t>Model from</w:t>
                              </w:r>
                            </w:p>
                            <w:p w14:paraId="46B5E97D" w14:textId="77777777" w:rsidR="000A0F80" w:rsidRDefault="000A0F80">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wps:txbx>
                        <wps:bodyPr rot="0" vert="horz" wrap="square" lIns="0" tIns="0" rIns="0" bIns="0" anchor="t" anchorCtr="0" upright="1">
                          <a:noAutofit/>
                        </wps:bodyPr>
                      </wps:wsp>
                      <wps:wsp>
                        <wps:cNvPr id="39" name="Text Box 9"/>
                        <wps:cNvSpPr txBox="1">
                          <a:spLocks noChangeArrowheads="1"/>
                        </wps:cNvSpPr>
                        <wps:spPr bwMode="auto">
                          <a:xfrm>
                            <a:off x="2833" y="-351"/>
                            <a:ext cx="963"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B9D2D" w14:textId="77777777" w:rsidR="000A0F80" w:rsidRDefault="000A0F80">
                              <w:pPr>
                                <w:spacing w:line="167" w:lineRule="exact"/>
                                <w:rPr>
                                  <w:rFonts w:ascii="Arial"/>
                                  <w:sz w:val="16"/>
                                </w:rPr>
                              </w:pPr>
                              <w:r>
                                <w:rPr>
                                  <w:rFonts w:ascii="Arial"/>
                                  <w:w w:val="105"/>
                                  <w:sz w:val="16"/>
                                </w:rPr>
                                <w:t>Reverse</w:t>
                              </w:r>
                            </w:p>
                            <w:p w14:paraId="2B69ABFA" w14:textId="77777777" w:rsidR="000A0F80" w:rsidRDefault="000A0F80">
                              <w:pPr>
                                <w:spacing w:before="12" w:line="181" w:lineRule="exact"/>
                                <w:rPr>
                                  <w:rFonts w:ascii="Arial"/>
                                  <w:sz w:val="16"/>
                                </w:rPr>
                              </w:pPr>
                              <w:r>
                                <w:rPr>
                                  <w:rFonts w:ascii="Arial"/>
                                  <w:sz w:val="16"/>
                                </w:rPr>
                                <w:t>Code (Batch)</w:t>
                              </w:r>
                            </w:p>
                          </w:txbxContent>
                        </wps:txbx>
                        <wps:bodyPr rot="0" vert="horz" wrap="square" lIns="0" tIns="0" rIns="0" bIns="0" anchor="t" anchorCtr="0" upright="1">
                          <a:noAutofit/>
                        </wps:bodyPr>
                      </wps:wsp>
                      <wps:wsp>
                        <wps:cNvPr id="40" name="Text Box 8"/>
                        <wps:cNvSpPr txBox="1">
                          <a:spLocks noChangeArrowheads="1"/>
                        </wps:cNvSpPr>
                        <wps:spPr bwMode="auto">
                          <a:xfrm>
                            <a:off x="4051" y="-403"/>
                            <a:ext cx="619"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01BD2" w14:textId="77777777" w:rsidR="000A0F80" w:rsidRDefault="000A0F80">
                              <w:pPr>
                                <w:spacing w:line="167" w:lineRule="exact"/>
                                <w:ind w:left="-1"/>
                                <w:jc w:val="center"/>
                                <w:rPr>
                                  <w:rFonts w:ascii="Arial"/>
                                  <w:sz w:val="16"/>
                                </w:rPr>
                              </w:pPr>
                              <w:r>
                                <w:rPr>
                                  <w:rFonts w:ascii="Arial"/>
                                  <w:color w:val="FFFFFF"/>
                                  <w:spacing w:val="-1"/>
                                  <w:sz w:val="16"/>
                                </w:rPr>
                                <w:t>Modified</w:t>
                              </w:r>
                            </w:p>
                            <w:p w14:paraId="2AA7FEBD" w14:textId="77777777" w:rsidR="000A0F80" w:rsidRDefault="000A0F80">
                              <w:pPr>
                                <w:spacing w:before="12" w:line="181" w:lineRule="exact"/>
                                <w:ind w:left="2"/>
                                <w:jc w:val="center"/>
                                <w:rPr>
                                  <w:rFonts w:ascii="Arial"/>
                                  <w:sz w:val="16"/>
                                </w:rPr>
                              </w:pPr>
                              <w:r>
                                <w:rPr>
                                  <w:rFonts w:ascii="Arial"/>
                                  <w:color w:val="FFFFFF"/>
                                  <w:w w:val="105"/>
                                  <w:sz w:val="16"/>
                                </w:rPr>
                                <w:t>Code</w:t>
                              </w:r>
                            </w:p>
                          </w:txbxContent>
                        </wps:txbx>
                        <wps:bodyPr rot="0" vert="horz" wrap="square" lIns="0" tIns="0" rIns="0" bIns="0" anchor="t" anchorCtr="0" upright="1">
                          <a:noAutofit/>
                        </wps:bodyPr>
                      </wps:wsp>
                      <wps:wsp>
                        <wps:cNvPr id="41" name="Text Box 7"/>
                        <wps:cNvSpPr txBox="1">
                          <a:spLocks noChangeArrowheads="1"/>
                        </wps:cNvSpPr>
                        <wps:spPr bwMode="auto">
                          <a:xfrm>
                            <a:off x="4878" y="127"/>
                            <a:ext cx="92"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B10F9" w14:textId="77777777" w:rsidR="000A0F80" w:rsidRDefault="000A0F80">
                              <w:pPr>
                                <w:spacing w:line="164" w:lineRule="exact"/>
                                <w:rPr>
                                  <w:rFonts w:ascii="Arial"/>
                                  <w:sz w:val="16"/>
                                </w:rPr>
                              </w:pPr>
                              <w:r>
                                <w:rPr>
                                  <w:rFonts w:ascii="Arial"/>
                                  <w:color w:val="FFFFFF"/>
                                  <w:w w:val="102"/>
                                  <w:sz w:val="16"/>
                                </w:rPr>
                                <w:t>8</w:t>
                              </w:r>
                            </w:p>
                          </w:txbxContent>
                        </wps:txbx>
                        <wps:bodyPr rot="0" vert="horz" wrap="square" lIns="0" tIns="0" rIns="0" bIns="0" anchor="t" anchorCtr="0" upright="1">
                          <a:noAutofit/>
                        </wps:bodyPr>
                      </wps:wsp>
                      <wps:wsp>
                        <wps:cNvPr id="42" name="Text Box 6"/>
                        <wps:cNvSpPr txBox="1">
                          <a:spLocks noChangeArrowheads="1"/>
                        </wps:cNvSpPr>
                        <wps:spPr bwMode="auto">
                          <a:xfrm>
                            <a:off x="1741" y="492"/>
                            <a:ext cx="119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97B46" w14:textId="77777777" w:rsidR="000A0F80" w:rsidRDefault="000A0F80">
                              <w:pPr>
                                <w:spacing w:line="128" w:lineRule="exact"/>
                                <w:ind w:left="231" w:right="-17"/>
                                <w:rPr>
                                  <w:rFonts w:ascii="Arial"/>
                                  <w:sz w:val="16"/>
                                </w:rPr>
                              </w:pPr>
                              <w:r>
                                <w:rPr>
                                  <w:rFonts w:ascii="Arial"/>
                                  <w:sz w:val="16"/>
                                </w:rPr>
                                <w:t>Generate</w:t>
                              </w:r>
                            </w:p>
                            <w:p w14:paraId="696AE67F" w14:textId="77777777" w:rsidR="000A0F80" w:rsidRDefault="000A0F80">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wps:txbx>
                        <wps:bodyPr rot="0" vert="horz" wrap="square" lIns="0" tIns="0" rIns="0" bIns="0" anchor="t" anchorCtr="0" upright="1">
                          <a:noAutofit/>
                        </wps:bodyPr>
                      </wps:wsp>
                      <wps:wsp>
                        <wps:cNvPr id="43" name="Text Box 5"/>
                        <wps:cNvSpPr txBox="1">
                          <a:spLocks noChangeArrowheads="1"/>
                        </wps:cNvSpPr>
                        <wps:spPr bwMode="auto">
                          <a:xfrm>
                            <a:off x="4059" y="400"/>
                            <a:ext cx="603"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91F6A" w14:textId="77777777" w:rsidR="000A0F80" w:rsidRDefault="000A0F80">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7616E545" w14:textId="77777777" w:rsidR="000A0F80" w:rsidRDefault="000A0F80">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C006B2" id="Group 4" o:spid="_x0000_s1206" style="position:absolute;left:0;text-align:left;margin-left:57.4pt;margin-top:-100.5pt;width:196.85pt;height:147.8pt;z-index:2896;mso-position-horizontal-relative:page;mso-position-vertical-relative:text" coordorigin="1148,-2010" coordsize="3937,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">
                <v:shape id="Freeform 40" o:spid="_x0000_s1207" style="position:absolute;left:3853;top:-149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Wc474A&#10;AADaAAAADwAAAGRycy9kb3ducmV2LnhtbERPzYrCMBC+L/gOYQRva6qIlmpaRBQ9ra7rAwzN2Bab&#10;SW2i1n16cxA8fnz/i6wztbhT6yrLCkbDCARxbnXFhYLT3+Y7BuE8ssbaMil4koMs7X0tMNH2wb90&#10;P/pChBB2CSoovW8SKV1ekkE3tA1x4M62NegDbAupW3yEcFPLcRRNpcGKQ0OJDa1Kyi/Hm1HQVOvr&#10;zLGfuO3/3m6iON//HGKlBv1uOQfhqfMf8du90wrC1nAl3ACZv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eFnOO+AAAA2gAAAA8AAAAAAAAAAAAAAAAAmAIAAGRycy9kb3ducmV2&#10;LnhtbFBLBQYAAAAABAAEAPUAAACDAwAAAAA=&#10;" path="m1016,l,,,525r108,18l202,553r81,2l319,554r68,-6l449,538r59,-13l629,495r33,-8l733,473r81,-11l907,454r109,-3l1016,xe" fillcolor="#c90" stroked="f">
                  <v:path arrowok="t" o:connecttype="custom" o:connectlocs="1016,-1494;0,-1494;0,-969;108,-951;202,-941;283,-939;319,-940;387,-946;449,-956;508,-969;629,-999;662,-1007;733,-1021;814,-1032;907,-1040;1016,-1043;1016,-1494" o:connectangles="0,0,0,0,0,0,0,0,0,0,0,0,0,0,0,0,0"/>
                </v:shape>
                <v:shape id="Freeform 39" o:spid="_x0000_s1208" style="position:absolute;left:3853;top:-149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etG8EA&#10;AADaAAAADwAAAGRycy9kb3ducmV2LnhtbESPzarCMBSE94LvEI7g7pqq4NVqFLlwRQURfzbdHZpj&#10;W2xOShO1vr0RBJfDzHzDzBaNKcWdaldYVtDvRSCIU6sLzhScT/8/YxDOI2ssLZOCJzlYzNutGcba&#10;PvhA96PPRICwi1FB7n0VS+nSnAy6nq2Ig3extUEfZJ1JXeMjwE0pB1E0kgYLDgs5VvSXU3o93oyC&#10;4eqU3JJtKvVmkPwmeN1FuNdKdTvNcgrCU+O/4U97rRVM4H0l3AA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HrRvBAAAA2gAAAA8AAAAAAAAAAAAAAAAAmAIAAGRycy9kb3du&#10;cmV2LnhtbFBLBQYAAAAABAAEAPUAAACGAwAAAAA=&#10;" path="m,l1016,r,451l959,452r-52,2l814,462r-81,11l662,487r-65,15l537,518r-29,7l449,538r-62,10l319,554r-36,1l244,555r-87,-6l56,535,,525,,xe" filled="f" strokeweight=".20578mm">
                  <v:path arrowok="t" o:connecttype="custom" o:connectlocs="0,-1494;1016,-1494;1016,-1043;959,-1042;907,-1040;814,-1032;733,-1021;662,-1007;597,-992;537,-976;508,-969;449,-956;387,-946;319,-940;283,-939;244,-939;157,-945;56,-959;0,-969;0,-1494" o:connectangles="0,0,0,0,0,0,0,0,0,0,0,0,0,0,0,0,0,0,0,0"/>
                </v:shape>
                <v:shape id="AutoShape 38" o:spid="_x0000_s1209" style="position:absolute;left:2324;top:-1248;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hj8UA&#10;AADbAAAADwAAAGRycy9kb3ducmV2LnhtbESPQWvCQBCF7wX/wzKCl6K7KhRJXaWKUqGXGqV4HLJj&#10;EpqdDdlV03/fORR6m+G9ee+b5br3jbpTF+vAFqYTA4q4CK7m0sL5tB8vQMWE7LAJTBZ+KMJ6NXha&#10;YubCg490z1OpJIRjhhaqlNpM61hU5DFOQkss2jV0HpOsXaldhw8J942eGfOiPdYsDRW2tK2o+M5v&#10;3sLFnL+Ol91mn+vozPXTvE+fP+bWjob92yuoRH36N/9dH5zgC738Ig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sqGPxQAAANsAAAAPAAAAAAAAAAAAAAAAAJgCAABkcnMv&#10;ZG93bnJldi54bWxQSwUGAAAAAAQABAD1AAAAigMAAAAA&#10;" path="m1412,r,70l1509,41r-85,l1424,29r85,l1412,xm1412,29l,29,,41r1412,l1412,29xm1509,29r-85,l1424,41r85,l1529,35r-20,-6xe" fillcolor="black" stroked="f">
                  <v:path arrowok="t" o:connecttype="custom" o:connectlocs="1412,-1248;1412,-1178;1509,-1207;1424,-1207;1424,-1219;1509,-1219;1412,-1248;1412,-1219;0,-1219;0,-1207;1412,-1207;1412,-1219;1509,-1219;1424,-1219;1424,-1207;1509,-1207;1529,-1213;1509,-1219" o:connectangles="0,0,0,0,0,0,0,0,0,0,0,0,0,0,0,0,0,0"/>
                </v:shape>
                <v:shape id="Freeform 37" o:spid="_x0000_s1210" style="position:absolute;left:1306;top:-1494;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eBMEA&#10;AADbAAAADwAAAGRycy9kb3ducmV2LnhtbERPS2vCQBC+F/wPywi9iNmkFAlpVhFF6E1qBK9DdppE&#10;s7Mhu83j37uFQm/z8T0n302mFQP1rrGsIIliEMSl1Q1XCq7FaZ2CcB5ZY2uZFMzkYLddvOSYaTvy&#10;Fw0XX4kQwi5DBbX3XSalK2sy6CLbEQfu2/YGfYB9JXWPYwg3rXyL44002HBoqLGjQ03l4/JjFOD9&#10;XCTHzer0vmrG+ZZSey/SRKnX5bT/AOFp8v/iP/enDvMT+P0lHCC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J3gTBAAAA2wAAAA8AAAAAAAAAAAAAAAAAmAIAAGRycy9kb3du&#10;cmV2LnhtbFBLBQYAAAAABAAEAPUAAACGAwAAAAA=&#10;" path="m1018,l,,,525r109,18l202,553r82,2l320,554r68,-6l450,538r59,-13l630,495r33,-8l735,473r81,-11l909,454r109,-3l1018,xe" fillcolor="#99f" stroked="f">
                  <v:path arrowok="t" o:connecttype="custom" o:connectlocs="1018,-1494;0,-1494;0,-969;109,-951;202,-941;284,-939;320,-940;388,-946;450,-956;509,-969;630,-999;663,-1007;735,-1021;816,-1032;909,-1040;1018,-1043;1018,-1494" o:connectangles="0,0,0,0,0,0,0,0,0,0,0,0,0,0,0,0,0"/>
                </v:shape>
                <v:shape id="Freeform 36" o:spid="_x0000_s1211" style="position:absolute;left:1306;top:-1494;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H+8IA&#10;AADbAAAADwAAAGRycy9kb3ducmV2LnhtbERP32vCMBB+F/wfwgl701TZZHRGEXGgUhDdGPPtaM62&#10;2FxKktXuvzeC4Nt9fD9vtuhMLVpyvrKsYDxKQBDnVldcKPj++hy+g/ABWWNtmRT8k4fFvN+bYart&#10;lQ/UHkMhYgj7FBWUITSplD4vyaAf2YY4cmfrDIYIXSG1w2sMN7WcJMlUGqw4NpTY0Kqk/HL8Mwp+&#10;37Ztlr2u99vdzyZzhM3uIk9KvQy65QeIQF14ih/ujY7zJ3D/JR4g5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Isf7wgAAANsAAAAPAAAAAAAAAAAAAAAAAJgCAABkcnMvZG93&#10;bnJldi54bWxQSwUGAAAAAAQABAD1AAAAhwMAAAAA&#10;" path="m,l1018,r,451l962,452r-53,2l816,462r-81,11l663,487r-64,15l539,518r-30,7l450,538r-62,10l320,554r-36,1l244,555r-87,-6l56,535,,525,,xe" filled="f" strokeweight=".20578mm">
                  <v:path arrowok="t" o:connecttype="custom" o:connectlocs="0,-1494;1018,-1494;1018,-1043;962,-1042;909,-1040;816,-1032;735,-1021;663,-1007;599,-992;539,-976;509,-969;450,-956;388,-946;320,-940;284,-939;244,-939;157,-945;56,-959;0,-969;0,-1494" o:connectangles="0,0,0,0,0,0,0,0,0,0,0,0,0,0,0,0,0,0,0,0"/>
                </v:shape>
                <v:shape id="AutoShape 35" o:spid="_x0000_s1212" style="position:absolute;left:1780;top:-1957;width:70;height:464;visibility:visible;mso-wrap-style:square;v-text-anchor:top" coordsize="70,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NAR8MA&#10;AADbAAAADwAAAGRycy9kb3ducmV2LnhtbERPTWvCQBC9F/wPywi9iNnYYtCYVaS0UIpQarx4G7Nj&#10;EszOht2tpv++WxB6m8f7nGIzmE5cyfnWsoJZkoIgrqxuuVZwKN+mCxA+IGvsLJOCH/KwWY8eCsy1&#10;vfEXXfehFjGEfY4KmhD6XEpfNWTQJ7YnjtzZOoMhQldL7fAWw00nn9I0kwZbjg0N9vTSUHXZfxsF&#10;8+XRTpYfpQ7ZcdGX7oSvu89MqcfxsF2BCDSEf/Hd/a7j/Gf4+yUe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NAR8MAAADbAAAADwAAAAAAAAAAAAAAAACYAgAAZHJzL2Rv&#10;d25yZXYueG1sUEsFBgAAAAAEAAQA9QAAAIgDAAAAAA==&#10;" path="m29,346l,346,35,463,67,358r-38,l29,346xm41,l29,r,358l41,358,41,xm70,346r-29,l41,358r26,l70,346xe" fillcolor="black" stroked="f">
                  <v:path arrowok="t" o:connecttype="custom" o:connectlocs="29,-1611;0,-1611;35,-1494;67,-1599;29,-1599;29,-1611;41,-1957;29,-1957;29,-1599;41,-1599;41,-1957;70,-1611;41,-1611;41,-1599;67,-1599;70,-1611" o:connectangles="0,0,0,0,0,0,0,0,0,0,0,0,0,0,0,0"/>
                </v:shape>
                <v:shape id="Picture 34" o:spid="_x0000_s1213" type="#_x0000_t75" style="position:absolute;left:1868;top:-1951;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u7nXCAAAA2wAAAA8AAABkcnMvZG93bnJldi54bWxET81qwkAQvgt9h2UKvemmWlSim1ArLQW9&#10;RH2AITsmabOzYXerydt3BcHbfHy/s85704oLOd9YVvA6SUAQl1Y3XCk4HT/HSxA+IGtsLZOCgTzk&#10;2dNojam2Vy7ocgiViCHsU1RQh9ClUvqyJoN+YjviyJ2tMxgidJXUDq8x3LRymiRzabDh2FBjRx81&#10;lb+HP6NgX26+uo0rfnbbthiGxd7Np7OdUi/P/fsKRKA+PMR397eO89/g9ks8QG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1Lu51wgAAANsAAAAPAAAAAAAAAAAAAAAAAJ8C&#10;AABkcnMvZG93bnJldi54bWxQSwUGAAAAAAQABAD3AAAAjgMAAAAA&#10;">
                  <v:imagedata r:id="rId87" o:title=""/>
                </v:shape>
                <v:shape id="Picture 33" o:spid="_x0000_s1214" type="#_x0000_t75" style="position:absolute;left:2432;top:-1345;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WBDAAAAA2wAAAA8AAABkcnMvZG93bnJldi54bWxET02LwjAQvQv+hzCCF9FUYaVUo4giKHva&#10;dg/rbWjGtNhMShO1/vvNwoK3ebzPWW9724gHdb52rGA+S0AQl07XbBR8F8dpCsIHZI2NY1LwIg/b&#10;zXCwxky7J3/RIw9GxBD2GSqoQmgzKX1ZkUU/cy1x5K6usxgi7IzUHT5juG3kIkmW0mLNsaHClvYV&#10;lbf8bhV8FjY1pjClt8Uh/5mczubcXpQaj/rdCkSgPrzF/+6TjvM/4O+XeIDc/A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D5YEMAAAADbAAAADwAAAAAAAAAAAAAAAACfAgAA&#10;ZHJzL2Rvd25yZXYueG1sUEsFBgAAAAAEAAQA9wAAAIwDAAAAAA==&#10;">
                  <v:imagedata r:id="rId88" o:title=""/>
                </v:shape>
                <v:shape id="Freeform 32" o:spid="_x0000_s1215" style="position:absolute;left:1306;top:-457;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GcMEA&#10;AADbAAAADwAAAGRycy9kb3ducmV2LnhtbERPS2uDQBC+B/oflin0EupqCSLWTSgtgd5KNNDr4E59&#10;1J0Vdxv133cDgdzm43tOcVjMIC40uc6ygiSKQRDXVnfcKDhXx+cMhPPIGgfLpGAlB4f9w6bAXNuZ&#10;T3QpfSNCCLscFbTej7mUrm7JoIvsSBy4HzsZ9AFOjdQTziHcDPIljlNpsOPQ0OJI7y3Vv+WfUYD9&#10;V5V8pNvjbtvN63dGQ19liVJPj8vbKwhPi7+Lb+5PHeancP0lHCD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gRnDBAAAA2wAAAA8AAAAAAAAAAAAAAAAAmAIAAGRycy9kb3du&#10;cmV2LnhtbFBLBQYAAAAABAAEAPUAAACGAwAAAAA=&#10;" path="m1018,l,,,526r109,18l202,554r82,2l320,555r68,-6l450,539r59,-13l630,495r33,-7l735,474r81,-12l909,455r109,-3l1018,xe" fillcolor="#99f" stroked="f">
                  <v:path arrowok="t" o:connecttype="custom" o:connectlocs="1018,-457;0,-457;0,69;109,87;202,97;284,99;320,98;388,92;450,82;509,69;630,38;663,31;735,17;816,5;909,-2;1018,-5;1018,-457" o:connectangles="0,0,0,0,0,0,0,0,0,0,0,0,0,0,0,0,0"/>
                </v:shape>
                <v:shape id="Freeform 31" o:spid="_x0000_s1216" style="position:absolute;left:1306;top:-457;width:1019;height:556;visibility:visible;mso-wrap-style:square;v-text-anchor:top" coordsize="1019,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kY8IA&#10;AADbAAAADwAAAGRycy9kb3ducmV2LnhtbERP32vCMBB+F/Y/hBP2pqky3ahGGbKBSkHmxtC3oznb&#10;YnMpSazdf78Igm/38f28+bIztWjJ+cqygtEwAUGcW11xoeDn+3PwBsIHZI21ZVLwRx6Wi6feHFNt&#10;r/xF7T4UIoawT1FBGUKTSunzkgz6oW2II3eyzmCI0BVSO7zGcFPLcZJMpcGKY0OJDa1Kys/7i1Fw&#10;mGzaLHv52G22v+vMETbbszwq9dzv3mcgAnXhIb671zrOf4XbL/E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VWRjwgAAANsAAAAPAAAAAAAAAAAAAAAAAJgCAABkcnMvZG93&#10;bnJldi54bWxQSwUGAAAAAAQABAD1AAAAhwMAAAAA&#10;" path="m,l1018,r,452l962,453r-53,2l816,462r-81,12l663,488r-64,15l538,518r-29,8l450,539r-62,10l320,555r-36,1l244,556r-87,-6l56,536,,526,,xe" filled="f" strokeweight=".20578mm">
                  <v:path arrowok="t" o:connecttype="custom" o:connectlocs="0,-457;1018,-457;1018,-5;962,-4;909,-2;816,5;735,17;663,31;599,46;538,61;509,69;450,82;388,92;320,98;284,99;244,99;157,93;56,79;0,69;0,-457" o:connectangles="0,0,0,0,0,0,0,0,0,0,0,0,0,0,0,0,0,0,0,0"/>
                </v:shape>
                <v:shape id="Freeform 30" o:spid="_x0000_s1217" style="position:absolute;left:3853;top:-45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1LpsMA&#10;AADbAAAADwAAAGRycy9kb3ducmV2LnhtbESPwW7CQAxE75X4h5WReisbqopGgU2EUBGcSkv5ACtr&#10;koisN2QXCP16fKjUm60ZzzwvisG16kp9aDwbmE4SUMSltw1XBg4/65cUVIjIFlvPZOBOAYp89LTA&#10;zPobf9N1HyslIRwyNFDH2GVah7Imh2HiO2LRjr53GGXtK217vEm4a/Vrksy0w4alocaOVjWVp/3F&#10;Geiaj/N74PgWNr87v07Scvf5lRrzPB6Wc1CRhvhv/rveWsEXWPlFBtD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1LpsMAAADbAAAADwAAAAAAAAAAAAAAAACYAgAAZHJzL2Rv&#10;d25yZXYueG1sUEsFBgAAAAAEAAQA9QAAAIgDAAAAAA==&#10;" path="m1016,l,,,526r108,18l202,554r81,2l319,555r68,-6l449,539r59,-13l629,495r33,-7l733,474r81,-12l907,455r109,-3l1016,xe" fillcolor="#c90" stroked="f">
                  <v:path arrowok="t" o:connecttype="custom" o:connectlocs="1016,-459;0,-459;0,67;108,85;202,95;283,97;319,96;387,90;449,80;508,67;629,36;662,29;733,15;814,3;907,-4;1016,-7;1016,-459" o:connectangles="0,0,0,0,0,0,0,0,0,0,0,0,0,0,0,0,0"/>
                </v:shape>
                <v:shape id="Freeform 29" o:spid="_x0000_s1218" style="position:absolute;left:3853;top:-459;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tb8A&#10;AADbAAAADwAAAGRycy9kb3ducmV2LnhtbERPy6rCMBDdC/5DGMHdNVXBq9UocuGKCiI+Nt0NzdgW&#10;m0lpota/N4Lgbg7nObNFY0pxp9oVlhX0exEI4tTqgjMF59P/zxiE88gaS8uk4EkOFvN2a4axtg8+&#10;0P3oMxFC2MWoIPe+iqV0aU4GXc9WxIG72NqgD7DOpK7xEcJNKQdRNJIGCw4NOVb0l1N6Pd6MguHq&#10;lNySbSr1ZpD8JnjdRbjXSnU7zXIKwlPjv+KPe63D/Am8fwkH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T4W1vwAAANsAAAAPAAAAAAAAAAAAAAAAAJgCAABkcnMvZG93bnJl&#10;di54bWxQSwUGAAAAAAQABAD1AAAAhAMAAAAA&#10;" path="m,l1016,r,452l959,453r-52,2l814,462r-81,12l662,488r-65,15l537,518r-29,8l449,539r-62,10l319,555r-36,1l244,556r-87,-6l56,536,,526,,xe" filled="f" strokeweight=".20578mm">
                  <v:path arrowok="t" o:connecttype="custom" o:connectlocs="0,-459;1016,-459;1016,-7;959,-6;907,-4;814,3;733,15;662,29;597,44;537,59;508,67;449,80;387,90;319,96;283,97;244,97;157,91;56,77;0,67;0,-459" o:connectangles="0,0,0,0,0,0,0,0,0,0,0,0,0,0,0,0,0,0,0,0"/>
                </v:shape>
                <v:shape id="AutoShape 28" o:spid="_x0000_s1219" style="position:absolute;left:2324;top:-210;width:1529;height:70;visibility:visible;mso-wrap-style:square;v-text-anchor:top" coordsize="152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5rMsIA&#10;AADbAAAADwAAAGRycy9kb3ducmV2LnhtbERPz2vCMBS+D/Y/hDfwMmZShSGdsWxjouBlrTI8Pppn&#10;W9a8lCa29b83h8GOH9/vdTbZVgzU+8axhmSuQBCXzjRcaTgdty8rED4gG2wdk4Ybecg2jw9rTI0b&#10;OaehCJWIIexT1FCH0KVS+rImi37uOuLIXVxvMUTYV9L0OMZw28qFUq/SYsOxocaOPmsqf4ur1XBW&#10;p5/8/PWxLaQ36vKtdsnzYan17Gl6fwMRaAr/4j/33mhYxPXxS/wB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3msywgAAANsAAAAPAAAAAAAAAAAAAAAAAJgCAABkcnMvZG93&#10;bnJldi54bWxQSwUGAAAAAAQABAD1AAAAhwMAAAAA&#10;" path="m117,l,35,117,70r,-29l105,41r,-12l117,29,117,xm117,29r-12,l105,41r12,l117,29xm117,41r-12,l117,41xm1528,27l117,29r,12l1529,39r-1,-12xe" fillcolor="black" stroked="f">
                  <v:path arrowok="t" o:connecttype="custom" o:connectlocs="117,-210;0,-175;117,-140;117,-169;105,-169;105,-181;117,-181;117,-210;117,-181;105,-181;105,-169;117,-169;117,-181;117,-169;105,-169;117,-169;117,-169;1528,-183;117,-181;117,-169;1529,-171;1528,-183" o:connectangles="0,0,0,0,0,0,0,0,0,0,0,0,0,0,0,0,0,0,0,0,0,0"/>
                </v:shape>
                <v:shape id="Picture 27" o:spid="_x0000_s1220" type="#_x0000_t75" style="position:absolute;left:2524;top:-292;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7XpPDAAAA2wAAAA8AAABkcnMvZG93bnJldi54bWxEj0FrAjEUhO8F/0N4Qm8161JKWY2igiDS&#10;Hup68fbcPDerm5cliev23zeFQo/DzHzDzJeDbUVPPjSOFUwnGQjiyumGawXHcvvyDiJEZI2tY1Lw&#10;TQGWi9HTHAvtHvxF/SHWIkE4FKjAxNgVUobKkMUwcR1x8i7OW4xJ+lpqj48Et63Ms+xNWmw4LRjs&#10;aGOouh3uVsF5Y9a9/NQnvW+9/bi+5rIsrVLP42E1AxFpiP/hv/ZOK8in8Psl/QC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Dtek8MAAADbAAAADwAAAAAAAAAAAAAAAACf&#10;AgAAZHJzL2Rvd25yZXYueG1sUEsFBgAAAAAEAAQA9wAAAI8DAAAAAA==&#10;">
                  <v:imagedata r:id="rId89" o:title=""/>
                </v:shape>
                <v:shape id="AutoShape 26" o:spid="_x0000_s1221" style="position:absolute;left:4869;top:-212;width:216;height:913;visibility:visible;mso-wrap-style:square;v-text-anchor:top" coordsize="216,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M+MAA&#10;AADbAAAADwAAAGRycy9kb3ducmV2LnhtbESPzYvCMBTE78L+D+Et7E1Te9BSjSIL+3H18/xonk2x&#10;eSlJtu3+90YQPA4z8xtmvR1tK3ryoXGsYD7LQBBXTjdcKzgdv6YFiBCRNbaOScE/Bdhu3iZrLLUb&#10;eE/9IdYiQTiUqMDE2JVShsqQxTBzHXHyrs5bjEn6WmqPQ4LbVuZZtpAWG04LBjv6NFTdDn9WwXLu&#10;s0V++Sm+TXMe+sL0dSGlUh/v424FItIYX+Fn+1cryHN4fEk/QG7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rM+MAAAADbAAAADwAAAAAAAAAAAAAAAACYAgAAZHJzL2Rvd25y&#10;ZXYueG1sUEsFBgAAAAAEAAQA9QAAAIUDAAAAAA==&#10;" path="m128,842l12,877r116,35l128,883r-11,l117,871r11,l128,842xm128,871r-11,l117,883r11,l128,871xm204,871r-76,l128,883r85,l216,880r,-3l204,877r,-6xm204,35r,842l210,871r6,l216,41r-6,l204,35xm216,871r-6,l204,877r12,l216,871xm117,l,35,117,70r,-29l105,41r,-12l117,29,117,xm117,29r-12,l105,41r12,l117,29xm213,29r-96,l117,41r87,l204,35r12,l216,32r-3,-3xm216,35r-12,l210,41r6,l216,35xe" fillcolor="#e60018" stroked="f">
                  <v:path arrowok="t" o:connecttype="custom" o:connectlocs="128,630;12,665;128,700;128,671;117,671;117,659;128,659;128,630;128,659;117,659;117,671;128,671;128,659;204,659;128,659;128,671;213,671;216,668;216,665;204,665;204,659;204,-177;204,665;210,659;216,659;216,-171;210,-171;204,-177;216,659;210,659;204,665;216,665;216,659;117,-212;0,-177;117,-142;117,-171;105,-171;105,-183;117,-183;117,-212;117,-183;105,-183;105,-171;117,-171;117,-183;213,-183;117,-183;117,-171;204,-171;204,-177;216,-177;216,-180;213,-183;216,-177;204,-177;210,-171;216,-171;216,-177" o:connectangles="0,0,0,0,0,0,0,0,0,0,0,0,0,0,0,0,0,0,0,0,0,0,0,0,0,0,0,0,0,0,0,0,0,0,0,0,0,0,0,0,0,0,0,0,0,0,0,0,0,0,0,0,0,0,0,0,0,0,0"/>
                </v:shape>
                <v:shape id="Picture 25" o:spid="_x0000_s1222" type="#_x0000_t75" style="position:absolute;left:4800;top:76;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8zYrEAAAA2wAAAA8AAABkcnMvZG93bnJldi54bWxEj09rwkAQxe8Fv8MyQm91UvsHG11FBEH0&#10;ULS9eJtmxyQ0OxuyU43f3i0Ueny8eb83b7bofWPO3MU6iIXHUQaGpQiultLC58f6YQImKomjJghb&#10;uHKExXxwN6PchYvs+XzQ0iSIxJwsVKptjhiLij3FUWhZkncKnSdNsivRdXRJcN/gOMte0VMtqaGi&#10;llcVF9+HH5/eWG9w/45f1zd8OfbPvHPbraq198N+OQWj3Ov/8V964yyMn+B3SwIAzm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98zYrEAAAA2wAAAA8AAAAAAAAAAAAAAAAA&#10;nwIAAGRycy9kb3ducmV2LnhtbFBLBQYAAAAABAAEAPcAAACQAwAAAAA=&#10;">
                  <v:imagedata r:id="rId90" o:title=""/>
                </v:shape>
                <v:shape id="Picture 24" o:spid="_x0000_s1223" type="#_x0000_t75" style="position:absolute;left:4079;top:-835;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bDgHBAAAA2wAAAA8AAABkcnMvZG93bnJldi54bWxEj82qwjAUhPcXfIdwBHfXtCIi1SgiFBVc&#10;+AduD82xLTYnpYm2fXsjXLjLYWa+YZbrzlTiTY0rLSuIxxEI4szqknMFt2v6OwfhPLLGyjIp6MnB&#10;ejX4WWKibctnel98LgKEXYIKCu/rREqXFWTQjW1NHLyHbQz6IJtc6gbbADeVnETRTBosOSwUWNO2&#10;oOx5eRkFNk2Ph7zur/Hu1E9P95ZuMb2UGg27zQKEp87/h//ae61gMoXvl/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abDgHBAAAA2wAAAA8AAAAAAAAAAAAAAAAAnwIA&#10;AGRycy9kb3ducmV2LnhtbFBLBQYAAAAABAAEAPcAAACNAwAAAAA=&#10;">
                  <v:imagedata r:id="rId91" o:title=""/>
                </v:shape>
                <v:shape id="AutoShape 23" o:spid="_x0000_s1224" style="position:absolute;left:2302;top:-1054;width:2094;height:602;visibility:visible;mso-wrap-style:square;v-text-anchor:top" coordsize="2094,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aAccMA&#10;AADbAAAADwAAAGRycy9kb3ducmV2LnhtbESPQYvCMBSE74L/ITzBi2iqYFm6piJCUdiT2gWPj+Zt&#10;W9q8lCba+u83wsIeh5n5htntR9OKJ/WutqxgvYpAEBdW11wqyG/Z8gOE88gaW8uk4EUO9ul0ssNE&#10;24Ev9Lz6UgQIuwQVVN53iZSuqMigW9mOOHg/tjfog+xLqXscAty0chNFsTRYc1iosKNjRUVzfRgF&#10;WXwaYpktbHO6vL7v8Rh9LWSu1Hw2Hj5BeBr9f/ivfdYKNlt4fwk/QK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aAccMAAADbAAAADwAAAAAAAAAAAAAAAACYAgAAZHJzL2Rv&#10;d25yZXYueG1sUEsFBgAAAAAEAAQA9QAAAIgDAAAAAA==&#10;" path="m1549,590l111,36r2,-4l122,9,,,97,74,107,47,1545,601r4,-11m2094,479r-29,l2065,85r-12,l2053,479r-29,l2059,595r31,-104l2094,479e" fillcolor="black" stroked="f">
                  <v:path arrowok="t" o:connecttype="custom" o:connectlocs="1549,-464;111,-1018;113,-1022;122,-1045;0,-1054;97,-980;107,-1007;1545,-453;1549,-464;2094,-575;2065,-575;2065,-969;2053,-969;2053,-575;2024,-575;2059,-459;2090,-563;2094,-575" o:connectangles="0,0,0,0,0,0,0,0,0,0,0,0,0,0,0,0,0,0"/>
                </v:shape>
                <v:shape id="Picture 22" o:spid="_x0000_s1225" type="#_x0000_t75" style="position:absolute;left:2625;top:-850;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HObrCAAAA2wAAAA8AAABkcnMvZG93bnJldi54bWxEj0+LwjAUxO+C3yE8YW82tQeRaixVUBb2&#10;5J+Lt0fzbEuTl9JE2/32m4WFPQ4z8xtmV0zWiDcNvnWsYJWkIIgrp1uuFdxvp+UGhA/IGo1jUvBN&#10;Hor9fLbDXLuRL/S+hlpECPscFTQh9LmUvmrIok9cTxy9pxsshiiHWuoBxwi3RmZpupYWW44LDfZ0&#10;bKjqri+r4Hwov8zUdd2YXdJHMLdz6zlT6mMxlVsQgabwH/5rf2oF2Rp+v8QfIP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rBzm6wgAAANsAAAAPAAAAAAAAAAAAAAAAAJ8C&#10;AABkcnMvZG93bnJldi54bWxQSwUGAAAAAAQABAD3AAAAjgMAAAAA&#10;">
                  <v:imagedata r:id="rId92" o:title=""/>
                </v:shape>
                <v:shape id="Freeform 21" o:spid="_x0000_s1226" style="position:absolute;left:3853;top:38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4VacIA&#10;AADbAAAADwAAAGRycy9kb3ducmV2LnhtbESP0YrCMBRE3wX/IVzBN023iJZqLMui6JO6rh9waa5t&#10;sbnpNlG7+/VGEHwcZuYMs8g6U4sbta6yrOBjHIEgzq2uuFBw+lmPEhDOI2usLZOCP3KQLfu9Baba&#10;3vmbbkdfiABhl6KC0vsmldLlJRl0Y9sQB+9sW4M+yLaQusV7gJtaxlE0lQYrDgslNvRVUn45Xo2C&#10;plr9zhz7idv87+06SvL97pAoNRx0n3MQnjr/Dr/aW60gnsHzS/g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hVpwgAAANsAAAAPAAAAAAAAAAAAAAAAAJgCAABkcnMvZG93&#10;bnJldi54bWxQSwUGAAAAAAQABAD1AAAAhwMAAAAA&#10;" path="m1016,l,,,525r108,18l202,553r81,2l319,554r68,-6l449,538r59,-13l629,494r33,-7l733,473r81,-11l907,454r109,-3l1016,xe" fillcolor="#c90" stroked="f">
                  <v:path arrowok="t" o:connecttype="custom" o:connectlocs="1016,384;0,384;0,909;108,927;202,937;283,939;319,938;387,932;449,922;508,909;629,878;662,871;733,857;814,846;907,838;1016,835;1016,384" o:connectangles="0,0,0,0,0,0,0,0,0,0,0,0,0,0,0,0,0"/>
                </v:shape>
                <v:shape id="Freeform 20" o:spid="_x0000_s1227" style="position:absolute;left:3853;top:384;width:1017;height:556;visibility:visible;mso-wrap-style:square;v-text-anchor:top" coordsize="1017,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qk8AA&#10;AADbAAAADwAAAGRycy9kb3ducmV2LnhtbERPTYvCMBC9C/sfwizsTVO7oEttKrKwooKIdS+9Dc3Y&#10;FptJaaLWf28OgsfH+06Xg2nFjXrXWFYwnUQgiEurG64U/J/+xj8gnEfW2FomBQ9ysMw+Rikm2t75&#10;SLfcVyKEsEtQQe19l0jpypoMuontiAN3tr1BH2BfSd3jPYSbVsZRNJMGGw4NNXb0W1N5ya9Gwff6&#10;VFyLXSn1Ni7mBV72ER60Ul+fw2oBwtPg3+KXe6MVxGFs+BJ+gMy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W/qk8AAAADbAAAADwAAAAAAAAAAAAAAAACYAgAAZHJzL2Rvd25y&#10;ZXYueG1sUEsFBgAAAAAEAAQA9QAAAIUDAAAAAA==&#10;" path="m,l1016,r,451l959,452r-52,2l814,462r-81,11l662,487r-65,15l537,517r-29,8l449,538r-62,10l319,554r-36,1l244,555r-87,-6l56,535,,525,,xe" filled="f" strokeweight=".20578mm">
                  <v:path arrowok="t" o:connecttype="custom" o:connectlocs="0,384;1016,384;1016,835;959,836;907,838;814,846;733,857;662,871;597,886;537,901;508,909;449,922;387,932;319,938;283,939;244,939;157,933;56,919;0,909;0,384" o:connectangles="0,0,0,0,0,0,0,0,0,0,0,0,0,0,0,0,0,0,0,0"/>
                </v:shape>
                <v:shape id="AutoShape 19" o:spid="_x0000_s1228" style="position:absolute;left:1148;top:-1219;width:2705;height:1919;visibility:visible;mso-wrap-style:square;v-text-anchor:top" coordsize="2705,19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6hbsQA&#10;AADbAAAADwAAAGRycy9kb3ducmV2LnhtbESPS4sCMRCE74L/IbSwF9GM4oqORpFlF7zswcfBYzPp&#10;eeCkMyRxnPn3RljYY1FVX1HbfWdq0ZLzlWUFs2kCgjizuuJCwfXyM1mB8AFZY22ZFPTkYb8bDraY&#10;avvkE7XnUIgIYZ+igjKEJpXSZyUZ9FPbEEcvt85giNIVUjt8Rrip5TxJltJgxXGhxIa+Ssru54dR&#10;sPweu/70ecsPv2aRr9Z1fgl9q9THqDtsQATqwn/4r33UCuZreH+JP0D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uoW7EAAAA2wAAAA8AAAAAAAAAAAAAAAAAmAIAAGRycy9k&#10;b3ducmV2LnhtbFBLBQYAAAAABAAEAPUAAACJAwAAAAA=&#10;" path="m2588,1849r,70l2685,1890r-85,l2600,1878r85,l2588,1849xm158,l3,,,3,,1887r3,3l2588,1890r,-6l12,1884r-6,-6l12,1878,12,12r-6,l12,6r146,l158,xm2685,1878r-85,l2600,1890r85,l2705,1884r-20,-6xm12,1878r-6,l12,1884r,-6xm2588,1878r-2576,l12,1884r2576,l2588,1878xm12,6l6,12r6,l12,6xm158,6l12,6r,6l158,12r,-6xe" fillcolor="black" stroked="f">
                  <v:path arrowok="t" o:connecttype="custom" o:connectlocs="2588,630;2588,700;2685,671;2600,671;2600,659;2685,659;2588,630;158,-1219;3,-1219;0,-1216;0,668;3,671;2588,671;2588,665;12,665;6,659;12,659;12,-1207;6,-1207;12,-1213;158,-1213;158,-1219;2685,659;2600,659;2600,671;2685,671;2705,665;2685,659;12,659;6,659;12,665;12,659;2588,659;12,659;12,665;2588,665;2588,659;12,-1213;6,-1207;12,-1207;12,-1213;158,-1213;12,-1213;12,-1207;158,-1207;158,-1213" o:connectangles="0,0,0,0,0,0,0,0,0,0,0,0,0,0,0,0,0,0,0,0,0,0,0,0,0,0,0,0,0,0,0,0,0,0,0,0,0,0,0,0,0,0,0,0,0,0"/>
                </v:shape>
                <v:shape id="Picture 18" o:spid="_x0000_s1229" type="#_x0000_t75" style="position:absolute;left:1664;top:551;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jSR3AAAAA2wAAAA8AAABkcnMvZG93bnJldi54bWxET02LwjAQvQv7H8IseNN0FUSqUdxlFQ/r&#10;QavgcWjGttpMShNj99+bg+Dx8b7ny87UIlDrKssKvoYJCOLc6ooLBcdsPZiCcB5ZY22ZFPyTg+Xi&#10;ozfHVNsH7ykcfCFiCLsUFZTeN6mULi/JoBvahjhyF9sa9BG2hdQtPmK4qeUoSSbSYMWxocSGfkrK&#10;b4e7URC2v5njc3E3YXMK10u23/1tvpXqf3arGQhPnX+LX+6tVjCO6+OX+APk4gk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uNJHcAAAADbAAAADwAAAAAAAAAAAAAAAACfAgAA&#10;ZHJzL2Rvd25yZXYueG1sUEsFBgAAAAAEAAQA9wAAAIwDAAAAAA==&#10;">
                  <v:imagedata r:id="rId93" o:title=""/>
                </v:shape>
                <v:shape id="AutoShape 17" o:spid="_x0000_s1230" style="position:absolute;left:1780;top:-969;width:70;height:513;visibility:visible;mso-wrap-style:square;v-text-anchor:top" coordsize="70,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ij5sQA&#10;AADbAAAADwAAAGRycy9kb3ducmV2LnhtbESPQWvCQBSE7wX/w/IEL0U3sVAkuoooivSmraC3Z/a5&#10;CWbfhuxq0v56t1DocZiZb5jZorOVeFDjS8cK0lECgjh3umSj4OtzM5yA8AFZY+WYFHyTh8W89zLD&#10;TLuW9/Q4BCMihH2GCooQ6kxKnxdk0Y9cTRy9q2sshigbI3WDbYTbSo6T5F1aLDkuFFjTqqD8drhb&#10;BdvUnDbni2/levlqLj/H60etpVKDfrecggjUhf/wX3unFbyl8Ps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Yo+bEAAAA2wAAAA8AAAAAAAAAAAAAAAAAmAIAAGRycy9k&#10;b3ducmV2LnhtbFBLBQYAAAAABAAEAPUAAACJAwAAAAA=&#10;" path="m29,396l,396,35,512,67,407r-38,l29,396xm41,105r-12,l29,407r12,l41,105xm70,396r-29,l41,407r26,l70,396xm35,l,117r29,l29,105r38,l35,xm67,105r-26,l41,117r29,l67,105xe" fillcolor="#e60018" stroked="f">
                  <v:path arrowok="t" o:connecttype="custom" o:connectlocs="29,-573;0,-573;35,-457;67,-562;29,-562;29,-573;41,-864;29,-864;29,-562;41,-562;41,-864;70,-573;41,-573;41,-562;67,-562;70,-573;35,-969;0,-852;29,-852;29,-864;67,-864;35,-969;67,-864;41,-864;41,-852;70,-852;67,-864" o:connectangles="0,0,0,0,0,0,0,0,0,0,0,0,0,0,0,0,0,0,0,0,0,0,0,0,0,0,0"/>
                </v:shape>
                <v:shape id="Picture 16" o:spid="_x0000_s1231" type="#_x0000_t75" style="position:absolute;left:1540;top:-837;width:245;height: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Z0GjEAAAA2wAAAA8AAABkcnMvZG93bnJldi54bWxEj0FrwkAUhO8F/8PyhN7qxoQUSV1FBEHp&#10;KWmLeHtmX7PB7NuQ3Zr033cLhR6HmfmGWW8n24k7Db51rGC5SEAQ10633Ch4fzs8rUD4gKyxc0wK&#10;vsnDdjN7WGOh3cgl3avQiAhhX6ACE0JfSOlrQxb9wvXE0ft0g8UQ5dBIPeAY4baTaZI8S4stxwWD&#10;Pe0N1bfqyyr4qLLLfimv5Rkdnk6vJk8v51ypx/m0ewERaAr/4b/2USvIUvj9En+A3P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gZ0GjEAAAA2wAAAA8AAAAAAAAAAAAAAAAA&#10;nwIAAGRycy9kb3ducmV2LnhtbFBLBQYAAAAABAAEAPcAAACQAwAAAAA=&#10;">
                  <v:imagedata r:id="rId94" o:title=""/>
                </v:shape>
                <v:shape id="Text Box 15" o:spid="_x0000_s1232" type="#_x0000_t202" style="position:absolute;left:1945;top:-2010;width:140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339AAEFD" w14:textId="77777777" w:rsidR="000A0F80" w:rsidRDefault="000A0F80">
                        <w:pPr>
                          <w:spacing w:line="128" w:lineRule="exact"/>
                          <w:ind w:left="231" w:right="-19"/>
                          <w:rPr>
                            <w:rFonts w:ascii="Arial"/>
                            <w:sz w:val="16"/>
                          </w:rPr>
                        </w:pPr>
                        <w:r>
                          <w:rPr>
                            <w:rFonts w:ascii="Arial"/>
                            <w:sz w:val="16"/>
                          </w:rPr>
                          <w:t>Randomly</w:t>
                        </w:r>
                      </w:p>
                      <w:p w14:paraId="5037EB1A" w14:textId="77777777" w:rsidR="000A0F80" w:rsidRDefault="000A0F80">
                        <w:pPr>
                          <w:spacing w:line="232" w:lineRule="exact"/>
                          <w:ind w:right="-19"/>
                          <w:rPr>
                            <w:rFonts w:ascii="Arial"/>
                            <w:sz w:val="16"/>
                          </w:rPr>
                        </w:pPr>
                        <w:r>
                          <w:rPr>
                            <w:rFonts w:ascii="Arial"/>
                            <w:color w:val="FFFFFF"/>
                            <w:position w:val="9"/>
                            <w:sz w:val="16"/>
                          </w:rPr>
                          <w:t xml:space="preserve">1    </w:t>
                        </w:r>
                        <w:r>
                          <w:rPr>
                            <w:rFonts w:ascii="Arial"/>
                            <w:sz w:val="16"/>
                          </w:rPr>
                          <w:t>Generate</w:t>
                        </w:r>
                        <w:r>
                          <w:rPr>
                            <w:rFonts w:ascii="Arial"/>
                            <w:spacing w:val="-15"/>
                            <w:sz w:val="16"/>
                          </w:rPr>
                          <w:t xml:space="preserve"> </w:t>
                        </w:r>
                        <w:r>
                          <w:rPr>
                            <w:rFonts w:ascii="Arial"/>
                            <w:sz w:val="16"/>
                          </w:rPr>
                          <w:t>Model</w:t>
                        </w:r>
                      </w:p>
                    </w:txbxContent>
                  </v:textbox>
                </v:shape>
                <v:shape id="Text Box 14" o:spid="_x0000_s1233" type="#_x0000_t202" style="position:absolute;left:1429;top:-1439;width:775;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04A4870A" w14:textId="77777777" w:rsidR="000A0F80" w:rsidRDefault="000A0F80">
                        <w:pPr>
                          <w:spacing w:line="167" w:lineRule="exact"/>
                          <w:jc w:val="center"/>
                          <w:rPr>
                            <w:rFonts w:ascii="Arial"/>
                            <w:sz w:val="16"/>
                          </w:rPr>
                        </w:pPr>
                        <w:r>
                          <w:rPr>
                            <w:rFonts w:ascii="Arial"/>
                            <w:color w:val="FFFFFF"/>
                            <w:sz w:val="16"/>
                          </w:rPr>
                          <w:t>Generated</w:t>
                        </w:r>
                      </w:p>
                      <w:p w14:paraId="36DD4CA5" w14:textId="77777777" w:rsidR="000A0F80" w:rsidRDefault="000A0F80">
                        <w:pPr>
                          <w:spacing w:before="12" w:line="181" w:lineRule="exact"/>
                          <w:jc w:val="center"/>
                          <w:rPr>
                            <w:rFonts w:ascii="Arial"/>
                            <w:sz w:val="16"/>
                          </w:rPr>
                        </w:pPr>
                        <w:r>
                          <w:rPr>
                            <w:rFonts w:ascii="Arial"/>
                            <w:color w:val="FFFFFF"/>
                            <w:w w:val="105"/>
                            <w:sz w:val="16"/>
                          </w:rPr>
                          <w:t>Model</w:t>
                        </w:r>
                      </w:p>
                    </w:txbxContent>
                  </v:textbox>
                </v:shape>
                <v:shape id="Text Box 13" o:spid="_x0000_s1234" type="#_x0000_t202" style="position:absolute;left:2510;top:-1404;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34A53BA6" w14:textId="77777777" w:rsidR="000A0F80" w:rsidRDefault="000A0F80">
                        <w:pPr>
                          <w:spacing w:line="128" w:lineRule="exact"/>
                          <w:ind w:left="231" w:right="-17"/>
                          <w:rPr>
                            <w:rFonts w:ascii="Arial"/>
                            <w:sz w:val="16"/>
                          </w:rPr>
                        </w:pPr>
                        <w:r>
                          <w:rPr>
                            <w:rFonts w:ascii="Arial"/>
                            <w:sz w:val="16"/>
                          </w:rPr>
                          <w:t>Generate</w:t>
                        </w:r>
                      </w:p>
                      <w:p w14:paraId="41EE197C" w14:textId="77777777" w:rsidR="000A0F80" w:rsidRDefault="000A0F80">
                        <w:pPr>
                          <w:spacing w:line="232" w:lineRule="exact"/>
                          <w:ind w:right="-17"/>
                          <w:rPr>
                            <w:rFonts w:ascii="Arial"/>
                            <w:sz w:val="16"/>
                          </w:rPr>
                        </w:pPr>
                        <w:r>
                          <w:rPr>
                            <w:rFonts w:ascii="Arial"/>
                            <w:color w:val="FFFFFF"/>
                            <w:position w:val="9"/>
                            <w:sz w:val="16"/>
                          </w:rPr>
                          <w:t xml:space="preserve">2    </w:t>
                        </w:r>
                        <w:r>
                          <w:rPr>
                            <w:rFonts w:ascii="Arial"/>
                            <w:sz w:val="16"/>
                          </w:rPr>
                          <w:t>Code</w:t>
                        </w:r>
                        <w:r>
                          <w:rPr>
                            <w:rFonts w:ascii="Arial"/>
                            <w:spacing w:val="-18"/>
                            <w:sz w:val="16"/>
                          </w:rPr>
                          <w:t xml:space="preserve"> </w:t>
                        </w:r>
                        <w:r>
                          <w:rPr>
                            <w:rFonts w:ascii="Arial"/>
                            <w:sz w:val="16"/>
                          </w:rPr>
                          <w:t>(Batch)</w:t>
                        </w:r>
                      </w:p>
                    </w:txbxContent>
                  </v:textbox>
                </v:shape>
                <v:shape id="Text Box 12" o:spid="_x0000_s1235" type="#_x0000_t202" style="position:absolute;left:4057;top:-1479;width:610;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14:paraId="5251B8C6" w14:textId="77777777" w:rsidR="000A0F80" w:rsidRDefault="000A0F80">
                        <w:pPr>
                          <w:spacing w:line="132" w:lineRule="exact"/>
                          <w:ind w:left="-2"/>
                          <w:jc w:val="center"/>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242A76F2" w14:textId="77777777" w:rsidR="000A0F80" w:rsidRDefault="000A0F80">
                        <w:pPr>
                          <w:spacing w:before="5"/>
                          <w:jc w:val="center"/>
                          <w:rPr>
                            <w:rFonts w:ascii="Arial"/>
                            <w:sz w:val="13"/>
                          </w:rPr>
                        </w:pPr>
                        <w:r>
                          <w:rPr>
                            <w:rFonts w:ascii="Arial"/>
                            <w:color w:val="FFFFFF"/>
                            <w:spacing w:val="-1"/>
                            <w:sz w:val="13"/>
                          </w:rPr>
                          <w:t>Generated</w:t>
                        </w:r>
                      </w:p>
                      <w:p w14:paraId="0C21F4CA" w14:textId="77777777" w:rsidR="000A0F80" w:rsidRDefault="000A0F80">
                        <w:pPr>
                          <w:spacing w:before="4" w:line="146" w:lineRule="exact"/>
                          <w:jc w:val="center"/>
                          <w:rPr>
                            <w:rFonts w:ascii="Arial"/>
                            <w:sz w:val="13"/>
                          </w:rPr>
                        </w:pPr>
                        <w:r>
                          <w:rPr>
                            <w:rFonts w:ascii="Arial"/>
                            <w:color w:val="FFFFFF"/>
                            <w:sz w:val="13"/>
                          </w:rPr>
                          <w:t>Model</w:t>
                        </w:r>
                      </w:p>
                    </w:txbxContent>
                  </v:textbox>
                </v:shape>
                <v:shape id="Text Box 11" o:spid="_x0000_s1236" type="#_x0000_t202" style="position:absolute;left:1617;top:-909;width:3254;height: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14:paraId="7DCB3C93" w14:textId="77777777" w:rsidR="000A0F80" w:rsidRDefault="000A0F80">
                        <w:pPr>
                          <w:tabs>
                            <w:tab w:val="left" w:pos="1317"/>
                            <w:tab w:val="left" w:pos="2771"/>
                          </w:tabs>
                          <w:spacing w:line="139" w:lineRule="exact"/>
                          <w:ind w:left="231"/>
                          <w:rPr>
                            <w:rFonts w:ascii="Arial"/>
                            <w:sz w:val="16"/>
                          </w:rPr>
                        </w:pPr>
                        <w:r>
                          <w:rPr>
                            <w:rFonts w:ascii="Arial"/>
                            <w:color w:val="E60018"/>
                            <w:sz w:val="16"/>
                          </w:rPr>
                          <w:t>Compare</w:t>
                        </w:r>
                        <w:r>
                          <w:rPr>
                            <w:rFonts w:ascii="Arial"/>
                            <w:color w:val="E60018"/>
                            <w:sz w:val="16"/>
                          </w:rPr>
                          <w:tab/>
                        </w:r>
                        <w:r>
                          <w:rPr>
                            <w:rFonts w:ascii="Arial"/>
                            <w:position w:val="2"/>
                            <w:sz w:val="16"/>
                          </w:rPr>
                          <w:t>Reverse</w:t>
                        </w:r>
                        <w:r>
                          <w:rPr>
                            <w:rFonts w:ascii="Arial"/>
                            <w:position w:val="2"/>
                            <w:sz w:val="16"/>
                          </w:rPr>
                          <w:tab/>
                        </w:r>
                        <w:r>
                          <w:rPr>
                            <w:rFonts w:ascii="Arial"/>
                            <w:spacing w:val="-1"/>
                            <w:sz w:val="16"/>
                          </w:rPr>
                          <w:t>Modify</w:t>
                        </w:r>
                      </w:p>
                      <w:p w14:paraId="78DFCB82" w14:textId="77777777" w:rsidR="000A0F80" w:rsidRDefault="000A0F80">
                        <w:pPr>
                          <w:tabs>
                            <w:tab w:val="left" w:pos="1085"/>
                            <w:tab w:val="left" w:pos="2539"/>
                          </w:tabs>
                          <w:spacing w:line="237" w:lineRule="exact"/>
                          <w:rPr>
                            <w:rFonts w:ascii="Arial"/>
                            <w:sz w:val="16"/>
                          </w:rPr>
                        </w:pPr>
                        <w:r>
                          <w:rPr>
                            <w:rFonts w:ascii="Arial"/>
                            <w:color w:val="FFFFFF"/>
                            <w:position w:val="9"/>
                            <w:sz w:val="16"/>
                          </w:rPr>
                          <w:t xml:space="preserve">6  </w:t>
                        </w:r>
                        <w:r>
                          <w:rPr>
                            <w:rFonts w:ascii="Arial"/>
                            <w:color w:val="FFFFFF"/>
                            <w:spacing w:val="12"/>
                            <w:position w:val="9"/>
                            <w:sz w:val="16"/>
                          </w:rPr>
                          <w:t xml:space="preserve"> </w:t>
                        </w:r>
                        <w:r>
                          <w:rPr>
                            <w:rFonts w:ascii="Arial"/>
                            <w:color w:val="E60018"/>
                            <w:sz w:val="16"/>
                          </w:rPr>
                          <w:t>Model</w:t>
                        </w:r>
                        <w:r>
                          <w:rPr>
                            <w:rFonts w:ascii="Arial"/>
                            <w:color w:val="E60018"/>
                            <w:sz w:val="16"/>
                          </w:rPr>
                          <w:tab/>
                        </w:r>
                        <w:r>
                          <w:rPr>
                            <w:rFonts w:ascii="Arial"/>
                            <w:color w:val="FFFFFF"/>
                            <w:position w:val="10"/>
                            <w:sz w:val="16"/>
                          </w:rPr>
                          <w:t xml:space="preserve">4  </w:t>
                        </w:r>
                        <w:r>
                          <w:rPr>
                            <w:rFonts w:ascii="Arial"/>
                            <w:color w:val="FFFFFF"/>
                            <w:spacing w:val="15"/>
                            <w:position w:val="10"/>
                            <w:sz w:val="16"/>
                          </w:rPr>
                          <w:t xml:space="preserve"> </w:t>
                        </w:r>
                        <w:r>
                          <w:rPr>
                            <w:rFonts w:ascii="Arial"/>
                            <w:position w:val="2"/>
                            <w:sz w:val="16"/>
                          </w:rPr>
                          <w:t>Code (Inc.)</w:t>
                        </w:r>
                        <w:r>
                          <w:rPr>
                            <w:rFonts w:ascii="Arial"/>
                            <w:position w:val="2"/>
                            <w:sz w:val="16"/>
                          </w:rPr>
                          <w:tab/>
                        </w:r>
                        <w:r>
                          <w:rPr>
                            <w:rFonts w:ascii="Arial"/>
                            <w:color w:val="FFFFFF"/>
                            <w:position w:val="9"/>
                            <w:sz w:val="16"/>
                          </w:rPr>
                          <w:t xml:space="preserve">3  </w:t>
                        </w:r>
                        <w:r>
                          <w:rPr>
                            <w:rFonts w:ascii="Arial"/>
                            <w:color w:val="FFFFFF"/>
                            <w:spacing w:val="17"/>
                            <w:position w:val="9"/>
                            <w:sz w:val="16"/>
                          </w:rPr>
                          <w:t xml:space="preserve"> </w:t>
                        </w:r>
                        <w:r>
                          <w:rPr>
                            <w:rFonts w:ascii="Arial"/>
                            <w:sz w:val="16"/>
                          </w:rPr>
                          <w:t>Code</w:t>
                        </w:r>
                      </w:p>
                    </w:txbxContent>
                  </v:textbox>
                </v:shape>
                <v:shape id="Text Box 10" o:spid="_x0000_s1237" type="#_x0000_t202" style="position:absolute;left:1401;top:-364;width:129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14:paraId="5EBE5453" w14:textId="77777777" w:rsidR="000A0F80" w:rsidRDefault="000A0F80">
                        <w:pPr>
                          <w:spacing w:line="120" w:lineRule="exact"/>
                          <w:ind w:left="92"/>
                          <w:rPr>
                            <w:rFonts w:ascii="Arial"/>
                            <w:sz w:val="13"/>
                          </w:rPr>
                        </w:pPr>
                        <w:r>
                          <w:rPr>
                            <w:rFonts w:ascii="Arial"/>
                            <w:color w:val="FFFFFF"/>
                            <w:sz w:val="13"/>
                          </w:rPr>
                          <w:t>Model from</w:t>
                        </w:r>
                      </w:p>
                      <w:p w14:paraId="46B5E97D" w14:textId="77777777" w:rsidR="000A0F80" w:rsidRDefault="000A0F80">
                        <w:pPr>
                          <w:tabs>
                            <w:tab w:val="right" w:pos="1291"/>
                          </w:tabs>
                          <w:spacing w:line="166" w:lineRule="exact"/>
                          <w:rPr>
                            <w:rFonts w:ascii="Arial"/>
                            <w:sz w:val="16"/>
                          </w:rPr>
                        </w:pPr>
                        <w:r>
                          <w:rPr>
                            <w:rFonts w:ascii="Arial"/>
                            <w:color w:val="FFFFFF"/>
                            <w:sz w:val="13"/>
                          </w:rPr>
                          <w:t>Modified</w:t>
                        </w:r>
                        <w:r>
                          <w:rPr>
                            <w:rFonts w:ascii="Arial"/>
                            <w:color w:val="FFFFFF"/>
                            <w:spacing w:val="-2"/>
                            <w:sz w:val="13"/>
                          </w:rPr>
                          <w:t xml:space="preserve"> </w:t>
                        </w:r>
                        <w:r>
                          <w:rPr>
                            <w:rFonts w:ascii="Arial"/>
                            <w:color w:val="FFFFFF"/>
                            <w:sz w:val="13"/>
                          </w:rPr>
                          <w:t>Code</w:t>
                        </w:r>
                        <w:r>
                          <w:rPr>
                            <w:rFonts w:ascii="Arial"/>
                            <w:color w:val="FFFFFF"/>
                            <w:sz w:val="16"/>
                          </w:rPr>
                          <w:tab/>
                          <w:t>5</w:t>
                        </w:r>
                      </w:p>
                    </w:txbxContent>
                  </v:textbox>
                </v:shape>
                <v:shape id="Text Box 9" o:spid="_x0000_s1238" type="#_x0000_t202" style="position:absolute;left:2833;top:-351;width:963;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14:paraId="511B9D2D" w14:textId="77777777" w:rsidR="000A0F80" w:rsidRDefault="000A0F80">
                        <w:pPr>
                          <w:spacing w:line="167" w:lineRule="exact"/>
                          <w:rPr>
                            <w:rFonts w:ascii="Arial"/>
                            <w:sz w:val="16"/>
                          </w:rPr>
                        </w:pPr>
                        <w:r>
                          <w:rPr>
                            <w:rFonts w:ascii="Arial"/>
                            <w:w w:val="105"/>
                            <w:sz w:val="16"/>
                          </w:rPr>
                          <w:t>Reverse</w:t>
                        </w:r>
                      </w:p>
                      <w:p w14:paraId="2B69ABFA" w14:textId="77777777" w:rsidR="000A0F80" w:rsidRDefault="000A0F80">
                        <w:pPr>
                          <w:spacing w:before="12" w:line="181" w:lineRule="exact"/>
                          <w:rPr>
                            <w:rFonts w:ascii="Arial"/>
                            <w:sz w:val="16"/>
                          </w:rPr>
                        </w:pPr>
                        <w:r>
                          <w:rPr>
                            <w:rFonts w:ascii="Arial"/>
                            <w:sz w:val="16"/>
                          </w:rPr>
                          <w:t>Code (Batch)</w:t>
                        </w:r>
                      </w:p>
                    </w:txbxContent>
                  </v:textbox>
                </v:shape>
                <v:shape id="Text Box 8" o:spid="_x0000_s1239" type="#_x0000_t202" style="position:absolute;left:4051;top:-403;width:619;height: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14:paraId="22301BD2" w14:textId="77777777" w:rsidR="000A0F80" w:rsidRDefault="000A0F80">
                        <w:pPr>
                          <w:spacing w:line="167" w:lineRule="exact"/>
                          <w:ind w:left="-1"/>
                          <w:jc w:val="center"/>
                          <w:rPr>
                            <w:rFonts w:ascii="Arial"/>
                            <w:sz w:val="16"/>
                          </w:rPr>
                        </w:pPr>
                        <w:r>
                          <w:rPr>
                            <w:rFonts w:ascii="Arial"/>
                            <w:color w:val="FFFFFF"/>
                            <w:spacing w:val="-1"/>
                            <w:sz w:val="16"/>
                          </w:rPr>
                          <w:t>Modified</w:t>
                        </w:r>
                      </w:p>
                      <w:p w14:paraId="2AA7FEBD" w14:textId="77777777" w:rsidR="000A0F80" w:rsidRDefault="000A0F80">
                        <w:pPr>
                          <w:spacing w:before="12" w:line="181" w:lineRule="exact"/>
                          <w:ind w:left="2"/>
                          <w:jc w:val="center"/>
                          <w:rPr>
                            <w:rFonts w:ascii="Arial"/>
                            <w:sz w:val="16"/>
                          </w:rPr>
                        </w:pPr>
                        <w:r>
                          <w:rPr>
                            <w:rFonts w:ascii="Arial"/>
                            <w:color w:val="FFFFFF"/>
                            <w:w w:val="105"/>
                            <w:sz w:val="16"/>
                          </w:rPr>
                          <w:t>Code</w:t>
                        </w:r>
                      </w:p>
                    </w:txbxContent>
                  </v:textbox>
                </v:shape>
                <v:shape id="Text Box 7" o:spid="_x0000_s1240" type="#_x0000_t202" style="position:absolute;left:4878;top:127;width:92;height:1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14:paraId="18AB10F9" w14:textId="77777777" w:rsidR="000A0F80" w:rsidRDefault="000A0F80">
                        <w:pPr>
                          <w:spacing w:line="164" w:lineRule="exact"/>
                          <w:rPr>
                            <w:rFonts w:ascii="Arial"/>
                            <w:sz w:val="16"/>
                          </w:rPr>
                        </w:pPr>
                        <w:r>
                          <w:rPr>
                            <w:rFonts w:ascii="Arial"/>
                            <w:color w:val="FFFFFF"/>
                            <w:w w:val="102"/>
                            <w:sz w:val="16"/>
                          </w:rPr>
                          <w:t>8</w:t>
                        </w:r>
                      </w:p>
                    </w:txbxContent>
                  </v:textbox>
                </v:shape>
                <v:shape id="Text Box 6" o:spid="_x0000_s1241" type="#_x0000_t202" style="position:absolute;left:1741;top:492;width:119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14:paraId="03297B46" w14:textId="77777777" w:rsidR="000A0F80" w:rsidRDefault="000A0F80">
                        <w:pPr>
                          <w:spacing w:line="128" w:lineRule="exact"/>
                          <w:ind w:left="231" w:right="-17"/>
                          <w:rPr>
                            <w:rFonts w:ascii="Arial"/>
                            <w:sz w:val="16"/>
                          </w:rPr>
                        </w:pPr>
                        <w:r>
                          <w:rPr>
                            <w:rFonts w:ascii="Arial"/>
                            <w:sz w:val="16"/>
                          </w:rPr>
                          <w:t>Generate</w:t>
                        </w:r>
                      </w:p>
                      <w:p w14:paraId="696AE67F" w14:textId="77777777" w:rsidR="000A0F80" w:rsidRDefault="000A0F80">
                        <w:pPr>
                          <w:spacing w:line="232" w:lineRule="exact"/>
                          <w:ind w:right="-17"/>
                          <w:rPr>
                            <w:rFonts w:ascii="Arial"/>
                            <w:sz w:val="16"/>
                          </w:rPr>
                        </w:pPr>
                        <w:r>
                          <w:rPr>
                            <w:rFonts w:ascii="Arial"/>
                            <w:color w:val="FFFFFF"/>
                            <w:position w:val="9"/>
                            <w:sz w:val="16"/>
                          </w:rPr>
                          <w:t xml:space="preserve">7    </w:t>
                        </w:r>
                        <w:r>
                          <w:rPr>
                            <w:rFonts w:ascii="Arial"/>
                            <w:sz w:val="16"/>
                          </w:rPr>
                          <w:t>Code</w:t>
                        </w:r>
                        <w:r>
                          <w:rPr>
                            <w:rFonts w:ascii="Arial"/>
                            <w:spacing w:val="-18"/>
                            <w:sz w:val="16"/>
                          </w:rPr>
                          <w:t xml:space="preserve"> </w:t>
                        </w:r>
                        <w:r>
                          <w:rPr>
                            <w:rFonts w:ascii="Arial"/>
                            <w:sz w:val="16"/>
                          </w:rPr>
                          <w:t>(Batch)</w:t>
                        </w:r>
                      </w:p>
                    </w:txbxContent>
                  </v:textbox>
                </v:shape>
                <v:shape id="Text Box 5" o:spid="_x0000_s1242" type="#_x0000_t202" style="position:absolute;left:4059;top:400;width:603;height: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14:paraId="00591F6A" w14:textId="77777777" w:rsidR="000A0F80" w:rsidRDefault="000A0F80">
                        <w:pPr>
                          <w:spacing w:line="132" w:lineRule="exact"/>
                          <w:ind w:left="58" w:right="-16" w:hanging="59"/>
                          <w:rPr>
                            <w:rFonts w:ascii="Arial"/>
                            <w:sz w:val="13"/>
                          </w:rPr>
                        </w:pPr>
                        <w:r>
                          <w:rPr>
                            <w:rFonts w:ascii="Arial"/>
                            <w:color w:val="FFFFFF"/>
                            <w:sz w:val="13"/>
                          </w:rPr>
                          <w:t>Code</w:t>
                        </w:r>
                        <w:r>
                          <w:rPr>
                            <w:rFonts w:ascii="Arial"/>
                            <w:color w:val="FFFFFF"/>
                            <w:spacing w:val="-7"/>
                            <w:sz w:val="13"/>
                          </w:rPr>
                          <w:t xml:space="preserve"> </w:t>
                        </w:r>
                        <w:r>
                          <w:rPr>
                            <w:rFonts w:ascii="Arial"/>
                            <w:color w:val="FFFFFF"/>
                            <w:sz w:val="13"/>
                          </w:rPr>
                          <w:t>from</w:t>
                        </w:r>
                      </w:p>
                      <w:p w14:paraId="7616E545" w14:textId="77777777" w:rsidR="000A0F80" w:rsidRDefault="000A0F80">
                        <w:pPr>
                          <w:spacing w:before="4" w:line="247" w:lineRule="auto"/>
                          <w:ind w:left="127" w:right="-16" w:hanging="69"/>
                          <w:rPr>
                            <w:rFonts w:ascii="Arial"/>
                            <w:sz w:val="13"/>
                          </w:rPr>
                        </w:pPr>
                        <w:r>
                          <w:rPr>
                            <w:rFonts w:ascii="Arial"/>
                            <w:color w:val="FFFFFF"/>
                            <w:w w:val="95"/>
                            <w:sz w:val="13"/>
                          </w:rPr>
                          <w:t xml:space="preserve">Updated </w:t>
                        </w:r>
                        <w:r>
                          <w:rPr>
                            <w:rFonts w:ascii="Arial"/>
                            <w:color w:val="FFFFFF"/>
                            <w:sz w:val="13"/>
                          </w:rPr>
                          <w:t>Model</w:t>
                        </w:r>
                      </w:p>
                    </w:txbxContent>
                  </v:textbox>
                </v:shape>
                <w10:wrap anchorx="page"/>
              </v:group>
            </w:pict>
          </mc:Fallback>
        </mc:AlternateContent>
      </w:r>
      <w:r w:rsidR="0044141A">
        <w:rPr>
          <w:rFonts w:ascii="Arial"/>
          <w:color w:val="E60018"/>
          <w:sz w:val="16"/>
        </w:rPr>
        <w:t>Compare Code</w:t>
      </w:r>
    </w:p>
    <w:p w14:paraId="0E74A00F" w14:textId="77777777" w:rsidR="00B66BFA" w:rsidRDefault="00B66BFA">
      <w:pPr>
        <w:pStyle w:val="Corpsdetexte"/>
        <w:rPr>
          <w:rFonts w:ascii="Arial"/>
          <w:sz w:val="16"/>
        </w:rPr>
      </w:pPr>
    </w:p>
    <w:p w14:paraId="2B2D06CA" w14:textId="77777777" w:rsidR="00B66BFA" w:rsidRDefault="00B66BFA">
      <w:pPr>
        <w:pStyle w:val="Corpsdetexte"/>
        <w:rPr>
          <w:rFonts w:ascii="Arial"/>
          <w:sz w:val="16"/>
        </w:rPr>
      </w:pPr>
    </w:p>
    <w:p w14:paraId="796A34B8" w14:textId="77777777" w:rsidR="00B66BFA" w:rsidRDefault="00B66BFA">
      <w:pPr>
        <w:pStyle w:val="Corpsdetexte"/>
        <w:rPr>
          <w:rFonts w:ascii="Arial"/>
          <w:sz w:val="16"/>
        </w:rPr>
      </w:pPr>
    </w:p>
    <w:p w14:paraId="7A755FAA" w14:textId="77777777" w:rsidR="00B66BFA" w:rsidRDefault="00B66BFA">
      <w:pPr>
        <w:pStyle w:val="Corpsdetexte"/>
        <w:spacing w:before="6"/>
        <w:rPr>
          <w:rFonts w:ascii="Arial"/>
          <w:sz w:val="22"/>
        </w:rPr>
      </w:pPr>
    </w:p>
    <w:p w14:paraId="03E40176" w14:textId="77777777" w:rsidR="00B66BFA" w:rsidRDefault="0044141A">
      <w:pPr>
        <w:pStyle w:val="Titre4"/>
        <w:ind w:left="255" w:firstLine="151"/>
        <w:jc w:val="both"/>
      </w:pPr>
      <w:r>
        <w:t>Figure 9:  Simulation 2 for Left-invertibility Law</w:t>
      </w:r>
    </w:p>
    <w:p w14:paraId="5D18B35A" w14:textId="77777777" w:rsidR="00B66BFA" w:rsidRDefault="00B66BFA">
      <w:pPr>
        <w:pStyle w:val="Corpsdetexte"/>
        <w:rPr>
          <w:rFonts w:ascii="Georgia"/>
          <w:b/>
        </w:rPr>
      </w:pPr>
    </w:p>
    <w:p w14:paraId="17A57956" w14:textId="77777777" w:rsidR="00B66BFA" w:rsidRDefault="00B66BFA">
      <w:pPr>
        <w:pStyle w:val="Corpsdetexte"/>
        <w:spacing w:before="6"/>
        <w:rPr>
          <w:rFonts w:ascii="Georgia"/>
          <w:b/>
          <w:sz w:val="16"/>
        </w:rPr>
      </w:pPr>
    </w:p>
    <w:p w14:paraId="422C9276" w14:textId="77777777" w:rsidR="00B66BFA" w:rsidRDefault="0044141A">
      <w:pPr>
        <w:pStyle w:val="Corpsdetexte"/>
        <w:spacing w:before="1" w:line="242" w:lineRule="auto"/>
        <w:ind w:left="255"/>
        <w:jc w:val="both"/>
      </w:pPr>
      <w:r>
        <w:rPr>
          <w:w w:val="110"/>
        </w:rPr>
        <w:t xml:space="preserve">generated from the original randomly generated model in step </w:t>
      </w:r>
      <w:r>
        <w:rPr>
          <w:rFonts w:ascii="Georgia"/>
          <w:b/>
          <w:w w:val="110"/>
        </w:rPr>
        <w:t>(2)</w:t>
      </w:r>
      <w:r>
        <w:rPr>
          <w:w w:val="110"/>
        </w:rPr>
        <w:t xml:space="preserve">. The round-trip is done through steps </w:t>
      </w:r>
      <w:r>
        <w:rPr>
          <w:rFonts w:ascii="Georgia"/>
          <w:b/>
          <w:w w:val="110"/>
        </w:rPr>
        <w:t xml:space="preserve">(3) </w:t>
      </w:r>
      <w:r>
        <w:rPr>
          <w:w w:val="110"/>
        </w:rPr>
        <w:t xml:space="preserve">to </w:t>
      </w:r>
      <w:r>
        <w:rPr>
          <w:rFonts w:ascii="Georgia"/>
          <w:b/>
          <w:w w:val="110"/>
        </w:rPr>
        <w:t>(4)</w:t>
      </w:r>
      <w:r>
        <w:rPr>
          <w:w w:val="110"/>
        </w:rPr>
        <w:t xml:space="preserve">. The code generated from the original randomly generated model is compared with code generated from the reversed model in step </w:t>
      </w:r>
      <w:r>
        <w:rPr>
          <w:rFonts w:ascii="Georgia"/>
          <w:b/>
          <w:w w:val="110"/>
        </w:rPr>
        <w:t>(6)</w:t>
      </w:r>
      <w:r>
        <w:rPr>
          <w:w w:val="110"/>
        </w:rPr>
        <w:t>.</w:t>
      </w:r>
    </w:p>
    <w:p w14:paraId="42FB97E0" w14:textId="77777777" w:rsidR="00B66BFA" w:rsidRDefault="0044141A">
      <w:pPr>
        <w:pStyle w:val="Corpsdetexte"/>
        <w:spacing w:line="242" w:lineRule="auto"/>
        <w:ind w:left="255" w:firstLine="179"/>
        <w:jc w:val="both"/>
      </w:pPr>
      <w:r>
        <w:rPr>
          <w:w w:val="110"/>
        </w:rPr>
        <w:t>Code generation and reverse generation are done in batch mode</w:t>
      </w:r>
      <w:r>
        <w:rPr>
          <w:spacing w:val="-4"/>
          <w:w w:val="110"/>
        </w:rPr>
        <w:t xml:space="preserve"> </w:t>
      </w:r>
      <w:r>
        <w:rPr>
          <w:w w:val="110"/>
        </w:rPr>
        <w:t>since</w:t>
      </w:r>
      <w:r>
        <w:rPr>
          <w:spacing w:val="-4"/>
          <w:w w:val="110"/>
        </w:rPr>
        <w:t xml:space="preserve"> </w:t>
      </w:r>
      <w:r>
        <w:rPr>
          <w:w w:val="110"/>
        </w:rPr>
        <w:t>no</w:t>
      </w:r>
      <w:r>
        <w:rPr>
          <w:spacing w:val="-4"/>
          <w:w w:val="110"/>
        </w:rPr>
        <w:t xml:space="preserve"> </w:t>
      </w:r>
      <w:r>
        <w:rPr>
          <w:w w:val="110"/>
        </w:rPr>
        <w:t>modifications</w:t>
      </w:r>
      <w:r>
        <w:rPr>
          <w:spacing w:val="-4"/>
          <w:w w:val="110"/>
        </w:rPr>
        <w:t xml:space="preserve"> </w:t>
      </w:r>
      <w:r>
        <w:rPr>
          <w:w w:val="110"/>
        </w:rPr>
        <w:t>are</w:t>
      </w:r>
      <w:r>
        <w:rPr>
          <w:spacing w:val="-4"/>
          <w:w w:val="110"/>
        </w:rPr>
        <w:t xml:space="preserve"> </w:t>
      </w:r>
      <w:r>
        <w:rPr>
          <w:w w:val="110"/>
        </w:rPr>
        <w:t>made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models</w:t>
      </w:r>
      <w:r>
        <w:rPr>
          <w:spacing w:val="-4"/>
          <w:w w:val="110"/>
        </w:rPr>
        <w:t xml:space="preserve"> </w:t>
      </w:r>
      <w:r>
        <w:rPr>
          <w:w w:val="110"/>
        </w:rPr>
        <w:t>or</w:t>
      </w:r>
      <w:r>
        <w:rPr>
          <w:spacing w:val="-4"/>
          <w:w w:val="110"/>
        </w:rPr>
        <w:t xml:space="preserve"> </w:t>
      </w:r>
      <w:r>
        <w:rPr>
          <w:w w:val="110"/>
        </w:rPr>
        <w:t xml:space="preserve">code in this simulation. Comparison of models is done </w:t>
      </w:r>
      <w:r>
        <w:rPr>
          <w:spacing w:val="-3"/>
          <w:w w:val="110"/>
        </w:rPr>
        <w:t xml:space="preserve">by </w:t>
      </w:r>
      <w:r>
        <w:rPr>
          <w:w w:val="110"/>
        </w:rPr>
        <w:t>first comparing the number of each type of elements. Then if the numbers</w:t>
      </w:r>
      <w:r>
        <w:rPr>
          <w:spacing w:val="-11"/>
          <w:w w:val="110"/>
        </w:rPr>
        <w:t xml:space="preserve"> </w:t>
      </w:r>
      <w:r>
        <w:rPr>
          <w:w w:val="110"/>
        </w:rPr>
        <w:t>of</w:t>
      </w:r>
      <w:r>
        <w:rPr>
          <w:spacing w:val="-11"/>
          <w:w w:val="110"/>
        </w:rPr>
        <w:t xml:space="preserve"> </w:t>
      </w:r>
      <w:r>
        <w:rPr>
          <w:w w:val="110"/>
        </w:rPr>
        <w:t>each</w:t>
      </w:r>
      <w:r>
        <w:rPr>
          <w:spacing w:val="-11"/>
          <w:w w:val="110"/>
        </w:rPr>
        <w:t xml:space="preserve"> </w:t>
      </w:r>
      <w:r>
        <w:rPr>
          <w:w w:val="110"/>
        </w:rPr>
        <w:t>type</w:t>
      </w:r>
      <w:r>
        <w:rPr>
          <w:spacing w:val="-11"/>
          <w:w w:val="110"/>
        </w:rPr>
        <w:t xml:space="preserve"> </w:t>
      </w:r>
      <w:r>
        <w:rPr>
          <w:w w:val="110"/>
        </w:rPr>
        <w:t>of</w:t>
      </w:r>
      <w:r>
        <w:rPr>
          <w:spacing w:val="-11"/>
          <w:w w:val="110"/>
        </w:rPr>
        <w:t xml:space="preserve"> </w:t>
      </w:r>
      <w:r>
        <w:rPr>
          <w:w w:val="110"/>
        </w:rPr>
        <w:t>elements</w:t>
      </w:r>
      <w:r>
        <w:rPr>
          <w:spacing w:val="-11"/>
          <w:w w:val="110"/>
        </w:rPr>
        <w:t xml:space="preserve"> </w:t>
      </w:r>
      <w:r>
        <w:rPr>
          <w:w w:val="110"/>
        </w:rPr>
        <w:t>is</w:t>
      </w:r>
      <w:r>
        <w:rPr>
          <w:spacing w:val="-12"/>
          <w:w w:val="110"/>
        </w:rPr>
        <w:t xml:space="preserve"> </w:t>
      </w:r>
      <w:r>
        <w:rPr>
          <w:w w:val="110"/>
        </w:rPr>
        <w:t>the</w:t>
      </w:r>
      <w:r>
        <w:rPr>
          <w:spacing w:val="-11"/>
          <w:w w:val="110"/>
        </w:rPr>
        <w:t xml:space="preserve"> </w:t>
      </w:r>
      <w:r>
        <w:rPr>
          <w:w w:val="110"/>
        </w:rPr>
        <w:t>same,</w:t>
      </w:r>
      <w:r>
        <w:rPr>
          <w:spacing w:val="-9"/>
          <w:w w:val="110"/>
        </w:rPr>
        <w:t xml:space="preserve"> </w:t>
      </w:r>
      <w:r>
        <w:rPr>
          <w:w w:val="110"/>
        </w:rPr>
        <w:t>EMF</w:t>
      </w:r>
      <w:r>
        <w:rPr>
          <w:spacing w:val="-11"/>
          <w:w w:val="110"/>
        </w:rPr>
        <w:t xml:space="preserve"> </w:t>
      </w:r>
      <w:r>
        <w:rPr>
          <w:w w:val="110"/>
        </w:rPr>
        <w:t xml:space="preserve">Compare is used. Comparison of code is done </w:t>
      </w:r>
      <w:r>
        <w:rPr>
          <w:spacing w:val="-3"/>
          <w:w w:val="110"/>
        </w:rPr>
        <w:t xml:space="preserve">by </w:t>
      </w:r>
      <w:r>
        <w:rPr>
          <w:w w:val="110"/>
        </w:rPr>
        <w:t>using the built-in code comparison tool of Eclipse</w:t>
      </w:r>
      <w:r>
        <w:rPr>
          <w:spacing w:val="10"/>
          <w:w w:val="110"/>
        </w:rPr>
        <w:t xml:space="preserve"> </w:t>
      </w:r>
      <w:r>
        <w:rPr>
          <w:w w:val="110"/>
        </w:rPr>
        <w:t>CDT.</w:t>
      </w:r>
    </w:p>
    <w:p w14:paraId="48FE5281" w14:textId="77777777" w:rsidR="00B66BFA" w:rsidRDefault="0044141A">
      <w:pPr>
        <w:pStyle w:val="Corpsdetexte"/>
        <w:spacing w:line="242" w:lineRule="auto"/>
        <w:ind w:left="255" w:firstLine="179"/>
        <w:jc w:val="both"/>
      </w:pPr>
      <w:r>
        <w:rPr>
          <w:spacing w:val="-4"/>
          <w:w w:val="110"/>
        </w:rPr>
        <w:t xml:space="preserve">Table </w:t>
      </w:r>
      <w:r>
        <w:rPr>
          <w:w w:val="110"/>
        </w:rPr>
        <w:t xml:space="preserve">2 shows the number of each type of elements in the randomly generated model, and the comparison results, for  3 of the 200 models created </w:t>
      </w:r>
      <w:r>
        <w:rPr>
          <w:spacing w:val="-3"/>
          <w:w w:val="110"/>
        </w:rPr>
        <w:t xml:space="preserve">by </w:t>
      </w:r>
      <w:r>
        <w:rPr>
          <w:w w:val="110"/>
        </w:rPr>
        <w:t>the generator. After launch- ing the simulation for the 200 models, no differences were found during model comparison and code comparison. This result verifies that our model-code synchronization method satisfies Law 1 of round-trip</w:t>
      </w:r>
      <w:r>
        <w:rPr>
          <w:spacing w:val="-6"/>
          <w:w w:val="110"/>
        </w:rPr>
        <w:t xml:space="preserve"> </w:t>
      </w:r>
      <w:r>
        <w:rPr>
          <w:w w:val="110"/>
        </w:rPr>
        <w:t>engineering.</w:t>
      </w:r>
    </w:p>
    <w:p w14:paraId="5FAFE871" w14:textId="77777777" w:rsidR="00B66BFA" w:rsidRDefault="0044141A">
      <w:pPr>
        <w:pStyle w:val="Titre2"/>
        <w:numPr>
          <w:ilvl w:val="2"/>
          <w:numId w:val="2"/>
        </w:numPr>
        <w:tabs>
          <w:tab w:val="left" w:pos="969"/>
        </w:tabs>
        <w:spacing w:before="130"/>
        <w:jc w:val="both"/>
      </w:pPr>
      <w:r>
        <w:t>Simulation for Law 2</w:t>
      </w:r>
      <w:r>
        <w:rPr>
          <w:spacing w:val="-24"/>
        </w:rPr>
        <w:t xml:space="preserve"> </w:t>
      </w:r>
      <w:r>
        <w:t>left-invertibility</w:t>
      </w:r>
    </w:p>
    <w:p w14:paraId="7A751F1F" w14:textId="77777777" w:rsidR="00B66BFA" w:rsidRDefault="0044141A">
      <w:pPr>
        <w:pStyle w:val="Corpsdetexte"/>
        <w:spacing w:before="43" w:line="242" w:lineRule="auto"/>
        <w:ind w:left="255" w:firstLine="179"/>
        <w:jc w:val="both"/>
      </w:pPr>
      <w:r>
        <w:rPr>
          <w:w w:val="110"/>
        </w:rPr>
        <w:t>In the second simulation, Law 2 is evaluated. The proce- dure for the simulation is shown in Figure  9.</w:t>
      </w:r>
    </w:p>
    <w:p w14:paraId="7A37F3ED" w14:textId="77777777" w:rsidR="00B66BFA" w:rsidRDefault="0044141A">
      <w:pPr>
        <w:pStyle w:val="Corpsdetexte"/>
        <w:spacing w:line="242" w:lineRule="auto"/>
        <w:ind w:left="255" w:firstLine="179"/>
        <w:jc w:val="both"/>
      </w:pPr>
      <w:r>
        <w:rPr>
          <w:w w:val="110"/>
        </w:rPr>
        <w:t>The general idea behind the simulation procedure is to do a full round-trip of a randomly generated UML model but with modifications introduced to the generated C++ code. The procedure is described as follows:</w:t>
      </w:r>
    </w:p>
    <w:p w14:paraId="4F95BB1D" w14:textId="77777777" w:rsidR="00B66BFA" w:rsidRDefault="00B66BFA">
      <w:pPr>
        <w:pStyle w:val="Corpsdetexte"/>
        <w:rPr>
          <w:sz w:val="17"/>
        </w:rPr>
      </w:pPr>
    </w:p>
    <w:p w14:paraId="3E3836A7" w14:textId="77777777" w:rsidR="00B66BFA" w:rsidRDefault="0044141A">
      <w:pPr>
        <w:pStyle w:val="Corpsdetexte"/>
        <w:ind w:left="103" w:right="-7"/>
      </w:pPr>
      <w:r>
        <w:rPr>
          <w:w w:val="110"/>
        </w:rPr>
        <w:t>Step 1A UML model is randomly generated and becomes the</w:t>
      </w:r>
    </w:p>
    <w:p w14:paraId="0D958CD2" w14:textId="77777777" w:rsidR="00B66BFA" w:rsidRDefault="0044141A">
      <w:pPr>
        <w:pStyle w:val="Titre4"/>
        <w:spacing w:before="2"/>
        <w:ind w:left="704" w:right="71"/>
        <w:rPr>
          <w:rFonts w:ascii="Times New Roman"/>
          <w:b w:val="0"/>
        </w:rPr>
      </w:pPr>
      <w:r>
        <w:t>generated model</w:t>
      </w:r>
      <w:r>
        <w:rPr>
          <w:rFonts w:ascii="Times New Roman"/>
          <w:b w:val="0"/>
        </w:rPr>
        <w:t>.</w:t>
      </w:r>
    </w:p>
    <w:p w14:paraId="3D481A33" w14:textId="77777777" w:rsidR="00B66BFA" w:rsidRDefault="0044141A">
      <w:pPr>
        <w:spacing w:before="161"/>
        <w:ind w:left="704" w:hanging="601"/>
        <w:jc w:val="both"/>
        <w:rPr>
          <w:sz w:val="18"/>
        </w:rPr>
      </w:pPr>
      <w:r>
        <w:rPr>
          <w:w w:val="105"/>
          <w:sz w:val="18"/>
        </w:rPr>
        <w:t xml:space="preserve">Step 2Through batch code generation, we obtain </w:t>
      </w:r>
      <w:r>
        <w:rPr>
          <w:rFonts w:ascii="Georgia"/>
          <w:b/>
          <w:w w:val="105"/>
          <w:sz w:val="18"/>
        </w:rPr>
        <w:t xml:space="preserve">code from </w:t>
      </w:r>
      <w:r>
        <w:rPr>
          <w:rFonts w:ascii="Georgia"/>
          <w:b/>
          <w:sz w:val="18"/>
        </w:rPr>
        <w:t>generated model</w:t>
      </w:r>
      <w:r>
        <w:rPr>
          <w:sz w:val="18"/>
        </w:rPr>
        <w:t>.</w:t>
      </w:r>
    </w:p>
    <w:p w14:paraId="1221DC10" w14:textId="77777777" w:rsidR="00B66BFA" w:rsidRDefault="0044141A">
      <w:pPr>
        <w:pStyle w:val="Corpsdetexte"/>
        <w:spacing w:before="161" w:line="242" w:lineRule="auto"/>
        <w:ind w:left="704" w:right="-7" w:hanging="601"/>
      </w:pPr>
      <w:r>
        <w:rPr>
          <w:w w:val="110"/>
        </w:rPr>
        <w:t xml:space="preserve">Step 3The code from generated model is modified. </w:t>
      </w:r>
      <w:r>
        <w:rPr>
          <w:spacing w:val="-8"/>
          <w:w w:val="110"/>
        </w:rPr>
        <w:t xml:space="preserve">We </w:t>
      </w:r>
      <w:r>
        <w:rPr>
          <w:w w:val="110"/>
        </w:rPr>
        <w:t xml:space="preserve">sim- ulate the modifications. </w:t>
      </w:r>
      <w:r>
        <w:rPr>
          <w:spacing w:val="-8"/>
          <w:w w:val="110"/>
        </w:rPr>
        <w:t xml:space="preserve">We </w:t>
      </w:r>
      <w:r>
        <w:rPr>
          <w:w w:val="110"/>
        </w:rPr>
        <w:t xml:space="preserve">then obtain </w:t>
      </w:r>
      <w:r>
        <w:rPr>
          <w:rFonts w:ascii="Georgia"/>
          <w:b/>
          <w:w w:val="110"/>
        </w:rPr>
        <w:t>modifted code</w:t>
      </w:r>
      <w:r>
        <w:rPr>
          <w:w w:val="110"/>
        </w:rPr>
        <w:t xml:space="preserve">. The different kinds of modifications will </w:t>
      </w:r>
      <w:r>
        <w:rPr>
          <w:spacing w:val="2"/>
          <w:w w:val="110"/>
        </w:rPr>
        <w:t>be</w:t>
      </w:r>
      <w:r>
        <w:rPr>
          <w:spacing w:val="-23"/>
          <w:w w:val="110"/>
        </w:rPr>
        <w:t xml:space="preserve"> </w:t>
      </w:r>
      <w:r>
        <w:rPr>
          <w:w w:val="110"/>
        </w:rPr>
        <w:t xml:space="preserve">de- scribed when </w:t>
      </w:r>
      <w:r>
        <w:rPr>
          <w:spacing w:val="-3"/>
          <w:w w:val="110"/>
        </w:rPr>
        <w:t xml:space="preserve">we </w:t>
      </w:r>
      <w:r>
        <w:rPr>
          <w:w w:val="110"/>
        </w:rPr>
        <w:t>discuss the results of this</w:t>
      </w:r>
      <w:r>
        <w:rPr>
          <w:spacing w:val="29"/>
          <w:w w:val="110"/>
        </w:rPr>
        <w:t xml:space="preserve"> </w:t>
      </w:r>
      <w:r>
        <w:rPr>
          <w:w w:val="110"/>
        </w:rPr>
        <w:t>simulation.</w:t>
      </w:r>
    </w:p>
    <w:p w14:paraId="38041ADE" w14:textId="77777777" w:rsidR="00B66BFA" w:rsidRDefault="0044141A">
      <w:pPr>
        <w:spacing w:before="159"/>
        <w:ind w:left="704" w:hanging="601"/>
        <w:jc w:val="both"/>
        <w:rPr>
          <w:sz w:val="18"/>
        </w:rPr>
      </w:pPr>
      <w:r>
        <w:rPr>
          <w:w w:val="105"/>
          <w:sz w:val="18"/>
        </w:rPr>
        <w:t xml:space="preserve">Step 4The </w:t>
      </w:r>
      <w:r>
        <w:rPr>
          <w:rFonts w:ascii="Georgia"/>
          <w:b/>
          <w:w w:val="105"/>
          <w:sz w:val="18"/>
        </w:rPr>
        <w:t xml:space="preserve">modifted code </w:t>
      </w:r>
      <w:r>
        <w:rPr>
          <w:w w:val="105"/>
          <w:sz w:val="18"/>
        </w:rPr>
        <w:t xml:space="preserve">is reversed incrementally to the </w:t>
      </w:r>
      <w:r>
        <w:rPr>
          <w:rFonts w:ascii="Georgia"/>
          <w:b/>
          <w:w w:val="105"/>
          <w:sz w:val="18"/>
        </w:rPr>
        <w:t>generated</w:t>
      </w:r>
      <w:r>
        <w:rPr>
          <w:rFonts w:ascii="Georgia"/>
          <w:b/>
          <w:spacing w:val="-5"/>
          <w:w w:val="105"/>
          <w:sz w:val="18"/>
        </w:rPr>
        <w:t xml:space="preserve"> </w:t>
      </w:r>
      <w:r>
        <w:rPr>
          <w:rFonts w:ascii="Georgia"/>
          <w:b/>
          <w:w w:val="105"/>
          <w:sz w:val="18"/>
        </w:rPr>
        <w:t>model</w:t>
      </w:r>
      <w:r>
        <w:rPr>
          <w:w w:val="105"/>
          <w:sz w:val="18"/>
        </w:rPr>
        <w:t>.</w:t>
      </w:r>
      <w:r>
        <w:rPr>
          <w:spacing w:val="3"/>
          <w:w w:val="105"/>
          <w:sz w:val="18"/>
        </w:rPr>
        <w:t xml:space="preserve"> </w:t>
      </w:r>
      <w:r>
        <w:rPr>
          <w:w w:val="105"/>
          <w:sz w:val="18"/>
        </w:rPr>
        <w:t>The</w:t>
      </w:r>
      <w:r>
        <w:rPr>
          <w:spacing w:val="-11"/>
          <w:w w:val="105"/>
          <w:sz w:val="18"/>
        </w:rPr>
        <w:t xml:space="preserve"> </w:t>
      </w:r>
      <w:r>
        <w:rPr>
          <w:rFonts w:ascii="Georgia"/>
          <w:b/>
          <w:w w:val="105"/>
          <w:sz w:val="18"/>
        </w:rPr>
        <w:t>generated</w:t>
      </w:r>
      <w:r>
        <w:rPr>
          <w:rFonts w:ascii="Georgia"/>
          <w:b/>
          <w:spacing w:val="-5"/>
          <w:w w:val="105"/>
          <w:sz w:val="18"/>
        </w:rPr>
        <w:t xml:space="preserve"> </w:t>
      </w:r>
      <w:r>
        <w:rPr>
          <w:rFonts w:ascii="Georgia"/>
          <w:b/>
          <w:w w:val="105"/>
          <w:sz w:val="18"/>
        </w:rPr>
        <w:t>model</w:t>
      </w:r>
      <w:r>
        <w:rPr>
          <w:rFonts w:ascii="Georgia"/>
          <w:b/>
          <w:spacing w:val="-11"/>
          <w:w w:val="105"/>
          <w:sz w:val="18"/>
        </w:rPr>
        <w:t xml:space="preserve"> </w:t>
      </w:r>
      <w:r>
        <w:rPr>
          <w:w w:val="105"/>
          <w:sz w:val="18"/>
        </w:rPr>
        <w:t>then</w:t>
      </w:r>
      <w:r>
        <w:rPr>
          <w:spacing w:val="-11"/>
          <w:w w:val="105"/>
          <w:sz w:val="18"/>
        </w:rPr>
        <w:t xml:space="preserve"> </w:t>
      </w:r>
      <w:r>
        <w:rPr>
          <w:w w:val="105"/>
          <w:sz w:val="18"/>
        </w:rPr>
        <w:t xml:space="preserve">be- comes an </w:t>
      </w:r>
      <w:r>
        <w:rPr>
          <w:rFonts w:ascii="Georgia"/>
          <w:b/>
          <w:w w:val="105"/>
          <w:sz w:val="18"/>
        </w:rPr>
        <w:t>updated</w:t>
      </w:r>
      <w:r>
        <w:rPr>
          <w:rFonts w:ascii="Georgia"/>
          <w:b/>
          <w:spacing w:val="-23"/>
          <w:w w:val="105"/>
          <w:sz w:val="18"/>
        </w:rPr>
        <w:t xml:space="preserve"> </w:t>
      </w:r>
      <w:r>
        <w:rPr>
          <w:rFonts w:ascii="Georgia"/>
          <w:b/>
          <w:w w:val="105"/>
          <w:sz w:val="18"/>
        </w:rPr>
        <w:t>model</w:t>
      </w:r>
      <w:r>
        <w:rPr>
          <w:w w:val="105"/>
          <w:sz w:val="18"/>
        </w:rPr>
        <w:t>.</w:t>
      </w:r>
    </w:p>
    <w:p w14:paraId="10879450" w14:textId="77777777" w:rsidR="00B66BFA" w:rsidRDefault="0044141A">
      <w:pPr>
        <w:spacing w:before="161"/>
        <w:ind w:left="704" w:hanging="601"/>
        <w:jc w:val="both"/>
        <w:rPr>
          <w:sz w:val="18"/>
        </w:rPr>
      </w:pPr>
      <w:r>
        <w:rPr>
          <w:w w:val="105"/>
          <w:sz w:val="18"/>
        </w:rPr>
        <w:t xml:space="preserve">Step 5The </w:t>
      </w:r>
      <w:r>
        <w:rPr>
          <w:rFonts w:ascii="Georgia"/>
          <w:b/>
          <w:w w:val="105"/>
          <w:sz w:val="18"/>
        </w:rPr>
        <w:t xml:space="preserve">modifted  code </w:t>
      </w:r>
      <w:r>
        <w:rPr>
          <w:w w:val="105"/>
          <w:sz w:val="18"/>
        </w:rPr>
        <w:t xml:space="preserve">is  also  reversed  in  batch  mode to a </w:t>
      </w:r>
      <w:r>
        <w:rPr>
          <w:rFonts w:ascii="Georgia"/>
          <w:b/>
          <w:w w:val="105"/>
          <w:sz w:val="18"/>
        </w:rPr>
        <w:t>model from modifted code</w:t>
      </w:r>
      <w:r>
        <w:rPr>
          <w:w w:val="105"/>
          <w:sz w:val="18"/>
        </w:rPr>
        <w:t>. This model is an image of the modified  code.</w:t>
      </w:r>
    </w:p>
    <w:p w14:paraId="3C51767D" w14:textId="77777777" w:rsidR="00B66BFA" w:rsidRDefault="0044141A">
      <w:pPr>
        <w:spacing w:before="47"/>
        <w:ind w:left="704" w:right="199" w:hanging="601"/>
        <w:jc w:val="both"/>
        <w:rPr>
          <w:sz w:val="18"/>
        </w:rPr>
      </w:pPr>
      <w:r>
        <w:br w:type="column"/>
      </w:r>
      <w:r>
        <w:rPr>
          <w:w w:val="105"/>
          <w:sz w:val="18"/>
        </w:rPr>
        <w:t>Step 6The</w:t>
      </w:r>
      <w:r>
        <w:rPr>
          <w:spacing w:val="-3"/>
          <w:w w:val="105"/>
          <w:sz w:val="18"/>
        </w:rPr>
        <w:t xml:space="preserve"> </w:t>
      </w:r>
      <w:r>
        <w:rPr>
          <w:rFonts w:ascii="Georgia"/>
          <w:b/>
          <w:w w:val="105"/>
          <w:sz w:val="18"/>
        </w:rPr>
        <w:t xml:space="preserve">updated model </w:t>
      </w:r>
      <w:r>
        <w:rPr>
          <w:w w:val="105"/>
          <w:sz w:val="18"/>
        </w:rPr>
        <w:t xml:space="preserve">(previously </w:t>
      </w:r>
      <w:r>
        <w:rPr>
          <w:rFonts w:ascii="Georgia"/>
          <w:b/>
          <w:w w:val="105"/>
          <w:sz w:val="18"/>
        </w:rPr>
        <w:t>generated model</w:t>
      </w:r>
      <w:r>
        <w:rPr>
          <w:w w:val="105"/>
          <w:sz w:val="18"/>
        </w:rPr>
        <w:t>) is</w:t>
      </w:r>
      <w:r>
        <w:rPr>
          <w:spacing w:val="-11"/>
          <w:w w:val="105"/>
          <w:sz w:val="18"/>
        </w:rPr>
        <w:t xml:space="preserve"> </w:t>
      </w:r>
      <w:r>
        <w:rPr>
          <w:w w:val="105"/>
          <w:sz w:val="18"/>
        </w:rPr>
        <w:t>compared</w:t>
      </w:r>
      <w:r>
        <w:rPr>
          <w:spacing w:val="-11"/>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rFonts w:ascii="Georgia"/>
          <w:b/>
          <w:w w:val="105"/>
          <w:sz w:val="18"/>
        </w:rPr>
        <w:t>model</w:t>
      </w:r>
      <w:r>
        <w:rPr>
          <w:rFonts w:ascii="Georgia"/>
          <w:b/>
          <w:spacing w:val="-6"/>
          <w:w w:val="105"/>
          <w:sz w:val="18"/>
        </w:rPr>
        <w:t xml:space="preserve"> </w:t>
      </w:r>
      <w:r>
        <w:rPr>
          <w:rFonts w:ascii="Georgia"/>
          <w:b/>
          <w:w w:val="105"/>
          <w:sz w:val="18"/>
        </w:rPr>
        <w:t>from</w:t>
      </w:r>
      <w:r>
        <w:rPr>
          <w:rFonts w:ascii="Georgia"/>
          <w:b/>
          <w:spacing w:val="-5"/>
          <w:w w:val="105"/>
          <w:sz w:val="18"/>
        </w:rPr>
        <w:t xml:space="preserve"> </w:t>
      </w:r>
      <w:r>
        <w:rPr>
          <w:rFonts w:ascii="Georgia"/>
          <w:b/>
          <w:w w:val="105"/>
          <w:sz w:val="18"/>
        </w:rPr>
        <w:t>modifted</w:t>
      </w:r>
      <w:r>
        <w:rPr>
          <w:rFonts w:ascii="Georgia"/>
          <w:b/>
          <w:spacing w:val="-6"/>
          <w:w w:val="105"/>
          <w:sz w:val="18"/>
        </w:rPr>
        <w:t xml:space="preserve"> </w:t>
      </w:r>
      <w:r>
        <w:rPr>
          <w:rFonts w:ascii="Georgia"/>
          <w:b/>
          <w:w w:val="105"/>
          <w:sz w:val="18"/>
        </w:rPr>
        <w:t>code</w:t>
      </w:r>
      <w:r>
        <w:rPr>
          <w:rFonts w:ascii="Georgia"/>
          <w:b/>
          <w:spacing w:val="-12"/>
          <w:w w:val="105"/>
          <w:sz w:val="18"/>
        </w:rPr>
        <w:t xml:space="preserve"> </w:t>
      </w:r>
      <w:r>
        <w:rPr>
          <w:w w:val="105"/>
          <w:sz w:val="18"/>
        </w:rPr>
        <w:t xml:space="preserve">(im- age of the modified  </w:t>
      </w:r>
      <w:r>
        <w:rPr>
          <w:spacing w:val="2"/>
          <w:w w:val="105"/>
          <w:sz w:val="18"/>
        </w:rPr>
        <w:t xml:space="preserve"> </w:t>
      </w:r>
      <w:r>
        <w:rPr>
          <w:w w:val="105"/>
          <w:sz w:val="18"/>
        </w:rPr>
        <w:t>code).</w:t>
      </w:r>
    </w:p>
    <w:p w14:paraId="1C3B6072" w14:textId="77777777" w:rsidR="00B66BFA" w:rsidRDefault="0044141A">
      <w:pPr>
        <w:spacing w:before="160"/>
        <w:ind w:left="704" w:right="175" w:hanging="601"/>
        <w:jc w:val="both"/>
        <w:rPr>
          <w:sz w:val="18"/>
        </w:rPr>
      </w:pPr>
      <w:r>
        <w:rPr>
          <w:w w:val="105"/>
          <w:sz w:val="18"/>
        </w:rPr>
        <w:t xml:space="preserve">Step 7Afterwards, we also generate in batch mode </w:t>
      </w:r>
      <w:r>
        <w:rPr>
          <w:rFonts w:ascii="Georgia"/>
          <w:b/>
          <w:w w:val="105"/>
          <w:sz w:val="18"/>
        </w:rPr>
        <w:t xml:space="preserve">code from </w:t>
      </w:r>
      <w:r>
        <w:rPr>
          <w:rFonts w:ascii="Georgia"/>
          <w:b/>
          <w:sz w:val="18"/>
        </w:rPr>
        <w:t>the updated model</w:t>
      </w:r>
      <w:r>
        <w:rPr>
          <w:sz w:val="18"/>
        </w:rPr>
        <w:t>.</w:t>
      </w:r>
    </w:p>
    <w:p w14:paraId="2CEFB062" w14:textId="77777777" w:rsidR="00B66BFA" w:rsidRDefault="0044141A">
      <w:pPr>
        <w:spacing w:before="160"/>
        <w:ind w:left="704" w:right="199" w:hanging="601"/>
        <w:jc w:val="both"/>
        <w:rPr>
          <w:sz w:val="18"/>
        </w:rPr>
      </w:pPr>
      <w:r>
        <w:rPr>
          <w:w w:val="105"/>
          <w:sz w:val="18"/>
        </w:rPr>
        <w:t xml:space="preserve">Step 8The </w:t>
      </w:r>
      <w:r>
        <w:rPr>
          <w:rFonts w:ascii="Georgia"/>
          <w:b/>
          <w:w w:val="105"/>
          <w:sz w:val="18"/>
        </w:rPr>
        <w:t xml:space="preserve">code from the updated model </w:t>
      </w:r>
      <w:r>
        <w:rPr>
          <w:w w:val="105"/>
          <w:sz w:val="18"/>
        </w:rPr>
        <w:t xml:space="preserve">is compared to </w:t>
      </w:r>
      <w:r>
        <w:rPr>
          <w:sz w:val="18"/>
        </w:rPr>
        <w:t xml:space="preserve">the </w:t>
      </w:r>
      <w:r>
        <w:rPr>
          <w:rFonts w:ascii="Georgia"/>
          <w:b/>
          <w:sz w:val="18"/>
        </w:rPr>
        <w:t>modifted code</w:t>
      </w:r>
      <w:r>
        <w:rPr>
          <w:sz w:val="18"/>
        </w:rPr>
        <w:t>.</w:t>
      </w:r>
    </w:p>
    <w:p w14:paraId="024E7792" w14:textId="77777777" w:rsidR="00B66BFA" w:rsidRDefault="00B66BFA">
      <w:pPr>
        <w:pStyle w:val="Corpsdetexte"/>
        <w:rPr>
          <w:sz w:val="17"/>
        </w:rPr>
      </w:pPr>
    </w:p>
    <w:p w14:paraId="174DD8F5" w14:textId="77777777" w:rsidR="00B66BFA" w:rsidRDefault="0044141A">
      <w:pPr>
        <w:pStyle w:val="Corpsdetexte"/>
        <w:spacing w:line="242" w:lineRule="auto"/>
        <w:ind w:left="255" w:right="199" w:firstLine="179"/>
        <w:jc w:val="both"/>
      </w:pPr>
      <w:r>
        <w:rPr>
          <w:w w:val="110"/>
        </w:rPr>
        <w:t>The simulation is run for 200 randomly generated mod- els. During the simulations, the code generated from each model undergoes 7 kinds of modifications independently. The modifications are described Table 3. The modifications triggers three kinds of Eclipse CDT modification events: ADDED,  REMOVED,  and  CHANGED.  Events ADDED</w:t>
      </w:r>
    </w:p>
    <w:p w14:paraId="2088FC56" w14:textId="77777777" w:rsidR="00B66BFA" w:rsidRDefault="0044141A">
      <w:pPr>
        <w:pStyle w:val="Corpsdetexte"/>
        <w:spacing w:line="242" w:lineRule="auto"/>
        <w:ind w:left="255" w:right="54"/>
      </w:pPr>
      <w:r>
        <w:rPr>
          <w:w w:val="110"/>
        </w:rPr>
        <w:t>and REMOVED mean addition and respectively deletion of classes, attributes or methods to the code. Event CHANGED is the update of elements in code including renaming at-  tributes, classes, methods, changing the type of attributes, parameters, or changing the behavior of  methods.</w:t>
      </w:r>
    </w:p>
    <w:p w14:paraId="424524BE" w14:textId="77777777" w:rsidR="00B66BFA" w:rsidRDefault="0044141A">
      <w:pPr>
        <w:pStyle w:val="Corpsdetexte"/>
        <w:spacing w:line="242" w:lineRule="auto"/>
        <w:ind w:left="255" w:right="98" w:firstLine="179"/>
      </w:pPr>
      <w:r>
        <w:rPr>
          <w:spacing w:val="-4"/>
          <w:w w:val="110"/>
        </w:rPr>
        <w:t>Table</w:t>
      </w:r>
      <w:r>
        <w:rPr>
          <w:spacing w:val="-17"/>
          <w:w w:val="110"/>
        </w:rPr>
        <w:t xml:space="preserve"> </w:t>
      </w:r>
      <w:r>
        <w:rPr>
          <w:w w:val="110"/>
        </w:rPr>
        <w:t>3</w:t>
      </w:r>
      <w:r>
        <w:rPr>
          <w:spacing w:val="-17"/>
          <w:w w:val="110"/>
        </w:rPr>
        <w:t xml:space="preserve"> </w:t>
      </w:r>
      <w:r>
        <w:rPr>
          <w:w w:val="110"/>
        </w:rPr>
        <w:t>shows</w:t>
      </w:r>
      <w:r>
        <w:rPr>
          <w:spacing w:val="-17"/>
          <w:w w:val="110"/>
        </w:rPr>
        <w:t xml:space="preserve"> </w:t>
      </w:r>
      <w:r>
        <w:rPr>
          <w:w w:val="110"/>
        </w:rPr>
        <w:t>the</w:t>
      </w:r>
      <w:r>
        <w:rPr>
          <w:spacing w:val="-17"/>
          <w:w w:val="110"/>
        </w:rPr>
        <w:t xml:space="preserve"> </w:t>
      </w:r>
      <w:r>
        <w:rPr>
          <w:w w:val="110"/>
        </w:rPr>
        <w:t>average</w:t>
      </w:r>
      <w:r>
        <w:rPr>
          <w:spacing w:val="-17"/>
          <w:w w:val="110"/>
        </w:rPr>
        <w:t xml:space="preserve"> </w:t>
      </w:r>
      <w:r>
        <w:rPr>
          <w:w w:val="110"/>
        </w:rPr>
        <w:t>number</w:t>
      </w:r>
      <w:r>
        <w:rPr>
          <w:spacing w:val="-17"/>
          <w:w w:val="110"/>
        </w:rPr>
        <w:t xml:space="preserve"> </w:t>
      </w:r>
      <w:r>
        <w:rPr>
          <w:w w:val="110"/>
        </w:rPr>
        <w:t>of</w:t>
      </w:r>
      <w:r>
        <w:rPr>
          <w:spacing w:val="-17"/>
          <w:w w:val="110"/>
        </w:rPr>
        <w:t xml:space="preserve"> </w:t>
      </w:r>
      <w:r>
        <w:rPr>
          <w:w w:val="110"/>
        </w:rPr>
        <w:t>ADDED,</w:t>
      </w:r>
      <w:r>
        <w:rPr>
          <w:spacing w:val="-17"/>
          <w:w w:val="110"/>
        </w:rPr>
        <w:t xml:space="preserve"> </w:t>
      </w:r>
      <w:r>
        <w:rPr>
          <w:w w:val="110"/>
        </w:rPr>
        <w:t xml:space="preserve">REMOVED, and CHANGED </w:t>
      </w:r>
      <w:r>
        <w:rPr>
          <w:spacing w:val="-2"/>
          <w:w w:val="110"/>
        </w:rPr>
        <w:t xml:space="preserve">events </w:t>
      </w:r>
      <w:r>
        <w:rPr>
          <w:w w:val="110"/>
        </w:rPr>
        <w:t xml:space="preserve">that are triggered </w:t>
      </w:r>
      <w:r>
        <w:rPr>
          <w:spacing w:val="-3"/>
          <w:w w:val="110"/>
        </w:rPr>
        <w:t xml:space="preserve">by </w:t>
      </w:r>
      <w:r>
        <w:rPr>
          <w:w w:val="110"/>
        </w:rPr>
        <w:t xml:space="preserve">each of the 6 kinds of modification. The last </w:t>
      </w:r>
      <w:r>
        <w:rPr>
          <w:spacing w:val="-4"/>
          <w:w w:val="110"/>
        </w:rPr>
        <w:t xml:space="preserve">two </w:t>
      </w:r>
      <w:r>
        <w:rPr>
          <w:w w:val="110"/>
        </w:rPr>
        <w:t xml:space="preserve">columns show the re- sults of model comparison and code comparison for all 200 simulations after each kind of modification is made indepen- </w:t>
      </w:r>
      <w:r>
        <w:rPr>
          <w:spacing w:val="-4"/>
          <w:w w:val="110"/>
        </w:rPr>
        <w:t>dently.</w:t>
      </w:r>
    </w:p>
    <w:p w14:paraId="719F5B05" w14:textId="77777777" w:rsidR="00B66BFA" w:rsidRDefault="00B66BFA">
      <w:pPr>
        <w:pStyle w:val="Corpsdetexte"/>
        <w:spacing w:before="6"/>
        <w:rPr>
          <w:sz w:val="14"/>
        </w:rPr>
      </w:pPr>
    </w:p>
    <w:p w14:paraId="0973D265" w14:textId="77777777" w:rsidR="00B66BFA" w:rsidRDefault="0044141A">
      <w:pPr>
        <w:pStyle w:val="Titre2"/>
        <w:numPr>
          <w:ilvl w:val="2"/>
          <w:numId w:val="2"/>
        </w:numPr>
        <w:tabs>
          <w:tab w:val="left" w:pos="968"/>
          <w:tab w:val="left" w:pos="969"/>
        </w:tabs>
        <w:spacing w:line="210" w:lineRule="exact"/>
        <w:ind w:right="99"/>
        <w:jc w:val="left"/>
      </w:pPr>
      <w:r>
        <w:t>Simulation</w:t>
      </w:r>
      <w:r>
        <w:rPr>
          <w:spacing w:val="-21"/>
        </w:rPr>
        <w:t xml:space="preserve"> </w:t>
      </w:r>
      <w:r>
        <w:t>for</w:t>
      </w:r>
      <w:r>
        <w:rPr>
          <w:spacing w:val="-21"/>
        </w:rPr>
        <w:t xml:space="preserve"> </w:t>
      </w:r>
      <w:r>
        <w:t>concurrent</w:t>
      </w:r>
      <w:r>
        <w:rPr>
          <w:spacing w:val="-21"/>
        </w:rPr>
        <w:t xml:space="preserve"> </w:t>
      </w:r>
      <w:r>
        <w:t>modification</w:t>
      </w:r>
      <w:r>
        <w:rPr>
          <w:spacing w:val="-21"/>
        </w:rPr>
        <w:t xml:space="preserve"> </w:t>
      </w:r>
      <w:r>
        <w:t>of</w:t>
      </w:r>
      <w:r>
        <w:rPr>
          <w:spacing w:val="-21"/>
        </w:rPr>
        <w:t xml:space="preserve"> </w:t>
      </w:r>
      <w:r>
        <w:t>model and</w:t>
      </w:r>
      <w:r>
        <w:rPr>
          <w:spacing w:val="-4"/>
        </w:rPr>
        <w:t xml:space="preserve"> </w:t>
      </w:r>
      <w:r>
        <w:t>code</w:t>
      </w:r>
    </w:p>
    <w:p w14:paraId="3B5B1EAB" w14:textId="77777777" w:rsidR="00B66BFA" w:rsidRDefault="0044141A">
      <w:pPr>
        <w:pStyle w:val="Corpsdetexte"/>
        <w:spacing w:before="49" w:line="242" w:lineRule="auto"/>
        <w:ind w:left="255" w:right="189" w:firstLine="179"/>
        <w:jc w:val="both"/>
      </w:pPr>
      <w:r>
        <w:rPr>
          <w:w w:val="110"/>
        </w:rPr>
        <w:t>A</w:t>
      </w:r>
      <w:r>
        <w:rPr>
          <w:spacing w:val="-8"/>
          <w:w w:val="110"/>
        </w:rPr>
        <w:t xml:space="preserve"> </w:t>
      </w:r>
      <w:r>
        <w:rPr>
          <w:w w:val="110"/>
        </w:rPr>
        <w:t>third</w:t>
      </w:r>
      <w:r>
        <w:rPr>
          <w:spacing w:val="-8"/>
          <w:w w:val="110"/>
        </w:rPr>
        <w:t xml:space="preserve"> </w:t>
      </w:r>
      <w:r>
        <w:rPr>
          <w:w w:val="110"/>
        </w:rPr>
        <w:t>simulation</w:t>
      </w:r>
      <w:r>
        <w:rPr>
          <w:spacing w:val="-8"/>
          <w:w w:val="110"/>
        </w:rPr>
        <w:t xml:space="preserve"> </w:t>
      </w:r>
      <w:r>
        <w:rPr>
          <w:w w:val="110"/>
        </w:rPr>
        <w:t>aims</w:t>
      </w:r>
      <w:r>
        <w:rPr>
          <w:spacing w:val="-8"/>
          <w:w w:val="110"/>
        </w:rPr>
        <w:t xml:space="preserve"> </w:t>
      </w:r>
      <w:r>
        <w:rPr>
          <w:w w:val="110"/>
        </w:rPr>
        <w:t>at</w:t>
      </w:r>
      <w:r>
        <w:rPr>
          <w:spacing w:val="-8"/>
          <w:w w:val="110"/>
        </w:rPr>
        <w:t xml:space="preserve"> </w:t>
      </w:r>
      <w:r>
        <w:rPr>
          <w:w w:val="110"/>
        </w:rPr>
        <w:t>emulating</w:t>
      </w:r>
      <w:r>
        <w:rPr>
          <w:spacing w:val="-8"/>
          <w:w w:val="110"/>
        </w:rPr>
        <w:t xml:space="preserve"> </w:t>
      </w:r>
      <w:r>
        <w:rPr>
          <w:w w:val="110"/>
        </w:rPr>
        <w:t>the</w:t>
      </w:r>
      <w:r>
        <w:rPr>
          <w:spacing w:val="-8"/>
          <w:w w:val="110"/>
        </w:rPr>
        <w:t xml:space="preserve"> </w:t>
      </w:r>
      <w:r>
        <w:rPr>
          <w:w w:val="110"/>
        </w:rPr>
        <w:t>process</w:t>
      </w:r>
      <w:r>
        <w:rPr>
          <w:spacing w:val="-8"/>
          <w:w w:val="110"/>
        </w:rPr>
        <w:t xml:space="preserve"> </w:t>
      </w:r>
      <w:r>
        <w:rPr>
          <w:w w:val="110"/>
        </w:rPr>
        <w:t xml:space="preserve">described in Figure of Section 4.3, where model and code are concur- rently modified. The process is simulated for 200 randomly generated UML models and their generated C++  </w:t>
      </w:r>
      <w:r>
        <w:rPr>
          <w:spacing w:val="41"/>
          <w:w w:val="110"/>
        </w:rPr>
        <w:t xml:space="preserve"> </w:t>
      </w:r>
      <w:r>
        <w:rPr>
          <w:w w:val="110"/>
        </w:rPr>
        <w:t>code.</w:t>
      </w:r>
    </w:p>
    <w:p w14:paraId="31B465E1" w14:textId="77777777" w:rsidR="00B66BFA" w:rsidRDefault="0044141A">
      <w:pPr>
        <w:pStyle w:val="Corpsdetexte"/>
        <w:spacing w:line="242" w:lineRule="auto"/>
        <w:ind w:left="255" w:right="199" w:firstLine="179"/>
        <w:jc w:val="both"/>
      </w:pPr>
      <w:r>
        <w:rPr>
          <w:w w:val="110"/>
        </w:rPr>
        <w:t>To simplify the simulation, the simulator only introduces attribute renaming modifications model-side. Code-side, the simulator only introduces method body modifications. To synchronize modified model and modified code, the strat- egy using code as synchronization artifact is chosen. As a reminder, this strategy is described in Figure  5.</w:t>
      </w:r>
    </w:p>
    <w:p w14:paraId="70B547D2" w14:textId="77777777" w:rsidR="00B66BFA" w:rsidRDefault="0044141A">
      <w:pPr>
        <w:pStyle w:val="Corpsdetexte"/>
        <w:spacing w:line="242" w:lineRule="auto"/>
        <w:ind w:left="255" w:right="199" w:firstLine="179"/>
        <w:jc w:val="both"/>
      </w:pPr>
      <w:r>
        <w:rPr>
          <w:w w:val="110"/>
        </w:rPr>
        <w:t xml:space="preserve">The simulator propagates all method </w:t>
      </w:r>
      <w:r>
        <w:rPr>
          <w:spacing w:val="2"/>
          <w:w w:val="110"/>
        </w:rPr>
        <w:t xml:space="preserve">body </w:t>
      </w:r>
      <w:r>
        <w:rPr>
          <w:w w:val="110"/>
        </w:rPr>
        <w:t xml:space="preserve">modifications from the modified code to the synchronization artifact. The simulator then propagates all attribute renaming modifica- tions from the synchronization artifact to the modified code. Afterwards, the synchronization artifact is reversed incre- mentally to the modified model. </w:t>
      </w:r>
      <w:r>
        <w:rPr>
          <w:spacing w:val="-3"/>
          <w:w w:val="110"/>
        </w:rPr>
        <w:t xml:space="preserve">At  </w:t>
      </w:r>
      <w:r>
        <w:rPr>
          <w:w w:val="110"/>
        </w:rPr>
        <w:t>this point the model  and the code are considered</w:t>
      </w:r>
      <w:r>
        <w:rPr>
          <w:spacing w:val="31"/>
          <w:w w:val="110"/>
        </w:rPr>
        <w:t xml:space="preserve"> </w:t>
      </w:r>
      <w:r>
        <w:rPr>
          <w:w w:val="110"/>
        </w:rPr>
        <w:t>synchronized.</w:t>
      </w:r>
    </w:p>
    <w:p w14:paraId="75913062" w14:textId="77777777" w:rsidR="00B66BFA" w:rsidRDefault="0044141A">
      <w:pPr>
        <w:pStyle w:val="Corpsdetexte"/>
        <w:spacing w:line="242" w:lineRule="auto"/>
        <w:ind w:left="255" w:right="199" w:firstLine="179"/>
        <w:jc w:val="both"/>
      </w:pPr>
      <w:r>
        <w:rPr>
          <w:spacing w:val="-8"/>
          <w:w w:val="110"/>
        </w:rPr>
        <w:t xml:space="preserve">To  </w:t>
      </w:r>
      <w:r>
        <w:rPr>
          <w:w w:val="110"/>
        </w:rPr>
        <w:t xml:space="preserve">verify that synchronized model and code are images  of one another, the synchronized code is reversed in batch mode to a new model.  The new model is compared with  the synchronized model. No differences were found during comparison. </w:t>
      </w:r>
      <w:r>
        <w:rPr>
          <w:spacing w:val="-8"/>
          <w:w w:val="110"/>
        </w:rPr>
        <w:t xml:space="preserve">We </w:t>
      </w:r>
      <w:r>
        <w:rPr>
          <w:w w:val="110"/>
        </w:rPr>
        <w:t>also generate new code in batch mode from the synchronized model. The new code is compared to the synchronized code. No differences were found during com- parison.</w:t>
      </w:r>
    </w:p>
    <w:p w14:paraId="5DFA0B6C" w14:textId="77777777" w:rsidR="00B66BFA" w:rsidRDefault="0044141A">
      <w:pPr>
        <w:pStyle w:val="Corpsdetexte"/>
        <w:spacing w:line="242" w:lineRule="auto"/>
        <w:ind w:left="255" w:right="199" w:firstLine="179"/>
        <w:jc w:val="both"/>
      </w:pPr>
      <w:r>
        <w:rPr>
          <w:w w:val="110"/>
        </w:rPr>
        <w:t>The same simulation is repeated for the case where model is used as synchronization artifact. Again the synchronized code and model are images of one another. Therefore with this example of concurrent modification of model and code example, our method is verified.</w:t>
      </w:r>
    </w:p>
    <w:p w14:paraId="5C9516C2" w14:textId="77777777" w:rsidR="00B66BFA" w:rsidRDefault="0044141A">
      <w:pPr>
        <w:pStyle w:val="Corpsdetexte"/>
        <w:spacing w:line="242" w:lineRule="auto"/>
        <w:ind w:left="255" w:right="199" w:firstLine="179"/>
        <w:jc w:val="both"/>
      </w:pPr>
      <w:r>
        <w:rPr>
          <w:w w:val="110"/>
        </w:rPr>
        <w:t>Now that the correctness of our model-code synchroniza- tion method has been verified through all three simulations, we apply the method for the development of a real system. We  report on this experiment in the next   section.</w:t>
      </w:r>
    </w:p>
    <w:p w14:paraId="5E96F93A" w14:textId="77777777" w:rsidR="00B66BFA" w:rsidRDefault="00B66BFA">
      <w:pPr>
        <w:spacing w:line="242" w:lineRule="auto"/>
        <w:jc w:val="both"/>
        <w:sectPr w:rsidR="00B66BFA">
          <w:pgSz w:w="12240" w:h="15840"/>
          <w:pgMar w:top="1060" w:right="920" w:bottom="280" w:left="820" w:header="720" w:footer="720" w:gutter="0"/>
          <w:cols w:num="2" w:space="720" w:equalWidth="0">
            <w:col w:w="5039" w:space="222"/>
            <w:col w:w="5239"/>
          </w:cols>
        </w:sectPr>
      </w:pPr>
    </w:p>
    <w:p w14:paraId="60E3FD5C" w14:textId="77777777" w:rsidR="00B66BFA" w:rsidRDefault="0044141A">
      <w:pPr>
        <w:pStyle w:val="Titre4"/>
        <w:spacing w:before="44" w:after="21" w:line="244" w:lineRule="auto"/>
        <w:ind w:right="219"/>
        <w:jc w:val="both"/>
      </w:pPr>
      <w:r>
        <w:rPr>
          <w:spacing w:val="-4"/>
        </w:rPr>
        <w:lastRenderedPageBreak/>
        <w:t xml:space="preserve">Table </w:t>
      </w:r>
      <w:r>
        <w:t xml:space="preserve">2: Three of 200 generated models for simulation 1: Abbreviations are classes (C), methods (M),  method parameters (P), attributes (A), associations (AS), inheritances (G), method </w:t>
      </w:r>
      <w:r>
        <w:rPr>
          <w:spacing w:val="2"/>
        </w:rPr>
        <w:t xml:space="preserve">body </w:t>
      </w:r>
      <w:r>
        <w:t xml:space="preserve">(B), dependencies (D), enumerations (E), structures (S), default </w:t>
      </w:r>
      <w:r>
        <w:rPr>
          <w:spacing w:val="-3"/>
        </w:rPr>
        <w:t xml:space="preserve">values </w:t>
      </w:r>
      <w:r>
        <w:t xml:space="preserve">(DV), function pointers   </w:t>
      </w:r>
      <w:r>
        <w:rPr>
          <w:spacing w:val="18"/>
        </w:rPr>
        <w:t xml:space="preserve"> </w:t>
      </w:r>
      <w:r>
        <w:t>(F)</w:t>
      </w:r>
    </w:p>
    <w:tbl>
      <w:tblPr>
        <w:tblStyle w:val="TableNormal"/>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5"/>
        <w:gridCol w:w="501"/>
        <w:gridCol w:w="593"/>
        <w:gridCol w:w="593"/>
        <w:gridCol w:w="593"/>
        <w:gridCol w:w="593"/>
        <w:gridCol w:w="501"/>
        <w:gridCol w:w="593"/>
        <w:gridCol w:w="501"/>
        <w:gridCol w:w="409"/>
        <w:gridCol w:w="327"/>
        <w:gridCol w:w="501"/>
        <w:gridCol w:w="409"/>
        <w:gridCol w:w="1182"/>
        <w:gridCol w:w="1182"/>
      </w:tblGrid>
      <w:tr w:rsidR="00B66BFA" w14:paraId="03C8E9EB" w14:textId="77777777">
        <w:trPr>
          <w:trHeight w:hRule="exact" w:val="428"/>
        </w:trPr>
        <w:tc>
          <w:tcPr>
            <w:tcW w:w="995" w:type="dxa"/>
            <w:shd w:val="clear" w:color="auto" w:fill="D8D8D8"/>
          </w:tcPr>
          <w:p w14:paraId="257BA3B7" w14:textId="77777777" w:rsidR="00B66BFA" w:rsidRDefault="0044141A">
            <w:pPr>
              <w:pStyle w:val="TableParagraph"/>
              <w:rPr>
                <w:sz w:val="18"/>
              </w:rPr>
            </w:pPr>
            <w:r>
              <w:rPr>
                <w:w w:val="105"/>
                <w:sz w:val="18"/>
              </w:rPr>
              <w:t>Model ID</w:t>
            </w:r>
          </w:p>
        </w:tc>
        <w:tc>
          <w:tcPr>
            <w:tcW w:w="501" w:type="dxa"/>
            <w:shd w:val="clear" w:color="auto" w:fill="D8D8D8"/>
          </w:tcPr>
          <w:p w14:paraId="13446F89" w14:textId="77777777" w:rsidR="00B66BFA" w:rsidRDefault="0044141A">
            <w:pPr>
              <w:pStyle w:val="TableParagraph"/>
              <w:rPr>
                <w:sz w:val="18"/>
              </w:rPr>
            </w:pPr>
            <w:r>
              <w:rPr>
                <w:w w:val="110"/>
                <w:sz w:val="18"/>
              </w:rPr>
              <w:t>C</w:t>
            </w:r>
          </w:p>
        </w:tc>
        <w:tc>
          <w:tcPr>
            <w:tcW w:w="593" w:type="dxa"/>
            <w:shd w:val="clear" w:color="auto" w:fill="D8D8D8"/>
          </w:tcPr>
          <w:p w14:paraId="43779C42" w14:textId="77777777" w:rsidR="00B66BFA" w:rsidRDefault="0044141A">
            <w:pPr>
              <w:pStyle w:val="TableParagraph"/>
              <w:rPr>
                <w:sz w:val="18"/>
              </w:rPr>
            </w:pPr>
            <w:r>
              <w:rPr>
                <w:w w:val="105"/>
                <w:sz w:val="18"/>
              </w:rPr>
              <w:t>M</w:t>
            </w:r>
          </w:p>
        </w:tc>
        <w:tc>
          <w:tcPr>
            <w:tcW w:w="593" w:type="dxa"/>
            <w:shd w:val="clear" w:color="auto" w:fill="D8D8D8"/>
          </w:tcPr>
          <w:p w14:paraId="5EB26060" w14:textId="77777777" w:rsidR="00B66BFA" w:rsidRDefault="0044141A">
            <w:pPr>
              <w:pStyle w:val="TableParagraph"/>
              <w:rPr>
                <w:sz w:val="18"/>
              </w:rPr>
            </w:pPr>
            <w:r>
              <w:rPr>
                <w:w w:val="125"/>
                <w:sz w:val="18"/>
              </w:rPr>
              <w:t>P</w:t>
            </w:r>
          </w:p>
        </w:tc>
        <w:tc>
          <w:tcPr>
            <w:tcW w:w="593" w:type="dxa"/>
            <w:shd w:val="clear" w:color="auto" w:fill="D8D8D8"/>
          </w:tcPr>
          <w:p w14:paraId="7C2818E4" w14:textId="77777777" w:rsidR="00B66BFA" w:rsidRDefault="0044141A">
            <w:pPr>
              <w:pStyle w:val="TableParagraph"/>
              <w:rPr>
                <w:sz w:val="18"/>
              </w:rPr>
            </w:pPr>
            <w:r>
              <w:rPr>
                <w:w w:val="106"/>
                <w:sz w:val="18"/>
              </w:rPr>
              <w:t>A</w:t>
            </w:r>
          </w:p>
        </w:tc>
        <w:tc>
          <w:tcPr>
            <w:tcW w:w="593" w:type="dxa"/>
            <w:shd w:val="clear" w:color="auto" w:fill="D8D8D8"/>
          </w:tcPr>
          <w:p w14:paraId="294FD0C0" w14:textId="77777777" w:rsidR="00B66BFA" w:rsidRDefault="0044141A">
            <w:pPr>
              <w:pStyle w:val="TableParagraph"/>
              <w:rPr>
                <w:sz w:val="18"/>
              </w:rPr>
            </w:pPr>
            <w:r>
              <w:rPr>
                <w:w w:val="105"/>
                <w:sz w:val="18"/>
              </w:rPr>
              <w:t>AS</w:t>
            </w:r>
          </w:p>
        </w:tc>
        <w:tc>
          <w:tcPr>
            <w:tcW w:w="501" w:type="dxa"/>
            <w:shd w:val="clear" w:color="auto" w:fill="D8D8D8"/>
          </w:tcPr>
          <w:p w14:paraId="76081B35" w14:textId="77777777" w:rsidR="00B66BFA" w:rsidRDefault="0044141A">
            <w:pPr>
              <w:pStyle w:val="TableParagraph"/>
              <w:rPr>
                <w:sz w:val="18"/>
              </w:rPr>
            </w:pPr>
            <w:r>
              <w:rPr>
                <w:w w:val="111"/>
                <w:sz w:val="18"/>
              </w:rPr>
              <w:t>G</w:t>
            </w:r>
          </w:p>
        </w:tc>
        <w:tc>
          <w:tcPr>
            <w:tcW w:w="593" w:type="dxa"/>
            <w:shd w:val="clear" w:color="auto" w:fill="D8D8D8"/>
          </w:tcPr>
          <w:p w14:paraId="3008A8B5" w14:textId="77777777" w:rsidR="00B66BFA" w:rsidRDefault="0044141A">
            <w:pPr>
              <w:pStyle w:val="TableParagraph"/>
              <w:rPr>
                <w:sz w:val="18"/>
              </w:rPr>
            </w:pPr>
            <w:r>
              <w:rPr>
                <w:w w:val="108"/>
                <w:sz w:val="18"/>
              </w:rPr>
              <w:t>B</w:t>
            </w:r>
          </w:p>
        </w:tc>
        <w:tc>
          <w:tcPr>
            <w:tcW w:w="501" w:type="dxa"/>
            <w:shd w:val="clear" w:color="auto" w:fill="D8D8D8"/>
          </w:tcPr>
          <w:p w14:paraId="573CE352" w14:textId="77777777" w:rsidR="00B66BFA" w:rsidRDefault="0044141A">
            <w:pPr>
              <w:pStyle w:val="TableParagraph"/>
              <w:rPr>
                <w:sz w:val="18"/>
              </w:rPr>
            </w:pPr>
            <w:r>
              <w:rPr>
                <w:w w:val="108"/>
                <w:sz w:val="18"/>
              </w:rPr>
              <w:t>D</w:t>
            </w:r>
          </w:p>
        </w:tc>
        <w:tc>
          <w:tcPr>
            <w:tcW w:w="409" w:type="dxa"/>
            <w:shd w:val="clear" w:color="auto" w:fill="D8D8D8"/>
          </w:tcPr>
          <w:p w14:paraId="55E9AA23" w14:textId="77777777" w:rsidR="00B66BFA" w:rsidRDefault="0044141A">
            <w:pPr>
              <w:pStyle w:val="TableParagraph"/>
              <w:rPr>
                <w:sz w:val="18"/>
              </w:rPr>
            </w:pPr>
            <w:r>
              <w:rPr>
                <w:w w:val="114"/>
                <w:sz w:val="18"/>
              </w:rPr>
              <w:t>E</w:t>
            </w:r>
          </w:p>
        </w:tc>
        <w:tc>
          <w:tcPr>
            <w:tcW w:w="327" w:type="dxa"/>
            <w:shd w:val="clear" w:color="auto" w:fill="D8D8D8"/>
          </w:tcPr>
          <w:p w14:paraId="0030E965" w14:textId="77777777" w:rsidR="00B66BFA" w:rsidRDefault="0044141A">
            <w:pPr>
              <w:pStyle w:val="TableParagraph"/>
              <w:ind w:left="0"/>
              <w:jc w:val="center"/>
              <w:rPr>
                <w:sz w:val="18"/>
              </w:rPr>
            </w:pPr>
            <w:r>
              <w:rPr>
                <w:w w:val="102"/>
                <w:sz w:val="18"/>
              </w:rPr>
              <w:t>S</w:t>
            </w:r>
          </w:p>
        </w:tc>
        <w:tc>
          <w:tcPr>
            <w:tcW w:w="501" w:type="dxa"/>
            <w:shd w:val="clear" w:color="auto" w:fill="D8D8D8"/>
          </w:tcPr>
          <w:p w14:paraId="6F7671A6" w14:textId="77777777" w:rsidR="00B66BFA" w:rsidRDefault="0044141A">
            <w:pPr>
              <w:pStyle w:val="TableParagraph"/>
              <w:rPr>
                <w:sz w:val="18"/>
              </w:rPr>
            </w:pPr>
            <w:r>
              <w:rPr>
                <w:w w:val="105"/>
                <w:sz w:val="18"/>
              </w:rPr>
              <w:t>DV</w:t>
            </w:r>
          </w:p>
        </w:tc>
        <w:tc>
          <w:tcPr>
            <w:tcW w:w="409" w:type="dxa"/>
            <w:shd w:val="clear" w:color="auto" w:fill="D8D8D8"/>
          </w:tcPr>
          <w:p w14:paraId="2DF2E2B8" w14:textId="77777777" w:rsidR="00B66BFA" w:rsidRDefault="0044141A">
            <w:pPr>
              <w:pStyle w:val="TableParagraph"/>
              <w:rPr>
                <w:sz w:val="18"/>
              </w:rPr>
            </w:pPr>
            <w:r>
              <w:rPr>
                <w:w w:val="120"/>
                <w:sz w:val="18"/>
              </w:rPr>
              <w:t>F</w:t>
            </w:r>
          </w:p>
        </w:tc>
        <w:tc>
          <w:tcPr>
            <w:tcW w:w="1182" w:type="dxa"/>
            <w:shd w:val="clear" w:color="auto" w:fill="D8D8D8"/>
          </w:tcPr>
          <w:p w14:paraId="59F086FB" w14:textId="77777777" w:rsidR="00B66BFA" w:rsidRDefault="0044141A">
            <w:pPr>
              <w:pStyle w:val="TableParagraph"/>
              <w:rPr>
                <w:sz w:val="18"/>
              </w:rPr>
            </w:pPr>
            <w:r>
              <w:rPr>
                <w:w w:val="105"/>
                <w:sz w:val="18"/>
              </w:rPr>
              <w:t>Differences</w:t>
            </w:r>
          </w:p>
          <w:p w14:paraId="7B7738BA" w14:textId="77777777" w:rsidR="00B66BFA" w:rsidRDefault="0044141A">
            <w:pPr>
              <w:pStyle w:val="TableParagraph"/>
              <w:spacing w:before="2" w:line="240" w:lineRule="auto"/>
              <w:rPr>
                <w:sz w:val="18"/>
              </w:rPr>
            </w:pPr>
            <w:r>
              <w:rPr>
                <w:w w:val="110"/>
                <w:sz w:val="18"/>
              </w:rPr>
              <w:t>in models?</w:t>
            </w:r>
          </w:p>
        </w:tc>
        <w:tc>
          <w:tcPr>
            <w:tcW w:w="1182" w:type="dxa"/>
            <w:shd w:val="clear" w:color="auto" w:fill="D8D8D8"/>
          </w:tcPr>
          <w:p w14:paraId="27C826D7" w14:textId="77777777" w:rsidR="00B66BFA" w:rsidRDefault="0044141A">
            <w:pPr>
              <w:pStyle w:val="TableParagraph"/>
              <w:rPr>
                <w:sz w:val="18"/>
              </w:rPr>
            </w:pPr>
            <w:r>
              <w:rPr>
                <w:w w:val="105"/>
                <w:sz w:val="18"/>
              </w:rPr>
              <w:t>Differences</w:t>
            </w:r>
          </w:p>
          <w:p w14:paraId="4486D5E7" w14:textId="77777777" w:rsidR="00B66BFA" w:rsidRDefault="0044141A">
            <w:pPr>
              <w:pStyle w:val="TableParagraph"/>
              <w:spacing w:before="2" w:line="240" w:lineRule="auto"/>
              <w:rPr>
                <w:sz w:val="18"/>
              </w:rPr>
            </w:pPr>
            <w:r>
              <w:rPr>
                <w:w w:val="105"/>
                <w:sz w:val="18"/>
              </w:rPr>
              <w:t>in code?</w:t>
            </w:r>
          </w:p>
        </w:tc>
      </w:tr>
      <w:tr w:rsidR="00B66BFA" w14:paraId="252AC956" w14:textId="77777777">
        <w:trPr>
          <w:trHeight w:hRule="exact" w:val="219"/>
        </w:trPr>
        <w:tc>
          <w:tcPr>
            <w:tcW w:w="995" w:type="dxa"/>
          </w:tcPr>
          <w:p w14:paraId="4DC29E88" w14:textId="77777777" w:rsidR="00B66BFA" w:rsidRDefault="0044141A">
            <w:pPr>
              <w:pStyle w:val="TableParagraph"/>
              <w:rPr>
                <w:sz w:val="18"/>
              </w:rPr>
            </w:pPr>
            <w:r>
              <w:rPr>
                <w:w w:val="102"/>
                <w:sz w:val="18"/>
              </w:rPr>
              <w:t>1</w:t>
            </w:r>
          </w:p>
        </w:tc>
        <w:tc>
          <w:tcPr>
            <w:tcW w:w="501" w:type="dxa"/>
          </w:tcPr>
          <w:p w14:paraId="3E48B028" w14:textId="77777777" w:rsidR="00B66BFA" w:rsidRDefault="0044141A">
            <w:pPr>
              <w:pStyle w:val="TableParagraph"/>
              <w:rPr>
                <w:sz w:val="18"/>
              </w:rPr>
            </w:pPr>
            <w:r>
              <w:rPr>
                <w:sz w:val="18"/>
              </w:rPr>
              <w:t>180</w:t>
            </w:r>
          </w:p>
        </w:tc>
        <w:tc>
          <w:tcPr>
            <w:tcW w:w="593" w:type="dxa"/>
          </w:tcPr>
          <w:p w14:paraId="059AC5D4" w14:textId="77777777" w:rsidR="00B66BFA" w:rsidRDefault="0044141A">
            <w:pPr>
              <w:pStyle w:val="TableParagraph"/>
              <w:rPr>
                <w:sz w:val="18"/>
              </w:rPr>
            </w:pPr>
            <w:r>
              <w:rPr>
                <w:sz w:val="18"/>
              </w:rPr>
              <w:t>1419</w:t>
            </w:r>
          </w:p>
        </w:tc>
        <w:tc>
          <w:tcPr>
            <w:tcW w:w="593" w:type="dxa"/>
          </w:tcPr>
          <w:p w14:paraId="1DA3FA95" w14:textId="77777777" w:rsidR="00B66BFA" w:rsidRDefault="0044141A">
            <w:pPr>
              <w:pStyle w:val="TableParagraph"/>
              <w:rPr>
                <w:sz w:val="18"/>
              </w:rPr>
            </w:pPr>
            <w:r>
              <w:rPr>
                <w:sz w:val="18"/>
              </w:rPr>
              <w:t>2683</w:t>
            </w:r>
          </w:p>
        </w:tc>
        <w:tc>
          <w:tcPr>
            <w:tcW w:w="593" w:type="dxa"/>
          </w:tcPr>
          <w:p w14:paraId="36D0F22F" w14:textId="77777777" w:rsidR="00B66BFA" w:rsidRDefault="0044141A">
            <w:pPr>
              <w:pStyle w:val="TableParagraph"/>
              <w:rPr>
                <w:sz w:val="18"/>
              </w:rPr>
            </w:pPr>
            <w:r>
              <w:rPr>
                <w:sz w:val="18"/>
              </w:rPr>
              <w:t>1835</w:t>
            </w:r>
          </w:p>
        </w:tc>
        <w:tc>
          <w:tcPr>
            <w:tcW w:w="593" w:type="dxa"/>
          </w:tcPr>
          <w:p w14:paraId="08E7B691" w14:textId="77777777" w:rsidR="00B66BFA" w:rsidRDefault="0044141A">
            <w:pPr>
              <w:pStyle w:val="TableParagraph"/>
              <w:rPr>
                <w:sz w:val="18"/>
              </w:rPr>
            </w:pPr>
            <w:r>
              <w:rPr>
                <w:sz w:val="18"/>
              </w:rPr>
              <w:t>1053</w:t>
            </w:r>
          </w:p>
        </w:tc>
        <w:tc>
          <w:tcPr>
            <w:tcW w:w="501" w:type="dxa"/>
          </w:tcPr>
          <w:p w14:paraId="3C5382B6" w14:textId="77777777" w:rsidR="00B66BFA" w:rsidRDefault="0044141A">
            <w:pPr>
              <w:pStyle w:val="TableParagraph"/>
              <w:rPr>
                <w:sz w:val="18"/>
              </w:rPr>
            </w:pPr>
            <w:r>
              <w:rPr>
                <w:sz w:val="18"/>
              </w:rPr>
              <w:t>179</w:t>
            </w:r>
          </w:p>
        </w:tc>
        <w:tc>
          <w:tcPr>
            <w:tcW w:w="593" w:type="dxa"/>
          </w:tcPr>
          <w:p w14:paraId="6ACA5622" w14:textId="77777777" w:rsidR="00B66BFA" w:rsidRDefault="0044141A">
            <w:pPr>
              <w:pStyle w:val="TableParagraph"/>
              <w:rPr>
                <w:sz w:val="18"/>
              </w:rPr>
            </w:pPr>
            <w:r>
              <w:rPr>
                <w:sz w:val="18"/>
              </w:rPr>
              <w:t>1138</w:t>
            </w:r>
          </w:p>
        </w:tc>
        <w:tc>
          <w:tcPr>
            <w:tcW w:w="501" w:type="dxa"/>
          </w:tcPr>
          <w:p w14:paraId="6F574445" w14:textId="77777777" w:rsidR="00B66BFA" w:rsidRDefault="0044141A">
            <w:pPr>
              <w:pStyle w:val="TableParagraph"/>
              <w:rPr>
                <w:sz w:val="18"/>
              </w:rPr>
            </w:pPr>
            <w:r>
              <w:rPr>
                <w:sz w:val="18"/>
              </w:rPr>
              <w:t>507</w:t>
            </w:r>
          </w:p>
        </w:tc>
        <w:tc>
          <w:tcPr>
            <w:tcW w:w="409" w:type="dxa"/>
          </w:tcPr>
          <w:p w14:paraId="01E2F6E4" w14:textId="77777777" w:rsidR="00B66BFA" w:rsidRDefault="0044141A">
            <w:pPr>
              <w:pStyle w:val="TableParagraph"/>
              <w:rPr>
                <w:sz w:val="18"/>
              </w:rPr>
            </w:pPr>
            <w:r>
              <w:rPr>
                <w:sz w:val="18"/>
              </w:rPr>
              <w:t>13</w:t>
            </w:r>
          </w:p>
        </w:tc>
        <w:tc>
          <w:tcPr>
            <w:tcW w:w="327" w:type="dxa"/>
          </w:tcPr>
          <w:p w14:paraId="7B264AFD" w14:textId="77777777" w:rsidR="00B66BFA" w:rsidRDefault="0044141A">
            <w:pPr>
              <w:pStyle w:val="TableParagraph"/>
              <w:ind w:left="0" w:right="8"/>
              <w:jc w:val="center"/>
              <w:rPr>
                <w:sz w:val="18"/>
              </w:rPr>
            </w:pPr>
            <w:r>
              <w:rPr>
                <w:w w:val="102"/>
                <w:sz w:val="18"/>
              </w:rPr>
              <w:t>7</w:t>
            </w:r>
          </w:p>
        </w:tc>
        <w:tc>
          <w:tcPr>
            <w:tcW w:w="501" w:type="dxa"/>
          </w:tcPr>
          <w:p w14:paraId="0717B4AB" w14:textId="77777777" w:rsidR="00B66BFA" w:rsidRDefault="0044141A">
            <w:pPr>
              <w:pStyle w:val="TableParagraph"/>
              <w:rPr>
                <w:sz w:val="18"/>
              </w:rPr>
            </w:pPr>
            <w:r>
              <w:rPr>
                <w:sz w:val="18"/>
              </w:rPr>
              <w:t>150</w:t>
            </w:r>
          </w:p>
        </w:tc>
        <w:tc>
          <w:tcPr>
            <w:tcW w:w="409" w:type="dxa"/>
          </w:tcPr>
          <w:p w14:paraId="337AA5C4" w14:textId="77777777" w:rsidR="00B66BFA" w:rsidRDefault="0044141A">
            <w:pPr>
              <w:pStyle w:val="TableParagraph"/>
              <w:rPr>
                <w:sz w:val="18"/>
              </w:rPr>
            </w:pPr>
            <w:r>
              <w:rPr>
                <w:sz w:val="18"/>
              </w:rPr>
              <w:t>11</w:t>
            </w:r>
          </w:p>
        </w:tc>
        <w:tc>
          <w:tcPr>
            <w:tcW w:w="1182" w:type="dxa"/>
          </w:tcPr>
          <w:p w14:paraId="0336190A" w14:textId="77777777" w:rsidR="00B66BFA" w:rsidRDefault="0044141A">
            <w:pPr>
              <w:pStyle w:val="TableParagraph"/>
              <w:rPr>
                <w:sz w:val="18"/>
              </w:rPr>
            </w:pPr>
            <w:r>
              <w:rPr>
                <w:w w:val="105"/>
                <w:sz w:val="18"/>
              </w:rPr>
              <w:t>No</w:t>
            </w:r>
          </w:p>
        </w:tc>
        <w:tc>
          <w:tcPr>
            <w:tcW w:w="1182" w:type="dxa"/>
          </w:tcPr>
          <w:p w14:paraId="4D6B3706" w14:textId="77777777" w:rsidR="00B66BFA" w:rsidRDefault="0044141A">
            <w:pPr>
              <w:pStyle w:val="TableParagraph"/>
              <w:rPr>
                <w:sz w:val="18"/>
              </w:rPr>
            </w:pPr>
            <w:r>
              <w:rPr>
                <w:w w:val="105"/>
                <w:sz w:val="18"/>
              </w:rPr>
              <w:t>No</w:t>
            </w:r>
          </w:p>
        </w:tc>
      </w:tr>
      <w:tr w:rsidR="00B66BFA" w14:paraId="3F9955EA" w14:textId="77777777">
        <w:trPr>
          <w:trHeight w:hRule="exact" w:val="219"/>
        </w:trPr>
        <w:tc>
          <w:tcPr>
            <w:tcW w:w="995" w:type="dxa"/>
          </w:tcPr>
          <w:p w14:paraId="757A9EC9" w14:textId="77777777" w:rsidR="00B66BFA" w:rsidRDefault="0044141A">
            <w:pPr>
              <w:pStyle w:val="TableParagraph"/>
              <w:rPr>
                <w:sz w:val="18"/>
              </w:rPr>
            </w:pPr>
            <w:r>
              <w:rPr>
                <w:w w:val="102"/>
                <w:sz w:val="18"/>
              </w:rPr>
              <w:t>2</w:t>
            </w:r>
          </w:p>
        </w:tc>
        <w:tc>
          <w:tcPr>
            <w:tcW w:w="501" w:type="dxa"/>
          </w:tcPr>
          <w:p w14:paraId="7C2A8E36" w14:textId="77777777" w:rsidR="00B66BFA" w:rsidRDefault="0044141A">
            <w:pPr>
              <w:pStyle w:val="TableParagraph"/>
              <w:rPr>
                <w:sz w:val="18"/>
              </w:rPr>
            </w:pPr>
            <w:r>
              <w:rPr>
                <w:sz w:val="18"/>
              </w:rPr>
              <w:t>180</w:t>
            </w:r>
          </w:p>
        </w:tc>
        <w:tc>
          <w:tcPr>
            <w:tcW w:w="593" w:type="dxa"/>
          </w:tcPr>
          <w:p w14:paraId="079E9DF0" w14:textId="77777777" w:rsidR="00B66BFA" w:rsidRDefault="0044141A">
            <w:pPr>
              <w:pStyle w:val="TableParagraph"/>
              <w:rPr>
                <w:sz w:val="18"/>
              </w:rPr>
            </w:pPr>
            <w:r>
              <w:rPr>
                <w:sz w:val="18"/>
              </w:rPr>
              <w:t>1437</w:t>
            </w:r>
          </w:p>
        </w:tc>
        <w:tc>
          <w:tcPr>
            <w:tcW w:w="593" w:type="dxa"/>
          </w:tcPr>
          <w:p w14:paraId="6B1DBE73" w14:textId="77777777" w:rsidR="00B66BFA" w:rsidRDefault="0044141A">
            <w:pPr>
              <w:pStyle w:val="TableParagraph"/>
              <w:rPr>
                <w:sz w:val="18"/>
              </w:rPr>
            </w:pPr>
            <w:r>
              <w:rPr>
                <w:sz w:val="18"/>
              </w:rPr>
              <w:t>2718</w:t>
            </w:r>
          </w:p>
        </w:tc>
        <w:tc>
          <w:tcPr>
            <w:tcW w:w="593" w:type="dxa"/>
          </w:tcPr>
          <w:p w14:paraId="6F203FCE" w14:textId="77777777" w:rsidR="00B66BFA" w:rsidRDefault="0044141A">
            <w:pPr>
              <w:pStyle w:val="TableParagraph"/>
              <w:rPr>
                <w:sz w:val="18"/>
              </w:rPr>
            </w:pPr>
            <w:r>
              <w:rPr>
                <w:sz w:val="18"/>
              </w:rPr>
              <w:t>1874</w:t>
            </w:r>
          </w:p>
        </w:tc>
        <w:tc>
          <w:tcPr>
            <w:tcW w:w="593" w:type="dxa"/>
          </w:tcPr>
          <w:p w14:paraId="433CAFC2" w14:textId="77777777" w:rsidR="00B66BFA" w:rsidRDefault="0044141A">
            <w:pPr>
              <w:pStyle w:val="TableParagraph"/>
              <w:rPr>
                <w:sz w:val="18"/>
              </w:rPr>
            </w:pPr>
            <w:r>
              <w:rPr>
                <w:sz w:val="18"/>
              </w:rPr>
              <w:t>1074</w:t>
            </w:r>
          </w:p>
        </w:tc>
        <w:tc>
          <w:tcPr>
            <w:tcW w:w="501" w:type="dxa"/>
          </w:tcPr>
          <w:p w14:paraId="0A2F6AF0" w14:textId="77777777" w:rsidR="00B66BFA" w:rsidRDefault="0044141A">
            <w:pPr>
              <w:pStyle w:val="TableParagraph"/>
              <w:rPr>
                <w:sz w:val="18"/>
              </w:rPr>
            </w:pPr>
            <w:r>
              <w:rPr>
                <w:sz w:val="18"/>
              </w:rPr>
              <w:t>179</w:t>
            </w:r>
          </w:p>
        </w:tc>
        <w:tc>
          <w:tcPr>
            <w:tcW w:w="593" w:type="dxa"/>
          </w:tcPr>
          <w:p w14:paraId="58263B46" w14:textId="77777777" w:rsidR="00B66BFA" w:rsidRDefault="0044141A">
            <w:pPr>
              <w:pStyle w:val="TableParagraph"/>
              <w:rPr>
                <w:sz w:val="18"/>
              </w:rPr>
            </w:pPr>
            <w:r>
              <w:rPr>
                <w:sz w:val="18"/>
              </w:rPr>
              <w:t>1157</w:t>
            </w:r>
          </w:p>
        </w:tc>
        <w:tc>
          <w:tcPr>
            <w:tcW w:w="501" w:type="dxa"/>
          </w:tcPr>
          <w:p w14:paraId="4DBCCE36" w14:textId="77777777" w:rsidR="00B66BFA" w:rsidRDefault="0044141A">
            <w:pPr>
              <w:pStyle w:val="TableParagraph"/>
              <w:rPr>
                <w:sz w:val="18"/>
              </w:rPr>
            </w:pPr>
            <w:r>
              <w:rPr>
                <w:sz w:val="18"/>
              </w:rPr>
              <w:t>512</w:t>
            </w:r>
          </w:p>
        </w:tc>
        <w:tc>
          <w:tcPr>
            <w:tcW w:w="409" w:type="dxa"/>
          </w:tcPr>
          <w:p w14:paraId="5F3FC907" w14:textId="77777777" w:rsidR="00B66BFA" w:rsidRDefault="0044141A">
            <w:pPr>
              <w:pStyle w:val="TableParagraph"/>
              <w:rPr>
                <w:sz w:val="18"/>
              </w:rPr>
            </w:pPr>
            <w:r>
              <w:rPr>
                <w:sz w:val="18"/>
              </w:rPr>
              <w:t>10</w:t>
            </w:r>
          </w:p>
        </w:tc>
        <w:tc>
          <w:tcPr>
            <w:tcW w:w="327" w:type="dxa"/>
          </w:tcPr>
          <w:p w14:paraId="2D100276" w14:textId="77777777" w:rsidR="00B66BFA" w:rsidRDefault="0044141A">
            <w:pPr>
              <w:pStyle w:val="TableParagraph"/>
              <w:ind w:left="0" w:right="8"/>
              <w:jc w:val="center"/>
              <w:rPr>
                <w:sz w:val="18"/>
              </w:rPr>
            </w:pPr>
            <w:r>
              <w:rPr>
                <w:w w:val="102"/>
                <w:sz w:val="18"/>
              </w:rPr>
              <w:t>9</w:t>
            </w:r>
          </w:p>
        </w:tc>
        <w:tc>
          <w:tcPr>
            <w:tcW w:w="501" w:type="dxa"/>
          </w:tcPr>
          <w:p w14:paraId="5A3B3871" w14:textId="77777777" w:rsidR="00B66BFA" w:rsidRDefault="0044141A">
            <w:pPr>
              <w:pStyle w:val="TableParagraph"/>
              <w:rPr>
                <w:sz w:val="18"/>
              </w:rPr>
            </w:pPr>
            <w:r>
              <w:rPr>
                <w:sz w:val="18"/>
              </w:rPr>
              <w:t>167</w:t>
            </w:r>
          </w:p>
        </w:tc>
        <w:tc>
          <w:tcPr>
            <w:tcW w:w="409" w:type="dxa"/>
          </w:tcPr>
          <w:p w14:paraId="2CF11D25" w14:textId="77777777" w:rsidR="00B66BFA" w:rsidRDefault="0044141A">
            <w:pPr>
              <w:pStyle w:val="TableParagraph"/>
              <w:rPr>
                <w:sz w:val="18"/>
              </w:rPr>
            </w:pPr>
            <w:r>
              <w:rPr>
                <w:w w:val="102"/>
                <w:sz w:val="18"/>
              </w:rPr>
              <w:t>9</w:t>
            </w:r>
          </w:p>
        </w:tc>
        <w:tc>
          <w:tcPr>
            <w:tcW w:w="1182" w:type="dxa"/>
          </w:tcPr>
          <w:p w14:paraId="38F7E2F8" w14:textId="77777777" w:rsidR="00B66BFA" w:rsidRDefault="0044141A">
            <w:pPr>
              <w:pStyle w:val="TableParagraph"/>
              <w:rPr>
                <w:sz w:val="18"/>
              </w:rPr>
            </w:pPr>
            <w:r>
              <w:rPr>
                <w:w w:val="105"/>
                <w:sz w:val="18"/>
              </w:rPr>
              <w:t>No</w:t>
            </w:r>
          </w:p>
        </w:tc>
        <w:tc>
          <w:tcPr>
            <w:tcW w:w="1182" w:type="dxa"/>
          </w:tcPr>
          <w:p w14:paraId="18CB055C" w14:textId="77777777" w:rsidR="00B66BFA" w:rsidRDefault="0044141A">
            <w:pPr>
              <w:pStyle w:val="TableParagraph"/>
              <w:rPr>
                <w:sz w:val="18"/>
              </w:rPr>
            </w:pPr>
            <w:r>
              <w:rPr>
                <w:w w:val="105"/>
                <w:sz w:val="18"/>
              </w:rPr>
              <w:t>No</w:t>
            </w:r>
          </w:p>
        </w:tc>
      </w:tr>
      <w:tr w:rsidR="00B66BFA" w14:paraId="0845884F" w14:textId="77777777">
        <w:trPr>
          <w:trHeight w:hRule="exact" w:val="219"/>
        </w:trPr>
        <w:tc>
          <w:tcPr>
            <w:tcW w:w="995" w:type="dxa"/>
          </w:tcPr>
          <w:p w14:paraId="7881D463" w14:textId="77777777" w:rsidR="00B66BFA" w:rsidRDefault="0044141A">
            <w:pPr>
              <w:pStyle w:val="TableParagraph"/>
              <w:rPr>
                <w:sz w:val="18"/>
              </w:rPr>
            </w:pPr>
            <w:r>
              <w:rPr>
                <w:w w:val="115"/>
                <w:sz w:val="18"/>
              </w:rPr>
              <w:t>..</w:t>
            </w:r>
          </w:p>
        </w:tc>
        <w:tc>
          <w:tcPr>
            <w:tcW w:w="501" w:type="dxa"/>
          </w:tcPr>
          <w:p w14:paraId="27BDC6C3" w14:textId="77777777" w:rsidR="00B66BFA" w:rsidRDefault="0044141A">
            <w:pPr>
              <w:pStyle w:val="TableParagraph"/>
              <w:rPr>
                <w:sz w:val="18"/>
              </w:rPr>
            </w:pPr>
            <w:r>
              <w:rPr>
                <w:w w:val="115"/>
                <w:sz w:val="18"/>
              </w:rPr>
              <w:t>..</w:t>
            </w:r>
          </w:p>
        </w:tc>
        <w:tc>
          <w:tcPr>
            <w:tcW w:w="593" w:type="dxa"/>
          </w:tcPr>
          <w:p w14:paraId="367EF6CA" w14:textId="77777777" w:rsidR="00B66BFA" w:rsidRDefault="0044141A">
            <w:pPr>
              <w:pStyle w:val="TableParagraph"/>
              <w:rPr>
                <w:sz w:val="18"/>
              </w:rPr>
            </w:pPr>
            <w:r>
              <w:rPr>
                <w:w w:val="115"/>
                <w:sz w:val="18"/>
              </w:rPr>
              <w:t>..</w:t>
            </w:r>
          </w:p>
        </w:tc>
        <w:tc>
          <w:tcPr>
            <w:tcW w:w="593" w:type="dxa"/>
          </w:tcPr>
          <w:p w14:paraId="3FCE75F4" w14:textId="77777777" w:rsidR="00B66BFA" w:rsidRDefault="0044141A">
            <w:pPr>
              <w:pStyle w:val="TableParagraph"/>
              <w:rPr>
                <w:sz w:val="18"/>
              </w:rPr>
            </w:pPr>
            <w:r>
              <w:rPr>
                <w:w w:val="115"/>
                <w:sz w:val="18"/>
              </w:rPr>
              <w:t>..</w:t>
            </w:r>
          </w:p>
        </w:tc>
        <w:tc>
          <w:tcPr>
            <w:tcW w:w="593" w:type="dxa"/>
          </w:tcPr>
          <w:p w14:paraId="6E8FF1EC" w14:textId="77777777" w:rsidR="00B66BFA" w:rsidRDefault="0044141A">
            <w:pPr>
              <w:pStyle w:val="TableParagraph"/>
              <w:rPr>
                <w:sz w:val="18"/>
              </w:rPr>
            </w:pPr>
            <w:r>
              <w:rPr>
                <w:w w:val="115"/>
                <w:sz w:val="18"/>
              </w:rPr>
              <w:t>..</w:t>
            </w:r>
          </w:p>
        </w:tc>
        <w:tc>
          <w:tcPr>
            <w:tcW w:w="593" w:type="dxa"/>
          </w:tcPr>
          <w:p w14:paraId="2340D43C" w14:textId="77777777" w:rsidR="00B66BFA" w:rsidRDefault="0044141A">
            <w:pPr>
              <w:pStyle w:val="TableParagraph"/>
              <w:rPr>
                <w:sz w:val="18"/>
              </w:rPr>
            </w:pPr>
            <w:r>
              <w:rPr>
                <w:w w:val="115"/>
                <w:sz w:val="18"/>
              </w:rPr>
              <w:t>..</w:t>
            </w:r>
          </w:p>
        </w:tc>
        <w:tc>
          <w:tcPr>
            <w:tcW w:w="501" w:type="dxa"/>
          </w:tcPr>
          <w:p w14:paraId="091AD20C" w14:textId="77777777" w:rsidR="00B66BFA" w:rsidRDefault="0044141A">
            <w:pPr>
              <w:pStyle w:val="TableParagraph"/>
              <w:rPr>
                <w:sz w:val="18"/>
              </w:rPr>
            </w:pPr>
            <w:r>
              <w:rPr>
                <w:w w:val="115"/>
                <w:sz w:val="18"/>
              </w:rPr>
              <w:t>..</w:t>
            </w:r>
          </w:p>
        </w:tc>
        <w:tc>
          <w:tcPr>
            <w:tcW w:w="593" w:type="dxa"/>
          </w:tcPr>
          <w:p w14:paraId="64F8DE70" w14:textId="77777777" w:rsidR="00B66BFA" w:rsidRDefault="0044141A">
            <w:pPr>
              <w:pStyle w:val="TableParagraph"/>
              <w:rPr>
                <w:sz w:val="18"/>
              </w:rPr>
            </w:pPr>
            <w:r>
              <w:rPr>
                <w:w w:val="115"/>
                <w:sz w:val="18"/>
              </w:rPr>
              <w:t>..</w:t>
            </w:r>
          </w:p>
        </w:tc>
        <w:tc>
          <w:tcPr>
            <w:tcW w:w="501" w:type="dxa"/>
          </w:tcPr>
          <w:p w14:paraId="3A7A64DA" w14:textId="77777777" w:rsidR="00B66BFA" w:rsidRDefault="0044141A">
            <w:pPr>
              <w:pStyle w:val="TableParagraph"/>
              <w:rPr>
                <w:sz w:val="18"/>
              </w:rPr>
            </w:pPr>
            <w:r>
              <w:rPr>
                <w:w w:val="115"/>
                <w:sz w:val="18"/>
              </w:rPr>
              <w:t>..</w:t>
            </w:r>
          </w:p>
        </w:tc>
        <w:tc>
          <w:tcPr>
            <w:tcW w:w="409" w:type="dxa"/>
          </w:tcPr>
          <w:p w14:paraId="047BC3D5" w14:textId="77777777" w:rsidR="00B66BFA" w:rsidRDefault="0044141A">
            <w:pPr>
              <w:pStyle w:val="TableParagraph"/>
              <w:rPr>
                <w:sz w:val="18"/>
              </w:rPr>
            </w:pPr>
            <w:r>
              <w:rPr>
                <w:w w:val="115"/>
                <w:sz w:val="18"/>
              </w:rPr>
              <w:t>..</w:t>
            </w:r>
          </w:p>
        </w:tc>
        <w:tc>
          <w:tcPr>
            <w:tcW w:w="327" w:type="dxa"/>
          </w:tcPr>
          <w:p w14:paraId="1B14848B" w14:textId="77777777" w:rsidR="00B66BFA" w:rsidRDefault="0044141A">
            <w:pPr>
              <w:pStyle w:val="TableParagraph"/>
              <w:ind w:left="86" w:right="86"/>
              <w:jc w:val="center"/>
              <w:rPr>
                <w:sz w:val="18"/>
              </w:rPr>
            </w:pPr>
            <w:r>
              <w:rPr>
                <w:w w:val="115"/>
                <w:sz w:val="18"/>
              </w:rPr>
              <w:t>..</w:t>
            </w:r>
          </w:p>
        </w:tc>
        <w:tc>
          <w:tcPr>
            <w:tcW w:w="501" w:type="dxa"/>
          </w:tcPr>
          <w:p w14:paraId="7D2D8AE1" w14:textId="77777777" w:rsidR="00B66BFA" w:rsidRDefault="0044141A">
            <w:pPr>
              <w:pStyle w:val="TableParagraph"/>
              <w:rPr>
                <w:sz w:val="18"/>
              </w:rPr>
            </w:pPr>
            <w:r>
              <w:rPr>
                <w:w w:val="115"/>
                <w:sz w:val="18"/>
              </w:rPr>
              <w:t>..</w:t>
            </w:r>
          </w:p>
        </w:tc>
        <w:tc>
          <w:tcPr>
            <w:tcW w:w="409" w:type="dxa"/>
          </w:tcPr>
          <w:p w14:paraId="5735D764" w14:textId="77777777" w:rsidR="00B66BFA" w:rsidRDefault="0044141A">
            <w:pPr>
              <w:pStyle w:val="TableParagraph"/>
              <w:rPr>
                <w:sz w:val="18"/>
              </w:rPr>
            </w:pPr>
            <w:r>
              <w:rPr>
                <w:w w:val="115"/>
                <w:sz w:val="18"/>
              </w:rPr>
              <w:t>..</w:t>
            </w:r>
          </w:p>
        </w:tc>
        <w:tc>
          <w:tcPr>
            <w:tcW w:w="1182" w:type="dxa"/>
          </w:tcPr>
          <w:p w14:paraId="479508B2" w14:textId="77777777" w:rsidR="00B66BFA" w:rsidRDefault="0044141A">
            <w:pPr>
              <w:pStyle w:val="TableParagraph"/>
              <w:rPr>
                <w:sz w:val="18"/>
              </w:rPr>
            </w:pPr>
            <w:r>
              <w:rPr>
                <w:w w:val="105"/>
                <w:sz w:val="18"/>
              </w:rPr>
              <w:t>No</w:t>
            </w:r>
          </w:p>
        </w:tc>
        <w:tc>
          <w:tcPr>
            <w:tcW w:w="1182" w:type="dxa"/>
          </w:tcPr>
          <w:p w14:paraId="3B7B67AF" w14:textId="77777777" w:rsidR="00B66BFA" w:rsidRDefault="0044141A">
            <w:pPr>
              <w:pStyle w:val="TableParagraph"/>
              <w:rPr>
                <w:sz w:val="18"/>
              </w:rPr>
            </w:pPr>
            <w:r>
              <w:rPr>
                <w:w w:val="105"/>
                <w:sz w:val="18"/>
              </w:rPr>
              <w:t>No</w:t>
            </w:r>
          </w:p>
        </w:tc>
      </w:tr>
      <w:tr w:rsidR="00B66BFA" w14:paraId="3BF40008" w14:textId="77777777">
        <w:trPr>
          <w:trHeight w:hRule="exact" w:val="219"/>
        </w:trPr>
        <w:tc>
          <w:tcPr>
            <w:tcW w:w="995" w:type="dxa"/>
          </w:tcPr>
          <w:p w14:paraId="6E8AE91B" w14:textId="77777777" w:rsidR="00B66BFA" w:rsidRDefault="0044141A">
            <w:pPr>
              <w:pStyle w:val="TableParagraph"/>
              <w:rPr>
                <w:sz w:val="18"/>
              </w:rPr>
            </w:pPr>
            <w:r>
              <w:rPr>
                <w:sz w:val="18"/>
              </w:rPr>
              <w:t>200</w:t>
            </w:r>
          </w:p>
        </w:tc>
        <w:tc>
          <w:tcPr>
            <w:tcW w:w="501" w:type="dxa"/>
          </w:tcPr>
          <w:p w14:paraId="621DA9AB" w14:textId="77777777" w:rsidR="00B66BFA" w:rsidRDefault="0044141A">
            <w:pPr>
              <w:pStyle w:val="TableParagraph"/>
              <w:rPr>
                <w:sz w:val="18"/>
              </w:rPr>
            </w:pPr>
            <w:r>
              <w:rPr>
                <w:sz w:val="18"/>
              </w:rPr>
              <w:t>180</w:t>
            </w:r>
          </w:p>
        </w:tc>
        <w:tc>
          <w:tcPr>
            <w:tcW w:w="593" w:type="dxa"/>
          </w:tcPr>
          <w:p w14:paraId="2702DE83" w14:textId="77777777" w:rsidR="00B66BFA" w:rsidRDefault="0044141A">
            <w:pPr>
              <w:pStyle w:val="TableParagraph"/>
              <w:rPr>
                <w:sz w:val="18"/>
              </w:rPr>
            </w:pPr>
            <w:r>
              <w:rPr>
                <w:sz w:val="18"/>
              </w:rPr>
              <w:t>1413</w:t>
            </w:r>
          </w:p>
        </w:tc>
        <w:tc>
          <w:tcPr>
            <w:tcW w:w="593" w:type="dxa"/>
          </w:tcPr>
          <w:p w14:paraId="341F15D1" w14:textId="77777777" w:rsidR="00B66BFA" w:rsidRDefault="0044141A">
            <w:pPr>
              <w:pStyle w:val="TableParagraph"/>
              <w:rPr>
                <w:sz w:val="18"/>
              </w:rPr>
            </w:pPr>
            <w:r>
              <w:rPr>
                <w:sz w:val="18"/>
              </w:rPr>
              <w:t>2629</w:t>
            </w:r>
          </w:p>
        </w:tc>
        <w:tc>
          <w:tcPr>
            <w:tcW w:w="593" w:type="dxa"/>
          </w:tcPr>
          <w:p w14:paraId="2794BEAE" w14:textId="77777777" w:rsidR="00B66BFA" w:rsidRDefault="0044141A">
            <w:pPr>
              <w:pStyle w:val="TableParagraph"/>
              <w:rPr>
                <w:sz w:val="18"/>
              </w:rPr>
            </w:pPr>
            <w:r>
              <w:rPr>
                <w:sz w:val="18"/>
              </w:rPr>
              <w:t>1857</w:t>
            </w:r>
          </w:p>
        </w:tc>
        <w:tc>
          <w:tcPr>
            <w:tcW w:w="593" w:type="dxa"/>
          </w:tcPr>
          <w:p w14:paraId="1063E531" w14:textId="77777777" w:rsidR="00B66BFA" w:rsidRDefault="0044141A">
            <w:pPr>
              <w:pStyle w:val="TableParagraph"/>
              <w:rPr>
                <w:sz w:val="18"/>
              </w:rPr>
            </w:pPr>
            <w:r>
              <w:rPr>
                <w:sz w:val="18"/>
              </w:rPr>
              <w:t>1018</w:t>
            </w:r>
          </w:p>
        </w:tc>
        <w:tc>
          <w:tcPr>
            <w:tcW w:w="501" w:type="dxa"/>
          </w:tcPr>
          <w:p w14:paraId="635C4351" w14:textId="77777777" w:rsidR="00B66BFA" w:rsidRDefault="0044141A">
            <w:pPr>
              <w:pStyle w:val="TableParagraph"/>
              <w:rPr>
                <w:sz w:val="18"/>
              </w:rPr>
            </w:pPr>
            <w:r>
              <w:rPr>
                <w:sz w:val="18"/>
              </w:rPr>
              <w:t>179</w:t>
            </w:r>
          </w:p>
        </w:tc>
        <w:tc>
          <w:tcPr>
            <w:tcW w:w="593" w:type="dxa"/>
          </w:tcPr>
          <w:p w14:paraId="658F754E" w14:textId="77777777" w:rsidR="00B66BFA" w:rsidRDefault="0044141A">
            <w:pPr>
              <w:pStyle w:val="TableParagraph"/>
              <w:rPr>
                <w:sz w:val="18"/>
              </w:rPr>
            </w:pPr>
            <w:r>
              <w:rPr>
                <w:sz w:val="18"/>
              </w:rPr>
              <w:t>1127</w:t>
            </w:r>
          </w:p>
        </w:tc>
        <w:tc>
          <w:tcPr>
            <w:tcW w:w="501" w:type="dxa"/>
          </w:tcPr>
          <w:p w14:paraId="4B942D58" w14:textId="77777777" w:rsidR="00B66BFA" w:rsidRDefault="0044141A">
            <w:pPr>
              <w:pStyle w:val="TableParagraph"/>
              <w:rPr>
                <w:sz w:val="18"/>
              </w:rPr>
            </w:pPr>
            <w:r>
              <w:rPr>
                <w:sz w:val="18"/>
              </w:rPr>
              <w:t>517</w:t>
            </w:r>
          </w:p>
        </w:tc>
        <w:tc>
          <w:tcPr>
            <w:tcW w:w="409" w:type="dxa"/>
          </w:tcPr>
          <w:p w14:paraId="0E9C540D" w14:textId="77777777" w:rsidR="00B66BFA" w:rsidRDefault="0044141A">
            <w:pPr>
              <w:pStyle w:val="TableParagraph"/>
              <w:rPr>
                <w:sz w:val="18"/>
              </w:rPr>
            </w:pPr>
            <w:r>
              <w:rPr>
                <w:sz w:val="18"/>
              </w:rPr>
              <w:t>13</w:t>
            </w:r>
          </w:p>
        </w:tc>
        <w:tc>
          <w:tcPr>
            <w:tcW w:w="327" w:type="dxa"/>
          </w:tcPr>
          <w:p w14:paraId="1E512A5A" w14:textId="77777777" w:rsidR="00B66BFA" w:rsidRDefault="0044141A">
            <w:pPr>
              <w:pStyle w:val="TableParagraph"/>
              <w:ind w:left="0" w:right="8"/>
              <w:jc w:val="center"/>
              <w:rPr>
                <w:sz w:val="18"/>
              </w:rPr>
            </w:pPr>
            <w:r>
              <w:rPr>
                <w:w w:val="102"/>
                <w:sz w:val="18"/>
              </w:rPr>
              <w:t>9</w:t>
            </w:r>
          </w:p>
        </w:tc>
        <w:tc>
          <w:tcPr>
            <w:tcW w:w="501" w:type="dxa"/>
          </w:tcPr>
          <w:p w14:paraId="2AD277F1" w14:textId="77777777" w:rsidR="00B66BFA" w:rsidRDefault="0044141A">
            <w:pPr>
              <w:pStyle w:val="TableParagraph"/>
              <w:rPr>
                <w:sz w:val="18"/>
              </w:rPr>
            </w:pPr>
            <w:r>
              <w:rPr>
                <w:sz w:val="18"/>
              </w:rPr>
              <w:t>150</w:t>
            </w:r>
          </w:p>
        </w:tc>
        <w:tc>
          <w:tcPr>
            <w:tcW w:w="409" w:type="dxa"/>
          </w:tcPr>
          <w:p w14:paraId="675029B2" w14:textId="77777777" w:rsidR="00B66BFA" w:rsidRDefault="0044141A">
            <w:pPr>
              <w:pStyle w:val="TableParagraph"/>
              <w:rPr>
                <w:sz w:val="18"/>
              </w:rPr>
            </w:pPr>
            <w:r>
              <w:rPr>
                <w:sz w:val="18"/>
              </w:rPr>
              <w:t>13</w:t>
            </w:r>
          </w:p>
        </w:tc>
        <w:tc>
          <w:tcPr>
            <w:tcW w:w="1182" w:type="dxa"/>
          </w:tcPr>
          <w:p w14:paraId="095C8701" w14:textId="77777777" w:rsidR="00B66BFA" w:rsidRDefault="0044141A">
            <w:pPr>
              <w:pStyle w:val="TableParagraph"/>
              <w:rPr>
                <w:sz w:val="18"/>
              </w:rPr>
            </w:pPr>
            <w:r>
              <w:rPr>
                <w:w w:val="105"/>
                <w:sz w:val="18"/>
              </w:rPr>
              <w:t>No</w:t>
            </w:r>
          </w:p>
        </w:tc>
        <w:tc>
          <w:tcPr>
            <w:tcW w:w="1182" w:type="dxa"/>
          </w:tcPr>
          <w:p w14:paraId="3DB3F613" w14:textId="77777777" w:rsidR="00B66BFA" w:rsidRDefault="0044141A">
            <w:pPr>
              <w:pStyle w:val="TableParagraph"/>
              <w:rPr>
                <w:sz w:val="18"/>
              </w:rPr>
            </w:pPr>
            <w:r>
              <w:rPr>
                <w:w w:val="105"/>
                <w:sz w:val="18"/>
              </w:rPr>
              <w:t>No</w:t>
            </w:r>
          </w:p>
        </w:tc>
      </w:tr>
    </w:tbl>
    <w:p w14:paraId="1AB2178A" w14:textId="77777777" w:rsidR="00B66BFA" w:rsidRDefault="00B66BFA">
      <w:pPr>
        <w:pStyle w:val="Corpsdetexte"/>
        <w:rPr>
          <w:rFonts w:ascii="Georgia"/>
          <w:b/>
          <w:sz w:val="20"/>
        </w:rPr>
      </w:pPr>
    </w:p>
    <w:p w14:paraId="3D3DBA70" w14:textId="77777777" w:rsidR="00B66BFA" w:rsidRDefault="00B66BFA">
      <w:pPr>
        <w:pStyle w:val="Corpsdetexte"/>
        <w:spacing w:before="3"/>
        <w:rPr>
          <w:rFonts w:ascii="Georgia"/>
          <w:b/>
          <w:sz w:val="19"/>
        </w:rPr>
      </w:pPr>
    </w:p>
    <w:p w14:paraId="04262219" w14:textId="77777777" w:rsidR="00B66BFA" w:rsidRDefault="00B66BFA">
      <w:pPr>
        <w:rPr>
          <w:rFonts w:ascii="Georgia"/>
          <w:sz w:val="19"/>
        </w:rPr>
        <w:sectPr w:rsidR="00B66BFA">
          <w:pgSz w:w="12240" w:h="15840"/>
          <w:pgMar w:top="1200" w:right="900" w:bottom="280" w:left="960" w:header="720" w:footer="720" w:gutter="0"/>
          <w:cols w:space="720"/>
        </w:sectPr>
      </w:pPr>
    </w:p>
    <w:p w14:paraId="45F6D087" w14:textId="77777777" w:rsidR="00B66BFA" w:rsidRDefault="00FB6BAA">
      <w:pPr>
        <w:spacing w:before="70" w:line="244" w:lineRule="auto"/>
        <w:ind w:left="115" w:right="-9"/>
        <w:rPr>
          <w:rFonts w:ascii="Georgia"/>
          <w:b/>
          <w:sz w:val="18"/>
        </w:rPr>
      </w:pPr>
      <w:r>
        <w:rPr>
          <w:noProof/>
          <w:lang w:val="fr-FR" w:eastAsia="fr-FR"/>
        </w:rPr>
        <mc:AlternateContent>
          <mc:Choice Requires="wps">
            <w:drawing>
              <wp:anchor distT="0" distB="0" distL="114300" distR="114300" simplePos="0" relativeHeight="2944" behindDoc="0" locked="0" layoutInCell="1" allowOverlap="1" wp14:anchorId="00065EEB" wp14:editId="0F73FD72">
                <wp:simplePos x="0" y="0"/>
                <wp:positionH relativeFrom="page">
                  <wp:posOffset>885190</wp:posOffset>
                </wp:positionH>
                <wp:positionV relativeFrom="paragraph">
                  <wp:posOffset>323215</wp:posOffset>
                </wp:positionV>
                <wp:extent cx="2635885" cy="2517140"/>
                <wp:effectExtent l="0" t="1905" r="317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885" cy="2517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0A0F80" w14:paraId="656C8B1F" w14:textId="77777777">
                              <w:trPr>
                                <w:trHeight w:hRule="exact" w:val="536"/>
                              </w:trPr>
                              <w:tc>
                                <w:tcPr>
                                  <w:tcW w:w="1359" w:type="dxa"/>
                                  <w:shd w:val="clear" w:color="auto" w:fill="D8D8D8"/>
                                </w:tcPr>
                                <w:p w14:paraId="6116DB30" w14:textId="77777777" w:rsidR="000A0F80" w:rsidRDefault="000A0F80">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14:paraId="44E3A0F2" w14:textId="77777777" w:rsidR="000A0F80" w:rsidRDefault="000A0F80">
                                  <w:pPr>
                                    <w:pStyle w:val="TableParagraph"/>
                                    <w:spacing w:before="86" w:line="240" w:lineRule="auto"/>
                                    <w:rPr>
                                      <w:sz w:val="18"/>
                                    </w:rPr>
                                  </w:pPr>
                                  <w:r>
                                    <w:rPr>
                                      <w:w w:val="106"/>
                                      <w:sz w:val="18"/>
                                    </w:rPr>
                                    <w:t>A</w:t>
                                  </w:r>
                                </w:p>
                              </w:tc>
                              <w:tc>
                                <w:tcPr>
                                  <w:tcW w:w="593" w:type="dxa"/>
                                  <w:shd w:val="clear" w:color="auto" w:fill="D8D8D8"/>
                                </w:tcPr>
                                <w:p w14:paraId="6BA23BF4" w14:textId="77777777" w:rsidR="000A0F80" w:rsidRDefault="000A0F80">
                                  <w:pPr>
                                    <w:pStyle w:val="TableParagraph"/>
                                    <w:spacing w:before="86" w:line="240" w:lineRule="auto"/>
                                    <w:rPr>
                                      <w:sz w:val="18"/>
                                    </w:rPr>
                                  </w:pPr>
                                  <w:r>
                                    <w:rPr>
                                      <w:w w:val="110"/>
                                      <w:sz w:val="18"/>
                                    </w:rPr>
                                    <w:t>C</w:t>
                                  </w:r>
                                </w:p>
                              </w:tc>
                              <w:tc>
                                <w:tcPr>
                                  <w:tcW w:w="409" w:type="dxa"/>
                                  <w:shd w:val="clear" w:color="auto" w:fill="D8D8D8"/>
                                </w:tcPr>
                                <w:p w14:paraId="49E2E9E4" w14:textId="77777777" w:rsidR="000A0F80" w:rsidRDefault="000A0F80">
                                  <w:pPr>
                                    <w:pStyle w:val="TableParagraph"/>
                                    <w:spacing w:before="86" w:line="240" w:lineRule="auto"/>
                                    <w:rPr>
                                      <w:sz w:val="18"/>
                                    </w:rPr>
                                  </w:pPr>
                                  <w:r>
                                    <w:rPr>
                                      <w:w w:val="112"/>
                                      <w:sz w:val="18"/>
                                    </w:rPr>
                                    <w:t>R</w:t>
                                  </w:r>
                                </w:p>
                              </w:tc>
                              <w:tc>
                                <w:tcPr>
                                  <w:tcW w:w="726" w:type="dxa"/>
                                  <w:shd w:val="clear" w:color="auto" w:fill="D8D8D8"/>
                                </w:tcPr>
                                <w:p w14:paraId="2133992F" w14:textId="77777777" w:rsidR="000A0F80" w:rsidRDefault="000A0F80">
                                  <w:pPr>
                                    <w:pStyle w:val="TableParagraph"/>
                                    <w:rPr>
                                      <w:sz w:val="18"/>
                                    </w:rPr>
                                  </w:pPr>
                                  <w:r>
                                    <w:rPr>
                                      <w:w w:val="105"/>
                                      <w:sz w:val="18"/>
                                    </w:rPr>
                                    <w:t>Model</w:t>
                                  </w:r>
                                </w:p>
                                <w:p w14:paraId="5388733E" w14:textId="77777777" w:rsidR="000A0F80" w:rsidRDefault="000A0F80">
                                  <w:pPr>
                                    <w:pStyle w:val="TableParagraph"/>
                                    <w:spacing w:before="2" w:line="240" w:lineRule="auto"/>
                                    <w:rPr>
                                      <w:sz w:val="18"/>
                                    </w:rPr>
                                  </w:pPr>
                                  <w:r>
                                    <w:rPr>
                                      <w:sz w:val="18"/>
                                    </w:rPr>
                                    <w:t>diff?</w:t>
                                  </w:r>
                                </w:p>
                              </w:tc>
                              <w:tc>
                                <w:tcPr>
                                  <w:tcW w:w="639" w:type="dxa"/>
                                  <w:shd w:val="clear" w:color="auto" w:fill="D8D8D8"/>
                                </w:tcPr>
                                <w:p w14:paraId="34BA0331" w14:textId="77777777" w:rsidR="000A0F80" w:rsidRDefault="000A0F80">
                                  <w:pPr>
                                    <w:pStyle w:val="TableParagraph"/>
                                    <w:rPr>
                                      <w:sz w:val="18"/>
                                    </w:rPr>
                                  </w:pPr>
                                  <w:r>
                                    <w:rPr>
                                      <w:w w:val="110"/>
                                      <w:sz w:val="18"/>
                                    </w:rPr>
                                    <w:t>Code</w:t>
                                  </w:r>
                                </w:p>
                                <w:p w14:paraId="5F193754" w14:textId="77777777" w:rsidR="000A0F80" w:rsidRDefault="000A0F80">
                                  <w:pPr>
                                    <w:pStyle w:val="TableParagraph"/>
                                    <w:spacing w:before="2" w:line="240" w:lineRule="auto"/>
                                    <w:rPr>
                                      <w:sz w:val="18"/>
                                    </w:rPr>
                                  </w:pPr>
                                  <w:r>
                                    <w:rPr>
                                      <w:sz w:val="18"/>
                                    </w:rPr>
                                    <w:t>diff?</w:t>
                                  </w:r>
                                </w:p>
                              </w:tc>
                            </w:tr>
                            <w:tr w:rsidR="000A0F80" w14:paraId="634EAAEF" w14:textId="77777777">
                              <w:trPr>
                                <w:trHeight w:hRule="exact" w:val="638"/>
                              </w:trPr>
                              <w:tc>
                                <w:tcPr>
                                  <w:tcW w:w="1359" w:type="dxa"/>
                                </w:tcPr>
                                <w:p w14:paraId="10221CE6" w14:textId="77777777" w:rsidR="000A0F80" w:rsidRDefault="000A0F80">
                                  <w:pPr>
                                    <w:pStyle w:val="TableParagraph"/>
                                    <w:rPr>
                                      <w:sz w:val="18"/>
                                    </w:rPr>
                                  </w:pPr>
                                  <w:r>
                                    <w:rPr>
                                      <w:w w:val="115"/>
                                      <w:sz w:val="18"/>
                                    </w:rPr>
                                    <w:t>Renaming at-</w:t>
                                  </w:r>
                                </w:p>
                                <w:p w14:paraId="07BB67F8" w14:textId="77777777" w:rsidR="000A0F80" w:rsidRDefault="000A0F80">
                                  <w:pPr>
                                    <w:pStyle w:val="TableParagraph"/>
                                    <w:spacing w:before="2" w:line="242" w:lineRule="auto"/>
                                    <w:rPr>
                                      <w:sz w:val="18"/>
                                    </w:rPr>
                                  </w:pPr>
                                  <w:r>
                                    <w:rPr>
                                      <w:w w:val="110"/>
                                      <w:sz w:val="18"/>
                                    </w:rPr>
                                    <w:t>tributes of all classes</w:t>
                                  </w:r>
                                </w:p>
                              </w:tc>
                              <w:tc>
                                <w:tcPr>
                                  <w:tcW w:w="409" w:type="dxa"/>
                                </w:tcPr>
                                <w:p w14:paraId="3B90425A" w14:textId="77777777" w:rsidR="000A0F80" w:rsidRDefault="000A0F80">
                                  <w:pPr>
                                    <w:pStyle w:val="TableParagraph"/>
                                    <w:rPr>
                                      <w:sz w:val="18"/>
                                    </w:rPr>
                                  </w:pPr>
                                  <w:r>
                                    <w:rPr>
                                      <w:w w:val="102"/>
                                      <w:sz w:val="18"/>
                                    </w:rPr>
                                    <w:t>0</w:t>
                                  </w:r>
                                </w:p>
                              </w:tc>
                              <w:tc>
                                <w:tcPr>
                                  <w:tcW w:w="593" w:type="dxa"/>
                                </w:tcPr>
                                <w:p w14:paraId="284E4572" w14:textId="77777777" w:rsidR="000A0F80" w:rsidRDefault="000A0F80">
                                  <w:pPr>
                                    <w:pStyle w:val="TableParagraph"/>
                                    <w:rPr>
                                      <w:sz w:val="18"/>
                                    </w:rPr>
                                  </w:pPr>
                                  <w:r>
                                    <w:rPr>
                                      <w:sz w:val="18"/>
                                    </w:rPr>
                                    <w:t>1903</w:t>
                                  </w:r>
                                </w:p>
                              </w:tc>
                              <w:tc>
                                <w:tcPr>
                                  <w:tcW w:w="409" w:type="dxa"/>
                                </w:tcPr>
                                <w:p w14:paraId="5DCAFC95" w14:textId="77777777" w:rsidR="000A0F80" w:rsidRDefault="000A0F80">
                                  <w:pPr>
                                    <w:pStyle w:val="TableParagraph"/>
                                    <w:rPr>
                                      <w:sz w:val="18"/>
                                    </w:rPr>
                                  </w:pPr>
                                  <w:r>
                                    <w:rPr>
                                      <w:w w:val="102"/>
                                      <w:sz w:val="18"/>
                                    </w:rPr>
                                    <w:t>0</w:t>
                                  </w:r>
                                </w:p>
                              </w:tc>
                              <w:tc>
                                <w:tcPr>
                                  <w:tcW w:w="726" w:type="dxa"/>
                                  <w:tcBorders>
                                    <w:top w:val="single" w:sz="47" w:space="0" w:color="D8D8D8"/>
                                  </w:tcBorders>
                                </w:tcPr>
                                <w:p w14:paraId="4F48B59F" w14:textId="77777777" w:rsidR="000A0F80" w:rsidRDefault="000A0F80">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14:paraId="336C7845" w14:textId="77777777" w:rsidR="000A0F80" w:rsidRDefault="000A0F80">
                                  <w:pPr>
                                    <w:pStyle w:val="TableParagraph"/>
                                    <w:spacing w:line="132" w:lineRule="exact"/>
                                    <w:ind w:left="0" w:right="197"/>
                                    <w:jc w:val="right"/>
                                    <w:rPr>
                                      <w:sz w:val="18"/>
                                    </w:rPr>
                                  </w:pPr>
                                  <w:r>
                                    <w:rPr>
                                      <w:w w:val="105"/>
                                      <w:sz w:val="18"/>
                                    </w:rPr>
                                    <w:t>No</w:t>
                                  </w:r>
                                </w:p>
                              </w:tc>
                            </w:tr>
                            <w:tr w:rsidR="000A0F80" w14:paraId="3B9EAF12" w14:textId="77777777">
                              <w:trPr>
                                <w:trHeight w:hRule="exact" w:val="638"/>
                              </w:trPr>
                              <w:tc>
                                <w:tcPr>
                                  <w:tcW w:w="1359" w:type="dxa"/>
                                </w:tcPr>
                                <w:p w14:paraId="5C0071AF" w14:textId="77777777" w:rsidR="000A0F80" w:rsidRDefault="000A0F80">
                                  <w:pPr>
                                    <w:pStyle w:val="TableParagraph"/>
                                    <w:rPr>
                                      <w:sz w:val="18"/>
                                    </w:rPr>
                                  </w:pPr>
                                  <w:r>
                                    <w:rPr>
                                      <w:w w:val="110"/>
                                      <w:sz w:val="18"/>
                                    </w:rPr>
                                    <w:t>Renaming</w:t>
                                  </w:r>
                                </w:p>
                                <w:p w14:paraId="18161EC5" w14:textId="77777777" w:rsidR="000A0F80" w:rsidRDefault="000A0F80">
                                  <w:pPr>
                                    <w:pStyle w:val="TableParagraph"/>
                                    <w:spacing w:before="2" w:line="242" w:lineRule="auto"/>
                                    <w:rPr>
                                      <w:sz w:val="18"/>
                                    </w:rPr>
                                  </w:pPr>
                                  <w:r>
                                    <w:rPr>
                                      <w:w w:val="105"/>
                                      <w:sz w:val="18"/>
                                    </w:rPr>
                                    <w:t>methods of all classes</w:t>
                                  </w:r>
                                </w:p>
                              </w:tc>
                              <w:tc>
                                <w:tcPr>
                                  <w:tcW w:w="409" w:type="dxa"/>
                                </w:tcPr>
                                <w:p w14:paraId="23A71707" w14:textId="77777777" w:rsidR="000A0F80" w:rsidRDefault="000A0F80">
                                  <w:pPr>
                                    <w:pStyle w:val="TableParagraph"/>
                                    <w:rPr>
                                      <w:sz w:val="18"/>
                                    </w:rPr>
                                  </w:pPr>
                                  <w:r>
                                    <w:rPr>
                                      <w:w w:val="102"/>
                                      <w:sz w:val="18"/>
                                    </w:rPr>
                                    <w:t>0</w:t>
                                  </w:r>
                                </w:p>
                              </w:tc>
                              <w:tc>
                                <w:tcPr>
                                  <w:tcW w:w="593" w:type="dxa"/>
                                </w:tcPr>
                                <w:p w14:paraId="5C2B2881" w14:textId="77777777" w:rsidR="000A0F80" w:rsidRDefault="000A0F80">
                                  <w:pPr>
                                    <w:pStyle w:val="TableParagraph"/>
                                    <w:rPr>
                                      <w:sz w:val="18"/>
                                    </w:rPr>
                                  </w:pPr>
                                  <w:r>
                                    <w:rPr>
                                      <w:sz w:val="18"/>
                                    </w:rPr>
                                    <w:t>1197</w:t>
                                  </w:r>
                                </w:p>
                              </w:tc>
                              <w:tc>
                                <w:tcPr>
                                  <w:tcW w:w="409" w:type="dxa"/>
                                </w:tcPr>
                                <w:p w14:paraId="7EBDC935" w14:textId="77777777" w:rsidR="000A0F80" w:rsidRDefault="000A0F80">
                                  <w:pPr>
                                    <w:pStyle w:val="TableParagraph"/>
                                    <w:rPr>
                                      <w:sz w:val="18"/>
                                    </w:rPr>
                                  </w:pPr>
                                  <w:r>
                                    <w:rPr>
                                      <w:w w:val="102"/>
                                      <w:sz w:val="18"/>
                                    </w:rPr>
                                    <w:t>0</w:t>
                                  </w:r>
                                </w:p>
                              </w:tc>
                              <w:tc>
                                <w:tcPr>
                                  <w:tcW w:w="726" w:type="dxa"/>
                                </w:tcPr>
                                <w:p w14:paraId="51DCE91E" w14:textId="77777777" w:rsidR="000A0F80" w:rsidRDefault="000A0F80">
                                  <w:pPr>
                                    <w:pStyle w:val="TableParagraph"/>
                                    <w:ind w:left="222" w:right="222"/>
                                    <w:jc w:val="center"/>
                                    <w:rPr>
                                      <w:sz w:val="18"/>
                                    </w:rPr>
                                  </w:pPr>
                                  <w:r>
                                    <w:rPr>
                                      <w:w w:val="105"/>
                                      <w:sz w:val="18"/>
                                    </w:rPr>
                                    <w:t>No</w:t>
                                  </w:r>
                                </w:p>
                              </w:tc>
                              <w:tc>
                                <w:tcPr>
                                  <w:tcW w:w="639" w:type="dxa"/>
                                </w:tcPr>
                                <w:p w14:paraId="22E80F46" w14:textId="77777777" w:rsidR="000A0F80" w:rsidRDefault="000A0F80">
                                  <w:pPr>
                                    <w:pStyle w:val="TableParagraph"/>
                                    <w:ind w:left="0" w:right="197"/>
                                    <w:jc w:val="right"/>
                                    <w:rPr>
                                      <w:sz w:val="18"/>
                                    </w:rPr>
                                  </w:pPr>
                                  <w:r>
                                    <w:rPr>
                                      <w:w w:val="105"/>
                                      <w:sz w:val="18"/>
                                    </w:rPr>
                                    <w:t>No</w:t>
                                  </w:r>
                                </w:p>
                              </w:tc>
                            </w:tr>
                            <w:tr w:rsidR="000A0F80" w14:paraId="08D57037" w14:textId="77777777">
                              <w:trPr>
                                <w:trHeight w:hRule="exact" w:val="428"/>
                              </w:trPr>
                              <w:tc>
                                <w:tcPr>
                                  <w:tcW w:w="1359" w:type="dxa"/>
                                </w:tcPr>
                                <w:p w14:paraId="51AF19AF" w14:textId="77777777" w:rsidR="000A0F80" w:rsidRDefault="000A0F80">
                                  <w:pPr>
                                    <w:pStyle w:val="TableParagraph"/>
                                    <w:rPr>
                                      <w:sz w:val="18"/>
                                    </w:rPr>
                                  </w:pPr>
                                  <w:r>
                                    <w:rPr>
                                      <w:w w:val="110"/>
                                      <w:sz w:val="18"/>
                                    </w:rPr>
                                    <w:t>Deleting</w:t>
                                  </w:r>
                                </w:p>
                                <w:p w14:paraId="457927BD" w14:textId="77777777" w:rsidR="000A0F80" w:rsidRDefault="000A0F80">
                                  <w:pPr>
                                    <w:pStyle w:val="TableParagraph"/>
                                    <w:spacing w:before="2" w:line="240" w:lineRule="auto"/>
                                    <w:rPr>
                                      <w:sz w:val="18"/>
                                    </w:rPr>
                                  </w:pPr>
                                  <w:r>
                                    <w:rPr>
                                      <w:w w:val="120"/>
                                      <w:sz w:val="18"/>
                                    </w:rPr>
                                    <w:t>attributes</w:t>
                                  </w:r>
                                </w:p>
                              </w:tc>
                              <w:tc>
                                <w:tcPr>
                                  <w:tcW w:w="409" w:type="dxa"/>
                                </w:tcPr>
                                <w:p w14:paraId="53F65D58" w14:textId="77777777" w:rsidR="000A0F80" w:rsidRDefault="000A0F80">
                                  <w:pPr>
                                    <w:pStyle w:val="TableParagraph"/>
                                    <w:rPr>
                                      <w:sz w:val="18"/>
                                    </w:rPr>
                                  </w:pPr>
                                  <w:r>
                                    <w:rPr>
                                      <w:w w:val="102"/>
                                      <w:sz w:val="18"/>
                                    </w:rPr>
                                    <w:t>0</w:t>
                                  </w:r>
                                </w:p>
                              </w:tc>
                              <w:tc>
                                <w:tcPr>
                                  <w:tcW w:w="593" w:type="dxa"/>
                                </w:tcPr>
                                <w:p w14:paraId="2D67D116" w14:textId="77777777" w:rsidR="000A0F80" w:rsidRDefault="000A0F80">
                                  <w:pPr>
                                    <w:pStyle w:val="TableParagraph"/>
                                    <w:rPr>
                                      <w:sz w:val="18"/>
                                    </w:rPr>
                                  </w:pPr>
                                  <w:r>
                                    <w:rPr>
                                      <w:w w:val="102"/>
                                      <w:sz w:val="18"/>
                                    </w:rPr>
                                    <w:t>0</w:t>
                                  </w:r>
                                </w:p>
                              </w:tc>
                              <w:tc>
                                <w:tcPr>
                                  <w:tcW w:w="409" w:type="dxa"/>
                                </w:tcPr>
                                <w:p w14:paraId="02CD03DA" w14:textId="77777777" w:rsidR="000A0F80" w:rsidRDefault="000A0F80">
                                  <w:pPr>
                                    <w:pStyle w:val="TableParagraph"/>
                                    <w:rPr>
                                      <w:sz w:val="18"/>
                                    </w:rPr>
                                  </w:pPr>
                                  <w:r>
                                    <w:rPr>
                                      <w:sz w:val="18"/>
                                    </w:rPr>
                                    <w:t>46</w:t>
                                  </w:r>
                                </w:p>
                              </w:tc>
                              <w:tc>
                                <w:tcPr>
                                  <w:tcW w:w="726" w:type="dxa"/>
                                </w:tcPr>
                                <w:p w14:paraId="0E1960EB" w14:textId="77777777" w:rsidR="000A0F80" w:rsidRDefault="000A0F80">
                                  <w:pPr>
                                    <w:pStyle w:val="TableParagraph"/>
                                    <w:ind w:left="222" w:right="222"/>
                                    <w:jc w:val="center"/>
                                    <w:rPr>
                                      <w:sz w:val="18"/>
                                    </w:rPr>
                                  </w:pPr>
                                  <w:r>
                                    <w:rPr>
                                      <w:w w:val="105"/>
                                      <w:sz w:val="18"/>
                                    </w:rPr>
                                    <w:t>No</w:t>
                                  </w:r>
                                </w:p>
                              </w:tc>
                              <w:tc>
                                <w:tcPr>
                                  <w:tcW w:w="639" w:type="dxa"/>
                                </w:tcPr>
                                <w:p w14:paraId="7EA7DCFA" w14:textId="77777777" w:rsidR="000A0F80" w:rsidRDefault="000A0F80">
                                  <w:pPr>
                                    <w:pStyle w:val="TableParagraph"/>
                                    <w:ind w:left="0" w:right="197"/>
                                    <w:jc w:val="right"/>
                                    <w:rPr>
                                      <w:sz w:val="18"/>
                                    </w:rPr>
                                  </w:pPr>
                                  <w:r>
                                    <w:rPr>
                                      <w:w w:val="105"/>
                                      <w:sz w:val="18"/>
                                    </w:rPr>
                                    <w:t>No</w:t>
                                  </w:r>
                                </w:p>
                              </w:tc>
                            </w:tr>
                            <w:tr w:rsidR="000A0F80" w14:paraId="4A9B4A5A" w14:textId="77777777">
                              <w:trPr>
                                <w:trHeight w:hRule="exact" w:val="428"/>
                              </w:trPr>
                              <w:tc>
                                <w:tcPr>
                                  <w:tcW w:w="1359" w:type="dxa"/>
                                </w:tcPr>
                                <w:p w14:paraId="7F3E9829" w14:textId="77777777" w:rsidR="000A0F80" w:rsidRDefault="000A0F80">
                                  <w:pPr>
                                    <w:pStyle w:val="TableParagraph"/>
                                    <w:tabs>
                                      <w:tab w:val="left" w:pos="1016"/>
                                    </w:tabs>
                                    <w:rPr>
                                      <w:sz w:val="18"/>
                                    </w:rPr>
                                  </w:pPr>
                                  <w:r>
                                    <w:rPr>
                                      <w:w w:val="115"/>
                                      <w:sz w:val="18"/>
                                    </w:rPr>
                                    <w:t>Adding</w:t>
                                  </w:r>
                                  <w:r>
                                    <w:rPr>
                                      <w:w w:val="115"/>
                                      <w:sz w:val="18"/>
                                    </w:rPr>
                                    <w:tab/>
                                    <w:t>at-</w:t>
                                  </w:r>
                                </w:p>
                                <w:p w14:paraId="1F606737" w14:textId="77777777" w:rsidR="000A0F80" w:rsidRDefault="000A0F80">
                                  <w:pPr>
                                    <w:pStyle w:val="TableParagraph"/>
                                    <w:spacing w:before="2" w:line="240" w:lineRule="auto"/>
                                    <w:rPr>
                                      <w:sz w:val="18"/>
                                    </w:rPr>
                                  </w:pPr>
                                  <w:r>
                                    <w:rPr>
                                      <w:w w:val="120"/>
                                      <w:sz w:val="18"/>
                                    </w:rPr>
                                    <w:t>tributes</w:t>
                                  </w:r>
                                </w:p>
                              </w:tc>
                              <w:tc>
                                <w:tcPr>
                                  <w:tcW w:w="409" w:type="dxa"/>
                                </w:tcPr>
                                <w:p w14:paraId="50646872" w14:textId="77777777" w:rsidR="000A0F80" w:rsidRDefault="000A0F80">
                                  <w:pPr>
                                    <w:pStyle w:val="TableParagraph"/>
                                    <w:rPr>
                                      <w:sz w:val="18"/>
                                    </w:rPr>
                                  </w:pPr>
                                  <w:r>
                                    <w:rPr>
                                      <w:sz w:val="18"/>
                                    </w:rPr>
                                    <w:t>25</w:t>
                                  </w:r>
                                </w:p>
                              </w:tc>
                              <w:tc>
                                <w:tcPr>
                                  <w:tcW w:w="593" w:type="dxa"/>
                                </w:tcPr>
                                <w:p w14:paraId="3707B17C" w14:textId="77777777" w:rsidR="000A0F80" w:rsidRDefault="000A0F80">
                                  <w:pPr>
                                    <w:pStyle w:val="TableParagraph"/>
                                    <w:rPr>
                                      <w:sz w:val="18"/>
                                    </w:rPr>
                                  </w:pPr>
                                  <w:r>
                                    <w:rPr>
                                      <w:w w:val="102"/>
                                      <w:sz w:val="18"/>
                                    </w:rPr>
                                    <w:t>0</w:t>
                                  </w:r>
                                </w:p>
                              </w:tc>
                              <w:tc>
                                <w:tcPr>
                                  <w:tcW w:w="409" w:type="dxa"/>
                                </w:tcPr>
                                <w:p w14:paraId="3D30B43E" w14:textId="77777777" w:rsidR="000A0F80" w:rsidRDefault="000A0F80">
                                  <w:pPr>
                                    <w:pStyle w:val="TableParagraph"/>
                                    <w:rPr>
                                      <w:sz w:val="18"/>
                                    </w:rPr>
                                  </w:pPr>
                                  <w:r>
                                    <w:rPr>
                                      <w:w w:val="102"/>
                                      <w:sz w:val="18"/>
                                    </w:rPr>
                                    <w:t>0</w:t>
                                  </w:r>
                                </w:p>
                              </w:tc>
                              <w:tc>
                                <w:tcPr>
                                  <w:tcW w:w="726" w:type="dxa"/>
                                </w:tcPr>
                                <w:p w14:paraId="107F9255" w14:textId="77777777" w:rsidR="000A0F80" w:rsidRDefault="000A0F80">
                                  <w:pPr>
                                    <w:pStyle w:val="TableParagraph"/>
                                    <w:ind w:left="222" w:right="222"/>
                                    <w:jc w:val="center"/>
                                    <w:rPr>
                                      <w:sz w:val="18"/>
                                    </w:rPr>
                                  </w:pPr>
                                  <w:r>
                                    <w:rPr>
                                      <w:w w:val="105"/>
                                      <w:sz w:val="18"/>
                                    </w:rPr>
                                    <w:t>No</w:t>
                                  </w:r>
                                </w:p>
                              </w:tc>
                              <w:tc>
                                <w:tcPr>
                                  <w:tcW w:w="639" w:type="dxa"/>
                                </w:tcPr>
                                <w:p w14:paraId="091D7843" w14:textId="77777777" w:rsidR="000A0F80" w:rsidRDefault="000A0F80">
                                  <w:pPr>
                                    <w:pStyle w:val="TableParagraph"/>
                                    <w:ind w:left="0" w:right="197"/>
                                    <w:jc w:val="right"/>
                                    <w:rPr>
                                      <w:sz w:val="18"/>
                                    </w:rPr>
                                  </w:pPr>
                                  <w:r>
                                    <w:rPr>
                                      <w:w w:val="105"/>
                                      <w:sz w:val="18"/>
                                    </w:rPr>
                                    <w:t>No</w:t>
                                  </w:r>
                                </w:p>
                              </w:tc>
                            </w:tr>
                            <w:tr w:rsidR="000A0F80" w14:paraId="7F47BDCB" w14:textId="77777777">
                              <w:trPr>
                                <w:trHeight w:hRule="exact" w:val="428"/>
                              </w:trPr>
                              <w:tc>
                                <w:tcPr>
                                  <w:tcW w:w="1359" w:type="dxa"/>
                                </w:tcPr>
                                <w:p w14:paraId="42803862" w14:textId="77777777" w:rsidR="000A0F80" w:rsidRDefault="000A0F80">
                                  <w:pPr>
                                    <w:pStyle w:val="TableParagraph"/>
                                    <w:rPr>
                                      <w:sz w:val="18"/>
                                    </w:rPr>
                                  </w:pPr>
                                  <w:r>
                                    <w:rPr>
                                      <w:w w:val="110"/>
                                      <w:sz w:val="18"/>
                                    </w:rPr>
                                    <w:t>Adding meth-</w:t>
                                  </w:r>
                                </w:p>
                                <w:p w14:paraId="4BFFF1B3" w14:textId="77777777" w:rsidR="000A0F80" w:rsidRDefault="000A0F80">
                                  <w:pPr>
                                    <w:pStyle w:val="TableParagraph"/>
                                    <w:spacing w:before="2" w:line="240" w:lineRule="auto"/>
                                    <w:rPr>
                                      <w:sz w:val="18"/>
                                    </w:rPr>
                                  </w:pPr>
                                  <w:r>
                                    <w:rPr>
                                      <w:w w:val="105"/>
                                      <w:sz w:val="18"/>
                                    </w:rPr>
                                    <w:t>ods</w:t>
                                  </w:r>
                                </w:p>
                              </w:tc>
                              <w:tc>
                                <w:tcPr>
                                  <w:tcW w:w="409" w:type="dxa"/>
                                </w:tcPr>
                                <w:p w14:paraId="34E841A9" w14:textId="77777777" w:rsidR="000A0F80" w:rsidRDefault="000A0F80">
                                  <w:pPr>
                                    <w:pStyle w:val="TableParagraph"/>
                                    <w:rPr>
                                      <w:sz w:val="18"/>
                                    </w:rPr>
                                  </w:pPr>
                                  <w:r>
                                    <w:rPr>
                                      <w:sz w:val="18"/>
                                    </w:rPr>
                                    <w:t>10</w:t>
                                  </w:r>
                                </w:p>
                              </w:tc>
                              <w:tc>
                                <w:tcPr>
                                  <w:tcW w:w="593" w:type="dxa"/>
                                </w:tcPr>
                                <w:p w14:paraId="4D2BBDDF" w14:textId="77777777" w:rsidR="000A0F80" w:rsidRDefault="000A0F80">
                                  <w:pPr>
                                    <w:pStyle w:val="TableParagraph"/>
                                    <w:rPr>
                                      <w:sz w:val="18"/>
                                    </w:rPr>
                                  </w:pPr>
                                  <w:r>
                                    <w:rPr>
                                      <w:w w:val="102"/>
                                      <w:sz w:val="18"/>
                                    </w:rPr>
                                    <w:t>0</w:t>
                                  </w:r>
                                </w:p>
                              </w:tc>
                              <w:tc>
                                <w:tcPr>
                                  <w:tcW w:w="409" w:type="dxa"/>
                                </w:tcPr>
                                <w:p w14:paraId="221FE6CF" w14:textId="77777777" w:rsidR="000A0F80" w:rsidRDefault="000A0F80">
                                  <w:pPr>
                                    <w:pStyle w:val="TableParagraph"/>
                                    <w:rPr>
                                      <w:sz w:val="18"/>
                                    </w:rPr>
                                  </w:pPr>
                                  <w:r>
                                    <w:rPr>
                                      <w:w w:val="102"/>
                                      <w:sz w:val="18"/>
                                    </w:rPr>
                                    <w:t>0</w:t>
                                  </w:r>
                                </w:p>
                              </w:tc>
                              <w:tc>
                                <w:tcPr>
                                  <w:tcW w:w="726" w:type="dxa"/>
                                </w:tcPr>
                                <w:p w14:paraId="3CE66206" w14:textId="77777777" w:rsidR="000A0F80" w:rsidRDefault="000A0F80">
                                  <w:pPr>
                                    <w:pStyle w:val="TableParagraph"/>
                                    <w:ind w:left="222" w:right="222"/>
                                    <w:jc w:val="center"/>
                                    <w:rPr>
                                      <w:sz w:val="18"/>
                                    </w:rPr>
                                  </w:pPr>
                                  <w:r>
                                    <w:rPr>
                                      <w:w w:val="105"/>
                                      <w:sz w:val="18"/>
                                    </w:rPr>
                                    <w:t>No</w:t>
                                  </w:r>
                                </w:p>
                              </w:tc>
                              <w:tc>
                                <w:tcPr>
                                  <w:tcW w:w="639" w:type="dxa"/>
                                </w:tcPr>
                                <w:p w14:paraId="6D4B5D50" w14:textId="77777777" w:rsidR="000A0F80" w:rsidRDefault="000A0F80">
                                  <w:pPr>
                                    <w:pStyle w:val="TableParagraph"/>
                                    <w:ind w:left="0" w:right="197"/>
                                    <w:jc w:val="right"/>
                                    <w:rPr>
                                      <w:sz w:val="18"/>
                                    </w:rPr>
                                  </w:pPr>
                                  <w:r>
                                    <w:rPr>
                                      <w:w w:val="105"/>
                                      <w:sz w:val="18"/>
                                    </w:rPr>
                                    <w:t>No</w:t>
                                  </w:r>
                                </w:p>
                              </w:tc>
                            </w:tr>
                            <w:tr w:rsidR="000A0F80" w14:paraId="4BB4C2F1" w14:textId="77777777">
                              <w:trPr>
                                <w:trHeight w:hRule="exact" w:val="428"/>
                              </w:trPr>
                              <w:tc>
                                <w:tcPr>
                                  <w:tcW w:w="1359" w:type="dxa"/>
                                </w:tcPr>
                                <w:p w14:paraId="7E491F23" w14:textId="77777777" w:rsidR="000A0F80" w:rsidRDefault="000A0F80">
                                  <w:pPr>
                                    <w:pStyle w:val="TableParagraph"/>
                                    <w:rPr>
                                      <w:sz w:val="18"/>
                                    </w:rPr>
                                  </w:pPr>
                                  <w:r>
                                    <w:rPr>
                                      <w:w w:val="110"/>
                                      <w:sz w:val="18"/>
                                    </w:rPr>
                                    <w:t>Changing</w:t>
                                  </w:r>
                                </w:p>
                                <w:p w14:paraId="563C6E6F" w14:textId="77777777" w:rsidR="000A0F80" w:rsidRDefault="000A0F80">
                                  <w:pPr>
                                    <w:pStyle w:val="TableParagraph"/>
                                    <w:spacing w:before="2" w:line="240" w:lineRule="auto"/>
                                    <w:rPr>
                                      <w:sz w:val="18"/>
                                    </w:rPr>
                                  </w:pPr>
                                  <w:r>
                                    <w:rPr>
                                      <w:w w:val="110"/>
                                      <w:sz w:val="18"/>
                                    </w:rPr>
                                    <w:t>method body</w:t>
                                  </w:r>
                                </w:p>
                              </w:tc>
                              <w:tc>
                                <w:tcPr>
                                  <w:tcW w:w="409" w:type="dxa"/>
                                </w:tcPr>
                                <w:p w14:paraId="676587BE" w14:textId="77777777" w:rsidR="000A0F80" w:rsidRDefault="000A0F80">
                                  <w:pPr>
                                    <w:pStyle w:val="TableParagraph"/>
                                    <w:rPr>
                                      <w:sz w:val="18"/>
                                    </w:rPr>
                                  </w:pPr>
                                  <w:r>
                                    <w:rPr>
                                      <w:w w:val="102"/>
                                      <w:sz w:val="18"/>
                                    </w:rPr>
                                    <w:t>0</w:t>
                                  </w:r>
                                </w:p>
                              </w:tc>
                              <w:tc>
                                <w:tcPr>
                                  <w:tcW w:w="593" w:type="dxa"/>
                                </w:tcPr>
                                <w:p w14:paraId="3D1561AF" w14:textId="77777777" w:rsidR="000A0F80" w:rsidRDefault="000A0F80">
                                  <w:pPr>
                                    <w:pStyle w:val="TableParagraph"/>
                                    <w:rPr>
                                      <w:sz w:val="18"/>
                                    </w:rPr>
                                  </w:pPr>
                                  <w:r>
                                    <w:rPr>
                                      <w:sz w:val="18"/>
                                    </w:rPr>
                                    <w:t>30</w:t>
                                  </w:r>
                                </w:p>
                              </w:tc>
                              <w:tc>
                                <w:tcPr>
                                  <w:tcW w:w="409" w:type="dxa"/>
                                </w:tcPr>
                                <w:p w14:paraId="7851525C" w14:textId="77777777" w:rsidR="000A0F80" w:rsidRDefault="000A0F80">
                                  <w:pPr>
                                    <w:pStyle w:val="TableParagraph"/>
                                    <w:rPr>
                                      <w:sz w:val="18"/>
                                    </w:rPr>
                                  </w:pPr>
                                  <w:r>
                                    <w:rPr>
                                      <w:w w:val="102"/>
                                      <w:sz w:val="18"/>
                                    </w:rPr>
                                    <w:t>0</w:t>
                                  </w:r>
                                </w:p>
                              </w:tc>
                              <w:tc>
                                <w:tcPr>
                                  <w:tcW w:w="726" w:type="dxa"/>
                                </w:tcPr>
                                <w:p w14:paraId="62D180D1" w14:textId="77777777" w:rsidR="000A0F80" w:rsidRDefault="000A0F80">
                                  <w:pPr>
                                    <w:pStyle w:val="TableParagraph"/>
                                    <w:ind w:left="222" w:right="222"/>
                                    <w:jc w:val="center"/>
                                    <w:rPr>
                                      <w:sz w:val="18"/>
                                    </w:rPr>
                                  </w:pPr>
                                  <w:r>
                                    <w:rPr>
                                      <w:w w:val="105"/>
                                      <w:sz w:val="18"/>
                                    </w:rPr>
                                    <w:t>No</w:t>
                                  </w:r>
                                </w:p>
                              </w:tc>
                              <w:tc>
                                <w:tcPr>
                                  <w:tcW w:w="639" w:type="dxa"/>
                                </w:tcPr>
                                <w:p w14:paraId="1A47B343" w14:textId="77777777" w:rsidR="000A0F80" w:rsidRDefault="000A0F80">
                                  <w:pPr>
                                    <w:pStyle w:val="TableParagraph"/>
                                    <w:ind w:left="0" w:right="197"/>
                                    <w:jc w:val="right"/>
                                    <w:rPr>
                                      <w:sz w:val="18"/>
                                    </w:rPr>
                                  </w:pPr>
                                  <w:r>
                                    <w:rPr>
                                      <w:w w:val="105"/>
                                      <w:sz w:val="18"/>
                                    </w:rPr>
                                    <w:t>No</w:t>
                                  </w:r>
                                </w:p>
                              </w:tc>
                            </w:tr>
                            <w:tr w:rsidR="000A0F80" w14:paraId="6B6172EB" w14:textId="77777777">
                              <w:trPr>
                                <w:trHeight w:hRule="exact" w:val="428"/>
                              </w:trPr>
                              <w:tc>
                                <w:tcPr>
                                  <w:tcW w:w="1359" w:type="dxa"/>
                                </w:tcPr>
                                <w:p w14:paraId="70A77AD4" w14:textId="77777777" w:rsidR="000A0F80" w:rsidRDefault="000A0F80">
                                  <w:pPr>
                                    <w:pStyle w:val="TableParagraph"/>
                                    <w:tabs>
                                      <w:tab w:val="left" w:pos="1047"/>
                                    </w:tabs>
                                    <w:rPr>
                                      <w:sz w:val="18"/>
                                    </w:rPr>
                                  </w:pPr>
                                  <w:r>
                                    <w:rPr>
                                      <w:w w:val="105"/>
                                      <w:sz w:val="18"/>
                                    </w:rPr>
                                    <w:t>Mixing</w:t>
                                  </w:r>
                                  <w:r>
                                    <w:rPr>
                                      <w:w w:val="105"/>
                                      <w:sz w:val="18"/>
                                    </w:rPr>
                                    <w:tab/>
                                    <w:t>all</w:t>
                                  </w:r>
                                </w:p>
                                <w:p w14:paraId="64200AB4" w14:textId="77777777" w:rsidR="000A0F80" w:rsidRDefault="000A0F80">
                                  <w:pPr>
                                    <w:pStyle w:val="TableParagraph"/>
                                    <w:spacing w:before="2" w:line="240" w:lineRule="auto"/>
                                    <w:rPr>
                                      <w:sz w:val="18"/>
                                    </w:rPr>
                                  </w:pPr>
                                  <w:r>
                                    <w:rPr>
                                      <w:w w:val="105"/>
                                      <w:sz w:val="18"/>
                                    </w:rPr>
                                    <w:t>modifications</w:t>
                                  </w:r>
                                </w:p>
                              </w:tc>
                              <w:tc>
                                <w:tcPr>
                                  <w:tcW w:w="409" w:type="dxa"/>
                                </w:tcPr>
                                <w:p w14:paraId="3C47869D" w14:textId="77777777" w:rsidR="000A0F80" w:rsidRDefault="000A0F80">
                                  <w:pPr>
                                    <w:pStyle w:val="TableParagraph"/>
                                    <w:rPr>
                                      <w:sz w:val="18"/>
                                    </w:rPr>
                                  </w:pPr>
                                  <w:r>
                                    <w:rPr>
                                      <w:sz w:val="18"/>
                                    </w:rPr>
                                    <w:t>39</w:t>
                                  </w:r>
                                </w:p>
                              </w:tc>
                              <w:tc>
                                <w:tcPr>
                                  <w:tcW w:w="593" w:type="dxa"/>
                                </w:tcPr>
                                <w:p w14:paraId="1F040C1B" w14:textId="77777777" w:rsidR="000A0F80" w:rsidRDefault="000A0F80">
                                  <w:pPr>
                                    <w:pStyle w:val="TableParagraph"/>
                                    <w:rPr>
                                      <w:sz w:val="18"/>
                                    </w:rPr>
                                  </w:pPr>
                                  <w:r>
                                    <w:rPr>
                                      <w:sz w:val="18"/>
                                    </w:rPr>
                                    <w:t>34</w:t>
                                  </w:r>
                                </w:p>
                              </w:tc>
                              <w:tc>
                                <w:tcPr>
                                  <w:tcW w:w="409" w:type="dxa"/>
                                </w:tcPr>
                                <w:p w14:paraId="79511DD4" w14:textId="77777777" w:rsidR="000A0F80" w:rsidRDefault="000A0F80">
                                  <w:pPr>
                                    <w:pStyle w:val="TableParagraph"/>
                                    <w:rPr>
                                      <w:sz w:val="18"/>
                                    </w:rPr>
                                  </w:pPr>
                                  <w:r>
                                    <w:rPr>
                                      <w:sz w:val="18"/>
                                    </w:rPr>
                                    <w:t>30</w:t>
                                  </w:r>
                                </w:p>
                              </w:tc>
                              <w:tc>
                                <w:tcPr>
                                  <w:tcW w:w="726" w:type="dxa"/>
                                </w:tcPr>
                                <w:p w14:paraId="37F24CCC" w14:textId="77777777" w:rsidR="000A0F80" w:rsidRDefault="000A0F80">
                                  <w:pPr>
                                    <w:pStyle w:val="TableParagraph"/>
                                    <w:ind w:left="222" w:right="222"/>
                                    <w:jc w:val="center"/>
                                    <w:rPr>
                                      <w:sz w:val="18"/>
                                    </w:rPr>
                                  </w:pPr>
                                  <w:r>
                                    <w:rPr>
                                      <w:w w:val="105"/>
                                      <w:sz w:val="18"/>
                                    </w:rPr>
                                    <w:t>No</w:t>
                                  </w:r>
                                </w:p>
                              </w:tc>
                              <w:tc>
                                <w:tcPr>
                                  <w:tcW w:w="639" w:type="dxa"/>
                                </w:tcPr>
                                <w:p w14:paraId="6578EE79" w14:textId="77777777" w:rsidR="000A0F80" w:rsidRDefault="000A0F80">
                                  <w:pPr>
                                    <w:pStyle w:val="TableParagraph"/>
                                    <w:ind w:left="0" w:right="197"/>
                                    <w:jc w:val="right"/>
                                    <w:rPr>
                                      <w:sz w:val="18"/>
                                    </w:rPr>
                                  </w:pPr>
                                  <w:r>
                                    <w:rPr>
                                      <w:w w:val="105"/>
                                      <w:sz w:val="18"/>
                                    </w:rPr>
                                    <w:t>No</w:t>
                                  </w:r>
                                </w:p>
                              </w:tc>
                            </w:tr>
                          </w:tbl>
                          <w:p w14:paraId="14828ED8" w14:textId="77777777" w:rsidR="000A0F80" w:rsidRDefault="000A0F8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65EEB" id="Text Box 3" o:spid="_x0000_s1243" type="#_x0000_t202" style="position:absolute;left:0;text-align:left;margin-left:69.7pt;margin-top:25.45pt;width:207.55pt;height:198.2pt;z-index: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9"/>
                        <w:gridCol w:w="409"/>
                        <w:gridCol w:w="593"/>
                        <w:gridCol w:w="409"/>
                        <w:gridCol w:w="726"/>
                        <w:gridCol w:w="639"/>
                      </w:tblGrid>
                      <w:tr w:rsidR="000A0F80" w14:paraId="656C8B1F" w14:textId="77777777">
                        <w:trPr>
                          <w:trHeight w:hRule="exact" w:val="536"/>
                        </w:trPr>
                        <w:tc>
                          <w:tcPr>
                            <w:tcW w:w="1359" w:type="dxa"/>
                            <w:shd w:val="clear" w:color="auto" w:fill="D8D8D8"/>
                          </w:tcPr>
                          <w:p w14:paraId="6116DB30" w14:textId="77777777" w:rsidR="000A0F80" w:rsidRDefault="000A0F80">
                            <w:pPr>
                              <w:pStyle w:val="TableParagraph"/>
                              <w:spacing w:before="86" w:line="242" w:lineRule="auto"/>
                              <w:rPr>
                                <w:sz w:val="18"/>
                              </w:rPr>
                            </w:pPr>
                            <w:r>
                              <w:rPr>
                                <w:w w:val="105"/>
                                <w:sz w:val="18"/>
                              </w:rPr>
                              <w:t xml:space="preserve">Modification </w:t>
                            </w:r>
                            <w:r>
                              <w:rPr>
                                <w:w w:val="110"/>
                                <w:sz w:val="18"/>
                              </w:rPr>
                              <w:t>kind</w:t>
                            </w:r>
                          </w:p>
                        </w:tc>
                        <w:tc>
                          <w:tcPr>
                            <w:tcW w:w="409" w:type="dxa"/>
                            <w:shd w:val="clear" w:color="auto" w:fill="D8D8D8"/>
                          </w:tcPr>
                          <w:p w14:paraId="44E3A0F2" w14:textId="77777777" w:rsidR="000A0F80" w:rsidRDefault="000A0F80">
                            <w:pPr>
                              <w:pStyle w:val="TableParagraph"/>
                              <w:spacing w:before="86" w:line="240" w:lineRule="auto"/>
                              <w:rPr>
                                <w:sz w:val="18"/>
                              </w:rPr>
                            </w:pPr>
                            <w:r>
                              <w:rPr>
                                <w:w w:val="106"/>
                                <w:sz w:val="18"/>
                              </w:rPr>
                              <w:t>A</w:t>
                            </w:r>
                          </w:p>
                        </w:tc>
                        <w:tc>
                          <w:tcPr>
                            <w:tcW w:w="593" w:type="dxa"/>
                            <w:shd w:val="clear" w:color="auto" w:fill="D8D8D8"/>
                          </w:tcPr>
                          <w:p w14:paraId="6BA23BF4" w14:textId="77777777" w:rsidR="000A0F80" w:rsidRDefault="000A0F80">
                            <w:pPr>
                              <w:pStyle w:val="TableParagraph"/>
                              <w:spacing w:before="86" w:line="240" w:lineRule="auto"/>
                              <w:rPr>
                                <w:sz w:val="18"/>
                              </w:rPr>
                            </w:pPr>
                            <w:r>
                              <w:rPr>
                                <w:w w:val="110"/>
                                <w:sz w:val="18"/>
                              </w:rPr>
                              <w:t>C</w:t>
                            </w:r>
                          </w:p>
                        </w:tc>
                        <w:tc>
                          <w:tcPr>
                            <w:tcW w:w="409" w:type="dxa"/>
                            <w:shd w:val="clear" w:color="auto" w:fill="D8D8D8"/>
                          </w:tcPr>
                          <w:p w14:paraId="49E2E9E4" w14:textId="77777777" w:rsidR="000A0F80" w:rsidRDefault="000A0F80">
                            <w:pPr>
                              <w:pStyle w:val="TableParagraph"/>
                              <w:spacing w:before="86" w:line="240" w:lineRule="auto"/>
                              <w:rPr>
                                <w:sz w:val="18"/>
                              </w:rPr>
                            </w:pPr>
                            <w:r>
                              <w:rPr>
                                <w:w w:val="112"/>
                                <w:sz w:val="18"/>
                              </w:rPr>
                              <w:t>R</w:t>
                            </w:r>
                          </w:p>
                        </w:tc>
                        <w:tc>
                          <w:tcPr>
                            <w:tcW w:w="726" w:type="dxa"/>
                            <w:shd w:val="clear" w:color="auto" w:fill="D8D8D8"/>
                          </w:tcPr>
                          <w:p w14:paraId="2133992F" w14:textId="77777777" w:rsidR="000A0F80" w:rsidRDefault="000A0F80">
                            <w:pPr>
                              <w:pStyle w:val="TableParagraph"/>
                              <w:rPr>
                                <w:sz w:val="18"/>
                              </w:rPr>
                            </w:pPr>
                            <w:r>
                              <w:rPr>
                                <w:w w:val="105"/>
                                <w:sz w:val="18"/>
                              </w:rPr>
                              <w:t>Model</w:t>
                            </w:r>
                          </w:p>
                          <w:p w14:paraId="5388733E" w14:textId="77777777" w:rsidR="000A0F80" w:rsidRDefault="000A0F80">
                            <w:pPr>
                              <w:pStyle w:val="TableParagraph"/>
                              <w:spacing w:before="2" w:line="240" w:lineRule="auto"/>
                              <w:rPr>
                                <w:sz w:val="18"/>
                              </w:rPr>
                            </w:pPr>
                            <w:r>
                              <w:rPr>
                                <w:sz w:val="18"/>
                              </w:rPr>
                              <w:t>diff?</w:t>
                            </w:r>
                          </w:p>
                        </w:tc>
                        <w:tc>
                          <w:tcPr>
                            <w:tcW w:w="639" w:type="dxa"/>
                            <w:shd w:val="clear" w:color="auto" w:fill="D8D8D8"/>
                          </w:tcPr>
                          <w:p w14:paraId="34BA0331" w14:textId="77777777" w:rsidR="000A0F80" w:rsidRDefault="000A0F80">
                            <w:pPr>
                              <w:pStyle w:val="TableParagraph"/>
                              <w:rPr>
                                <w:sz w:val="18"/>
                              </w:rPr>
                            </w:pPr>
                            <w:r>
                              <w:rPr>
                                <w:w w:val="110"/>
                                <w:sz w:val="18"/>
                              </w:rPr>
                              <w:t>Code</w:t>
                            </w:r>
                          </w:p>
                          <w:p w14:paraId="5F193754" w14:textId="77777777" w:rsidR="000A0F80" w:rsidRDefault="000A0F80">
                            <w:pPr>
                              <w:pStyle w:val="TableParagraph"/>
                              <w:spacing w:before="2" w:line="240" w:lineRule="auto"/>
                              <w:rPr>
                                <w:sz w:val="18"/>
                              </w:rPr>
                            </w:pPr>
                            <w:r>
                              <w:rPr>
                                <w:sz w:val="18"/>
                              </w:rPr>
                              <w:t>diff?</w:t>
                            </w:r>
                          </w:p>
                        </w:tc>
                      </w:tr>
                      <w:tr w:rsidR="000A0F80" w14:paraId="634EAAEF" w14:textId="77777777">
                        <w:trPr>
                          <w:trHeight w:hRule="exact" w:val="638"/>
                        </w:trPr>
                        <w:tc>
                          <w:tcPr>
                            <w:tcW w:w="1359" w:type="dxa"/>
                          </w:tcPr>
                          <w:p w14:paraId="10221CE6" w14:textId="77777777" w:rsidR="000A0F80" w:rsidRDefault="000A0F80">
                            <w:pPr>
                              <w:pStyle w:val="TableParagraph"/>
                              <w:rPr>
                                <w:sz w:val="18"/>
                              </w:rPr>
                            </w:pPr>
                            <w:r>
                              <w:rPr>
                                <w:w w:val="115"/>
                                <w:sz w:val="18"/>
                              </w:rPr>
                              <w:t>Renaming at-</w:t>
                            </w:r>
                          </w:p>
                          <w:p w14:paraId="07BB67F8" w14:textId="77777777" w:rsidR="000A0F80" w:rsidRDefault="000A0F80">
                            <w:pPr>
                              <w:pStyle w:val="TableParagraph"/>
                              <w:spacing w:before="2" w:line="242" w:lineRule="auto"/>
                              <w:rPr>
                                <w:sz w:val="18"/>
                              </w:rPr>
                            </w:pPr>
                            <w:r>
                              <w:rPr>
                                <w:w w:val="110"/>
                                <w:sz w:val="18"/>
                              </w:rPr>
                              <w:t>tributes of all classes</w:t>
                            </w:r>
                          </w:p>
                        </w:tc>
                        <w:tc>
                          <w:tcPr>
                            <w:tcW w:w="409" w:type="dxa"/>
                          </w:tcPr>
                          <w:p w14:paraId="3B90425A" w14:textId="77777777" w:rsidR="000A0F80" w:rsidRDefault="000A0F80">
                            <w:pPr>
                              <w:pStyle w:val="TableParagraph"/>
                              <w:rPr>
                                <w:sz w:val="18"/>
                              </w:rPr>
                            </w:pPr>
                            <w:r>
                              <w:rPr>
                                <w:w w:val="102"/>
                                <w:sz w:val="18"/>
                              </w:rPr>
                              <w:t>0</w:t>
                            </w:r>
                          </w:p>
                        </w:tc>
                        <w:tc>
                          <w:tcPr>
                            <w:tcW w:w="593" w:type="dxa"/>
                          </w:tcPr>
                          <w:p w14:paraId="284E4572" w14:textId="77777777" w:rsidR="000A0F80" w:rsidRDefault="000A0F80">
                            <w:pPr>
                              <w:pStyle w:val="TableParagraph"/>
                              <w:rPr>
                                <w:sz w:val="18"/>
                              </w:rPr>
                            </w:pPr>
                            <w:r>
                              <w:rPr>
                                <w:sz w:val="18"/>
                              </w:rPr>
                              <w:t>1903</w:t>
                            </w:r>
                          </w:p>
                        </w:tc>
                        <w:tc>
                          <w:tcPr>
                            <w:tcW w:w="409" w:type="dxa"/>
                          </w:tcPr>
                          <w:p w14:paraId="5DCAFC95" w14:textId="77777777" w:rsidR="000A0F80" w:rsidRDefault="000A0F80">
                            <w:pPr>
                              <w:pStyle w:val="TableParagraph"/>
                              <w:rPr>
                                <w:sz w:val="18"/>
                              </w:rPr>
                            </w:pPr>
                            <w:r>
                              <w:rPr>
                                <w:w w:val="102"/>
                                <w:sz w:val="18"/>
                              </w:rPr>
                              <w:t>0</w:t>
                            </w:r>
                          </w:p>
                        </w:tc>
                        <w:tc>
                          <w:tcPr>
                            <w:tcW w:w="726" w:type="dxa"/>
                            <w:tcBorders>
                              <w:top w:val="single" w:sz="47" w:space="0" w:color="D8D8D8"/>
                            </w:tcBorders>
                          </w:tcPr>
                          <w:p w14:paraId="4F48B59F" w14:textId="77777777" w:rsidR="000A0F80" w:rsidRDefault="000A0F80">
                            <w:pPr>
                              <w:pStyle w:val="TableParagraph"/>
                              <w:spacing w:line="132" w:lineRule="exact"/>
                              <w:ind w:left="222" w:right="222"/>
                              <w:jc w:val="center"/>
                              <w:rPr>
                                <w:sz w:val="18"/>
                              </w:rPr>
                            </w:pPr>
                            <w:r>
                              <w:rPr>
                                <w:w w:val="105"/>
                                <w:sz w:val="18"/>
                              </w:rPr>
                              <w:t>No</w:t>
                            </w:r>
                          </w:p>
                        </w:tc>
                        <w:tc>
                          <w:tcPr>
                            <w:tcW w:w="639" w:type="dxa"/>
                            <w:tcBorders>
                              <w:top w:val="single" w:sz="47" w:space="0" w:color="D8D8D8"/>
                            </w:tcBorders>
                          </w:tcPr>
                          <w:p w14:paraId="336C7845" w14:textId="77777777" w:rsidR="000A0F80" w:rsidRDefault="000A0F80">
                            <w:pPr>
                              <w:pStyle w:val="TableParagraph"/>
                              <w:spacing w:line="132" w:lineRule="exact"/>
                              <w:ind w:left="0" w:right="197"/>
                              <w:jc w:val="right"/>
                              <w:rPr>
                                <w:sz w:val="18"/>
                              </w:rPr>
                            </w:pPr>
                            <w:r>
                              <w:rPr>
                                <w:w w:val="105"/>
                                <w:sz w:val="18"/>
                              </w:rPr>
                              <w:t>No</w:t>
                            </w:r>
                          </w:p>
                        </w:tc>
                      </w:tr>
                      <w:tr w:rsidR="000A0F80" w14:paraId="3B9EAF12" w14:textId="77777777">
                        <w:trPr>
                          <w:trHeight w:hRule="exact" w:val="638"/>
                        </w:trPr>
                        <w:tc>
                          <w:tcPr>
                            <w:tcW w:w="1359" w:type="dxa"/>
                          </w:tcPr>
                          <w:p w14:paraId="5C0071AF" w14:textId="77777777" w:rsidR="000A0F80" w:rsidRDefault="000A0F80">
                            <w:pPr>
                              <w:pStyle w:val="TableParagraph"/>
                              <w:rPr>
                                <w:sz w:val="18"/>
                              </w:rPr>
                            </w:pPr>
                            <w:r>
                              <w:rPr>
                                <w:w w:val="110"/>
                                <w:sz w:val="18"/>
                              </w:rPr>
                              <w:t>Renaming</w:t>
                            </w:r>
                          </w:p>
                          <w:p w14:paraId="18161EC5" w14:textId="77777777" w:rsidR="000A0F80" w:rsidRDefault="000A0F80">
                            <w:pPr>
                              <w:pStyle w:val="TableParagraph"/>
                              <w:spacing w:before="2" w:line="242" w:lineRule="auto"/>
                              <w:rPr>
                                <w:sz w:val="18"/>
                              </w:rPr>
                            </w:pPr>
                            <w:r>
                              <w:rPr>
                                <w:w w:val="105"/>
                                <w:sz w:val="18"/>
                              </w:rPr>
                              <w:t>methods of all classes</w:t>
                            </w:r>
                          </w:p>
                        </w:tc>
                        <w:tc>
                          <w:tcPr>
                            <w:tcW w:w="409" w:type="dxa"/>
                          </w:tcPr>
                          <w:p w14:paraId="23A71707" w14:textId="77777777" w:rsidR="000A0F80" w:rsidRDefault="000A0F80">
                            <w:pPr>
                              <w:pStyle w:val="TableParagraph"/>
                              <w:rPr>
                                <w:sz w:val="18"/>
                              </w:rPr>
                            </w:pPr>
                            <w:r>
                              <w:rPr>
                                <w:w w:val="102"/>
                                <w:sz w:val="18"/>
                              </w:rPr>
                              <w:t>0</w:t>
                            </w:r>
                          </w:p>
                        </w:tc>
                        <w:tc>
                          <w:tcPr>
                            <w:tcW w:w="593" w:type="dxa"/>
                          </w:tcPr>
                          <w:p w14:paraId="5C2B2881" w14:textId="77777777" w:rsidR="000A0F80" w:rsidRDefault="000A0F80">
                            <w:pPr>
                              <w:pStyle w:val="TableParagraph"/>
                              <w:rPr>
                                <w:sz w:val="18"/>
                              </w:rPr>
                            </w:pPr>
                            <w:r>
                              <w:rPr>
                                <w:sz w:val="18"/>
                              </w:rPr>
                              <w:t>1197</w:t>
                            </w:r>
                          </w:p>
                        </w:tc>
                        <w:tc>
                          <w:tcPr>
                            <w:tcW w:w="409" w:type="dxa"/>
                          </w:tcPr>
                          <w:p w14:paraId="7EBDC935" w14:textId="77777777" w:rsidR="000A0F80" w:rsidRDefault="000A0F80">
                            <w:pPr>
                              <w:pStyle w:val="TableParagraph"/>
                              <w:rPr>
                                <w:sz w:val="18"/>
                              </w:rPr>
                            </w:pPr>
                            <w:r>
                              <w:rPr>
                                <w:w w:val="102"/>
                                <w:sz w:val="18"/>
                              </w:rPr>
                              <w:t>0</w:t>
                            </w:r>
                          </w:p>
                        </w:tc>
                        <w:tc>
                          <w:tcPr>
                            <w:tcW w:w="726" w:type="dxa"/>
                          </w:tcPr>
                          <w:p w14:paraId="51DCE91E" w14:textId="77777777" w:rsidR="000A0F80" w:rsidRDefault="000A0F80">
                            <w:pPr>
                              <w:pStyle w:val="TableParagraph"/>
                              <w:ind w:left="222" w:right="222"/>
                              <w:jc w:val="center"/>
                              <w:rPr>
                                <w:sz w:val="18"/>
                              </w:rPr>
                            </w:pPr>
                            <w:r>
                              <w:rPr>
                                <w:w w:val="105"/>
                                <w:sz w:val="18"/>
                              </w:rPr>
                              <w:t>No</w:t>
                            </w:r>
                          </w:p>
                        </w:tc>
                        <w:tc>
                          <w:tcPr>
                            <w:tcW w:w="639" w:type="dxa"/>
                          </w:tcPr>
                          <w:p w14:paraId="22E80F46" w14:textId="77777777" w:rsidR="000A0F80" w:rsidRDefault="000A0F80">
                            <w:pPr>
                              <w:pStyle w:val="TableParagraph"/>
                              <w:ind w:left="0" w:right="197"/>
                              <w:jc w:val="right"/>
                              <w:rPr>
                                <w:sz w:val="18"/>
                              </w:rPr>
                            </w:pPr>
                            <w:r>
                              <w:rPr>
                                <w:w w:val="105"/>
                                <w:sz w:val="18"/>
                              </w:rPr>
                              <w:t>No</w:t>
                            </w:r>
                          </w:p>
                        </w:tc>
                      </w:tr>
                      <w:tr w:rsidR="000A0F80" w14:paraId="08D57037" w14:textId="77777777">
                        <w:trPr>
                          <w:trHeight w:hRule="exact" w:val="428"/>
                        </w:trPr>
                        <w:tc>
                          <w:tcPr>
                            <w:tcW w:w="1359" w:type="dxa"/>
                          </w:tcPr>
                          <w:p w14:paraId="51AF19AF" w14:textId="77777777" w:rsidR="000A0F80" w:rsidRDefault="000A0F80">
                            <w:pPr>
                              <w:pStyle w:val="TableParagraph"/>
                              <w:rPr>
                                <w:sz w:val="18"/>
                              </w:rPr>
                            </w:pPr>
                            <w:r>
                              <w:rPr>
                                <w:w w:val="110"/>
                                <w:sz w:val="18"/>
                              </w:rPr>
                              <w:t>Deleting</w:t>
                            </w:r>
                          </w:p>
                          <w:p w14:paraId="457927BD" w14:textId="77777777" w:rsidR="000A0F80" w:rsidRDefault="000A0F80">
                            <w:pPr>
                              <w:pStyle w:val="TableParagraph"/>
                              <w:spacing w:before="2" w:line="240" w:lineRule="auto"/>
                              <w:rPr>
                                <w:sz w:val="18"/>
                              </w:rPr>
                            </w:pPr>
                            <w:r>
                              <w:rPr>
                                <w:w w:val="120"/>
                                <w:sz w:val="18"/>
                              </w:rPr>
                              <w:t>attributes</w:t>
                            </w:r>
                          </w:p>
                        </w:tc>
                        <w:tc>
                          <w:tcPr>
                            <w:tcW w:w="409" w:type="dxa"/>
                          </w:tcPr>
                          <w:p w14:paraId="53F65D58" w14:textId="77777777" w:rsidR="000A0F80" w:rsidRDefault="000A0F80">
                            <w:pPr>
                              <w:pStyle w:val="TableParagraph"/>
                              <w:rPr>
                                <w:sz w:val="18"/>
                              </w:rPr>
                            </w:pPr>
                            <w:r>
                              <w:rPr>
                                <w:w w:val="102"/>
                                <w:sz w:val="18"/>
                              </w:rPr>
                              <w:t>0</w:t>
                            </w:r>
                          </w:p>
                        </w:tc>
                        <w:tc>
                          <w:tcPr>
                            <w:tcW w:w="593" w:type="dxa"/>
                          </w:tcPr>
                          <w:p w14:paraId="2D67D116" w14:textId="77777777" w:rsidR="000A0F80" w:rsidRDefault="000A0F80">
                            <w:pPr>
                              <w:pStyle w:val="TableParagraph"/>
                              <w:rPr>
                                <w:sz w:val="18"/>
                              </w:rPr>
                            </w:pPr>
                            <w:r>
                              <w:rPr>
                                <w:w w:val="102"/>
                                <w:sz w:val="18"/>
                              </w:rPr>
                              <w:t>0</w:t>
                            </w:r>
                          </w:p>
                        </w:tc>
                        <w:tc>
                          <w:tcPr>
                            <w:tcW w:w="409" w:type="dxa"/>
                          </w:tcPr>
                          <w:p w14:paraId="02CD03DA" w14:textId="77777777" w:rsidR="000A0F80" w:rsidRDefault="000A0F80">
                            <w:pPr>
                              <w:pStyle w:val="TableParagraph"/>
                              <w:rPr>
                                <w:sz w:val="18"/>
                              </w:rPr>
                            </w:pPr>
                            <w:r>
                              <w:rPr>
                                <w:sz w:val="18"/>
                              </w:rPr>
                              <w:t>46</w:t>
                            </w:r>
                          </w:p>
                        </w:tc>
                        <w:tc>
                          <w:tcPr>
                            <w:tcW w:w="726" w:type="dxa"/>
                          </w:tcPr>
                          <w:p w14:paraId="0E1960EB" w14:textId="77777777" w:rsidR="000A0F80" w:rsidRDefault="000A0F80">
                            <w:pPr>
                              <w:pStyle w:val="TableParagraph"/>
                              <w:ind w:left="222" w:right="222"/>
                              <w:jc w:val="center"/>
                              <w:rPr>
                                <w:sz w:val="18"/>
                              </w:rPr>
                            </w:pPr>
                            <w:r>
                              <w:rPr>
                                <w:w w:val="105"/>
                                <w:sz w:val="18"/>
                              </w:rPr>
                              <w:t>No</w:t>
                            </w:r>
                          </w:p>
                        </w:tc>
                        <w:tc>
                          <w:tcPr>
                            <w:tcW w:w="639" w:type="dxa"/>
                          </w:tcPr>
                          <w:p w14:paraId="7EA7DCFA" w14:textId="77777777" w:rsidR="000A0F80" w:rsidRDefault="000A0F80">
                            <w:pPr>
                              <w:pStyle w:val="TableParagraph"/>
                              <w:ind w:left="0" w:right="197"/>
                              <w:jc w:val="right"/>
                              <w:rPr>
                                <w:sz w:val="18"/>
                              </w:rPr>
                            </w:pPr>
                            <w:r>
                              <w:rPr>
                                <w:w w:val="105"/>
                                <w:sz w:val="18"/>
                              </w:rPr>
                              <w:t>No</w:t>
                            </w:r>
                          </w:p>
                        </w:tc>
                      </w:tr>
                      <w:tr w:rsidR="000A0F80" w14:paraId="4A9B4A5A" w14:textId="77777777">
                        <w:trPr>
                          <w:trHeight w:hRule="exact" w:val="428"/>
                        </w:trPr>
                        <w:tc>
                          <w:tcPr>
                            <w:tcW w:w="1359" w:type="dxa"/>
                          </w:tcPr>
                          <w:p w14:paraId="7F3E9829" w14:textId="77777777" w:rsidR="000A0F80" w:rsidRDefault="000A0F80">
                            <w:pPr>
                              <w:pStyle w:val="TableParagraph"/>
                              <w:tabs>
                                <w:tab w:val="left" w:pos="1016"/>
                              </w:tabs>
                              <w:rPr>
                                <w:sz w:val="18"/>
                              </w:rPr>
                            </w:pPr>
                            <w:r>
                              <w:rPr>
                                <w:w w:val="115"/>
                                <w:sz w:val="18"/>
                              </w:rPr>
                              <w:t>Adding</w:t>
                            </w:r>
                            <w:r>
                              <w:rPr>
                                <w:w w:val="115"/>
                                <w:sz w:val="18"/>
                              </w:rPr>
                              <w:tab/>
                              <w:t>at-</w:t>
                            </w:r>
                          </w:p>
                          <w:p w14:paraId="1F606737" w14:textId="77777777" w:rsidR="000A0F80" w:rsidRDefault="000A0F80">
                            <w:pPr>
                              <w:pStyle w:val="TableParagraph"/>
                              <w:spacing w:before="2" w:line="240" w:lineRule="auto"/>
                              <w:rPr>
                                <w:sz w:val="18"/>
                              </w:rPr>
                            </w:pPr>
                            <w:r>
                              <w:rPr>
                                <w:w w:val="120"/>
                                <w:sz w:val="18"/>
                              </w:rPr>
                              <w:t>tributes</w:t>
                            </w:r>
                          </w:p>
                        </w:tc>
                        <w:tc>
                          <w:tcPr>
                            <w:tcW w:w="409" w:type="dxa"/>
                          </w:tcPr>
                          <w:p w14:paraId="50646872" w14:textId="77777777" w:rsidR="000A0F80" w:rsidRDefault="000A0F80">
                            <w:pPr>
                              <w:pStyle w:val="TableParagraph"/>
                              <w:rPr>
                                <w:sz w:val="18"/>
                              </w:rPr>
                            </w:pPr>
                            <w:r>
                              <w:rPr>
                                <w:sz w:val="18"/>
                              </w:rPr>
                              <w:t>25</w:t>
                            </w:r>
                          </w:p>
                        </w:tc>
                        <w:tc>
                          <w:tcPr>
                            <w:tcW w:w="593" w:type="dxa"/>
                          </w:tcPr>
                          <w:p w14:paraId="3707B17C" w14:textId="77777777" w:rsidR="000A0F80" w:rsidRDefault="000A0F80">
                            <w:pPr>
                              <w:pStyle w:val="TableParagraph"/>
                              <w:rPr>
                                <w:sz w:val="18"/>
                              </w:rPr>
                            </w:pPr>
                            <w:r>
                              <w:rPr>
                                <w:w w:val="102"/>
                                <w:sz w:val="18"/>
                              </w:rPr>
                              <w:t>0</w:t>
                            </w:r>
                          </w:p>
                        </w:tc>
                        <w:tc>
                          <w:tcPr>
                            <w:tcW w:w="409" w:type="dxa"/>
                          </w:tcPr>
                          <w:p w14:paraId="3D30B43E" w14:textId="77777777" w:rsidR="000A0F80" w:rsidRDefault="000A0F80">
                            <w:pPr>
                              <w:pStyle w:val="TableParagraph"/>
                              <w:rPr>
                                <w:sz w:val="18"/>
                              </w:rPr>
                            </w:pPr>
                            <w:r>
                              <w:rPr>
                                <w:w w:val="102"/>
                                <w:sz w:val="18"/>
                              </w:rPr>
                              <w:t>0</w:t>
                            </w:r>
                          </w:p>
                        </w:tc>
                        <w:tc>
                          <w:tcPr>
                            <w:tcW w:w="726" w:type="dxa"/>
                          </w:tcPr>
                          <w:p w14:paraId="107F9255" w14:textId="77777777" w:rsidR="000A0F80" w:rsidRDefault="000A0F80">
                            <w:pPr>
                              <w:pStyle w:val="TableParagraph"/>
                              <w:ind w:left="222" w:right="222"/>
                              <w:jc w:val="center"/>
                              <w:rPr>
                                <w:sz w:val="18"/>
                              </w:rPr>
                            </w:pPr>
                            <w:r>
                              <w:rPr>
                                <w:w w:val="105"/>
                                <w:sz w:val="18"/>
                              </w:rPr>
                              <w:t>No</w:t>
                            </w:r>
                          </w:p>
                        </w:tc>
                        <w:tc>
                          <w:tcPr>
                            <w:tcW w:w="639" w:type="dxa"/>
                          </w:tcPr>
                          <w:p w14:paraId="091D7843" w14:textId="77777777" w:rsidR="000A0F80" w:rsidRDefault="000A0F80">
                            <w:pPr>
                              <w:pStyle w:val="TableParagraph"/>
                              <w:ind w:left="0" w:right="197"/>
                              <w:jc w:val="right"/>
                              <w:rPr>
                                <w:sz w:val="18"/>
                              </w:rPr>
                            </w:pPr>
                            <w:r>
                              <w:rPr>
                                <w:w w:val="105"/>
                                <w:sz w:val="18"/>
                              </w:rPr>
                              <w:t>No</w:t>
                            </w:r>
                          </w:p>
                        </w:tc>
                      </w:tr>
                      <w:tr w:rsidR="000A0F80" w14:paraId="7F47BDCB" w14:textId="77777777">
                        <w:trPr>
                          <w:trHeight w:hRule="exact" w:val="428"/>
                        </w:trPr>
                        <w:tc>
                          <w:tcPr>
                            <w:tcW w:w="1359" w:type="dxa"/>
                          </w:tcPr>
                          <w:p w14:paraId="42803862" w14:textId="77777777" w:rsidR="000A0F80" w:rsidRDefault="000A0F80">
                            <w:pPr>
                              <w:pStyle w:val="TableParagraph"/>
                              <w:rPr>
                                <w:sz w:val="18"/>
                              </w:rPr>
                            </w:pPr>
                            <w:r>
                              <w:rPr>
                                <w:w w:val="110"/>
                                <w:sz w:val="18"/>
                              </w:rPr>
                              <w:t>Adding meth-</w:t>
                            </w:r>
                          </w:p>
                          <w:p w14:paraId="4BFFF1B3" w14:textId="77777777" w:rsidR="000A0F80" w:rsidRDefault="000A0F80">
                            <w:pPr>
                              <w:pStyle w:val="TableParagraph"/>
                              <w:spacing w:before="2" w:line="240" w:lineRule="auto"/>
                              <w:rPr>
                                <w:sz w:val="18"/>
                              </w:rPr>
                            </w:pPr>
                            <w:r>
                              <w:rPr>
                                <w:w w:val="105"/>
                                <w:sz w:val="18"/>
                              </w:rPr>
                              <w:t>ods</w:t>
                            </w:r>
                          </w:p>
                        </w:tc>
                        <w:tc>
                          <w:tcPr>
                            <w:tcW w:w="409" w:type="dxa"/>
                          </w:tcPr>
                          <w:p w14:paraId="34E841A9" w14:textId="77777777" w:rsidR="000A0F80" w:rsidRDefault="000A0F80">
                            <w:pPr>
                              <w:pStyle w:val="TableParagraph"/>
                              <w:rPr>
                                <w:sz w:val="18"/>
                              </w:rPr>
                            </w:pPr>
                            <w:r>
                              <w:rPr>
                                <w:sz w:val="18"/>
                              </w:rPr>
                              <w:t>10</w:t>
                            </w:r>
                          </w:p>
                        </w:tc>
                        <w:tc>
                          <w:tcPr>
                            <w:tcW w:w="593" w:type="dxa"/>
                          </w:tcPr>
                          <w:p w14:paraId="4D2BBDDF" w14:textId="77777777" w:rsidR="000A0F80" w:rsidRDefault="000A0F80">
                            <w:pPr>
                              <w:pStyle w:val="TableParagraph"/>
                              <w:rPr>
                                <w:sz w:val="18"/>
                              </w:rPr>
                            </w:pPr>
                            <w:r>
                              <w:rPr>
                                <w:w w:val="102"/>
                                <w:sz w:val="18"/>
                              </w:rPr>
                              <w:t>0</w:t>
                            </w:r>
                          </w:p>
                        </w:tc>
                        <w:tc>
                          <w:tcPr>
                            <w:tcW w:w="409" w:type="dxa"/>
                          </w:tcPr>
                          <w:p w14:paraId="221FE6CF" w14:textId="77777777" w:rsidR="000A0F80" w:rsidRDefault="000A0F80">
                            <w:pPr>
                              <w:pStyle w:val="TableParagraph"/>
                              <w:rPr>
                                <w:sz w:val="18"/>
                              </w:rPr>
                            </w:pPr>
                            <w:r>
                              <w:rPr>
                                <w:w w:val="102"/>
                                <w:sz w:val="18"/>
                              </w:rPr>
                              <w:t>0</w:t>
                            </w:r>
                          </w:p>
                        </w:tc>
                        <w:tc>
                          <w:tcPr>
                            <w:tcW w:w="726" w:type="dxa"/>
                          </w:tcPr>
                          <w:p w14:paraId="3CE66206" w14:textId="77777777" w:rsidR="000A0F80" w:rsidRDefault="000A0F80">
                            <w:pPr>
                              <w:pStyle w:val="TableParagraph"/>
                              <w:ind w:left="222" w:right="222"/>
                              <w:jc w:val="center"/>
                              <w:rPr>
                                <w:sz w:val="18"/>
                              </w:rPr>
                            </w:pPr>
                            <w:r>
                              <w:rPr>
                                <w:w w:val="105"/>
                                <w:sz w:val="18"/>
                              </w:rPr>
                              <w:t>No</w:t>
                            </w:r>
                          </w:p>
                        </w:tc>
                        <w:tc>
                          <w:tcPr>
                            <w:tcW w:w="639" w:type="dxa"/>
                          </w:tcPr>
                          <w:p w14:paraId="6D4B5D50" w14:textId="77777777" w:rsidR="000A0F80" w:rsidRDefault="000A0F80">
                            <w:pPr>
                              <w:pStyle w:val="TableParagraph"/>
                              <w:ind w:left="0" w:right="197"/>
                              <w:jc w:val="right"/>
                              <w:rPr>
                                <w:sz w:val="18"/>
                              </w:rPr>
                            </w:pPr>
                            <w:r>
                              <w:rPr>
                                <w:w w:val="105"/>
                                <w:sz w:val="18"/>
                              </w:rPr>
                              <w:t>No</w:t>
                            </w:r>
                          </w:p>
                        </w:tc>
                      </w:tr>
                      <w:tr w:rsidR="000A0F80" w14:paraId="4BB4C2F1" w14:textId="77777777">
                        <w:trPr>
                          <w:trHeight w:hRule="exact" w:val="428"/>
                        </w:trPr>
                        <w:tc>
                          <w:tcPr>
                            <w:tcW w:w="1359" w:type="dxa"/>
                          </w:tcPr>
                          <w:p w14:paraId="7E491F23" w14:textId="77777777" w:rsidR="000A0F80" w:rsidRDefault="000A0F80">
                            <w:pPr>
                              <w:pStyle w:val="TableParagraph"/>
                              <w:rPr>
                                <w:sz w:val="18"/>
                              </w:rPr>
                            </w:pPr>
                            <w:r>
                              <w:rPr>
                                <w:w w:val="110"/>
                                <w:sz w:val="18"/>
                              </w:rPr>
                              <w:t>Changing</w:t>
                            </w:r>
                          </w:p>
                          <w:p w14:paraId="563C6E6F" w14:textId="77777777" w:rsidR="000A0F80" w:rsidRDefault="000A0F80">
                            <w:pPr>
                              <w:pStyle w:val="TableParagraph"/>
                              <w:spacing w:before="2" w:line="240" w:lineRule="auto"/>
                              <w:rPr>
                                <w:sz w:val="18"/>
                              </w:rPr>
                            </w:pPr>
                            <w:r>
                              <w:rPr>
                                <w:w w:val="110"/>
                                <w:sz w:val="18"/>
                              </w:rPr>
                              <w:t>method body</w:t>
                            </w:r>
                          </w:p>
                        </w:tc>
                        <w:tc>
                          <w:tcPr>
                            <w:tcW w:w="409" w:type="dxa"/>
                          </w:tcPr>
                          <w:p w14:paraId="676587BE" w14:textId="77777777" w:rsidR="000A0F80" w:rsidRDefault="000A0F80">
                            <w:pPr>
                              <w:pStyle w:val="TableParagraph"/>
                              <w:rPr>
                                <w:sz w:val="18"/>
                              </w:rPr>
                            </w:pPr>
                            <w:r>
                              <w:rPr>
                                <w:w w:val="102"/>
                                <w:sz w:val="18"/>
                              </w:rPr>
                              <w:t>0</w:t>
                            </w:r>
                          </w:p>
                        </w:tc>
                        <w:tc>
                          <w:tcPr>
                            <w:tcW w:w="593" w:type="dxa"/>
                          </w:tcPr>
                          <w:p w14:paraId="3D1561AF" w14:textId="77777777" w:rsidR="000A0F80" w:rsidRDefault="000A0F80">
                            <w:pPr>
                              <w:pStyle w:val="TableParagraph"/>
                              <w:rPr>
                                <w:sz w:val="18"/>
                              </w:rPr>
                            </w:pPr>
                            <w:r>
                              <w:rPr>
                                <w:sz w:val="18"/>
                              </w:rPr>
                              <w:t>30</w:t>
                            </w:r>
                          </w:p>
                        </w:tc>
                        <w:tc>
                          <w:tcPr>
                            <w:tcW w:w="409" w:type="dxa"/>
                          </w:tcPr>
                          <w:p w14:paraId="7851525C" w14:textId="77777777" w:rsidR="000A0F80" w:rsidRDefault="000A0F80">
                            <w:pPr>
                              <w:pStyle w:val="TableParagraph"/>
                              <w:rPr>
                                <w:sz w:val="18"/>
                              </w:rPr>
                            </w:pPr>
                            <w:r>
                              <w:rPr>
                                <w:w w:val="102"/>
                                <w:sz w:val="18"/>
                              </w:rPr>
                              <w:t>0</w:t>
                            </w:r>
                          </w:p>
                        </w:tc>
                        <w:tc>
                          <w:tcPr>
                            <w:tcW w:w="726" w:type="dxa"/>
                          </w:tcPr>
                          <w:p w14:paraId="62D180D1" w14:textId="77777777" w:rsidR="000A0F80" w:rsidRDefault="000A0F80">
                            <w:pPr>
                              <w:pStyle w:val="TableParagraph"/>
                              <w:ind w:left="222" w:right="222"/>
                              <w:jc w:val="center"/>
                              <w:rPr>
                                <w:sz w:val="18"/>
                              </w:rPr>
                            </w:pPr>
                            <w:r>
                              <w:rPr>
                                <w:w w:val="105"/>
                                <w:sz w:val="18"/>
                              </w:rPr>
                              <w:t>No</w:t>
                            </w:r>
                          </w:p>
                        </w:tc>
                        <w:tc>
                          <w:tcPr>
                            <w:tcW w:w="639" w:type="dxa"/>
                          </w:tcPr>
                          <w:p w14:paraId="1A47B343" w14:textId="77777777" w:rsidR="000A0F80" w:rsidRDefault="000A0F80">
                            <w:pPr>
                              <w:pStyle w:val="TableParagraph"/>
                              <w:ind w:left="0" w:right="197"/>
                              <w:jc w:val="right"/>
                              <w:rPr>
                                <w:sz w:val="18"/>
                              </w:rPr>
                            </w:pPr>
                            <w:r>
                              <w:rPr>
                                <w:w w:val="105"/>
                                <w:sz w:val="18"/>
                              </w:rPr>
                              <w:t>No</w:t>
                            </w:r>
                          </w:p>
                        </w:tc>
                      </w:tr>
                      <w:tr w:rsidR="000A0F80" w14:paraId="6B6172EB" w14:textId="77777777">
                        <w:trPr>
                          <w:trHeight w:hRule="exact" w:val="428"/>
                        </w:trPr>
                        <w:tc>
                          <w:tcPr>
                            <w:tcW w:w="1359" w:type="dxa"/>
                          </w:tcPr>
                          <w:p w14:paraId="70A77AD4" w14:textId="77777777" w:rsidR="000A0F80" w:rsidRDefault="000A0F80">
                            <w:pPr>
                              <w:pStyle w:val="TableParagraph"/>
                              <w:tabs>
                                <w:tab w:val="left" w:pos="1047"/>
                              </w:tabs>
                              <w:rPr>
                                <w:sz w:val="18"/>
                              </w:rPr>
                            </w:pPr>
                            <w:r>
                              <w:rPr>
                                <w:w w:val="105"/>
                                <w:sz w:val="18"/>
                              </w:rPr>
                              <w:t>Mixing</w:t>
                            </w:r>
                            <w:r>
                              <w:rPr>
                                <w:w w:val="105"/>
                                <w:sz w:val="18"/>
                              </w:rPr>
                              <w:tab/>
                              <w:t>all</w:t>
                            </w:r>
                          </w:p>
                          <w:p w14:paraId="64200AB4" w14:textId="77777777" w:rsidR="000A0F80" w:rsidRDefault="000A0F80">
                            <w:pPr>
                              <w:pStyle w:val="TableParagraph"/>
                              <w:spacing w:before="2" w:line="240" w:lineRule="auto"/>
                              <w:rPr>
                                <w:sz w:val="18"/>
                              </w:rPr>
                            </w:pPr>
                            <w:r>
                              <w:rPr>
                                <w:w w:val="105"/>
                                <w:sz w:val="18"/>
                              </w:rPr>
                              <w:t>modifications</w:t>
                            </w:r>
                          </w:p>
                        </w:tc>
                        <w:tc>
                          <w:tcPr>
                            <w:tcW w:w="409" w:type="dxa"/>
                          </w:tcPr>
                          <w:p w14:paraId="3C47869D" w14:textId="77777777" w:rsidR="000A0F80" w:rsidRDefault="000A0F80">
                            <w:pPr>
                              <w:pStyle w:val="TableParagraph"/>
                              <w:rPr>
                                <w:sz w:val="18"/>
                              </w:rPr>
                            </w:pPr>
                            <w:r>
                              <w:rPr>
                                <w:sz w:val="18"/>
                              </w:rPr>
                              <w:t>39</w:t>
                            </w:r>
                          </w:p>
                        </w:tc>
                        <w:tc>
                          <w:tcPr>
                            <w:tcW w:w="593" w:type="dxa"/>
                          </w:tcPr>
                          <w:p w14:paraId="1F040C1B" w14:textId="77777777" w:rsidR="000A0F80" w:rsidRDefault="000A0F80">
                            <w:pPr>
                              <w:pStyle w:val="TableParagraph"/>
                              <w:rPr>
                                <w:sz w:val="18"/>
                              </w:rPr>
                            </w:pPr>
                            <w:r>
                              <w:rPr>
                                <w:sz w:val="18"/>
                              </w:rPr>
                              <w:t>34</w:t>
                            </w:r>
                          </w:p>
                        </w:tc>
                        <w:tc>
                          <w:tcPr>
                            <w:tcW w:w="409" w:type="dxa"/>
                          </w:tcPr>
                          <w:p w14:paraId="79511DD4" w14:textId="77777777" w:rsidR="000A0F80" w:rsidRDefault="000A0F80">
                            <w:pPr>
                              <w:pStyle w:val="TableParagraph"/>
                              <w:rPr>
                                <w:sz w:val="18"/>
                              </w:rPr>
                            </w:pPr>
                            <w:r>
                              <w:rPr>
                                <w:sz w:val="18"/>
                              </w:rPr>
                              <w:t>30</w:t>
                            </w:r>
                          </w:p>
                        </w:tc>
                        <w:tc>
                          <w:tcPr>
                            <w:tcW w:w="726" w:type="dxa"/>
                          </w:tcPr>
                          <w:p w14:paraId="37F24CCC" w14:textId="77777777" w:rsidR="000A0F80" w:rsidRDefault="000A0F80">
                            <w:pPr>
                              <w:pStyle w:val="TableParagraph"/>
                              <w:ind w:left="222" w:right="222"/>
                              <w:jc w:val="center"/>
                              <w:rPr>
                                <w:sz w:val="18"/>
                              </w:rPr>
                            </w:pPr>
                            <w:r>
                              <w:rPr>
                                <w:w w:val="105"/>
                                <w:sz w:val="18"/>
                              </w:rPr>
                              <w:t>No</w:t>
                            </w:r>
                          </w:p>
                        </w:tc>
                        <w:tc>
                          <w:tcPr>
                            <w:tcW w:w="639" w:type="dxa"/>
                          </w:tcPr>
                          <w:p w14:paraId="6578EE79" w14:textId="77777777" w:rsidR="000A0F80" w:rsidRDefault="000A0F80">
                            <w:pPr>
                              <w:pStyle w:val="TableParagraph"/>
                              <w:ind w:left="0" w:right="197"/>
                              <w:jc w:val="right"/>
                              <w:rPr>
                                <w:sz w:val="18"/>
                              </w:rPr>
                            </w:pPr>
                            <w:r>
                              <w:rPr>
                                <w:w w:val="105"/>
                                <w:sz w:val="18"/>
                              </w:rPr>
                              <w:t>No</w:t>
                            </w:r>
                          </w:p>
                        </w:tc>
                      </w:tr>
                    </w:tbl>
                    <w:p w14:paraId="14828ED8" w14:textId="77777777" w:rsidR="000A0F80" w:rsidRDefault="000A0F80">
                      <w:pPr>
                        <w:pStyle w:val="Corpsdetexte"/>
                      </w:pPr>
                    </w:p>
                  </w:txbxContent>
                </v:textbox>
                <w10:wrap anchorx="page"/>
              </v:shape>
            </w:pict>
          </mc:Fallback>
        </mc:AlternateContent>
      </w:r>
      <w:r w:rsidR="0044141A">
        <w:rPr>
          <w:rFonts w:ascii="Georgia"/>
          <w:b/>
          <w:w w:val="105"/>
          <w:sz w:val="18"/>
        </w:rPr>
        <w:t>Table 3: Change description: Abbreviations are ADDED  (A),  CHANGED  (C),  REMOVED  (R)</w:t>
      </w:r>
    </w:p>
    <w:p w14:paraId="28AAB4C5" w14:textId="77777777" w:rsidR="00B66BFA" w:rsidRDefault="0044141A">
      <w:pPr>
        <w:spacing w:before="70"/>
        <w:ind w:left="115"/>
        <w:rPr>
          <w:rFonts w:ascii="Georgia"/>
          <w:b/>
          <w:sz w:val="18"/>
        </w:rPr>
      </w:pPr>
      <w:r>
        <w:br w:type="column"/>
      </w:r>
      <w:r>
        <w:rPr>
          <w:rFonts w:ascii="Georgia"/>
          <w:b/>
          <w:sz w:val="18"/>
        </w:rPr>
        <w:t>Table  4:  Differences in UML-RT runtimes</w:t>
      </w:r>
    </w:p>
    <w:p w14:paraId="37E5A85B" w14:textId="77777777" w:rsidR="00B66BFA" w:rsidRDefault="00B66BFA">
      <w:pPr>
        <w:rPr>
          <w:rFonts w:ascii="Georgia"/>
          <w:sz w:val="18"/>
        </w:rPr>
        <w:sectPr w:rsidR="00B66BFA">
          <w:type w:val="continuous"/>
          <w:pgSz w:w="12240" w:h="15840"/>
          <w:pgMar w:top="1360" w:right="900" w:bottom="280" w:left="960" w:header="720" w:footer="720" w:gutter="0"/>
          <w:cols w:num="2" w:space="720" w:equalWidth="0">
            <w:col w:w="4899" w:space="797"/>
            <w:col w:w="4684"/>
          </w:cols>
        </w:sectPr>
      </w:pPr>
    </w:p>
    <w:p w14:paraId="00788D25" w14:textId="77777777" w:rsidR="00B66BFA" w:rsidRDefault="00B66BFA">
      <w:pPr>
        <w:pStyle w:val="Corpsdetexte"/>
        <w:rPr>
          <w:rFonts w:ascii="Georgia"/>
          <w:b/>
          <w:sz w:val="20"/>
        </w:rPr>
      </w:pPr>
    </w:p>
    <w:p w14:paraId="2BCB6F01" w14:textId="77777777" w:rsidR="00B66BFA" w:rsidRDefault="00B66BFA">
      <w:pPr>
        <w:pStyle w:val="Corpsdetexte"/>
        <w:rPr>
          <w:rFonts w:ascii="Georgia"/>
          <w:b/>
          <w:sz w:val="20"/>
        </w:rPr>
      </w:pPr>
    </w:p>
    <w:p w14:paraId="366E336F" w14:textId="77777777" w:rsidR="00B66BFA" w:rsidRDefault="00B66BFA">
      <w:pPr>
        <w:pStyle w:val="Corpsdetexte"/>
        <w:rPr>
          <w:rFonts w:ascii="Georgia"/>
          <w:b/>
          <w:sz w:val="20"/>
        </w:rPr>
      </w:pPr>
    </w:p>
    <w:p w14:paraId="3CB805E6" w14:textId="77777777" w:rsidR="00B66BFA" w:rsidRDefault="00B66BFA">
      <w:pPr>
        <w:pStyle w:val="Corpsdetexte"/>
        <w:rPr>
          <w:rFonts w:ascii="Georgia"/>
          <w:b/>
          <w:sz w:val="20"/>
        </w:rPr>
      </w:pPr>
    </w:p>
    <w:p w14:paraId="7AC71F2B" w14:textId="77777777" w:rsidR="00B66BFA" w:rsidRDefault="00B66BFA">
      <w:pPr>
        <w:pStyle w:val="Corpsdetexte"/>
        <w:rPr>
          <w:rFonts w:ascii="Georgia"/>
          <w:b/>
          <w:sz w:val="20"/>
        </w:rPr>
      </w:pPr>
    </w:p>
    <w:p w14:paraId="4403B3ED" w14:textId="77777777" w:rsidR="00B66BFA" w:rsidRDefault="00B66BFA">
      <w:pPr>
        <w:pStyle w:val="Corpsdetexte"/>
        <w:rPr>
          <w:rFonts w:ascii="Georgia"/>
          <w:b/>
          <w:sz w:val="20"/>
        </w:rPr>
      </w:pPr>
    </w:p>
    <w:p w14:paraId="5D1A55F3" w14:textId="77777777" w:rsidR="00B66BFA" w:rsidRDefault="00B66BFA">
      <w:pPr>
        <w:pStyle w:val="Corpsdetexte"/>
        <w:rPr>
          <w:rFonts w:ascii="Georgia"/>
          <w:b/>
          <w:sz w:val="20"/>
        </w:rPr>
      </w:pPr>
    </w:p>
    <w:p w14:paraId="566036B9" w14:textId="77777777" w:rsidR="00B66BFA" w:rsidRDefault="00B66BFA">
      <w:pPr>
        <w:pStyle w:val="Corpsdetexte"/>
        <w:rPr>
          <w:rFonts w:ascii="Georgia"/>
          <w:b/>
          <w:sz w:val="20"/>
        </w:rPr>
      </w:pPr>
    </w:p>
    <w:p w14:paraId="4420432E" w14:textId="77777777" w:rsidR="00B66BFA" w:rsidRDefault="00B66BFA">
      <w:pPr>
        <w:pStyle w:val="Corpsdetexte"/>
        <w:rPr>
          <w:rFonts w:ascii="Georgia"/>
          <w:b/>
          <w:sz w:val="20"/>
        </w:rPr>
      </w:pPr>
    </w:p>
    <w:p w14:paraId="24BE0BBD" w14:textId="77777777" w:rsidR="00B66BFA" w:rsidRDefault="00B66BFA">
      <w:pPr>
        <w:pStyle w:val="Corpsdetexte"/>
        <w:rPr>
          <w:rFonts w:ascii="Georgia"/>
          <w:b/>
          <w:sz w:val="20"/>
        </w:rPr>
      </w:pPr>
    </w:p>
    <w:p w14:paraId="29D504D6" w14:textId="77777777" w:rsidR="00B66BFA" w:rsidRDefault="00B66BFA">
      <w:pPr>
        <w:rPr>
          <w:rFonts w:ascii="Georgia"/>
          <w:sz w:val="20"/>
        </w:rPr>
        <w:sectPr w:rsidR="00B66BFA">
          <w:type w:val="continuous"/>
          <w:pgSz w:w="12240" w:h="15840"/>
          <w:pgMar w:top="1360" w:right="900" w:bottom="280" w:left="960" w:header="720" w:footer="720" w:gutter="0"/>
          <w:cols w:space="720"/>
        </w:sectPr>
      </w:pPr>
    </w:p>
    <w:p w14:paraId="6C2761E7" w14:textId="77777777" w:rsidR="00B66BFA" w:rsidRDefault="00B66BFA">
      <w:pPr>
        <w:pStyle w:val="Corpsdetexte"/>
        <w:rPr>
          <w:rFonts w:ascii="Georgia"/>
          <w:b/>
          <w:sz w:val="24"/>
        </w:rPr>
      </w:pPr>
    </w:p>
    <w:p w14:paraId="3DE3C4CB" w14:textId="77777777" w:rsidR="00B66BFA" w:rsidRDefault="00B66BFA">
      <w:pPr>
        <w:pStyle w:val="Corpsdetexte"/>
        <w:rPr>
          <w:rFonts w:ascii="Georgia"/>
          <w:b/>
          <w:sz w:val="24"/>
        </w:rPr>
      </w:pPr>
    </w:p>
    <w:p w14:paraId="66016C8C" w14:textId="77777777" w:rsidR="00B66BFA" w:rsidRDefault="00B66BFA">
      <w:pPr>
        <w:pStyle w:val="Corpsdetexte"/>
        <w:rPr>
          <w:rFonts w:ascii="Georgia"/>
          <w:b/>
          <w:sz w:val="24"/>
        </w:rPr>
      </w:pPr>
    </w:p>
    <w:p w14:paraId="5FAE17AA" w14:textId="77777777" w:rsidR="00B66BFA" w:rsidRDefault="00B66BFA">
      <w:pPr>
        <w:pStyle w:val="Corpsdetexte"/>
        <w:rPr>
          <w:rFonts w:ascii="Georgia"/>
          <w:b/>
          <w:sz w:val="24"/>
        </w:rPr>
      </w:pPr>
    </w:p>
    <w:p w14:paraId="34CEC8AC" w14:textId="77777777" w:rsidR="00B66BFA" w:rsidRDefault="00B66BFA">
      <w:pPr>
        <w:pStyle w:val="Corpsdetexte"/>
        <w:rPr>
          <w:rFonts w:ascii="Georgia"/>
          <w:b/>
          <w:sz w:val="24"/>
        </w:rPr>
      </w:pPr>
    </w:p>
    <w:p w14:paraId="7BF5483F" w14:textId="77777777" w:rsidR="00B66BFA" w:rsidRDefault="00B66BFA">
      <w:pPr>
        <w:pStyle w:val="Corpsdetexte"/>
        <w:rPr>
          <w:rFonts w:ascii="Georgia"/>
          <w:b/>
          <w:sz w:val="24"/>
        </w:rPr>
      </w:pPr>
    </w:p>
    <w:p w14:paraId="0BE189F5" w14:textId="77777777" w:rsidR="00B66BFA" w:rsidRDefault="00B66BFA">
      <w:pPr>
        <w:pStyle w:val="Corpsdetexte"/>
        <w:spacing w:before="2"/>
        <w:rPr>
          <w:rFonts w:ascii="Georgia"/>
          <w:b/>
          <w:sz w:val="33"/>
        </w:rPr>
      </w:pPr>
    </w:p>
    <w:p w14:paraId="66763339" w14:textId="77777777" w:rsidR="00B66BFA" w:rsidRDefault="0044141A">
      <w:pPr>
        <w:pStyle w:val="Paragraphedeliste"/>
        <w:numPr>
          <w:ilvl w:val="1"/>
          <w:numId w:val="2"/>
        </w:numPr>
        <w:tabs>
          <w:tab w:val="left" w:pos="653"/>
          <w:tab w:val="left" w:pos="654"/>
        </w:tabs>
        <w:rPr>
          <w:b/>
          <w:sz w:val="24"/>
        </w:rPr>
      </w:pPr>
      <w:r>
        <w:rPr>
          <w:b/>
          <w:sz w:val="24"/>
        </w:rPr>
        <w:t>Case-study</w:t>
      </w:r>
    </w:p>
    <w:p w14:paraId="5F980CE3" w14:textId="77777777" w:rsidR="00B66BFA" w:rsidRDefault="0044141A">
      <w:pPr>
        <w:pStyle w:val="Corpsdetexte"/>
        <w:spacing w:before="39" w:line="242" w:lineRule="auto"/>
        <w:ind w:left="115" w:firstLine="179"/>
        <w:jc w:val="both"/>
      </w:pPr>
      <w:r>
        <w:rPr>
          <w:w w:val="110"/>
        </w:rPr>
        <w:t xml:space="preserve">In Section 6.1 our method was evaluated for UML and C++ synchronization, through simulations. In this section  </w:t>
      </w:r>
      <w:r>
        <w:rPr>
          <w:spacing w:val="-3"/>
          <w:w w:val="110"/>
        </w:rPr>
        <w:t>we</w:t>
      </w:r>
      <w:r>
        <w:rPr>
          <w:spacing w:val="-6"/>
          <w:w w:val="110"/>
        </w:rPr>
        <w:t xml:space="preserve"> </w:t>
      </w:r>
      <w:r>
        <w:rPr>
          <w:w w:val="110"/>
        </w:rPr>
        <w:t>apply</w:t>
      </w:r>
      <w:r>
        <w:rPr>
          <w:spacing w:val="-6"/>
          <w:w w:val="110"/>
        </w:rPr>
        <w:t xml:space="preserve"> </w:t>
      </w:r>
      <w:r>
        <w:rPr>
          <w:w w:val="110"/>
        </w:rPr>
        <w:t>the</w:t>
      </w:r>
      <w:r>
        <w:rPr>
          <w:spacing w:val="-6"/>
          <w:w w:val="110"/>
        </w:rPr>
        <w:t xml:space="preserve"> </w:t>
      </w:r>
      <w:r>
        <w:rPr>
          <w:w w:val="110"/>
        </w:rPr>
        <w:t>whole</w:t>
      </w:r>
      <w:r>
        <w:rPr>
          <w:spacing w:val="-6"/>
          <w:w w:val="110"/>
        </w:rPr>
        <w:t xml:space="preserve"> </w:t>
      </w:r>
      <w:r>
        <w:rPr>
          <w:w w:val="110"/>
        </w:rPr>
        <w:t>synchronization</w:t>
      </w:r>
      <w:r>
        <w:rPr>
          <w:spacing w:val="-6"/>
          <w:w w:val="110"/>
        </w:rPr>
        <w:t xml:space="preserve"> </w:t>
      </w:r>
      <w:r>
        <w:rPr>
          <w:w w:val="110"/>
        </w:rPr>
        <w:t>method</w:t>
      </w:r>
      <w:r>
        <w:rPr>
          <w:spacing w:val="-6"/>
          <w:w w:val="110"/>
        </w:rPr>
        <w:t xml:space="preserve"> </w:t>
      </w:r>
      <w:r>
        <w:rPr>
          <w:w w:val="110"/>
        </w:rPr>
        <w:t>on</w:t>
      </w:r>
      <w:r>
        <w:rPr>
          <w:spacing w:val="-6"/>
          <w:w w:val="110"/>
        </w:rPr>
        <w:t xml:space="preserve"> </w:t>
      </w:r>
      <w:r>
        <w:rPr>
          <w:w w:val="110"/>
        </w:rPr>
        <w:t>a</w:t>
      </w:r>
      <w:r>
        <w:rPr>
          <w:spacing w:val="-6"/>
          <w:w w:val="110"/>
        </w:rPr>
        <w:t xml:space="preserve"> </w:t>
      </w:r>
      <w:r>
        <w:rPr>
          <w:w w:val="110"/>
        </w:rPr>
        <w:t>case-study, in order to</w:t>
      </w:r>
      <w:r>
        <w:rPr>
          <w:spacing w:val="37"/>
          <w:w w:val="110"/>
        </w:rPr>
        <w:t xml:space="preserve"> </w:t>
      </w:r>
      <w:r>
        <w:rPr>
          <w:w w:val="110"/>
        </w:rPr>
        <w:t>evaluate:</w:t>
      </w:r>
    </w:p>
    <w:p w14:paraId="673351FB" w14:textId="77777777" w:rsidR="00B66BFA" w:rsidRDefault="0044141A">
      <w:pPr>
        <w:pStyle w:val="Paragraphedeliste"/>
        <w:numPr>
          <w:ilvl w:val="0"/>
          <w:numId w:val="1"/>
        </w:numPr>
        <w:tabs>
          <w:tab w:val="left" w:pos="565"/>
        </w:tabs>
        <w:spacing w:before="142"/>
        <w:rPr>
          <w:sz w:val="18"/>
        </w:rPr>
      </w:pPr>
      <w:r>
        <w:rPr>
          <w:w w:val="110"/>
          <w:sz w:val="18"/>
        </w:rPr>
        <w:t xml:space="preserve">The usability of the </w:t>
      </w:r>
      <w:r>
        <w:rPr>
          <w:spacing w:val="16"/>
          <w:w w:val="110"/>
          <w:sz w:val="18"/>
        </w:rPr>
        <w:t xml:space="preserve"> </w:t>
      </w:r>
      <w:r>
        <w:rPr>
          <w:w w:val="110"/>
          <w:sz w:val="18"/>
        </w:rPr>
        <w:t>method</w:t>
      </w:r>
    </w:p>
    <w:p w14:paraId="36DCEB24" w14:textId="77777777" w:rsidR="00B66BFA" w:rsidRDefault="0044141A">
      <w:pPr>
        <w:pStyle w:val="Paragraphedeliste"/>
        <w:numPr>
          <w:ilvl w:val="0"/>
          <w:numId w:val="1"/>
        </w:numPr>
        <w:tabs>
          <w:tab w:val="left" w:pos="565"/>
        </w:tabs>
        <w:spacing w:before="129"/>
        <w:rPr>
          <w:sz w:val="18"/>
        </w:rPr>
      </w:pPr>
      <w:r>
        <w:rPr>
          <w:w w:val="110"/>
          <w:sz w:val="18"/>
        </w:rPr>
        <w:t xml:space="preserve">The scalability of the method to a real  </w:t>
      </w:r>
      <w:r>
        <w:rPr>
          <w:spacing w:val="15"/>
          <w:w w:val="110"/>
          <w:sz w:val="18"/>
        </w:rPr>
        <w:t xml:space="preserve"> </w:t>
      </w:r>
      <w:r>
        <w:rPr>
          <w:w w:val="110"/>
          <w:sz w:val="18"/>
        </w:rPr>
        <w:t>system</w:t>
      </w:r>
    </w:p>
    <w:p w14:paraId="54359F91" w14:textId="77777777" w:rsidR="00B66BFA" w:rsidRDefault="0044141A">
      <w:pPr>
        <w:pStyle w:val="Corpsdetexte"/>
        <w:spacing w:before="145" w:line="242" w:lineRule="auto"/>
        <w:ind w:left="115" w:firstLine="179"/>
        <w:jc w:val="both"/>
      </w:pPr>
      <w:r>
        <w:rPr>
          <w:w w:val="110"/>
        </w:rPr>
        <w:t xml:space="preserve">The case-study is the development of the </w:t>
      </w:r>
      <w:r>
        <w:rPr>
          <w:spacing w:val="-3"/>
          <w:w w:val="110"/>
        </w:rPr>
        <w:t xml:space="preserve">UML-RT </w:t>
      </w:r>
      <w:r>
        <w:rPr>
          <w:w w:val="110"/>
        </w:rPr>
        <w:t xml:space="preserve">run- time. </w:t>
      </w:r>
      <w:r>
        <w:rPr>
          <w:spacing w:val="-3"/>
          <w:w w:val="110"/>
        </w:rPr>
        <w:t xml:space="preserve">UML-RT </w:t>
      </w:r>
      <w:r>
        <w:rPr>
          <w:w w:val="110"/>
        </w:rPr>
        <w:t xml:space="preserve">[23] offers a set of extensions to UML for the design of real-time systems. </w:t>
      </w:r>
      <w:r>
        <w:rPr>
          <w:spacing w:val="-3"/>
          <w:w w:val="110"/>
        </w:rPr>
        <w:t xml:space="preserve">UML-RT </w:t>
      </w:r>
      <w:r>
        <w:rPr>
          <w:w w:val="110"/>
        </w:rPr>
        <w:t xml:space="preserve">is developed </w:t>
      </w:r>
      <w:r>
        <w:rPr>
          <w:spacing w:val="-3"/>
          <w:w w:val="110"/>
        </w:rPr>
        <w:t xml:space="preserve">by </w:t>
      </w:r>
      <w:r>
        <w:rPr>
          <w:w w:val="110"/>
        </w:rPr>
        <w:t xml:space="preserve">Zeligsoft within the </w:t>
      </w:r>
      <w:r>
        <w:rPr>
          <w:spacing w:val="-3"/>
          <w:w w:val="110"/>
        </w:rPr>
        <w:t xml:space="preserve">Papyrus-RT </w:t>
      </w:r>
      <w:r>
        <w:rPr>
          <w:w w:val="110"/>
        </w:rPr>
        <w:t xml:space="preserve">[9] modeler dedicated to the </w:t>
      </w:r>
      <w:r>
        <w:rPr>
          <w:spacing w:val="-3"/>
          <w:w w:val="110"/>
        </w:rPr>
        <w:t xml:space="preserve">UML-RT </w:t>
      </w:r>
      <w:r>
        <w:rPr>
          <w:w w:val="110"/>
        </w:rPr>
        <w:t xml:space="preserve">modeling language. </w:t>
      </w:r>
      <w:r>
        <w:rPr>
          <w:spacing w:val="-3"/>
          <w:w w:val="110"/>
        </w:rPr>
        <w:t xml:space="preserve">Papyrus-RT </w:t>
      </w:r>
      <w:r>
        <w:rPr>
          <w:w w:val="110"/>
        </w:rPr>
        <w:t xml:space="preserve">features code generation for </w:t>
      </w:r>
      <w:r>
        <w:rPr>
          <w:spacing w:val="-3"/>
          <w:w w:val="110"/>
        </w:rPr>
        <w:t xml:space="preserve">UML-RT </w:t>
      </w:r>
      <w:r>
        <w:rPr>
          <w:w w:val="110"/>
        </w:rPr>
        <w:t xml:space="preserve">models and the code must execute on the </w:t>
      </w:r>
      <w:r>
        <w:rPr>
          <w:spacing w:val="-3"/>
          <w:w w:val="110"/>
        </w:rPr>
        <w:t xml:space="preserve">UML-RT </w:t>
      </w:r>
      <w:r>
        <w:rPr>
          <w:w w:val="110"/>
        </w:rPr>
        <w:t xml:space="preserve">runtime </w:t>
      </w:r>
      <w:r>
        <w:rPr>
          <w:spacing w:val="-3"/>
          <w:w w:val="110"/>
        </w:rPr>
        <w:t xml:space="preserve">packaged </w:t>
      </w:r>
      <w:r>
        <w:rPr>
          <w:w w:val="110"/>
        </w:rPr>
        <w:t xml:space="preserve">with the  </w:t>
      </w:r>
      <w:r>
        <w:rPr>
          <w:spacing w:val="22"/>
          <w:w w:val="110"/>
        </w:rPr>
        <w:t xml:space="preserve"> </w:t>
      </w:r>
      <w:r>
        <w:rPr>
          <w:w w:val="110"/>
        </w:rPr>
        <w:t>tool.</w:t>
      </w:r>
    </w:p>
    <w:p w14:paraId="28374F33" w14:textId="77777777" w:rsidR="00B66BFA" w:rsidRDefault="0044141A">
      <w:pPr>
        <w:pStyle w:val="Corpsdetexte"/>
        <w:spacing w:line="242" w:lineRule="auto"/>
        <w:ind w:left="115" w:firstLine="179"/>
        <w:jc w:val="both"/>
      </w:pPr>
      <w:r>
        <w:rPr>
          <w:w w:val="110"/>
        </w:rPr>
        <w:t>CEA wishes to collaborate with Zeligsoft on the develop- ment of the runtime. CEA wishes to apply a MDE</w:t>
      </w:r>
      <w:r>
        <w:rPr>
          <w:spacing w:val="-26"/>
          <w:w w:val="110"/>
        </w:rPr>
        <w:t xml:space="preserve"> </w:t>
      </w:r>
      <w:r>
        <w:rPr>
          <w:w w:val="110"/>
        </w:rPr>
        <w:t xml:space="preserve">approach, using the model as a development artifact, while Zeligsoft wishes to continue development based on code. Therefore </w:t>
      </w:r>
      <w:r>
        <w:rPr>
          <w:spacing w:val="-3"/>
          <w:w w:val="110"/>
        </w:rPr>
        <w:t xml:space="preserve">we </w:t>
      </w:r>
      <w:r>
        <w:rPr>
          <w:w w:val="110"/>
        </w:rPr>
        <w:t>decide to apply our model-code synchronization method on this particular case-study, so developers from CEA and Zeligsoft can</w:t>
      </w:r>
      <w:r>
        <w:rPr>
          <w:spacing w:val="-8"/>
          <w:w w:val="110"/>
        </w:rPr>
        <w:t xml:space="preserve"> </w:t>
      </w:r>
      <w:r>
        <w:rPr>
          <w:w w:val="110"/>
        </w:rPr>
        <w:t>collaborate.</w:t>
      </w:r>
    </w:p>
    <w:p w14:paraId="6CE622FA" w14:textId="77777777" w:rsidR="00B66BFA" w:rsidRDefault="0044141A">
      <w:pPr>
        <w:pStyle w:val="Corpsdetexte"/>
        <w:spacing w:line="242" w:lineRule="auto"/>
        <w:ind w:left="115" w:firstLine="179"/>
        <w:jc w:val="both"/>
      </w:pPr>
      <w:r>
        <w:rPr>
          <w:w w:val="115"/>
        </w:rPr>
        <w:t>The</w:t>
      </w:r>
      <w:r>
        <w:rPr>
          <w:spacing w:val="-20"/>
          <w:w w:val="115"/>
        </w:rPr>
        <w:t xml:space="preserve"> </w:t>
      </w:r>
      <w:r>
        <w:rPr>
          <w:w w:val="115"/>
        </w:rPr>
        <w:t>runtime</w:t>
      </w:r>
      <w:r>
        <w:rPr>
          <w:spacing w:val="-20"/>
          <w:w w:val="115"/>
        </w:rPr>
        <w:t xml:space="preserve"> </w:t>
      </w:r>
      <w:r>
        <w:rPr>
          <w:w w:val="115"/>
        </w:rPr>
        <w:t>is</w:t>
      </w:r>
      <w:r>
        <w:rPr>
          <w:spacing w:val="-20"/>
          <w:w w:val="115"/>
        </w:rPr>
        <w:t xml:space="preserve"> </w:t>
      </w:r>
      <w:r>
        <w:rPr>
          <w:w w:val="115"/>
        </w:rPr>
        <w:t>originally</w:t>
      </w:r>
      <w:r>
        <w:rPr>
          <w:spacing w:val="-20"/>
          <w:w w:val="115"/>
        </w:rPr>
        <w:t xml:space="preserve"> </w:t>
      </w:r>
      <w:r>
        <w:rPr>
          <w:w w:val="115"/>
        </w:rPr>
        <w:t>implemented</w:t>
      </w:r>
      <w:r>
        <w:rPr>
          <w:spacing w:val="-20"/>
          <w:w w:val="115"/>
        </w:rPr>
        <w:t xml:space="preserve"> </w:t>
      </w:r>
      <w:r>
        <w:rPr>
          <w:w w:val="115"/>
        </w:rPr>
        <w:t>as</w:t>
      </w:r>
      <w:r>
        <w:rPr>
          <w:spacing w:val="-20"/>
          <w:w w:val="115"/>
        </w:rPr>
        <w:t xml:space="preserve"> </w:t>
      </w:r>
      <w:r>
        <w:rPr>
          <w:w w:val="115"/>
        </w:rPr>
        <w:t>an</w:t>
      </w:r>
      <w:r>
        <w:rPr>
          <w:spacing w:val="-20"/>
          <w:w w:val="115"/>
        </w:rPr>
        <w:t xml:space="preserve"> </w:t>
      </w:r>
      <w:r>
        <w:rPr>
          <w:w w:val="115"/>
        </w:rPr>
        <w:t>open-source plain C++11 project. Most of its architecture is object- oriented. The runtime has 65 classes and 14945 lines of code.</w:t>
      </w:r>
      <w:r>
        <w:rPr>
          <w:spacing w:val="-5"/>
          <w:w w:val="115"/>
        </w:rPr>
        <w:t xml:space="preserve"> </w:t>
      </w:r>
      <w:r>
        <w:rPr>
          <w:w w:val="115"/>
        </w:rPr>
        <w:t>Other</w:t>
      </w:r>
      <w:r>
        <w:rPr>
          <w:spacing w:val="-24"/>
          <w:w w:val="115"/>
        </w:rPr>
        <w:t xml:space="preserve"> </w:t>
      </w:r>
      <w:r>
        <w:rPr>
          <w:w w:val="115"/>
        </w:rPr>
        <w:t>than</w:t>
      </w:r>
      <w:r>
        <w:rPr>
          <w:spacing w:val="-24"/>
          <w:w w:val="115"/>
        </w:rPr>
        <w:t xml:space="preserve"> </w:t>
      </w:r>
      <w:r>
        <w:rPr>
          <w:w w:val="115"/>
        </w:rPr>
        <w:t>containing</w:t>
      </w:r>
      <w:r>
        <w:rPr>
          <w:spacing w:val="-24"/>
          <w:w w:val="115"/>
        </w:rPr>
        <w:t xml:space="preserve"> </w:t>
      </w:r>
      <w:r>
        <w:rPr>
          <w:w w:val="115"/>
        </w:rPr>
        <w:t>typical</w:t>
      </w:r>
      <w:r>
        <w:rPr>
          <w:spacing w:val="-24"/>
          <w:w w:val="115"/>
        </w:rPr>
        <w:t xml:space="preserve"> </w:t>
      </w:r>
      <w:r>
        <w:rPr>
          <w:w w:val="115"/>
        </w:rPr>
        <w:t>entities</w:t>
      </w:r>
      <w:r>
        <w:rPr>
          <w:spacing w:val="-24"/>
          <w:w w:val="115"/>
        </w:rPr>
        <w:t xml:space="preserve"> </w:t>
      </w:r>
      <w:r>
        <w:rPr>
          <w:w w:val="115"/>
        </w:rPr>
        <w:t>found</w:t>
      </w:r>
      <w:r>
        <w:rPr>
          <w:spacing w:val="-24"/>
          <w:w w:val="115"/>
        </w:rPr>
        <w:t xml:space="preserve"> </w:t>
      </w:r>
      <w:r>
        <w:rPr>
          <w:w w:val="115"/>
        </w:rPr>
        <w:t>in</w:t>
      </w:r>
      <w:r>
        <w:rPr>
          <w:spacing w:val="-24"/>
          <w:w w:val="115"/>
        </w:rPr>
        <w:t xml:space="preserve"> </w:t>
      </w:r>
      <w:r>
        <w:rPr>
          <w:w w:val="115"/>
        </w:rPr>
        <w:t xml:space="preserve">object- oriented architectures,  the runtime uses C/C++  </w:t>
      </w:r>
      <w:r>
        <w:rPr>
          <w:spacing w:val="37"/>
          <w:w w:val="115"/>
        </w:rPr>
        <w:t xml:space="preserve"> </w:t>
      </w:r>
      <w:r>
        <w:rPr>
          <w:w w:val="115"/>
        </w:rPr>
        <w:t>features</w:t>
      </w:r>
    </w:p>
    <w:p w14:paraId="53D8CDA6" w14:textId="77777777" w:rsidR="00B66BFA" w:rsidRDefault="0044141A">
      <w:pPr>
        <w:pStyle w:val="Corpsdetexte"/>
        <w:spacing w:before="4"/>
      </w:pPr>
      <w:r>
        <w:br w:type="column"/>
      </w:r>
    </w:p>
    <w:p w14:paraId="3F564AD2" w14:textId="77777777" w:rsidR="00B66BFA" w:rsidRDefault="00FB6BAA">
      <w:pPr>
        <w:pStyle w:val="Corpsdetexte"/>
        <w:spacing w:line="242" w:lineRule="auto"/>
        <w:ind w:left="115" w:right="181"/>
        <w:jc w:val="both"/>
      </w:pPr>
      <w:r>
        <w:rPr>
          <w:noProof/>
          <w:lang w:val="fr-FR" w:eastAsia="fr-FR"/>
        </w:rPr>
        <mc:AlternateContent>
          <mc:Choice Requires="wps">
            <w:drawing>
              <wp:anchor distT="0" distB="0" distL="114300" distR="114300" simplePos="0" relativeHeight="2920" behindDoc="0" locked="0" layoutInCell="1" allowOverlap="1" wp14:anchorId="6FCEA800" wp14:editId="660FE83A">
                <wp:simplePos x="0" y="0"/>
                <wp:positionH relativeFrom="page">
                  <wp:posOffset>4029075</wp:posOffset>
                </wp:positionH>
                <wp:positionV relativeFrom="paragraph">
                  <wp:posOffset>-1725295</wp:posOffset>
                </wp:positionV>
                <wp:extent cx="3028950" cy="1487170"/>
                <wp:effectExtent l="0" t="63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148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0A0F80" w14:paraId="3C165AAA" w14:textId="77777777">
                              <w:trPr>
                                <w:trHeight w:hRule="exact" w:val="219"/>
                              </w:trPr>
                              <w:tc>
                                <w:tcPr>
                                  <w:tcW w:w="2377" w:type="dxa"/>
                                  <w:shd w:val="clear" w:color="auto" w:fill="D8D8D8"/>
                                </w:tcPr>
                                <w:p w14:paraId="1C9B6780" w14:textId="77777777" w:rsidR="000A0F80" w:rsidRDefault="000A0F80">
                                  <w:pPr>
                                    <w:pStyle w:val="TableParagraph"/>
                                    <w:rPr>
                                      <w:sz w:val="18"/>
                                    </w:rPr>
                                  </w:pPr>
                                  <w:r>
                                    <w:rPr>
                                      <w:w w:val="110"/>
                                      <w:sz w:val="18"/>
                                    </w:rPr>
                                    <w:t>Original</w:t>
                                  </w:r>
                                </w:p>
                              </w:tc>
                              <w:tc>
                                <w:tcPr>
                                  <w:tcW w:w="2377" w:type="dxa"/>
                                  <w:shd w:val="clear" w:color="auto" w:fill="D8D8D8"/>
                                </w:tcPr>
                                <w:p w14:paraId="10DE52AC" w14:textId="77777777" w:rsidR="000A0F80" w:rsidRDefault="000A0F80">
                                  <w:pPr>
                                    <w:pStyle w:val="TableParagraph"/>
                                    <w:rPr>
                                      <w:sz w:val="18"/>
                                    </w:rPr>
                                  </w:pPr>
                                  <w:r>
                                    <w:rPr>
                                      <w:w w:val="110"/>
                                      <w:sz w:val="18"/>
                                    </w:rPr>
                                    <w:t>Object-oriented</w:t>
                                  </w:r>
                                </w:p>
                              </w:tc>
                            </w:tr>
                            <w:tr w:rsidR="000A0F80" w14:paraId="30219845" w14:textId="77777777">
                              <w:trPr>
                                <w:trHeight w:hRule="exact" w:val="847"/>
                              </w:trPr>
                              <w:tc>
                                <w:tcPr>
                                  <w:tcW w:w="2377" w:type="dxa"/>
                                </w:tcPr>
                                <w:p w14:paraId="40A0FEDB" w14:textId="77777777" w:rsidR="000A0F80" w:rsidRDefault="000A0F80">
                                  <w:pPr>
                                    <w:pStyle w:val="TableParagraph"/>
                                    <w:rPr>
                                      <w:sz w:val="18"/>
                                    </w:rPr>
                                  </w:pPr>
                                  <w:r>
                                    <w:rPr>
                                      <w:w w:val="110"/>
                                      <w:sz w:val="18"/>
                                    </w:rPr>
                                    <w:t>Directives to control  com-</w:t>
                                  </w:r>
                                </w:p>
                                <w:p w14:paraId="7B5DDBE4" w14:textId="77777777" w:rsidR="000A0F80" w:rsidRDefault="000A0F80">
                                  <w:pPr>
                                    <w:pStyle w:val="TableParagraph"/>
                                    <w:spacing w:before="2" w:line="242" w:lineRule="auto"/>
                                    <w:rPr>
                                      <w:sz w:val="18"/>
                                    </w:rPr>
                                  </w:pPr>
                                  <w:r>
                                    <w:rPr>
                                      <w:w w:val="110"/>
                                      <w:sz w:val="18"/>
                                    </w:rPr>
                                    <w:t>pilation of OS-dependent code</w:t>
                                  </w:r>
                                </w:p>
                              </w:tc>
                              <w:tc>
                                <w:tcPr>
                                  <w:tcW w:w="2377" w:type="dxa"/>
                                </w:tcPr>
                                <w:p w14:paraId="5AC9ACD7" w14:textId="77777777" w:rsidR="000A0F80" w:rsidRDefault="000A0F80">
                                  <w:pPr>
                                    <w:pStyle w:val="TableParagraph"/>
                                    <w:jc w:val="both"/>
                                    <w:rPr>
                                      <w:sz w:val="18"/>
                                    </w:rPr>
                                  </w:pPr>
                                  <w:r>
                                    <w:rPr>
                                      <w:w w:val="115"/>
                                      <w:sz w:val="18"/>
                                    </w:rPr>
                                    <w:t>Abstract OS-independent</w:t>
                                  </w:r>
                                </w:p>
                                <w:p w14:paraId="05F8AD6B" w14:textId="77777777" w:rsidR="000A0F80" w:rsidRDefault="000A0F80">
                                  <w:pPr>
                                    <w:pStyle w:val="TableParagraph"/>
                                    <w:spacing w:before="2" w:line="242" w:lineRule="auto"/>
                                    <w:ind w:right="105"/>
                                    <w:jc w:val="both"/>
                                    <w:rPr>
                                      <w:sz w:val="18"/>
                                    </w:rPr>
                                  </w:pPr>
                                  <w:r>
                                    <w:rPr>
                                      <w:w w:val="110"/>
                                      <w:sz w:val="18"/>
                                    </w:rPr>
                                    <w:t>classes inherited by OS- dependent classes with im- plementation</w:t>
                                  </w:r>
                                </w:p>
                              </w:tc>
                            </w:tr>
                            <w:tr w:rsidR="000A0F80" w14:paraId="3932C5C0" w14:textId="77777777">
                              <w:trPr>
                                <w:trHeight w:hRule="exact" w:val="1265"/>
                              </w:trPr>
                              <w:tc>
                                <w:tcPr>
                                  <w:tcW w:w="2377" w:type="dxa"/>
                                </w:tcPr>
                                <w:p w14:paraId="13DB63F7" w14:textId="77777777" w:rsidR="000A0F80" w:rsidRDefault="000A0F80">
                                  <w:pPr>
                                    <w:pStyle w:val="TableParagraph"/>
                                    <w:rPr>
                                      <w:sz w:val="18"/>
                                    </w:rPr>
                                  </w:pPr>
                                  <w:r>
                                    <w:rPr>
                                      <w:w w:val="110"/>
                                      <w:sz w:val="18"/>
                                    </w:rPr>
                                    <w:t>Variables,   functions   and</w:t>
                                  </w:r>
                                </w:p>
                                <w:p w14:paraId="6296A67D" w14:textId="77777777" w:rsidR="000A0F80" w:rsidRDefault="000A0F80">
                                  <w:pPr>
                                    <w:pStyle w:val="TableParagraph"/>
                                    <w:spacing w:before="2" w:line="242" w:lineRule="auto"/>
                                    <w:rPr>
                                      <w:sz w:val="18"/>
                                    </w:rPr>
                                  </w:pPr>
                                  <w:r>
                                    <w:rPr>
                                      <w:w w:val="110"/>
                                      <w:sz w:val="18"/>
                                    </w:rPr>
                                    <w:t>type definitions out side of class</w:t>
                                  </w:r>
                                </w:p>
                              </w:tc>
                              <w:tc>
                                <w:tcPr>
                                  <w:tcW w:w="2377" w:type="dxa"/>
                                </w:tcPr>
                                <w:p w14:paraId="487DE63F" w14:textId="77777777" w:rsidR="000A0F80" w:rsidRDefault="000A0F80">
                                  <w:pPr>
                                    <w:pStyle w:val="TableParagraph"/>
                                    <w:jc w:val="both"/>
                                    <w:rPr>
                                      <w:sz w:val="18"/>
                                    </w:rPr>
                                  </w:pPr>
                                  <w:r>
                                    <w:rPr>
                                      <w:w w:val="110"/>
                                      <w:sz w:val="18"/>
                                    </w:rPr>
                                    <w:t>Refactored  as  entities  in-</w:t>
                                  </w:r>
                                </w:p>
                                <w:p w14:paraId="20F6DAC0" w14:textId="77777777" w:rsidR="000A0F80" w:rsidRDefault="000A0F80">
                                  <w:pPr>
                                    <w:pStyle w:val="TableParagraph"/>
                                    <w:spacing w:before="2" w:line="242" w:lineRule="auto"/>
                                    <w:ind w:right="105"/>
                                    <w:jc w:val="both"/>
                                    <w:rPr>
                                      <w:sz w:val="18"/>
                                    </w:rPr>
                                  </w:pPr>
                                  <w:r>
                                    <w:rPr>
                                      <w:w w:val="110"/>
                                      <w:sz w:val="18"/>
                                    </w:rPr>
                                    <w:t>side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14:paraId="6BD933F5" w14:textId="77777777" w:rsidR="000A0F80" w:rsidRDefault="000A0F8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EA800" id="Text Box 2" o:spid="_x0000_s1244" type="#_x0000_t202" style="position:absolute;left:0;text-align:left;margin-left:317.25pt;margin-top:-135.85pt;width:238.5pt;height:117.1pt;z-index:2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JujtA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" filled="f" stroked="f">
                <v:textbox inset="0,0,0,0">
                  <w:txbxContent>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7"/>
                        <w:gridCol w:w="2377"/>
                      </w:tblGrid>
                      <w:tr w:rsidR="000A0F80" w14:paraId="3C165AAA" w14:textId="77777777">
                        <w:trPr>
                          <w:trHeight w:hRule="exact" w:val="219"/>
                        </w:trPr>
                        <w:tc>
                          <w:tcPr>
                            <w:tcW w:w="2377" w:type="dxa"/>
                            <w:shd w:val="clear" w:color="auto" w:fill="D8D8D8"/>
                          </w:tcPr>
                          <w:p w14:paraId="1C9B6780" w14:textId="77777777" w:rsidR="000A0F80" w:rsidRDefault="000A0F80">
                            <w:pPr>
                              <w:pStyle w:val="TableParagraph"/>
                              <w:rPr>
                                <w:sz w:val="18"/>
                              </w:rPr>
                            </w:pPr>
                            <w:r>
                              <w:rPr>
                                <w:w w:val="110"/>
                                <w:sz w:val="18"/>
                              </w:rPr>
                              <w:t>Original</w:t>
                            </w:r>
                          </w:p>
                        </w:tc>
                        <w:tc>
                          <w:tcPr>
                            <w:tcW w:w="2377" w:type="dxa"/>
                            <w:shd w:val="clear" w:color="auto" w:fill="D8D8D8"/>
                          </w:tcPr>
                          <w:p w14:paraId="10DE52AC" w14:textId="77777777" w:rsidR="000A0F80" w:rsidRDefault="000A0F80">
                            <w:pPr>
                              <w:pStyle w:val="TableParagraph"/>
                              <w:rPr>
                                <w:sz w:val="18"/>
                              </w:rPr>
                            </w:pPr>
                            <w:r>
                              <w:rPr>
                                <w:w w:val="110"/>
                                <w:sz w:val="18"/>
                              </w:rPr>
                              <w:t>Object-oriented</w:t>
                            </w:r>
                          </w:p>
                        </w:tc>
                      </w:tr>
                      <w:tr w:rsidR="000A0F80" w14:paraId="30219845" w14:textId="77777777">
                        <w:trPr>
                          <w:trHeight w:hRule="exact" w:val="847"/>
                        </w:trPr>
                        <w:tc>
                          <w:tcPr>
                            <w:tcW w:w="2377" w:type="dxa"/>
                          </w:tcPr>
                          <w:p w14:paraId="40A0FEDB" w14:textId="77777777" w:rsidR="000A0F80" w:rsidRDefault="000A0F80">
                            <w:pPr>
                              <w:pStyle w:val="TableParagraph"/>
                              <w:rPr>
                                <w:sz w:val="18"/>
                              </w:rPr>
                            </w:pPr>
                            <w:r>
                              <w:rPr>
                                <w:w w:val="110"/>
                                <w:sz w:val="18"/>
                              </w:rPr>
                              <w:t>Directives to control  com-</w:t>
                            </w:r>
                          </w:p>
                          <w:p w14:paraId="7B5DDBE4" w14:textId="77777777" w:rsidR="000A0F80" w:rsidRDefault="000A0F80">
                            <w:pPr>
                              <w:pStyle w:val="TableParagraph"/>
                              <w:spacing w:before="2" w:line="242" w:lineRule="auto"/>
                              <w:rPr>
                                <w:sz w:val="18"/>
                              </w:rPr>
                            </w:pPr>
                            <w:r>
                              <w:rPr>
                                <w:w w:val="110"/>
                                <w:sz w:val="18"/>
                              </w:rPr>
                              <w:t>pilation of OS-dependent code</w:t>
                            </w:r>
                          </w:p>
                        </w:tc>
                        <w:tc>
                          <w:tcPr>
                            <w:tcW w:w="2377" w:type="dxa"/>
                          </w:tcPr>
                          <w:p w14:paraId="5AC9ACD7" w14:textId="77777777" w:rsidR="000A0F80" w:rsidRDefault="000A0F80">
                            <w:pPr>
                              <w:pStyle w:val="TableParagraph"/>
                              <w:jc w:val="both"/>
                              <w:rPr>
                                <w:sz w:val="18"/>
                              </w:rPr>
                            </w:pPr>
                            <w:r>
                              <w:rPr>
                                <w:w w:val="115"/>
                                <w:sz w:val="18"/>
                              </w:rPr>
                              <w:t>Abstract OS-independent</w:t>
                            </w:r>
                          </w:p>
                          <w:p w14:paraId="05F8AD6B" w14:textId="77777777" w:rsidR="000A0F80" w:rsidRDefault="000A0F80">
                            <w:pPr>
                              <w:pStyle w:val="TableParagraph"/>
                              <w:spacing w:before="2" w:line="242" w:lineRule="auto"/>
                              <w:ind w:right="105"/>
                              <w:jc w:val="both"/>
                              <w:rPr>
                                <w:sz w:val="18"/>
                              </w:rPr>
                            </w:pPr>
                            <w:r>
                              <w:rPr>
                                <w:w w:val="110"/>
                                <w:sz w:val="18"/>
                              </w:rPr>
                              <w:t>classes inherited by OS- dependent classes with im- plementation</w:t>
                            </w:r>
                          </w:p>
                        </w:tc>
                      </w:tr>
                      <w:tr w:rsidR="000A0F80" w14:paraId="3932C5C0" w14:textId="77777777">
                        <w:trPr>
                          <w:trHeight w:hRule="exact" w:val="1265"/>
                        </w:trPr>
                        <w:tc>
                          <w:tcPr>
                            <w:tcW w:w="2377" w:type="dxa"/>
                          </w:tcPr>
                          <w:p w14:paraId="13DB63F7" w14:textId="77777777" w:rsidR="000A0F80" w:rsidRDefault="000A0F80">
                            <w:pPr>
                              <w:pStyle w:val="TableParagraph"/>
                              <w:rPr>
                                <w:sz w:val="18"/>
                              </w:rPr>
                            </w:pPr>
                            <w:r>
                              <w:rPr>
                                <w:w w:val="110"/>
                                <w:sz w:val="18"/>
                              </w:rPr>
                              <w:t>Variables,   functions   and</w:t>
                            </w:r>
                          </w:p>
                          <w:p w14:paraId="6296A67D" w14:textId="77777777" w:rsidR="000A0F80" w:rsidRDefault="000A0F80">
                            <w:pPr>
                              <w:pStyle w:val="TableParagraph"/>
                              <w:spacing w:before="2" w:line="242" w:lineRule="auto"/>
                              <w:rPr>
                                <w:sz w:val="18"/>
                              </w:rPr>
                            </w:pPr>
                            <w:r>
                              <w:rPr>
                                <w:w w:val="110"/>
                                <w:sz w:val="18"/>
                              </w:rPr>
                              <w:t>type definitions out side of class</w:t>
                            </w:r>
                          </w:p>
                        </w:tc>
                        <w:tc>
                          <w:tcPr>
                            <w:tcW w:w="2377" w:type="dxa"/>
                          </w:tcPr>
                          <w:p w14:paraId="487DE63F" w14:textId="77777777" w:rsidR="000A0F80" w:rsidRDefault="000A0F80">
                            <w:pPr>
                              <w:pStyle w:val="TableParagraph"/>
                              <w:jc w:val="both"/>
                              <w:rPr>
                                <w:sz w:val="18"/>
                              </w:rPr>
                            </w:pPr>
                            <w:r>
                              <w:rPr>
                                <w:w w:val="110"/>
                                <w:sz w:val="18"/>
                              </w:rPr>
                              <w:t>Refactored  as  entities  in-</w:t>
                            </w:r>
                          </w:p>
                          <w:p w14:paraId="20F6DAC0" w14:textId="77777777" w:rsidR="000A0F80" w:rsidRDefault="000A0F80">
                            <w:pPr>
                              <w:pStyle w:val="TableParagraph"/>
                              <w:spacing w:before="2" w:line="242" w:lineRule="auto"/>
                              <w:ind w:right="105"/>
                              <w:jc w:val="both"/>
                              <w:rPr>
                                <w:sz w:val="18"/>
                              </w:rPr>
                            </w:pPr>
                            <w:r>
                              <w:rPr>
                                <w:w w:val="110"/>
                                <w:sz w:val="18"/>
                              </w:rPr>
                              <w:t>side a class. Attributes and functions are static with visibility defined</w:t>
                            </w:r>
                            <w:r>
                              <w:rPr>
                                <w:spacing w:val="-29"/>
                                <w:w w:val="110"/>
                                <w:sz w:val="18"/>
                              </w:rPr>
                              <w:t xml:space="preserve"> </w:t>
                            </w:r>
                            <w:r>
                              <w:rPr>
                                <w:w w:val="110"/>
                                <w:sz w:val="18"/>
                              </w:rPr>
                              <w:t>according to</w:t>
                            </w:r>
                            <w:r>
                              <w:rPr>
                                <w:spacing w:val="-19"/>
                                <w:w w:val="110"/>
                                <w:sz w:val="18"/>
                              </w:rPr>
                              <w:t xml:space="preserve"> </w:t>
                            </w:r>
                            <w:r>
                              <w:rPr>
                                <w:w w:val="110"/>
                                <w:sz w:val="18"/>
                              </w:rPr>
                              <w:t>scope</w:t>
                            </w:r>
                            <w:r>
                              <w:rPr>
                                <w:spacing w:val="-19"/>
                                <w:w w:val="110"/>
                                <w:sz w:val="18"/>
                              </w:rPr>
                              <w:t xml:space="preserve"> </w:t>
                            </w:r>
                            <w:r>
                              <w:rPr>
                                <w:w w:val="110"/>
                                <w:sz w:val="18"/>
                              </w:rPr>
                              <w:t>of</w:t>
                            </w:r>
                            <w:r>
                              <w:rPr>
                                <w:spacing w:val="-19"/>
                                <w:w w:val="110"/>
                                <w:sz w:val="18"/>
                              </w:rPr>
                              <w:t xml:space="preserve"> </w:t>
                            </w:r>
                            <w:r>
                              <w:rPr>
                                <w:w w:val="110"/>
                                <w:sz w:val="18"/>
                              </w:rPr>
                              <w:t>original</w:t>
                            </w:r>
                            <w:r>
                              <w:rPr>
                                <w:spacing w:val="-19"/>
                                <w:w w:val="110"/>
                                <w:sz w:val="18"/>
                              </w:rPr>
                              <w:t xml:space="preserve"> </w:t>
                            </w:r>
                            <w:r>
                              <w:rPr>
                                <w:w w:val="110"/>
                                <w:sz w:val="18"/>
                              </w:rPr>
                              <w:t>variable and</w:t>
                            </w:r>
                            <w:r>
                              <w:rPr>
                                <w:spacing w:val="19"/>
                                <w:w w:val="110"/>
                                <w:sz w:val="18"/>
                              </w:rPr>
                              <w:t xml:space="preserve"> </w:t>
                            </w:r>
                            <w:r>
                              <w:rPr>
                                <w:w w:val="110"/>
                                <w:sz w:val="18"/>
                              </w:rPr>
                              <w:t>function</w:t>
                            </w:r>
                          </w:p>
                        </w:tc>
                      </w:tr>
                    </w:tbl>
                    <w:p w14:paraId="6BD933F5" w14:textId="77777777" w:rsidR="000A0F80" w:rsidRDefault="000A0F80">
                      <w:pPr>
                        <w:pStyle w:val="Corpsdetexte"/>
                      </w:pPr>
                    </w:p>
                  </w:txbxContent>
                </v:textbox>
                <w10:wrap anchorx="page"/>
              </v:shape>
            </w:pict>
          </mc:Fallback>
        </mc:AlternateContent>
      </w:r>
      <w:r w:rsidR="0044141A">
        <w:rPr>
          <w:w w:val="110"/>
        </w:rPr>
        <w:t>such</w:t>
      </w:r>
      <w:r w:rsidR="0044141A">
        <w:rPr>
          <w:spacing w:val="-15"/>
          <w:w w:val="110"/>
        </w:rPr>
        <w:t xml:space="preserve"> </w:t>
      </w:r>
      <w:r w:rsidR="0044141A">
        <w:rPr>
          <w:w w:val="110"/>
        </w:rPr>
        <w:t>as</w:t>
      </w:r>
      <w:r w:rsidR="0044141A">
        <w:rPr>
          <w:spacing w:val="-15"/>
          <w:w w:val="110"/>
        </w:rPr>
        <w:t xml:space="preserve"> </w:t>
      </w:r>
      <w:r w:rsidR="0044141A">
        <w:rPr>
          <w:w w:val="110"/>
        </w:rPr>
        <w:t>type</w:t>
      </w:r>
      <w:r w:rsidR="0044141A">
        <w:rPr>
          <w:spacing w:val="-15"/>
          <w:w w:val="110"/>
        </w:rPr>
        <w:t xml:space="preserve"> </w:t>
      </w:r>
      <w:r w:rsidR="0044141A">
        <w:rPr>
          <w:w w:val="110"/>
        </w:rPr>
        <w:t>definitions,</w:t>
      </w:r>
      <w:r w:rsidR="0044141A">
        <w:rPr>
          <w:spacing w:val="-11"/>
          <w:w w:val="110"/>
        </w:rPr>
        <w:t xml:space="preserve"> </w:t>
      </w:r>
      <w:r w:rsidR="0044141A">
        <w:rPr>
          <w:w w:val="110"/>
        </w:rPr>
        <w:t>templates,</w:t>
      </w:r>
      <w:r w:rsidR="0044141A">
        <w:rPr>
          <w:spacing w:val="-11"/>
          <w:w w:val="110"/>
        </w:rPr>
        <w:t xml:space="preserve"> </w:t>
      </w:r>
      <w:r w:rsidR="0044141A">
        <w:rPr>
          <w:w w:val="110"/>
        </w:rPr>
        <w:t>pointers,</w:t>
      </w:r>
      <w:r w:rsidR="0044141A">
        <w:rPr>
          <w:spacing w:val="-10"/>
          <w:w w:val="110"/>
        </w:rPr>
        <w:t xml:space="preserve"> </w:t>
      </w:r>
      <w:r w:rsidR="0044141A">
        <w:rPr>
          <w:w w:val="110"/>
        </w:rPr>
        <w:t>references,</w:t>
      </w:r>
      <w:r w:rsidR="0044141A">
        <w:rPr>
          <w:spacing w:val="-11"/>
          <w:w w:val="110"/>
        </w:rPr>
        <w:t xml:space="preserve"> </w:t>
      </w:r>
      <w:r w:rsidR="0044141A">
        <w:rPr>
          <w:w w:val="110"/>
        </w:rPr>
        <w:t xml:space="preserve">func- </w:t>
      </w:r>
      <w:r w:rsidR="0044141A">
        <w:rPr>
          <w:w w:val="115"/>
        </w:rPr>
        <w:t xml:space="preserve">tion pointers, and variadic functions to name a few. These features are supported </w:t>
      </w:r>
      <w:r w:rsidR="0044141A">
        <w:rPr>
          <w:spacing w:val="-3"/>
          <w:w w:val="115"/>
        </w:rPr>
        <w:t xml:space="preserve">by </w:t>
      </w:r>
      <w:r w:rsidR="0044141A">
        <w:rPr>
          <w:w w:val="115"/>
        </w:rPr>
        <w:t>the the reverse and code genera- tion</w:t>
      </w:r>
      <w:r w:rsidR="0044141A">
        <w:rPr>
          <w:spacing w:val="-8"/>
          <w:w w:val="115"/>
        </w:rPr>
        <w:t xml:space="preserve"> </w:t>
      </w:r>
      <w:r w:rsidR="0044141A">
        <w:rPr>
          <w:w w:val="115"/>
        </w:rPr>
        <w:t>tools</w:t>
      </w:r>
      <w:r w:rsidR="0044141A">
        <w:rPr>
          <w:spacing w:val="-8"/>
          <w:w w:val="115"/>
        </w:rPr>
        <w:t xml:space="preserve"> </w:t>
      </w:r>
      <w:r w:rsidR="0044141A">
        <w:rPr>
          <w:w w:val="115"/>
        </w:rPr>
        <w:t>in</w:t>
      </w:r>
      <w:r w:rsidR="0044141A">
        <w:rPr>
          <w:spacing w:val="-8"/>
          <w:w w:val="115"/>
        </w:rPr>
        <w:t xml:space="preserve"> </w:t>
      </w:r>
      <w:r w:rsidR="0044141A">
        <w:rPr>
          <w:w w:val="115"/>
        </w:rPr>
        <w:t>Papyrus,</w:t>
      </w:r>
      <w:r w:rsidR="0044141A">
        <w:rPr>
          <w:spacing w:val="-8"/>
          <w:w w:val="115"/>
        </w:rPr>
        <w:t xml:space="preserve"> </w:t>
      </w:r>
      <w:r w:rsidR="0044141A">
        <w:rPr>
          <w:w w:val="115"/>
        </w:rPr>
        <w:t>coupled</w:t>
      </w:r>
      <w:r w:rsidR="0044141A">
        <w:rPr>
          <w:spacing w:val="-8"/>
          <w:w w:val="115"/>
        </w:rPr>
        <w:t xml:space="preserve"> </w:t>
      </w:r>
      <w:r w:rsidR="0044141A">
        <w:rPr>
          <w:w w:val="115"/>
        </w:rPr>
        <w:t>with</w:t>
      </w:r>
      <w:r w:rsidR="0044141A">
        <w:rPr>
          <w:spacing w:val="-8"/>
          <w:w w:val="115"/>
        </w:rPr>
        <w:t xml:space="preserve"> </w:t>
      </w:r>
      <w:r w:rsidR="0044141A">
        <w:rPr>
          <w:w w:val="115"/>
        </w:rPr>
        <w:t>the</w:t>
      </w:r>
      <w:r w:rsidR="0044141A">
        <w:rPr>
          <w:spacing w:val="-8"/>
          <w:w w:val="115"/>
        </w:rPr>
        <w:t xml:space="preserve"> </w:t>
      </w:r>
      <w:r w:rsidR="0044141A">
        <w:rPr>
          <w:w w:val="115"/>
        </w:rPr>
        <w:t>C++</w:t>
      </w:r>
      <w:r w:rsidR="0044141A">
        <w:rPr>
          <w:spacing w:val="-8"/>
          <w:w w:val="115"/>
        </w:rPr>
        <w:t xml:space="preserve"> </w:t>
      </w:r>
      <w:r w:rsidR="0044141A">
        <w:rPr>
          <w:w w:val="115"/>
        </w:rPr>
        <w:t>UML</w:t>
      </w:r>
      <w:r w:rsidR="0044141A">
        <w:rPr>
          <w:spacing w:val="-8"/>
          <w:w w:val="115"/>
        </w:rPr>
        <w:t xml:space="preserve"> </w:t>
      </w:r>
      <w:r w:rsidR="0044141A">
        <w:rPr>
          <w:w w:val="115"/>
        </w:rPr>
        <w:t>profile.</w:t>
      </w:r>
    </w:p>
    <w:p w14:paraId="6C813B3E" w14:textId="77777777" w:rsidR="00B66BFA" w:rsidRDefault="0044141A">
      <w:pPr>
        <w:pStyle w:val="Corpsdetexte"/>
        <w:spacing w:line="242" w:lineRule="auto"/>
        <w:ind w:left="115" w:right="116" w:firstLine="179"/>
      </w:pPr>
      <w:r>
        <w:rPr>
          <w:w w:val="110"/>
        </w:rPr>
        <w:t xml:space="preserve">In order to use our model-code synchronization method, the original </w:t>
      </w:r>
      <w:r>
        <w:rPr>
          <w:spacing w:val="-3"/>
          <w:w w:val="110"/>
        </w:rPr>
        <w:t xml:space="preserve">UML-RT </w:t>
      </w:r>
      <w:r>
        <w:rPr>
          <w:w w:val="110"/>
        </w:rPr>
        <w:t xml:space="preserve">runtime must first </w:t>
      </w:r>
      <w:r>
        <w:rPr>
          <w:spacing w:val="2"/>
          <w:w w:val="110"/>
        </w:rPr>
        <w:t xml:space="preserve">be </w:t>
      </w:r>
      <w:r>
        <w:rPr>
          <w:w w:val="110"/>
        </w:rPr>
        <w:t xml:space="preserve">reversed to a UML model.  This  step  is  crucial  because  the  the  origi- nal </w:t>
      </w:r>
      <w:r>
        <w:rPr>
          <w:spacing w:val="-3"/>
          <w:w w:val="110"/>
        </w:rPr>
        <w:t xml:space="preserve">UML-RT </w:t>
      </w:r>
      <w:r>
        <w:rPr>
          <w:w w:val="110"/>
        </w:rPr>
        <w:t>runtime contains some elements that are not object-oriented. Some modifications and refactoring are nec- essary</w:t>
      </w:r>
      <w:r>
        <w:rPr>
          <w:spacing w:val="-11"/>
          <w:w w:val="110"/>
        </w:rPr>
        <w:t xml:space="preserve"> </w:t>
      </w:r>
      <w:r>
        <w:rPr>
          <w:w w:val="110"/>
        </w:rPr>
        <w:t>so</w:t>
      </w:r>
      <w:r>
        <w:rPr>
          <w:spacing w:val="-11"/>
          <w:w w:val="110"/>
        </w:rPr>
        <w:t xml:space="preserve"> </w:t>
      </w:r>
      <w:r>
        <w:rPr>
          <w:w w:val="110"/>
        </w:rPr>
        <w:t>the</w:t>
      </w:r>
      <w:r>
        <w:rPr>
          <w:spacing w:val="-11"/>
          <w:w w:val="110"/>
        </w:rPr>
        <w:t xml:space="preserve"> </w:t>
      </w:r>
      <w:r>
        <w:rPr>
          <w:w w:val="110"/>
        </w:rPr>
        <w:t>original</w:t>
      </w:r>
      <w:r>
        <w:rPr>
          <w:spacing w:val="-11"/>
          <w:w w:val="110"/>
        </w:rPr>
        <w:t xml:space="preserve"> </w:t>
      </w:r>
      <w:r>
        <w:rPr>
          <w:w w:val="110"/>
        </w:rPr>
        <w:t>runtime</w:t>
      </w:r>
      <w:r>
        <w:rPr>
          <w:spacing w:val="-11"/>
          <w:w w:val="110"/>
        </w:rPr>
        <w:t xml:space="preserve"> </w:t>
      </w:r>
      <w:r>
        <w:rPr>
          <w:w w:val="110"/>
        </w:rPr>
        <w:t>is</w:t>
      </w:r>
      <w:r>
        <w:rPr>
          <w:spacing w:val="-11"/>
          <w:w w:val="110"/>
        </w:rPr>
        <w:t xml:space="preserve"> </w:t>
      </w:r>
      <w:r>
        <w:rPr>
          <w:w w:val="110"/>
        </w:rPr>
        <w:t>made</w:t>
      </w:r>
      <w:r>
        <w:rPr>
          <w:spacing w:val="-11"/>
          <w:w w:val="110"/>
        </w:rPr>
        <w:t xml:space="preserve"> </w:t>
      </w:r>
      <w:r>
        <w:rPr>
          <w:w w:val="110"/>
        </w:rPr>
        <w:t>entirely</w:t>
      </w:r>
      <w:r>
        <w:rPr>
          <w:spacing w:val="-11"/>
          <w:w w:val="110"/>
        </w:rPr>
        <w:t xml:space="preserve"> </w:t>
      </w:r>
      <w:r>
        <w:rPr>
          <w:w w:val="110"/>
        </w:rPr>
        <w:t xml:space="preserve">object-oriented. It can then </w:t>
      </w:r>
      <w:r>
        <w:rPr>
          <w:spacing w:val="2"/>
          <w:w w:val="110"/>
        </w:rPr>
        <w:t xml:space="preserve">be </w:t>
      </w:r>
      <w:r>
        <w:rPr>
          <w:w w:val="110"/>
        </w:rPr>
        <w:t xml:space="preserve">entirely modeled in a modeling language like UML. </w:t>
      </w:r>
      <w:r>
        <w:rPr>
          <w:spacing w:val="-4"/>
          <w:w w:val="110"/>
        </w:rPr>
        <w:t xml:space="preserve">Table </w:t>
      </w:r>
      <w:r>
        <w:rPr>
          <w:w w:val="110"/>
        </w:rPr>
        <w:t xml:space="preserve">4 shows the </w:t>
      </w:r>
      <w:r>
        <w:rPr>
          <w:spacing w:val="-4"/>
          <w:w w:val="110"/>
        </w:rPr>
        <w:t xml:space="preserve">two </w:t>
      </w:r>
      <w:r>
        <w:rPr>
          <w:w w:val="110"/>
        </w:rPr>
        <w:t>differences between the original runtime, and the object-oriented runtime.</w:t>
      </w:r>
    </w:p>
    <w:p w14:paraId="34CABB60" w14:textId="77777777" w:rsidR="00B66BFA" w:rsidRDefault="0044141A">
      <w:pPr>
        <w:pStyle w:val="Corpsdetexte"/>
        <w:spacing w:line="242" w:lineRule="auto"/>
        <w:ind w:left="115" w:right="219" w:firstLine="179"/>
        <w:jc w:val="both"/>
      </w:pPr>
      <w:r>
        <w:rPr>
          <w:w w:val="110"/>
        </w:rPr>
        <w:t>The</w:t>
      </w:r>
      <w:r>
        <w:rPr>
          <w:spacing w:val="-8"/>
          <w:w w:val="110"/>
        </w:rPr>
        <w:t xml:space="preserve"> </w:t>
      </w:r>
      <w:r>
        <w:rPr>
          <w:w w:val="110"/>
        </w:rPr>
        <w:t>reverse</w:t>
      </w:r>
      <w:r>
        <w:rPr>
          <w:spacing w:val="-8"/>
          <w:w w:val="110"/>
        </w:rPr>
        <w:t xml:space="preserve"> </w:t>
      </w:r>
      <w:r>
        <w:rPr>
          <w:w w:val="110"/>
        </w:rPr>
        <w:t>in</w:t>
      </w:r>
      <w:r>
        <w:rPr>
          <w:spacing w:val="-8"/>
          <w:w w:val="110"/>
        </w:rPr>
        <w:t xml:space="preserve"> </w:t>
      </w:r>
      <w:r>
        <w:rPr>
          <w:w w:val="110"/>
        </w:rPr>
        <w:t>batch</w:t>
      </w:r>
      <w:r>
        <w:rPr>
          <w:spacing w:val="-8"/>
          <w:w w:val="110"/>
        </w:rPr>
        <w:t xml:space="preserve"> </w:t>
      </w:r>
      <w:r>
        <w:rPr>
          <w:w w:val="110"/>
        </w:rPr>
        <w:t>mode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object-oriented</w:t>
      </w:r>
      <w:r>
        <w:rPr>
          <w:spacing w:val="-8"/>
          <w:w w:val="110"/>
        </w:rPr>
        <w:t xml:space="preserve"> </w:t>
      </w:r>
      <w:r>
        <w:rPr>
          <w:spacing w:val="-3"/>
          <w:w w:val="110"/>
        </w:rPr>
        <w:t xml:space="preserve">UML-RT </w:t>
      </w:r>
      <w:r>
        <w:rPr>
          <w:w w:val="110"/>
        </w:rPr>
        <w:t>runtime</w:t>
      </w:r>
      <w:r>
        <w:rPr>
          <w:spacing w:val="-17"/>
          <w:w w:val="110"/>
        </w:rPr>
        <w:t xml:space="preserve"> </w:t>
      </w:r>
      <w:r>
        <w:rPr>
          <w:w w:val="110"/>
        </w:rPr>
        <w:t>takes</w:t>
      </w:r>
      <w:r>
        <w:rPr>
          <w:spacing w:val="-17"/>
          <w:w w:val="110"/>
        </w:rPr>
        <w:t xml:space="preserve"> </w:t>
      </w:r>
      <w:r>
        <w:rPr>
          <w:w w:val="110"/>
        </w:rPr>
        <w:t>about</w:t>
      </w:r>
      <w:r>
        <w:rPr>
          <w:spacing w:val="-17"/>
          <w:w w:val="110"/>
        </w:rPr>
        <w:t xml:space="preserve"> </w:t>
      </w:r>
      <w:r>
        <w:rPr>
          <w:w w:val="110"/>
        </w:rPr>
        <w:t>12</w:t>
      </w:r>
      <w:r>
        <w:rPr>
          <w:spacing w:val="-17"/>
          <w:w w:val="110"/>
        </w:rPr>
        <w:t xml:space="preserve"> </w:t>
      </w:r>
      <w:r>
        <w:rPr>
          <w:w w:val="110"/>
        </w:rPr>
        <w:t>seconds.</w:t>
      </w:r>
      <w:r>
        <w:rPr>
          <w:spacing w:val="10"/>
          <w:w w:val="110"/>
        </w:rPr>
        <w:t xml:space="preserve"> </w:t>
      </w:r>
      <w:r>
        <w:rPr>
          <w:w w:val="110"/>
        </w:rPr>
        <w:t>All</w:t>
      </w:r>
      <w:r>
        <w:rPr>
          <w:spacing w:val="-17"/>
          <w:w w:val="110"/>
        </w:rPr>
        <w:t xml:space="preserve"> </w:t>
      </w:r>
      <w:r>
        <w:rPr>
          <w:w w:val="110"/>
        </w:rPr>
        <w:t>65</w:t>
      </w:r>
      <w:r>
        <w:rPr>
          <w:spacing w:val="-17"/>
          <w:w w:val="110"/>
        </w:rPr>
        <w:t xml:space="preserve"> </w:t>
      </w:r>
      <w:r>
        <w:rPr>
          <w:w w:val="110"/>
        </w:rPr>
        <w:t>classes</w:t>
      </w:r>
      <w:r>
        <w:rPr>
          <w:spacing w:val="-17"/>
          <w:w w:val="110"/>
        </w:rPr>
        <w:t xml:space="preserve"> </w:t>
      </w:r>
      <w:r>
        <w:rPr>
          <w:w w:val="110"/>
        </w:rPr>
        <w:t>were</w:t>
      </w:r>
      <w:r>
        <w:rPr>
          <w:spacing w:val="-17"/>
          <w:w w:val="110"/>
        </w:rPr>
        <w:t xml:space="preserve"> </w:t>
      </w:r>
      <w:r>
        <w:rPr>
          <w:w w:val="110"/>
        </w:rPr>
        <w:t>reversed, with all of their attributes and methods. Code generation in batch mode of the entire reversed UML model takes about 5 seconds and produces 22053 lines of code. The difference</w:t>
      </w:r>
      <w:r>
        <w:rPr>
          <w:spacing w:val="-20"/>
          <w:w w:val="110"/>
        </w:rPr>
        <w:t xml:space="preserve"> </w:t>
      </w:r>
      <w:r>
        <w:rPr>
          <w:w w:val="110"/>
        </w:rPr>
        <w:t>in the</w:t>
      </w:r>
      <w:r>
        <w:rPr>
          <w:spacing w:val="-8"/>
          <w:w w:val="110"/>
        </w:rPr>
        <w:t xml:space="preserve"> </w:t>
      </w:r>
      <w:r>
        <w:rPr>
          <w:w w:val="110"/>
        </w:rPr>
        <w:t>number</w:t>
      </w:r>
      <w:r>
        <w:rPr>
          <w:spacing w:val="-8"/>
          <w:w w:val="110"/>
        </w:rPr>
        <w:t xml:space="preserve"> </w:t>
      </w:r>
      <w:r>
        <w:rPr>
          <w:w w:val="110"/>
        </w:rPr>
        <w:t>of</w:t>
      </w:r>
      <w:r>
        <w:rPr>
          <w:spacing w:val="-8"/>
          <w:w w:val="110"/>
        </w:rPr>
        <w:t xml:space="preserve"> </w:t>
      </w:r>
      <w:r>
        <w:rPr>
          <w:w w:val="110"/>
        </w:rPr>
        <w:t>lines</w:t>
      </w:r>
      <w:r>
        <w:rPr>
          <w:spacing w:val="-8"/>
          <w:w w:val="110"/>
        </w:rPr>
        <w:t xml:space="preserve"> </w:t>
      </w:r>
      <w:r>
        <w:rPr>
          <w:w w:val="110"/>
        </w:rPr>
        <w:t>of</w:t>
      </w:r>
      <w:r>
        <w:rPr>
          <w:spacing w:val="-8"/>
          <w:w w:val="110"/>
        </w:rPr>
        <w:t xml:space="preserve"> </w:t>
      </w:r>
      <w:r>
        <w:rPr>
          <w:w w:val="110"/>
        </w:rPr>
        <w:t>code</w:t>
      </w:r>
      <w:r>
        <w:rPr>
          <w:spacing w:val="-8"/>
          <w:w w:val="110"/>
        </w:rPr>
        <w:t xml:space="preserve"> </w:t>
      </w:r>
      <w:r>
        <w:rPr>
          <w:w w:val="110"/>
        </w:rPr>
        <w:t>is</w:t>
      </w:r>
      <w:r>
        <w:rPr>
          <w:spacing w:val="-8"/>
          <w:w w:val="110"/>
        </w:rPr>
        <w:t xml:space="preserve"> </w:t>
      </w:r>
      <w:r>
        <w:rPr>
          <w:w w:val="110"/>
        </w:rPr>
        <w:t>due</w:t>
      </w:r>
      <w:r>
        <w:rPr>
          <w:spacing w:val="-8"/>
          <w:w w:val="110"/>
        </w:rPr>
        <w:t xml:space="preserve"> </w:t>
      </w:r>
      <w:r>
        <w:rPr>
          <w:w w:val="110"/>
        </w:rPr>
        <w:t>to</w:t>
      </w:r>
      <w:r>
        <w:rPr>
          <w:spacing w:val="-8"/>
          <w:w w:val="110"/>
        </w:rPr>
        <w:t xml:space="preserve"> </w:t>
      </w:r>
      <w:r>
        <w:rPr>
          <w:w w:val="110"/>
        </w:rPr>
        <w:t>automatically</w:t>
      </w:r>
      <w:r>
        <w:rPr>
          <w:spacing w:val="-8"/>
          <w:w w:val="110"/>
        </w:rPr>
        <w:t xml:space="preserve"> </w:t>
      </w:r>
      <w:r>
        <w:rPr>
          <w:w w:val="110"/>
        </w:rPr>
        <w:t>generated documentation comments. The generated runtime compiles and the updated existing unitary tests pass when applied on the runtime compiled from generated</w:t>
      </w:r>
      <w:r>
        <w:rPr>
          <w:spacing w:val="43"/>
          <w:w w:val="110"/>
        </w:rPr>
        <w:t xml:space="preserve"> </w:t>
      </w:r>
      <w:r>
        <w:rPr>
          <w:w w:val="110"/>
        </w:rPr>
        <w:t>code.</w:t>
      </w:r>
    </w:p>
    <w:p w14:paraId="60832378" w14:textId="77777777" w:rsidR="00B66BFA" w:rsidRDefault="0044141A">
      <w:pPr>
        <w:pStyle w:val="Corpsdetexte"/>
        <w:spacing w:line="242" w:lineRule="auto"/>
        <w:ind w:left="115" w:right="219" w:firstLine="179"/>
        <w:jc w:val="both"/>
      </w:pPr>
      <w:r>
        <w:rPr>
          <w:w w:val="110"/>
        </w:rPr>
        <w:t>Once the UML-RT runtime has been reversed, the pro- cesses of our model-code synchronization method can be used. We noticed that using our method introduces MDE approaches into the development of the UML-RT runtime. This brought several advantages to the development as sev- eral tasks were then automated in the development of the runtime:</w:t>
      </w:r>
    </w:p>
    <w:p w14:paraId="21F4AB61" w14:textId="77777777" w:rsidR="00B66BFA" w:rsidRDefault="00B66BFA">
      <w:pPr>
        <w:pStyle w:val="Corpsdetexte"/>
        <w:spacing w:before="4"/>
        <w:rPr>
          <w:sz w:val="14"/>
        </w:rPr>
      </w:pPr>
    </w:p>
    <w:p w14:paraId="425F7A96" w14:textId="77777777" w:rsidR="00B66BFA" w:rsidRDefault="0044141A">
      <w:pPr>
        <w:pStyle w:val="Paragraphedeliste"/>
        <w:numPr>
          <w:ilvl w:val="0"/>
          <w:numId w:val="1"/>
        </w:numPr>
        <w:tabs>
          <w:tab w:val="left" w:pos="565"/>
        </w:tabs>
        <w:spacing w:line="242" w:lineRule="auto"/>
        <w:ind w:right="219"/>
        <w:rPr>
          <w:sz w:val="18"/>
        </w:rPr>
      </w:pPr>
      <w:r>
        <w:rPr>
          <w:w w:val="110"/>
          <w:sz w:val="18"/>
        </w:rPr>
        <w:t>Automatic</w:t>
      </w:r>
      <w:r>
        <w:rPr>
          <w:spacing w:val="-8"/>
          <w:w w:val="110"/>
          <w:sz w:val="18"/>
        </w:rPr>
        <w:t xml:space="preserve"> </w:t>
      </w:r>
      <w:r>
        <w:rPr>
          <w:w w:val="110"/>
          <w:sz w:val="18"/>
        </w:rPr>
        <w:t>handling</w:t>
      </w:r>
      <w:r>
        <w:rPr>
          <w:spacing w:val="-8"/>
          <w:w w:val="110"/>
          <w:sz w:val="18"/>
        </w:rPr>
        <w:t xml:space="preserve"> </w:t>
      </w:r>
      <w:r>
        <w:rPr>
          <w:w w:val="110"/>
          <w:sz w:val="18"/>
        </w:rPr>
        <w:t>of</w:t>
      </w:r>
      <w:r>
        <w:rPr>
          <w:spacing w:val="-8"/>
          <w:w w:val="110"/>
          <w:sz w:val="18"/>
        </w:rPr>
        <w:t xml:space="preserve"> </w:t>
      </w:r>
      <w:r>
        <w:rPr>
          <w:w w:val="110"/>
          <w:sz w:val="18"/>
        </w:rPr>
        <w:t>relationships</w:t>
      </w:r>
      <w:r>
        <w:rPr>
          <w:spacing w:val="-8"/>
          <w:w w:val="110"/>
          <w:sz w:val="18"/>
        </w:rPr>
        <w:t xml:space="preserve"> </w:t>
      </w:r>
      <w:r>
        <w:rPr>
          <w:w w:val="110"/>
          <w:sz w:val="18"/>
        </w:rPr>
        <w:t>between</w:t>
      </w:r>
      <w:r>
        <w:rPr>
          <w:spacing w:val="-8"/>
          <w:w w:val="110"/>
          <w:sz w:val="18"/>
        </w:rPr>
        <w:t xml:space="preserve"> </w:t>
      </w:r>
      <w:r>
        <w:rPr>
          <w:w w:val="110"/>
          <w:sz w:val="18"/>
        </w:rPr>
        <w:t>model</w:t>
      </w:r>
      <w:r>
        <w:rPr>
          <w:spacing w:val="-8"/>
          <w:w w:val="110"/>
          <w:sz w:val="18"/>
        </w:rPr>
        <w:t xml:space="preserve"> </w:t>
      </w:r>
      <w:r>
        <w:rPr>
          <w:w w:val="110"/>
          <w:sz w:val="18"/>
        </w:rPr>
        <w:t>el- ements, i.e. association, dependency,</w:t>
      </w:r>
      <w:r>
        <w:rPr>
          <w:spacing w:val="37"/>
          <w:w w:val="110"/>
          <w:sz w:val="18"/>
        </w:rPr>
        <w:t xml:space="preserve"> </w:t>
      </w:r>
      <w:r>
        <w:rPr>
          <w:w w:val="110"/>
          <w:sz w:val="18"/>
        </w:rPr>
        <w:t>inheritance</w:t>
      </w:r>
    </w:p>
    <w:p w14:paraId="63EE97DE" w14:textId="77777777" w:rsidR="00B66BFA" w:rsidRDefault="0044141A">
      <w:pPr>
        <w:pStyle w:val="Paragraphedeliste"/>
        <w:numPr>
          <w:ilvl w:val="0"/>
          <w:numId w:val="1"/>
        </w:numPr>
        <w:tabs>
          <w:tab w:val="left" w:pos="565"/>
        </w:tabs>
        <w:spacing w:before="136" w:line="242" w:lineRule="auto"/>
        <w:ind w:right="219"/>
        <w:rPr>
          <w:sz w:val="18"/>
        </w:rPr>
      </w:pPr>
      <w:r>
        <w:rPr>
          <w:w w:val="110"/>
          <w:sz w:val="18"/>
        </w:rPr>
        <w:t>Automatic generation of includes and forward decla- rations in code that avoids cyclic</w:t>
      </w:r>
      <w:r>
        <w:rPr>
          <w:spacing w:val="36"/>
          <w:w w:val="110"/>
          <w:sz w:val="18"/>
        </w:rPr>
        <w:t xml:space="preserve"> </w:t>
      </w:r>
      <w:r>
        <w:rPr>
          <w:w w:val="110"/>
          <w:sz w:val="18"/>
        </w:rPr>
        <w:t>dependencies</w:t>
      </w:r>
    </w:p>
    <w:p w14:paraId="53451583" w14:textId="77777777" w:rsidR="00B66BFA" w:rsidRDefault="0044141A">
      <w:pPr>
        <w:pStyle w:val="Paragraphedeliste"/>
        <w:numPr>
          <w:ilvl w:val="0"/>
          <w:numId w:val="1"/>
        </w:numPr>
        <w:tabs>
          <w:tab w:val="left" w:pos="565"/>
        </w:tabs>
        <w:spacing w:before="136" w:line="242" w:lineRule="auto"/>
        <w:ind w:right="219"/>
        <w:rPr>
          <w:sz w:val="18"/>
        </w:rPr>
      </w:pPr>
      <w:r>
        <w:rPr>
          <w:w w:val="110"/>
          <w:sz w:val="18"/>
        </w:rPr>
        <w:t xml:space="preserve">Graphical representation of architecture in automati- cally updated UML diagrams (feature of </w:t>
      </w:r>
      <w:r>
        <w:rPr>
          <w:spacing w:val="32"/>
          <w:w w:val="110"/>
          <w:sz w:val="18"/>
        </w:rPr>
        <w:t xml:space="preserve"> </w:t>
      </w:r>
      <w:r>
        <w:rPr>
          <w:w w:val="110"/>
          <w:sz w:val="18"/>
        </w:rPr>
        <w:t>Papyrus)</w:t>
      </w:r>
    </w:p>
    <w:p w14:paraId="1C5711B7" w14:textId="77777777" w:rsidR="00B66BFA" w:rsidRDefault="00B66BFA">
      <w:pPr>
        <w:spacing w:line="242" w:lineRule="auto"/>
        <w:rPr>
          <w:sz w:val="18"/>
        </w:rPr>
        <w:sectPr w:rsidR="00B66BFA">
          <w:type w:val="continuous"/>
          <w:pgSz w:w="12240" w:h="15840"/>
          <w:pgMar w:top="1360" w:right="900" w:bottom="280" w:left="960" w:header="720" w:footer="720" w:gutter="0"/>
          <w:cols w:num="2" w:space="720" w:equalWidth="0">
            <w:col w:w="4899" w:space="362"/>
            <w:col w:w="5119"/>
          </w:cols>
        </w:sectPr>
      </w:pPr>
    </w:p>
    <w:p w14:paraId="534F6C20" w14:textId="77777777" w:rsidR="00B66BFA" w:rsidRDefault="0044141A">
      <w:pPr>
        <w:pStyle w:val="Corpsdetexte"/>
        <w:spacing w:before="47" w:line="242" w:lineRule="auto"/>
        <w:ind w:left="115" w:right="129" w:firstLine="179"/>
      </w:pPr>
      <w:r>
        <w:rPr>
          <w:w w:val="110"/>
        </w:rPr>
        <w:lastRenderedPageBreak/>
        <w:t>In</w:t>
      </w:r>
      <w:r>
        <w:rPr>
          <w:spacing w:val="-11"/>
          <w:w w:val="110"/>
        </w:rPr>
        <w:t xml:space="preserve"> </w:t>
      </w:r>
      <w:r>
        <w:rPr>
          <w:w w:val="110"/>
        </w:rPr>
        <w:t>conclusion,</w:t>
      </w:r>
      <w:r>
        <w:rPr>
          <w:spacing w:val="-7"/>
          <w:w w:val="110"/>
        </w:rPr>
        <w:t xml:space="preserve"> </w:t>
      </w:r>
      <w:r>
        <w:rPr>
          <w:w w:val="110"/>
        </w:rPr>
        <w:t>in</w:t>
      </w:r>
      <w:r>
        <w:rPr>
          <w:spacing w:val="-11"/>
          <w:w w:val="110"/>
        </w:rPr>
        <w:t xml:space="preserve"> </w:t>
      </w:r>
      <w:r>
        <w:rPr>
          <w:w w:val="110"/>
        </w:rPr>
        <w:t>order</w:t>
      </w:r>
      <w:r>
        <w:rPr>
          <w:spacing w:val="-11"/>
          <w:w w:val="110"/>
        </w:rPr>
        <w:t xml:space="preserve"> </w:t>
      </w:r>
      <w:r>
        <w:rPr>
          <w:w w:val="110"/>
        </w:rPr>
        <w:t>to</w:t>
      </w:r>
      <w:r>
        <w:rPr>
          <w:spacing w:val="-11"/>
          <w:w w:val="110"/>
        </w:rPr>
        <w:t xml:space="preserve"> </w:t>
      </w:r>
      <w:r>
        <w:rPr>
          <w:w w:val="110"/>
        </w:rPr>
        <w:t>apply</w:t>
      </w:r>
      <w:r>
        <w:rPr>
          <w:spacing w:val="-11"/>
          <w:w w:val="110"/>
        </w:rPr>
        <w:t xml:space="preserve"> </w:t>
      </w:r>
      <w:r>
        <w:rPr>
          <w:w w:val="110"/>
        </w:rPr>
        <w:t>our</w:t>
      </w:r>
      <w:r>
        <w:rPr>
          <w:spacing w:val="-11"/>
          <w:w w:val="110"/>
        </w:rPr>
        <w:t xml:space="preserve"> </w:t>
      </w:r>
      <w:r>
        <w:rPr>
          <w:w w:val="110"/>
        </w:rPr>
        <w:t>synchronization</w:t>
      </w:r>
      <w:r>
        <w:rPr>
          <w:spacing w:val="-11"/>
          <w:w w:val="110"/>
        </w:rPr>
        <w:t xml:space="preserve"> </w:t>
      </w:r>
      <w:r>
        <w:rPr>
          <w:w w:val="110"/>
        </w:rPr>
        <w:t xml:space="preserve">method and collaborate on the development of the </w:t>
      </w:r>
      <w:r>
        <w:rPr>
          <w:spacing w:val="-3"/>
          <w:w w:val="110"/>
        </w:rPr>
        <w:t xml:space="preserve">UML-RT </w:t>
      </w:r>
      <w:r>
        <w:rPr>
          <w:w w:val="110"/>
        </w:rPr>
        <w:t xml:space="preserve">run- time, </w:t>
      </w:r>
      <w:r>
        <w:rPr>
          <w:spacing w:val="-3"/>
          <w:w w:val="110"/>
        </w:rPr>
        <w:t xml:space="preserve">we </w:t>
      </w:r>
      <w:r>
        <w:rPr>
          <w:w w:val="110"/>
        </w:rPr>
        <w:t xml:space="preserve">only  faced  the  difficulty  of  actually  initializing the processes of the method. Indeed, this required the re- verse engineering of the original </w:t>
      </w:r>
      <w:r>
        <w:rPr>
          <w:spacing w:val="-3"/>
          <w:w w:val="110"/>
        </w:rPr>
        <w:t xml:space="preserve">UML-RT  </w:t>
      </w:r>
      <w:r>
        <w:rPr>
          <w:w w:val="110"/>
        </w:rPr>
        <w:t xml:space="preserve">runtime,  with some non-object-oriented code, into an object-oriented UML model. The reverse was done successfully after some mod- ifications and refactoring. Once the whole model-code syn- chronization method was in place, </w:t>
      </w:r>
      <w:r>
        <w:rPr>
          <w:spacing w:val="-3"/>
          <w:w w:val="110"/>
        </w:rPr>
        <w:t xml:space="preserve">we </w:t>
      </w:r>
      <w:r>
        <w:rPr>
          <w:w w:val="110"/>
        </w:rPr>
        <w:t xml:space="preserve">were able to use it and develop with the UML model and its generated C++ code. The development of the </w:t>
      </w:r>
      <w:r>
        <w:rPr>
          <w:spacing w:val="-3"/>
          <w:w w:val="110"/>
        </w:rPr>
        <w:t xml:space="preserve">UML-RT </w:t>
      </w:r>
      <w:r>
        <w:rPr>
          <w:w w:val="110"/>
        </w:rPr>
        <w:t xml:space="preserve">runtime  then  benefited from automation through </w:t>
      </w:r>
      <w:r>
        <w:rPr>
          <w:spacing w:val="14"/>
          <w:w w:val="110"/>
        </w:rPr>
        <w:t xml:space="preserve"> </w:t>
      </w:r>
      <w:r>
        <w:rPr>
          <w:w w:val="110"/>
        </w:rPr>
        <w:t>MDE.</w:t>
      </w:r>
    </w:p>
    <w:p w14:paraId="28F3EEE1" w14:textId="77777777" w:rsidR="00B66BFA" w:rsidRDefault="00B66BFA">
      <w:pPr>
        <w:pStyle w:val="Corpsdetexte"/>
        <w:spacing w:before="1"/>
        <w:rPr>
          <w:sz w:val="16"/>
        </w:rPr>
      </w:pPr>
    </w:p>
    <w:p w14:paraId="311FECC1" w14:textId="77777777" w:rsidR="00B66BFA" w:rsidRDefault="0044141A">
      <w:pPr>
        <w:pStyle w:val="Titre1"/>
        <w:numPr>
          <w:ilvl w:val="0"/>
          <w:numId w:val="2"/>
        </w:numPr>
        <w:tabs>
          <w:tab w:val="left" w:pos="534"/>
          <w:tab w:val="left" w:pos="535"/>
        </w:tabs>
      </w:pPr>
      <w:r>
        <w:t>CONCLUSION</w:t>
      </w:r>
    </w:p>
    <w:p w14:paraId="30CA78BD" w14:textId="77777777" w:rsidR="00B66BFA" w:rsidRDefault="0044141A">
      <w:pPr>
        <w:pStyle w:val="Corpsdetexte"/>
        <w:spacing w:before="39" w:line="242" w:lineRule="auto"/>
        <w:ind w:left="115" w:right="168" w:firstLine="179"/>
      </w:pPr>
      <w:r>
        <w:rPr>
          <w:w w:val="110"/>
        </w:rPr>
        <w:t xml:space="preserve">A model-code synchronization method was presented in this paper. The method </w:t>
      </w:r>
      <w:r>
        <w:rPr>
          <w:spacing w:val="-3"/>
          <w:w w:val="110"/>
        </w:rPr>
        <w:t xml:space="preserve">we </w:t>
      </w:r>
      <w:r>
        <w:rPr>
          <w:w w:val="110"/>
        </w:rPr>
        <w:t xml:space="preserve">proposed is generic. It can </w:t>
      </w:r>
      <w:r>
        <w:rPr>
          <w:spacing w:val="2"/>
          <w:w w:val="110"/>
        </w:rPr>
        <w:t xml:space="preserve">be  </w:t>
      </w:r>
      <w:r>
        <w:rPr>
          <w:w w:val="110"/>
        </w:rPr>
        <w:t>used as a pattern to solve the issue of model-code synchro- nization in cases where artifacts co-evolve concurrently. The method targets collaboration between model-driven develop- ers and code-driven developers without imposing to either the artifact they must use for development.  An  Eclipse- based</w:t>
      </w:r>
      <w:r>
        <w:rPr>
          <w:spacing w:val="-12"/>
          <w:w w:val="110"/>
        </w:rPr>
        <w:t xml:space="preserve"> </w:t>
      </w:r>
      <w:r>
        <w:rPr>
          <w:w w:val="110"/>
        </w:rPr>
        <w:t>implementation</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method</w:t>
      </w:r>
      <w:r>
        <w:rPr>
          <w:spacing w:val="-12"/>
          <w:w w:val="110"/>
        </w:rPr>
        <w:t xml:space="preserve"> </w:t>
      </w:r>
      <w:r>
        <w:rPr>
          <w:w w:val="110"/>
        </w:rPr>
        <w:t>was</w:t>
      </w:r>
      <w:r>
        <w:rPr>
          <w:spacing w:val="-12"/>
          <w:w w:val="110"/>
        </w:rPr>
        <w:t xml:space="preserve"> </w:t>
      </w:r>
      <w:r>
        <w:rPr>
          <w:w w:val="110"/>
        </w:rPr>
        <w:t>presented</w:t>
      </w:r>
      <w:r>
        <w:rPr>
          <w:spacing w:val="-12"/>
          <w:w w:val="110"/>
        </w:rPr>
        <w:t xml:space="preserve"> </w:t>
      </w:r>
      <w:r>
        <w:rPr>
          <w:w w:val="110"/>
        </w:rPr>
        <w:t>for</w:t>
      </w:r>
      <w:r>
        <w:rPr>
          <w:spacing w:val="-12"/>
          <w:w w:val="110"/>
        </w:rPr>
        <w:t xml:space="preserve"> </w:t>
      </w:r>
      <w:r>
        <w:rPr>
          <w:w w:val="110"/>
        </w:rPr>
        <w:t xml:space="preserve">OMG- standard UML and C++11  </w:t>
      </w:r>
      <w:r>
        <w:rPr>
          <w:spacing w:val="14"/>
          <w:w w:val="110"/>
        </w:rPr>
        <w:t xml:space="preserve"> </w:t>
      </w:r>
      <w:r>
        <w:rPr>
          <w:w w:val="110"/>
        </w:rPr>
        <w:t>synchronization.</w:t>
      </w:r>
    </w:p>
    <w:p w14:paraId="6286AF38" w14:textId="77777777" w:rsidR="00B66BFA" w:rsidRDefault="0044141A">
      <w:pPr>
        <w:pStyle w:val="Corpsdetexte"/>
        <w:spacing w:line="242" w:lineRule="auto"/>
        <w:ind w:left="115" w:firstLine="179"/>
      </w:pPr>
      <w:r>
        <w:rPr>
          <w:w w:val="110"/>
        </w:rPr>
        <w:t>Simulations showed that our synchronization method re- spects</w:t>
      </w:r>
      <w:r>
        <w:rPr>
          <w:spacing w:val="-13"/>
          <w:w w:val="110"/>
        </w:rPr>
        <w:t xml:space="preserve"> </w:t>
      </w:r>
      <w:r>
        <w:rPr>
          <w:w w:val="110"/>
        </w:rPr>
        <w:t>the</w:t>
      </w:r>
      <w:r>
        <w:rPr>
          <w:spacing w:val="-13"/>
          <w:w w:val="110"/>
        </w:rPr>
        <w:t xml:space="preserve"> </w:t>
      </w:r>
      <w:r>
        <w:rPr>
          <w:w w:val="110"/>
        </w:rPr>
        <w:t>laws</w:t>
      </w:r>
      <w:r>
        <w:rPr>
          <w:spacing w:val="-13"/>
          <w:w w:val="110"/>
        </w:rPr>
        <w:t xml:space="preserve"> </w:t>
      </w:r>
      <w:r>
        <w:rPr>
          <w:w w:val="110"/>
        </w:rPr>
        <w:t>of</w:t>
      </w:r>
      <w:r>
        <w:rPr>
          <w:spacing w:val="-13"/>
          <w:w w:val="110"/>
        </w:rPr>
        <w:t xml:space="preserve"> </w:t>
      </w:r>
      <w:r>
        <w:rPr>
          <w:w w:val="110"/>
        </w:rPr>
        <w:t>round-trip</w:t>
      </w:r>
      <w:r>
        <w:rPr>
          <w:spacing w:val="-13"/>
          <w:w w:val="110"/>
        </w:rPr>
        <w:t xml:space="preserve"> </w:t>
      </w:r>
      <w:r>
        <w:rPr>
          <w:w w:val="110"/>
        </w:rPr>
        <w:t>engineering,</w:t>
      </w:r>
      <w:r>
        <w:rPr>
          <w:spacing w:val="-9"/>
          <w:w w:val="110"/>
        </w:rPr>
        <w:t xml:space="preserve"> </w:t>
      </w:r>
      <w:r>
        <w:rPr>
          <w:w w:val="110"/>
        </w:rPr>
        <w:t>i.e.</w:t>
      </w:r>
      <w:r>
        <w:rPr>
          <w:spacing w:val="20"/>
          <w:w w:val="110"/>
        </w:rPr>
        <w:t xml:space="preserve"> </w:t>
      </w:r>
      <w:r>
        <w:rPr>
          <w:w w:val="110"/>
        </w:rPr>
        <w:t xml:space="preserve">right-invertability and left-invertability/applicability. </w:t>
      </w:r>
      <w:r>
        <w:rPr>
          <w:spacing w:val="-8"/>
          <w:w w:val="110"/>
        </w:rPr>
        <w:t xml:space="preserve">We </w:t>
      </w:r>
      <w:r>
        <w:rPr>
          <w:w w:val="110"/>
        </w:rPr>
        <w:t>also  simulated  sce- narios where model and code are concurrently modified, then synchronized with our method. The simulations showed the correctness of our method in such</w:t>
      </w:r>
      <w:r>
        <w:rPr>
          <w:spacing w:val="29"/>
          <w:w w:val="110"/>
        </w:rPr>
        <w:t xml:space="preserve"> </w:t>
      </w:r>
      <w:r>
        <w:rPr>
          <w:w w:val="110"/>
        </w:rPr>
        <w:t>cases.</w:t>
      </w:r>
    </w:p>
    <w:p w14:paraId="63FCD8E6" w14:textId="77777777" w:rsidR="00B66BFA" w:rsidRDefault="0044141A">
      <w:pPr>
        <w:pStyle w:val="Corpsdetexte"/>
        <w:spacing w:line="242" w:lineRule="auto"/>
        <w:ind w:left="115" w:right="224" w:firstLine="179"/>
        <w:jc w:val="both"/>
      </w:pPr>
      <w:r>
        <w:rPr>
          <w:w w:val="110"/>
        </w:rPr>
        <w:t>The method was also applied to develop the UML-RT runtime system. This system was originally developed in C++ with some non-object-oriented code. The experiment showed that the main difficulty of using our method applied to such a system, was to reverse it into an exploitable UML model without loss of information. Once the processes of our synchronization method were in place, collaboration be- tween model-driven and code-driven developers was made possible. We were then able to reap the benefits of MDE approaches and development was eased through automation brought by MDE.</w:t>
      </w:r>
    </w:p>
    <w:p w14:paraId="7619DC6C" w14:textId="77777777" w:rsidR="00B66BFA" w:rsidRDefault="0044141A">
      <w:pPr>
        <w:pStyle w:val="Corpsdetexte"/>
        <w:spacing w:line="242" w:lineRule="auto"/>
        <w:ind w:left="115" w:right="224" w:firstLine="179"/>
        <w:jc w:val="both"/>
      </w:pPr>
      <w:r>
        <w:rPr>
          <w:w w:val="110"/>
        </w:rPr>
        <w:t xml:space="preserve">Realization-wise, in the future, </w:t>
      </w:r>
      <w:r>
        <w:rPr>
          <w:spacing w:val="-3"/>
          <w:w w:val="110"/>
        </w:rPr>
        <w:t xml:space="preserve">we </w:t>
      </w:r>
      <w:r>
        <w:rPr>
          <w:w w:val="110"/>
        </w:rPr>
        <w:t xml:space="preserve">would like to make our implementation more generic. Indeed, </w:t>
      </w:r>
      <w:r>
        <w:rPr>
          <w:spacing w:val="-3"/>
          <w:w w:val="110"/>
        </w:rPr>
        <w:t xml:space="preserve">we </w:t>
      </w:r>
      <w:r>
        <w:rPr>
          <w:w w:val="110"/>
        </w:rPr>
        <w:t xml:space="preserve">had to modify tools like EMF Compare to suit our method and its im- plementation with other Eclipse technologies. Currently </w:t>
      </w:r>
      <w:r>
        <w:rPr>
          <w:spacing w:val="-3"/>
          <w:w w:val="110"/>
        </w:rPr>
        <w:t xml:space="preserve">we </w:t>
      </w:r>
      <w:r>
        <w:rPr>
          <w:w w:val="110"/>
        </w:rPr>
        <w:t xml:space="preserve">are also implementing the generic synchronization method for UML and </w:t>
      </w:r>
      <w:r>
        <w:rPr>
          <w:spacing w:val="-5"/>
          <w:w w:val="110"/>
        </w:rPr>
        <w:t xml:space="preserve">Java  </w:t>
      </w:r>
      <w:r>
        <w:rPr>
          <w:w w:val="110"/>
        </w:rPr>
        <w:t>synchronization.</w:t>
      </w:r>
    </w:p>
    <w:p w14:paraId="592A1883" w14:textId="77777777" w:rsidR="00B66BFA" w:rsidRDefault="0044141A">
      <w:pPr>
        <w:pStyle w:val="Corpsdetexte"/>
        <w:spacing w:line="242" w:lineRule="auto"/>
        <w:ind w:left="115" w:right="224" w:firstLine="179"/>
        <w:jc w:val="both"/>
      </w:pPr>
      <w:r>
        <w:rPr>
          <w:w w:val="110"/>
        </w:rPr>
        <w:t xml:space="preserve">Since the method is generic,  it can later </w:t>
      </w:r>
      <w:r>
        <w:rPr>
          <w:spacing w:val="2"/>
          <w:w w:val="110"/>
        </w:rPr>
        <w:t xml:space="preserve">be </w:t>
      </w:r>
      <w:r>
        <w:rPr>
          <w:w w:val="110"/>
        </w:rPr>
        <w:t xml:space="preserve">generalized   as a methodology pattern for the synchronization of concur- rently co-evolved artifacts in different languages (e.g. any </w:t>
      </w:r>
      <w:r>
        <w:rPr>
          <w:spacing w:val="-4"/>
          <w:w w:val="110"/>
        </w:rPr>
        <w:t xml:space="preserve">two </w:t>
      </w:r>
      <w:r>
        <w:rPr>
          <w:w w:val="110"/>
        </w:rPr>
        <w:t xml:space="preserve">models in different modeling languages). Our work was motivated </w:t>
      </w:r>
      <w:r>
        <w:rPr>
          <w:spacing w:val="-3"/>
          <w:w w:val="110"/>
        </w:rPr>
        <w:t xml:space="preserve">by </w:t>
      </w:r>
      <w:r>
        <w:rPr>
          <w:w w:val="110"/>
        </w:rPr>
        <w:t>the gap between model-driven developers and code-drive</w:t>
      </w:r>
      <w:r>
        <w:rPr>
          <w:spacing w:val="-14"/>
          <w:w w:val="110"/>
        </w:rPr>
        <w:t xml:space="preserve"> </w:t>
      </w:r>
      <w:r>
        <w:rPr>
          <w:w w:val="110"/>
        </w:rPr>
        <w:t>developers</w:t>
      </w:r>
      <w:r>
        <w:rPr>
          <w:spacing w:val="-14"/>
          <w:w w:val="110"/>
        </w:rPr>
        <w:t xml:space="preserve"> </w:t>
      </w:r>
      <w:r>
        <w:rPr>
          <w:w w:val="110"/>
        </w:rPr>
        <w:t>which</w:t>
      </w:r>
      <w:r>
        <w:rPr>
          <w:spacing w:val="-14"/>
          <w:w w:val="110"/>
        </w:rPr>
        <w:t xml:space="preserve"> </w:t>
      </w:r>
      <w:r>
        <w:rPr>
          <w:w w:val="110"/>
        </w:rPr>
        <w:t>limited</w:t>
      </w:r>
      <w:r>
        <w:rPr>
          <w:spacing w:val="-14"/>
          <w:w w:val="110"/>
        </w:rPr>
        <w:t xml:space="preserve"> </w:t>
      </w:r>
      <w:r>
        <w:rPr>
          <w:w w:val="110"/>
        </w:rPr>
        <w:t>integration</w:t>
      </w:r>
      <w:r>
        <w:rPr>
          <w:spacing w:val="-14"/>
          <w:w w:val="110"/>
        </w:rPr>
        <w:t xml:space="preserve"> </w:t>
      </w:r>
      <w:r>
        <w:rPr>
          <w:w w:val="110"/>
        </w:rPr>
        <w:t>of</w:t>
      </w:r>
      <w:r>
        <w:rPr>
          <w:spacing w:val="-14"/>
          <w:w w:val="110"/>
        </w:rPr>
        <w:t xml:space="preserve"> </w:t>
      </w:r>
      <w:r>
        <w:rPr>
          <w:w w:val="110"/>
        </w:rPr>
        <w:t>MDE</w:t>
      </w:r>
      <w:r>
        <w:rPr>
          <w:spacing w:val="-14"/>
          <w:w w:val="110"/>
        </w:rPr>
        <w:t xml:space="preserve"> </w:t>
      </w:r>
      <w:r>
        <w:rPr>
          <w:w w:val="110"/>
        </w:rPr>
        <w:t xml:space="preserve">into existing development methods. In the future, </w:t>
      </w:r>
      <w:r>
        <w:rPr>
          <w:spacing w:val="-3"/>
          <w:w w:val="110"/>
        </w:rPr>
        <w:t xml:space="preserve">we </w:t>
      </w:r>
      <w:r>
        <w:rPr>
          <w:w w:val="110"/>
        </w:rPr>
        <w:t xml:space="preserve">would like to evaluate the impact of our model-code synchronization method on the integration of MDE approaches in the indus- </w:t>
      </w:r>
      <w:r>
        <w:rPr>
          <w:spacing w:val="-5"/>
          <w:w w:val="110"/>
        </w:rPr>
        <w:t>try.</w:t>
      </w:r>
    </w:p>
    <w:p w14:paraId="3EFB4E67" w14:textId="77777777" w:rsidR="00B66BFA" w:rsidRDefault="00B66BFA">
      <w:pPr>
        <w:pStyle w:val="Corpsdetexte"/>
        <w:spacing w:before="1"/>
        <w:rPr>
          <w:sz w:val="16"/>
        </w:rPr>
      </w:pPr>
    </w:p>
    <w:p w14:paraId="49FBA613" w14:textId="77777777" w:rsidR="00B66BFA" w:rsidRDefault="0044141A">
      <w:pPr>
        <w:pStyle w:val="Titre1"/>
        <w:ind w:left="115" w:right="129" w:firstLine="0"/>
      </w:pPr>
      <w:r>
        <w:t>References</w:t>
      </w:r>
    </w:p>
    <w:p w14:paraId="561F0CE1" w14:textId="77777777" w:rsidR="00B66BFA" w:rsidRDefault="0044141A">
      <w:pPr>
        <w:pStyle w:val="Corpsdetexte"/>
        <w:spacing w:before="69" w:line="242" w:lineRule="auto"/>
        <w:ind w:left="491" w:right="197" w:hanging="284"/>
      </w:pPr>
      <w:r>
        <w:rPr>
          <w:w w:val="110"/>
        </w:rPr>
        <w:t xml:space="preserve">[1]Altova. ”UModel”. </w:t>
      </w:r>
      <w:hyperlink r:id="rId95">
        <w:r>
          <w:rPr>
            <w:w w:val="110"/>
          </w:rPr>
          <w:t>http://www.altova.com/umodel.</w:t>
        </w:r>
      </w:hyperlink>
      <w:r>
        <w:rPr>
          <w:w w:val="110"/>
        </w:rPr>
        <w:t xml:space="preserve"> html, 2015.</w:t>
      </w:r>
    </w:p>
    <w:p w14:paraId="003DF5C0" w14:textId="77777777" w:rsidR="00B66BFA" w:rsidRDefault="0044141A">
      <w:pPr>
        <w:pStyle w:val="Corpsdetexte"/>
        <w:spacing w:before="116" w:line="242" w:lineRule="auto"/>
        <w:ind w:left="491" w:right="129" w:hanging="284"/>
      </w:pPr>
      <w:r>
        <w:rPr>
          <w:w w:val="110"/>
        </w:rPr>
        <w:t xml:space="preserve">[2]AndroMDA. AndroMDA Model Driven Architecture Framework.   </w:t>
      </w:r>
      <w:hyperlink r:id="rId96">
        <w:r>
          <w:rPr>
            <w:w w:val="110"/>
          </w:rPr>
          <w:t>http://andromda.sourceforge.net/,</w:t>
        </w:r>
      </w:hyperlink>
      <w:r>
        <w:rPr>
          <w:w w:val="110"/>
        </w:rPr>
        <w:t xml:space="preserve">  2016.</w:t>
      </w:r>
    </w:p>
    <w:p w14:paraId="64096A57" w14:textId="77777777" w:rsidR="00B66BFA" w:rsidRDefault="0044141A">
      <w:pPr>
        <w:spacing w:before="47" w:line="242" w:lineRule="auto"/>
        <w:ind w:left="491" w:right="93" w:hanging="284"/>
        <w:rPr>
          <w:sz w:val="18"/>
        </w:rPr>
      </w:pPr>
      <w:r>
        <w:br w:type="column"/>
      </w:r>
      <w:r>
        <w:rPr>
          <w:w w:val="105"/>
          <w:sz w:val="18"/>
        </w:rPr>
        <w:t>[3]L. Angyal, L. Lengyel, and H. Charaf. A synchronizing technique for syntactic model-code round-trip engineer- ing.</w:t>
      </w:r>
      <w:r>
        <w:rPr>
          <w:spacing w:val="-16"/>
          <w:w w:val="105"/>
          <w:sz w:val="18"/>
        </w:rPr>
        <w:t xml:space="preserve"> </w:t>
      </w:r>
      <w:r>
        <w:rPr>
          <w:w w:val="105"/>
          <w:sz w:val="18"/>
        </w:rPr>
        <w:t>In</w:t>
      </w:r>
      <w:r>
        <w:rPr>
          <w:spacing w:val="-24"/>
          <w:w w:val="105"/>
          <w:sz w:val="18"/>
        </w:rPr>
        <w:t xml:space="preserve"> </w:t>
      </w:r>
      <w:r>
        <w:rPr>
          <w:rFonts w:ascii="Arial" w:hAnsi="Arial"/>
          <w:i/>
          <w:w w:val="105"/>
          <w:sz w:val="18"/>
        </w:rPr>
        <w:t>Engineering</w:t>
      </w:r>
      <w:r>
        <w:rPr>
          <w:rFonts w:ascii="Arial" w:hAnsi="Arial"/>
          <w:i/>
          <w:spacing w:val="-27"/>
          <w:w w:val="105"/>
          <w:sz w:val="18"/>
        </w:rPr>
        <w:t xml:space="preserve"> </w:t>
      </w:r>
      <w:r>
        <w:rPr>
          <w:rFonts w:ascii="Arial" w:hAnsi="Arial"/>
          <w:i/>
          <w:w w:val="105"/>
          <w:sz w:val="18"/>
        </w:rPr>
        <w:t>of</w:t>
      </w:r>
      <w:r>
        <w:rPr>
          <w:rFonts w:ascii="Arial" w:hAnsi="Arial"/>
          <w:i/>
          <w:spacing w:val="-27"/>
          <w:w w:val="105"/>
          <w:sz w:val="18"/>
        </w:rPr>
        <w:t xml:space="preserve"> </w:t>
      </w:r>
      <w:r>
        <w:rPr>
          <w:rFonts w:ascii="Arial" w:hAnsi="Arial"/>
          <w:i/>
          <w:w w:val="105"/>
          <w:sz w:val="18"/>
        </w:rPr>
        <w:t>Computer</w:t>
      </w:r>
      <w:r>
        <w:rPr>
          <w:rFonts w:ascii="Arial" w:hAnsi="Arial"/>
          <w:i/>
          <w:spacing w:val="-27"/>
          <w:w w:val="105"/>
          <w:sz w:val="18"/>
        </w:rPr>
        <w:t xml:space="preserve"> </w:t>
      </w:r>
      <w:r>
        <w:rPr>
          <w:rFonts w:ascii="Arial" w:hAnsi="Arial"/>
          <w:i/>
          <w:spacing w:val="-3"/>
          <w:w w:val="105"/>
          <w:sz w:val="18"/>
        </w:rPr>
        <w:t>Based</w:t>
      </w:r>
      <w:r>
        <w:rPr>
          <w:rFonts w:ascii="Arial" w:hAnsi="Arial"/>
          <w:i/>
          <w:spacing w:val="-27"/>
          <w:w w:val="105"/>
          <w:sz w:val="18"/>
        </w:rPr>
        <w:t xml:space="preserve"> </w:t>
      </w:r>
      <w:r>
        <w:rPr>
          <w:rFonts w:ascii="Arial" w:hAnsi="Arial"/>
          <w:i/>
          <w:w w:val="105"/>
          <w:sz w:val="18"/>
        </w:rPr>
        <w:t>Systems,</w:t>
      </w:r>
      <w:r>
        <w:rPr>
          <w:rFonts w:ascii="Arial" w:hAnsi="Arial"/>
          <w:i/>
          <w:spacing w:val="-27"/>
          <w:w w:val="105"/>
          <w:sz w:val="18"/>
        </w:rPr>
        <w:t xml:space="preserve"> </w:t>
      </w:r>
      <w:r>
        <w:rPr>
          <w:rFonts w:ascii="Arial" w:hAnsi="Arial"/>
          <w:i/>
          <w:w w:val="105"/>
          <w:sz w:val="18"/>
        </w:rPr>
        <w:t xml:space="preserve">2008. ECBS 2008. 15th Annual IEEE International Confer- </w:t>
      </w:r>
      <w:r>
        <w:rPr>
          <w:rFonts w:ascii="Arial" w:hAnsi="Arial"/>
          <w:i/>
          <w:spacing w:val="-3"/>
          <w:w w:val="105"/>
          <w:sz w:val="18"/>
        </w:rPr>
        <w:t>ence</w:t>
      </w:r>
      <w:r>
        <w:rPr>
          <w:rFonts w:ascii="Arial" w:hAnsi="Arial"/>
          <w:i/>
          <w:spacing w:val="-20"/>
          <w:w w:val="105"/>
          <w:sz w:val="18"/>
        </w:rPr>
        <w:t xml:space="preserve"> </w:t>
      </w:r>
      <w:r>
        <w:rPr>
          <w:rFonts w:ascii="Arial" w:hAnsi="Arial"/>
          <w:i/>
          <w:w w:val="105"/>
          <w:sz w:val="18"/>
        </w:rPr>
        <w:t>and</w:t>
      </w:r>
      <w:r>
        <w:rPr>
          <w:rFonts w:ascii="Arial" w:hAnsi="Arial"/>
          <w:i/>
          <w:spacing w:val="-20"/>
          <w:w w:val="105"/>
          <w:sz w:val="18"/>
        </w:rPr>
        <w:t xml:space="preserve"> </w:t>
      </w:r>
      <w:r>
        <w:rPr>
          <w:rFonts w:ascii="Arial" w:hAnsi="Arial"/>
          <w:i/>
          <w:w w:val="105"/>
          <w:sz w:val="18"/>
        </w:rPr>
        <w:t>Workshop</w:t>
      </w:r>
      <w:r>
        <w:rPr>
          <w:rFonts w:ascii="Arial" w:hAnsi="Arial"/>
          <w:i/>
          <w:spacing w:val="-20"/>
          <w:w w:val="105"/>
          <w:sz w:val="18"/>
        </w:rPr>
        <w:t xml:space="preserve"> </w:t>
      </w:r>
      <w:r>
        <w:rPr>
          <w:rFonts w:ascii="Arial" w:hAnsi="Arial"/>
          <w:i/>
          <w:w w:val="105"/>
          <w:sz w:val="18"/>
        </w:rPr>
        <w:t>on</w:t>
      </w:r>
      <w:r>
        <w:rPr>
          <w:rFonts w:ascii="Arial" w:hAnsi="Arial"/>
          <w:i/>
          <w:spacing w:val="-20"/>
          <w:w w:val="105"/>
          <w:sz w:val="18"/>
        </w:rPr>
        <w:t xml:space="preserve"> </w:t>
      </w:r>
      <w:r>
        <w:rPr>
          <w:rFonts w:ascii="Arial" w:hAnsi="Arial"/>
          <w:i/>
          <w:w w:val="105"/>
          <w:sz w:val="18"/>
        </w:rPr>
        <w:t>the</w:t>
      </w:r>
      <w:r>
        <w:rPr>
          <w:w w:val="105"/>
          <w:sz w:val="18"/>
        </w:rPr>
        <w:t>,</w:t>
      </w:r>
      <w:r>
        <w:rPr>
          <w:spacing w:val="-16"/>
          <w:w w:val="105"/>
          <w:sz w:val="18"/>
        </w:rPr>
        <w:t xml:space="preserve"> </w:t>
      </w:r>
      <w:r>
        <w:rPr>
          <w:w w:val="105"/>
          <w:sz w:val="18"/>
        </w:rPr>
        <w:t>pages</w:t>
      </w:r>
      <w:r>
        <w:rPr>
          <w:spacing w:val="-18"/>
          <w:w w:val="105"/>
          <w:sz w:val="18"/>
        </w:rPr>
        <w:t xml:space="preserve"> </w:t>
      </w:r>
      <w:r>
        <w:rPr>
          <w:w w:val="105"/>
          <w:sz w:val="18"/>
        </w:rPr>
        <w:t>463–472,</w:t>
      </w:r>
      <w:r>
        <w:rPr>
          <w:spacing w:val="-16"/>
          <w:w w:val="105"/>
          <w:sz w:val="18"/>
        </w:rPr>
        <w:t xml:space="preserve"> </w:t>
      </w:r>
      <w:r>
        <w:rPr>
          <w:w w:val="105"/>
          <w:sz w:val="18"/>
        </w:rPr>
        <w:t>March</w:t>
      </w:r>
      <w:r>
        <w:rPr>
          <w:spacing w:val="-18"/>
          <w:w w:val="105"/>
          <w:sz w:val="18"/>
        </w:rPr>
        <w:t xml:space="preserve"> </w:t>
      </w:r>
      <w:r>
        <w:rPr>
          <w:w w:val="105"/>
          <w:sz w:val="18"/>
        </w:rPr>
        <w:t>2008.</w:t>
      </w:r>
    </w:p>
    <w:p w14:paraId="58417029" w14:textId="77777777" w:rsidR="00B66BFA" w:rsidRDefault="0044141A">
      <w:pPr>
        <w:tabs>
          <w:tab w:val="left" w:pos="1907"/>
        </w:tabs>
        <w:spacing w:before="144" w:line="242" w:lineRule="auto"/>
        <w:ind w:left="491" w:right="99" w:hanging="284"/>
        <w:rPr>
          <w:sz w:val="18"/>
        </w:rPr>
      </w:pPr>
      <w:r>
        <w:rPr>
          <w:w w:val="105"/>
          <w:sz w:val="18"/>
        </w:rPr>
        <w:t xml:space="preserve">[4]U.  </w:t>
      </w:r>
      <w:r>
        <w:rPr>
          <w:spacing w:val="21"/>
          <w:w w:val="105"/>
          <w:sz w:val="18"/>
        </w:rPr>
        <w:t xml:space="preserve"> </w:t>
      </w:r>
      <w:r>
        <w:rPr>
          <w:w w:val="105"/>
          <w:sz w:val="18"/>
        </w:rPr>
        <w:t>Assmann.</w:t>
      </w:r>
      <w:r>
        <w:rPr>
          <w:w w:val="105"/>
          <w:sz w:val="18"/>
        </w:rPr>
        <w:tab/>
        <w:t xml:space="preserve">Automatic   </w:t>
      </w:r>
      <w:r>
        <w:rPr>
          <w:spacing w:val="37"/>
          <w:w w:val="105"/>
          <w:sz w:val="18"/>
        </w:rPr>
        <w:t xml:space="preserve"> </w:t>
      </w:r>
      <w:r>
        <w:rPr>
          <w:w w:val="105"/>
          <w:sz w:val="18"/>
        </w:rPr>
        <w:t xml:space="preserve">roundtrip   </w:t>
      </w:r>
      <w:r>
        <w:rPr>
          <w:spacing w:val="37"/>
          <w:w w:val="105"/>
          <w:sz w:val="18"/>
        </w:rPr>
        <w:t xml:space="preserve"> </w:t>
      </w:r>
      <w:r>
        <w:rPr>
          <w:w w:val="105"/>
          <w:sz w:val="18"/>
        </w:rPr>
        <w:t>engineering.</w:t>
      </w:r>
      <w:r>
        <w:rPr>
          <w:w w:val="113"/>
          <w:sz w:val="18"/>
        </w:rPr>
        <w:t xml:space="preserve"> </w:t>
      </w:r>
      <w:r>
        <w:rPr>
          <w:rFonts w:ascii="Arial" w:hAnsi="Arial"/>
          <w:i/>
          <w:spacing w:val="-3"/>
          <w:w w:val="105"/>
          <w:sz w:val="18"/>
        </w:rPr>
        <w:t xml:space="preserve">Electronic </w:t>
      </w:r>
      <w:r>
        <w:rPr>
          <w:rFonts w:ascii="Arial" w:hAnsi="Arial"/>
          <w:i/>
          <w:w w:val="105"/>
          <w:sz w:val="18"/>
        </w:rPr>
        <w:t xml:space="preserve">Notes in </w:t>
      </w:r>
      <w:r>
        <w:rPr>
          <w:rFonts w:ascii="Arial" w:hAnsi="Arial"/>
          <w:i/>
          <w:spacing w:val="-4"/>
          <w:w w:val="105"/>
          <w:sz w:val="18"/>
        </w:rPr>
        <w:t xml:space="preserve">Theoretical </w:t>
      </w:r>
      <w:r>
        <w:rPr>
          <w:rFonts w:ascii="Arial" w:hAnsi="Arial"/>
          <w:i/>
          <w:w w:val="105"/>
          <w:sz w:val="18"/>
        </w:rPr>
        <w:t>Computer Science</w:t>
      </w:r>
      <w:r>
        <w:rPr>
          <w:w w:val="105"/>
          <w:sz w:val="18"/>
        </w:rPr>
        <w:t>, 82(5):33–41,</w:t>
      </w:r>
      <w:r>
        <w:rPr>
          <w:spacing w:val="4"/>
          <w:w w:val="105"/>
          <w:sz w:val="18"/>
        </w:rPr>
        <w:t xml:space="preserve"> </w:t>
      </w:r>
      <w:r>
        <w:rPr>
          <w:w w:val="105"/>
          <w:sz w:val="18"/>
        </w:rPr>
        <w:t>2003.</w:t>
      </w:r>
    </w:p>
    <w:p w14:paraId="6178B3FA" w14:textId="77777777" w:rsidR="00B66BFA" w:rsidRDefault="0044141A">
      <w:pPr>
        <w:pStyle w:val="Corpsdetexte"/>
        <w:spacing w:before="115"/>
        <w:ind w:left="207" w:right="23"/>
      </w:pPr>
      <w:r>
        <w:rPr>
          <w:spacing w:val="-1"/>
          <w:w w:val="85"/>
        </w:rPr>
        <w:t>[</w:t>
      </w:r>
      <w:r>
        <w:rPr>
          <w:w w:val="95"/>
        </w:rPr>
        <w:t>5]</w:t>
      </w:r>
      <w:r>
        <w:rPr>
          <w:w w:val="111"/>
        </w:rPr>
        <w:t>G.</w:t>
      </w:r>
      <w:r>
        <w:t xml:space="preserve"> </w:t>
      </w:r>
      <w:r>
        <w:rPr>
          <w:spacing w:val="8"/>
        </w:rPr>
        <w:t xml:space="preserve"> </w:t>
      </w:r>
      <w:r>
        <w:rPr>
          <w:w w:val="108"/>
        </w:rPr>
        <w:t>B</w:t>
      </w:r>
      <w:r>
        <w:rPr>
          <w:w w:val="107"/>
        </w:rPr>
        <w:t>er</w:t>
      </w:r>
      <w:r>
        <w:rPr>
          <w:spacing w:val="-1"/>
          <w:w w:val="107"/>
        </w:rPr>
        <w:t>g</w:t>
      </w:r>
      <w:r>
        <w:rPr>
          <w:w w:val="111"/>
        </w:rPr>
        <w:t>ma</w:t>
      </w:r>
      <w:r>
        <w:rPr>
          <w:w w:val="113"/>
        </w:rPr>
        <w:t>nn,</w:t>
      </w:r>
      <w:r>
        <w:t xml:space="preserve"> </w:t>
      </w:r>
      <w:r>
        <w:rPr>
          <w:spacing w:val="18"/>
        </w:rPr>
        <w:t xml:space="preserve"> </w:t>
      </w:r>
      <w:r>
        <w:rPr>
          <w:w w:val="110"/>
        </w:rPr>
        <w:t>I</w:t>
      </w:r>
      <w:r>
        <w:rPr>
          <w:w w:val="113"/>
        </w:rPr>
        <w:t>.</w:t>
      </w:r>
      <w:r>
        <w:t xml:space="preserve"> </w:t>
      </w:r>
      <w:r>
        <w:rPr>
          <w:spacing w:val="8"/>
        </w:rPr>
        <w:t xml:space="preserve"> </w:t>
      </w:r>
      <w:r>
        <w:rPr>
          <w:spacing w:val="-1"/>
          <w:w w:val="108"/>
        </w:rPr>
        <w:t>D</w:t>
      </w:r>
      <w:r>
        <w:rPr>
          <w:spacing w:val="-93"/>
          <w:w w:val="153"/>
        </w:rPr>
        <w:t>´</w:t>
      </w:r>
      <w:r>
        <w:rPr>
          <w:w w:val="115"/>
        </w:rPr>
        <w:t>a</w:t>
      </w:r>
      <w:r>
        <w:rPr>
          <w:w w:val="105"/>
        </w:rPr>
        <w:t>v</w:t>
      </w:r>
      <w:r>
        <w:rPr>
          <w:spacing w:val="-1"/>
          <w:w w:val="105"/>
        </w:rPr>
        <w:t>i</w:t>
      </w:r>
      <w:r>
        <w:rPr>
          <w:w w:val="113"/>
        </w:rPr>
        <w:t>d,</w:t>
      </w:r>
      <w:r>
        <w:t xml:space="preserve"> </w:t>
      </w:r>
      <w:r>
        <w:rPr>
          <w:spacing w:val="18"/>
        </w:rPr>
        <w:t xml:space="preserve"> </w:t>
      </w:r>
      <w:r>
        <w:rPr>
          <w:spacing w:val="-1"/>
          <w:w w:val="106"/>
        </w:rPr>
        <w:t>A</w:t>
      </w:r>
      <w:r>
        <w:rPr>
          <w:w w:val="113"/>
        </w:rPr>
        <w:t>.</w:t>
      </w:r>
      <w:r>
        <w:t xml:space="preserve"> </w:t>
      </w:r>
      <w:r>
        <w:rPr>
          <w:spacing w:val="8"/>
        </w:rPr>
        <w:t xml:space="preserve"> </w:t>
      </w:r>
      <w:r>
        <w:rPr>
          <w:w w:val="104"/>
        </w:rPr>
        <w:t>H</w:t>
      </w:r>
      <w:r>
        <w:rPr>
          <w:spacing w:val="-1"/>
          <w:w w:val="104"/>
        </w:rPr>
        <w:t>e</w:t>
      </w:r>
      <w:r>
        <w:rPr>
          <w:w w:val="102"/>
        </w:rPr>
        <w:t>g</w:t>
      </w:r>
      <w:r>
        <w:rPr>
          <w:spacing w:val="-1"/>
          <w:w w:val="102"/>
        </w:rPr>
        <w:t>e</w:t>
      </w:r>
      <w:r>
        <w:rPr>
          <w:w w:val="113"/>
        </w:rPr>
        <w:t>d</w:t>
      </w:r>
      <w:r>
        <w:t xml:space="preserve"> </w:t>
      </w:r>
      <w:r>
        <w:rPr>
          <w:spacing w:val="-1"/>
        </w:rPr>
        <w:t xml:space="preserve"> </w:t>
      </w:r>
      <w:r>
        <w:rPr>
          <w:spacing w:val="-115"/>
          <w:w w:val="106"/>
        </w:rPr>
        <w:t>A</w:t>
      </w:r>
      <w:r>
        <w:rPr>
          <w:w w:val="153"/>
          <w:position w:val="5"/>
        </w:rPr>
        <w:t>˜</w:t>
      </w:r>
      <w:r>
        <w:rPr>
          <w:spacing w:val="-23"/>
          <w:position w:val="5"/>
        </w:rPr>
        <w:t xml:space="preserve"> </w:t>
      </w:r>
      <w:r>
        <w:rPr>
          <w:w w:val="105"/>
        </w:rPr>
        <w:t>ij</w:t>
      </w:r>
      <w:r>
        <w:rPr>
          <w:spacing w:val="-1"/>
          <w:w w:val="105"/>
        </w:rPr>
        <w:t>s</w:t>
      </w:r>
      <w:r>
        <w:rPr>
          <w:w w:val="113"/>
        </w:rPr>
        <w:t>,</w:t>
      </w:r>
      <w:r>
        <w:t xml:space="preserve"> </w:t>
      </w:r>
      <w:r>
        <w:rPr>
          <w:spacing w:val="18"/>
        </w:rPr>
        <w:t xml:space="preserve"> </w:t>
      </w:r>
      <w:r>
        <w:rPr>
          <w:w w:val="108"/>
        </w:rPr>
        <w:t>A.</w:t>
      </w:r>
      <w:r>
        <w:t xml:space="preserve"> </w:t>
      </w:r>
      <w:r>
        <w:rPr>
          <w:spacing w:val="8"/>
        </w:rPr>
        <w:t xml:space="preserve"> </w:t>
      </w:r>
      <w:r>
        <w:rPr>
          <w:w w:val="104"/>
        </w:rPr>
        <w:t>Ho</w:t>
      </w:r>
      <w:r>
        <w:rPr>
          <w:w w:val="112"/>
        </w:rPr>
        <w:t>r</w:t>
      </w:r>
      <w:r>
        <w:rPr>
          <w:spacing w:val="-1"/>
          <w:w w:val="112"/>
        </w:rPr>
        <w:t>v</w:t>
      </w:r>
      <w:r>
        <w:rPr>
          <w:spacing w:val="-93"/>
          <w:w w:val="115"/>
        </w:rPr>
        <w:t>a</w:t>
      </w:r>
      <w:r>
        <w:rPr>
          <w:spacing w:val="-1"/>
          <w:w w:val="153"/>
        </w:rPr>
        <w:t>´</w:t>
      </w:r>
      <w:r>
        <w:rPr>
          <w:w w:val="124"/>
        </w:rPr>
        <w:t>th</w:t>
      </w:r>
      <w:r>
        <w:rPr>
          <w:w w:val="113"/>
        </w:rPr>
        <w:t>,</w:t>
      </w:r>
    </w:p>
    <w:p w14:paraId="6E9D6AEA" w14:textId="77777777" w:rsidR="00B66BFA" w:rsidRDefault="0044141A">
      <w:pPr>
        <w:spacing w:before="2" w:line="242" w:lineRule="auto"/>
        <w:ind w:left="491" w:right="99"/>
        <w:jc w:val="both"/>
        <w:rPr>
          <w:sz w:val="18"/>
        </w:rPr>
      </w:pPr>
      <w:r>
        <w:rPr>
          <w:w w:val="110"/>
          <w:sz w:val="18"/>
        </w:rPr>
        <w:t>I</w:t>
      </w:r>
      <w:r>
        <w:rPr>
          <w:w w:val="113"/>
          <w:sz w:val="18"/>
        </w:rPr>
        <w:t>.</w:t>
      </w:r>
      <w:r>
        <w:rPr>
          <w:spacing w:val="-4"/>
          <w:sz w:val="18"/>
        </w:rPr>
        <w:t xml:space="preserve"> </w:t>
      </w:r>
      <w:r>
        <w:rPr>
          <w:spacing w:val="-1"/>
          <w:w w:val="112"/>
          <w:sz w:val="18"/>
        </w:rPr>
        <w:t>R</w:t>
      </w:r>
      <w:r>
        <w:rPr>
          <w:spacing w:val="-93"/>
          <w:w w:val="153"/>
          <w:sz w:val="18"/>
        </w:rPr>
        <w:t>´</w:t>
      </w:r>
      <w:r>
        <w:rPr>
          <w:w w:val="115"/>
          <w:sz w:val="18"/>
        </w:rPr>
        <w:t>a</w:t>
      </w:r>
      <w:r>
        <w:rPr>
          <w:spacing w:val="-1"/>
          <w:w w:val="143"/>
          <w:sz w:val="18"/>
        </w:rPr>
        <w:t>t</w:t>
      </w:r>
      <w:r>
        <w:rPr>
          <w:w w:val="113"/>
          <w:sz w:val="18"/>
        </w:rPr>
        <w:t>h,</w:t>
      </w:r>
      <w:r>
        <w:rPr>
          <w:sz w:val="18"/>
        </w:rPr>
        <w:t xml:space="preserve"> </w:t>
      </w:r>
      <w:r>
        <w:rPr>
          <w:w w:val="105"/>
          <w:sz w:val="18"/>
        </w:rPr>
        <w:t>Z.</w:t>
      </w:r>
      <w:r>
        <w:rPr>
          <w:spacing w:val="-4"/>
          <w:sz w:val="18"/>
        </w:rPr>
        <w:t xml:space="preserve"> </w:t>
      </w:r>
      <w:r>
        <w:rPr>
          <w:spacing w:val="-1"/>
          <w:w w:val="106"/>
          <w:sz w:val="18"/>
        </w:rPr>
        <w:t>U</w:t>
      </w:r>
      <w:r>
        <w:rPr>
          <w:w w:val="113"/>
          <w:sz w:val="18"/>
        </w:rPr>
        <w:t>jh</w:t>
      </w:r>
      <w:r>
        <w:rPr>
          <w:w w:val="104"/>
          <w:sz w:val="18"/>
        </w:rPr>
        <w:t>el</w:t>
      </w:r>
      <w:r>
        <w:rPr>
          <w:spacing w:val="-1"/>
          <w:w w:val="104"/>
          <w:sz w:val="18"/>
        </w:rPr>
        <w:t>y</w:t>
      </w:r>
      <w:r>
        <w:rPr>
          <w:w w:val="107"/>
          <w:sz w:val="18"/>
        </w:rPr>
        <w:t>i,</w:t>
      </w:r>
      <w:r>
        <w:rPr>
          <w:sz w:val="18"/>
        </w:rPr>
        <w:t xml:space="preserve"> </w:t>
      </w:r>
      <w:r>
        <w:rPr>
          <w:w w:val="115"/>
          <w:sz w:val="18"/>
        </w:rPr>
        <w:t>a</w:t>
      </w:r>
      <w:r>
        <w:rPr>
          <w:w w:val="113"/>
          <w:sz w:val="18"/>
        </w:rPr>
        <w:t>nd</w:t>
      </w:r>
      <w:r>
        <w:rPr>
          <w:spacing w:val="-4"/>
          <w:sz w:val="18"/>
        </w:rPr>
        <w:t xml:space="preserve"> </w:t>
      </w:r>
      <w:r>
        <w:rPr>
          <w:w w:val="109"/>
          <w:sz w:val="18"/>
        </w:rPr>
        <w:t>D.</w:t>
      </w:r>
      <w:r>
        <w:rPr>
          <w:spacing w:val="-4"/>
          <w:sz w:val="18"/>
        </w:rPr>
        <w:t xml:space="preserve"> </w:t>
      </w:r>
      <w:r>
        <w:rPr>
          <w:spacing w:val="-16"/>
          <w:w w:val="106"/>
          <w:sz w:val="18"/>
        </w:rPr>
        <w:t>V</w:t>
      </w:r>
      <w:r>
        <w:rPr>
          <w:w w:val="115"/>
          <w:sz w:val="18"/>
        </w:rPr>
        <w:t>a</w:t>
      </w:r>
      <w:r>
        <w:rPr>
          <w:w w:val="120"/>
          <w:sz w:val="18"/>
        </w:rPr>
        <w:t>r</w:t>
      </w:r>
      <w:r>
        <w:rPr>
          <w:spacing w:val="-1"/>
          <w:w w:val="120"/>
          <w:sz w:val="18"/>
        </w:rPr>
        <w:t>r</w:t>
      </w:r>
      <w:r>
        <w:rPr>
          <w:spacing w:val="-93"/>
          <w:w w:val="153"/>
          <w:sz w:val="18"/>
        </w:rPr>
        <w:t>´</w:t>
      </w:r>
      <w:r>
        <w:rPr>
          <w:w w:val="102"/>
          <w:sz w:val="18"/>
        </w:rPr>
        <w:t>o</w:t>
      </w:r>
      <w:r>
        <w:rPr>
          <w:w w:val="113"/>
          <w:sz w:val="18"/>
        </w:rPr>
        <w:t>.</w:t>
      </w:r>
      <w:r>
        <w:rPr>
          <w:spacing w:val="4"/>
          <w:sz w:val="18"/>
        </w:rPr>
        <w:t xml:space="preserve"> </w:t>
      </w:r>
      <w:r>
        <w:rPr>
          <w:spacing w:val="-1"/>
          <w:w w:val="106"/>
          <w:sz w:val="18"/>
        </w:rPr>
        <w:t>V</w:t>
      </w:r>
      <w:r>
        <w:rPr>
          <w:w w:val="110"/>
          <w:sz w:val="18"/>
        </w:rPr>
        <w:t>I</w:t>
      </w:r>
      <w:r>
        <w:rPr>
          <w:spacing w:val="-16"/>
          <w:w w:val="106"/>
          <w:sz w:val="18"/>
        </w:rPr>
        <w:t>A</w:t>
      </w:r>
      <w:r>
        <w:rPr>
          <w:spacing w:val="-1"/>
          <w:w w:val="121"/>
          <w:sz w:val="18"/>
        </w:rPr>
        <w:t>T</w:t>
      </w:r>
      <w:r>
        <w:rPr>
          <w:w w:val="109"/>
          <w:sz w:val="18"/>
        </w:rPr>
        <w:t>RA</w:t>
      </w:r>
      <w:r>
        <w:rPr>
          <w:spacing w:val="-4"/>
          <w:sz w:val="18"/>
        </w:rPr>
        <w:t xml:space="preserve"> </w:t>
      </w:r>
      <w:r>
        <w:rPr>
          <w:w w:val="102"/>
          <w:sz w:val="18"/>
        </w:rPr>
        <w:t>3:</w:t>
      </w:r>
      <w:r>
        <w:rPr>
          <w:sz w:val="18"/>
        </w:rPr>
        <w:t xml:space="preserve"> </w:t>
      </w:r>
      <w:r>
        <w:rPr>
          <w:spacing w:val="-19"/>
          <w:sz w:val="18"/>
        </w:rPr>
        <w:t xml:space="preserve"> </w:t>
      </w:r>
      <w:r>
        <w:rPr>
          <w:w w:val="115"/>
          <w:sz w:val="18"/>
        </w:rPr>
        <w:t>a</w:t>
      </w:r>
      <w:r>
        <w:rPr>
          <w:spacing w:val="-4"/>
          <w:sz w:val="18"/>
        </w:rPr>
        <w:t xml:space="preserve"> </w:t>
      </w:r>
      <w:r>
        <w:rPr>
          <w:w w:val="111"/>
          <w:sz w:val="18"/>
        </w:rPr>
        <w:t>rea</w:t>
      </w:r>
      <w:r>
        <w:rPr>
          <w:spacing w:val="-1"/>
          <w:w w:val="102"/>
          <w:sz w:val="18"/>
        </w:rPr>
        <w:t>c</w:t>
      </w:r>
      <w:r>
        <w:rPr>
          <w:spacing w:val="-1"/>
          <w:w w:val="143"/>
          <w:sz w:val="18"/>
        </w:rPr>
        <w:t>t</w:t>
      </w:r>
      <w:r>
        <w:rPr>
          <w:w w:val="105"/>
          <w:sz w:val="18"/>
        </w:rPr>
        <w:t>i</w:t>
      </w:r>
      <w:r>
        <w:rPr>
          <w:spacing w:val="-6"/>
          <w:w w:val="105"/>
          <w:sz w:val="18"/>
        </w:rPr>
        <w:t>v</w:t>
      </w:r>
      <w:r>
        <w:rPr>
          <w:w w:val="102"/>
          <w:sz w:val="18"/>
        </w:rPr>
        <w:t xml:space="preserve">e </w:t>
      </w:r>
      <w:r>
        <w:rPr>
          <w:w w:val="110"/>
          <w:sz w:val="18"/>
        </w:rPr>
        <w:t xml:space="preserve">model transformation platform. In </w:t>
      </w:r>
      <w:r>
        <w:rPr>
          <w:rFonts w:ascii="Arial" w:hAnsi="Arial"/>
          <w:i/>
          <w:w w:val="110"/>
          <w:sz w:val="18"/>
        </w:rPr>
        <w:t xml:space="preserve">Theory and </w:t>
      </w:r>
      <w:r>
        <w:rPr>
          <w:rFonts w:ascii="Arial" w:hAnsi="Arial"/>
          <w:i/>
          <w:spacing w:val="-3"/>
          <w:w w:val="110"/>
          <w:sz w:val="18"/>
        </w:rPr>
        <w:t xml:space="preserve">Prac- </w:t>
      </w:r>
      <w:r>
        <w:rPr>
          <w:rFonts w:ascii="Arial" w:hAnsi="Arial"/>
          <w:i/>
          <w:spacing w:val="-3"/>
          <w:w w:val="105"/>
          <w:sz w:val="18"/>
        </w:rPr>
        <w:t>tice</w:t>
      </w:r>
      <w:r>
        <w:rPr>
          <w:rFonts w:ascii="Arial" w:hAnsi="Arial"/>
          <w:i/>
          <w:spacing w:val="-17"/>
          <w:w w:val="105"/>
          <w:sz w:val="18"/>
        </w:rPr>
        <w:t xml:space="preserve"> </w:t>
      </w:r>
      <w:r>
        <w:rPr>
          <w:rFonts w:ascii="Arial" w:hAnsi="Arial"/>
          <w:i/>
          <w:w w:val="105"/>
          <w:sz w:val="18"/>
        </w:rPr>
        <w:t>of</w:t>
      </w:r>
      <w:r>
        <w:rPr>
          <w:rFonts w:ascii="Arial" w:hAnsi="Arial"/>
          <w:i/>
          <w:spacing w:val="-17"/>
          <w:w w:val="105"/>
          <w:sz w:val="18"/>
        </w:rPr>
        <w:t xml:space="preserve"> </w:t>
      </w:r>
      <w:r>
        <w:rPr>
          <w:rFonts w:ascii="Arial" w:hAnsi="Arial"/>
          <w:i/>
          <w:spacing w:val="-3"/>
          <w:w w:val="105"/>
          <w:sz w:val="18"/>
        </w:rPr>
        <w:t>Model</w:t>
      </w:r>
      <w:r>
        <w:rPr>
          <w:rFonts w:ascii="Arial" w:hAnsi="Arial"/>
          <w:i/>
          <w:spacing w:val="-17"/>
          <w:w w:val="105"/>
          <w:sz w:val="18"/>
        </w:rPr>
        <w:t xml:space="preserve"> </w:t>
      </w:r>
      <w:r>
        <w:rPr>
          <w:rFonts w:ascii="Arial" w:hAnsi="Arial"/>
          <w:i/>
          <w:w w:val="105"/>
          <w:sz w:val="18"/>
        </w:rPr>
        <w:t>Transformations</w:t>
      </w:r>
      <w:r>
        <w:rPr>
          <w:w w:val="105"/>
          <w:sz w:val="18"/>
        </w:rPr>
        <w:t>,</w:t>
      </w:r>
      <w:r>
        <w:rPr>
          <w:spacing w:val="-13"/>
          <w:w w:val="105"/>
          <w:sz w:val="18"/>
        </w:rPr>
        <w:t xml:space="preserve"> </w:t>
      </w:r>
      <w:r>
        <w:rPr>
          <w:w w:val="105"/>
          <w:sz w:val="18"/>
        </w:rPr>
        <w:t>pages</w:t>
      </w:r>
      <w:r>
        <w:rPr>
          <w:spacing w:val="-17"/>
          <w:w w:val="105"/>
          <w:sz w:val="18"/>
        </w:rPr>
        <w:t xml:space="preserve"> </w:t>
      </w:r>
      <w:r>
        <w:rPr>
          <w:w w:val="105"/>
          <w:sz w:val="18"/>
        </w:rPr>
        <w:t>101–110.</w:t>
      </w:r>
      <w:r>
        <w:rPr>
          <w:spacing w:val="-17"/>
          <w:w w:val="105"/>
          <w:sz w:val="18"/>
        </w:rPr>
        <w:t xml:space="preserve"> </w:t>
      </w:r>
      <w:r>
        <w:rPr>
          <w:w w:val="105"/>
          <w:sz w:val="18"/>
        </w:rPr>
        <w:t xml:space="preserve">Springer, </w:t>
      </w:r>
      <w:r>
        <w:rPr>
          <w:w w:val="110"/>
          <w:sz w:val="18"/>
        </w:rPr>
        <w:t>2015.</w:t>
      </w:r>
    </w:p>
    <w:p w14:paraId="281B7ED5" w14:textId="77777777" w:rsidR="00B66BFA" w:rsidRDefault="0044141A">
      <w:pPr>
        <w:spacing w:before="144" w:line="242" w:lineRule="auto"/>
        <w:ind w:left="491" w:right="23" w:hanging="284"/>
        <w:rPr>
          <w:sz w:val="18"/>
        </w:rPr>
      </w:pPr>
      <w:r>
        <w:rPr>
          <w:w w:val="105"/>
          <w:sz w:val="18"/>
        </w:rPr>
        <w:t xml:space="preserve">[6]C. Brun and A. Pierantonio. Model differences in  the eclipse modeling framework. </w:t>
      </w:r>
      <w:r>
        <w:rPr>
          <w:rFonts w:ascii="Arial" w:hAnsi="Arial"/>
          <w:i/>
          <w:w w:val="105"/>
          <w:sz w:val="18"/>
        </w:rPr>
        <w:t xml:space="preserve">UPGRADE, The </w:t>
      </w:r>
      <w:r>
        <w:rPr>
          <w:rFonts w:ascii="Arial" w:hAnsi="Arial"/>
          <w:i/>
          <w:spacing w:val="-3"/>
          <w:w w:val="105"/>
          <w:sz w:val="18"/>
        </w:rPr>
        <w:t xml:space="preserve">Euro- </w:t>
      </w:r>
      <w:r>
        <w:rPr>
          <w:rFonts w:ascii="Arial" w:hAnsi="Arial"/>
          <w:i/>
          <w:spacing w:val="-6"/>
          <w:w w:val="105"/>
          <w:sz w:val="18"/>
        </w:rPr>
        <w:t xml:space="preserve">pean </w:t>
      </w:r>
      <w:r>
        <w:rPr>
          <w:rFonts w:ascii="Arial" w:hAnsi="Arial"/>
          <w:i/>
          <w:w w:val="105"/>
          <w:sz w:val="18"/>
        </w:rPr>
        <w:t>Journal for the Informatics Professional</w:t>
      </w:r>
      <w:r>
        <w:rPr>
          <w:w w:val="105"/>
          <w:sz w:val="18"/>
        </w:rPr>
        <w:t>, 9(2):29– 34, 2008.</w:t>
      </w:r>
    </w:p>
    <w:p w14:paraId="41DD738A" w14:textId="77777777" w:rsidR="00B66BFA" w:rsidRDefault="0044141A">
      <w:pPr>
        <w:spacing w:before="144" w:line="242" w:lineRule="auto"/>
        <w:ind w:left="491" w:right="99" w:hanging="284"/>
        <w:rPr>
          <w:sz w:val="18"/>
        </w:rPr>
      </w:pPr>
      <w:r>
        <w:rPr>
          <w:w w:val="110"/>
          <w:sz w:val="18"/>
        </w:rPr>
        <w:t xml:space="preserve">[7]H.  Bruneliere,  J.  Cabot,  F.  Jouault,  and  F.  Ma-  diot. Modisco:  A generic and extensible framework  for model driven reverse engineering. In </w:t>
      </w:r>
      <w:r>
        <w:rPr>
          <w:rFonts w:ascii="Arial" w:hAnsi="Arial"/>
          <w:i/>
          <w:spacing w:val="-5"/>
          <w:w w:val="110"/>
          <w:sz w:val="18"/>
        </w:rPr>
        <w:t xml:space="preserve">Proceedings </w:t>
      </w:r>
      <w:r>
        <w:rPr>
          <w:rFonts w:ascii="Arial" w:hAnsi="Arial"/>
          <w:i/>
          <w:w w:val="110"/>
          <w:sz w:val="18"/>
        </w:rPr>
        <w:t>of</w:t>
      </w:r>
      <w:r>
        <w:rPr>
          <w:rFonts w:ascii="Arial" w:hAnsi="Arial"/>
          <w:i/>
          <w:spacing w:val="-16"/>
          <w:w w:val="110"/>
          <w:sz w:val="18"/>
        </w:rPr>
        <w:t xml:space="preserve"> </w:t>
      </w:r>
      <w:r>
        <w:rPr>
          <w:rFonts w:ascii="Arial" w:hAnsi="Arial"/>
          <w:i/>
          <w:w w:val="110"/>
          <w:sz w:val="18"/>
        </w:rPr>
        <w:t>the</w:t>
      </w:r>
      <w:r>
        <w:rPr>
          <w:rFonts w:ascii="Arial" w:hAnsi="Arial"/>
          <w:i/>
          <w:spacing w:val="-16"/>
          <w:w w:val="110"/>
          <w:sz w:val="18"/>
        </w:rPr>
        <w:t xml:space="preserve"> </w:t>
      </w:r>
      <w:r>
        <w:rPr>
          <w:rFonts w:ascii="Arial" w:hAnsi="Arial"/>
          <w:i/>
          <w:w w:val="110"/>
          <w:sz w:val="18"/>
        </w:rPr>
        <w:t>IEEE/ACM</w:t>
      </w:r>
      <w:r>
        <w:rPr>
          <w:rFonts w:ascii="Arial" w:hAnsi="Arial"/>
          <w:i/>
          <w:spacing w:val="-16"/>
          <w:w w:val="110"/>
          <w:sz w:val="18"/>
        </w:rPr>
        <w:t xml:space="preserve"> </w:t>
      </w:r>
      <w:r>
        <w:rPr>
          <w:rFonts w:ascii="Arial" w:hAnsi="Arial"/>
          <w:i/>
          <w:w w:val="110"/>
          <w:sz w:val="18"/>
        </w:rPr>
        <w:t>International</w:t>
      </w:r>
      <w:r>
        <w:rPr>
          <w:rFonts w:ascii="Arial" w:hAnsi="Arial"/>
          <w:i/>
          <w:spacing w:val="-16"/>
          <w:w w:val="110"/>
          <w:sz w:val="18"/>
        </w:rPr>
        <w:t xml:space="preserve"> </w:t>
      </w:r>
      <w:r>
        <w:rPr>
          <w:rFonts w:ascii="Arial" w:hAnsi="Arial"/>
          <w:i/>
          <w:spacing w:val="-3"/>
          <w:w w:val="110"/>
          <w:sz w:val="18"/>
        </w:rPr>
        <w:t>Conference</w:t>
      </w:r>
      <w:r>
        <w:rPr>
          <w:rFonts w:ascii="Arial" w:hAnsi="Arial"/>
          <w:i/>
          <w:spacing w:val="-17"/>
          <w:w w:val="110"/>
          <w:sz w:val="18"/>
        </w:rPr>
        <w:t xml:space="preserve"> </w:t>
      </w:r>
      <w:r>
        <w:rPr>
          <w:rFonts w:ascii="Arial" w:hAnsi="Arial"/>
          <w:i/>
          <w:w w:val="110"/>
          <w:sz w:val="18"/>
        </w:rPr>
        <w:t>on</w:t>
      </w:r>
      <w:r>
        <w:rPr>
          <w:rFonts w:ascii="Arial" w:hAnsi="Arial"/>
          <w:i/>
          <w:spacing w:val="-17"/>
          <w:w w:val="110"/>
          <w:sz w:val="18"/>
        </w:rPr>
        <w:t xml:space="preserve"> </w:t>
      </w:r>
      <w:r>
        <w:rPr>
          <w:rFonts w:ascii="Arial" w:hAnsi="Arial"/>
          <w:i/>
          <w:w w:val="110"/>
          <w:sz w:val="18"/>
        </w:rPr>
        <w:t xml:space="preserve">Auto- </w:t>
      </w:r>
      <w:r>
        <w:rPr>
          <w:rFonts w:ascii="Arial" w:hAnsi="Arial"/>
          <w:i/>
          <w:spacing w:val="-3"/>
          <w:w w:val="105"/>
          <w:sz w:val="18"/>
        </w:rPr>
        <w:t xml:space="preserve">mated </w:t>
      </w:r>
      <w:r>
        <w:rPr>
          <w:rFonts w:ascii="Arial" w:hAnsi="Arial"/>
          <w:i/>
          <w:w w:val="105"/>
          <w:sz w:val="18"/>
        </w:rPr>
        <w:t>Software Engineering</w:t>
      </w:r>
      <w:r>
        <w:rPr>
          <w:w w:val="105"/>
          <w:sz w:val="18"/>
        </w:rPr>
        <w:t xml:space="preserve">, ASE ’10, pages 173–174, </w:t>
      </w:r>
      <w:r>
        <w:rPr>
          <w:w w:val="110"/>
          <w:sz w:val="18"/>
        </w:rPr>
        <w:t xml:space="preserve">New </w:t>
      </w:r>
      <w:r>
        <w:rPr>
          <w:spacing w:val="-4"/>
          <w:w w:val="110"/>
          <w:sz w:val="18"/>
        </w:rPr>
        <w:t xml:space="preserve">York, </w:t>
      </w:r>
      <w:r>
        <w:rPr>
          <w:w w:val="110"/>
          <w:sz w:val="18"/>
        </w:rPr>
        <w:t>NY, USA, 2010.</w:t>
      </w:r>
      <w:r>
        <w:rPr>
          <w:spacing w:val="-31"/>
          <w:w w:val="110"/>
          <w:sz w:val="18"/>
        </w:rPr>
        <w:t xml:space="preserve"> </w:t>
      </w:r>
      <w:r>
        <w:rPr>
          <w:w w:val="110"/>
          <w:sz w:val="18"/>
        </w:rPr>
        <w:t>ACM.</w:t>
      </w:r>
    </w:p>
    <w:p w14:paraId="67A65DE1" w14:textId="77777777" w:rsidR="00B66BFA" w:rsidRDefault="0044141A">
      <w:pPr>
        <w:tabs>
          <w:tab w:val="left" w:pos="3574"/>
        </w:tabs>
        <w:spacing w:before="144" w:line="242" w:lineRule="auto"/>
        <w:ind w:left="491" w:right="99" w:hanging="284"/>
        <w:rPr>
          <w:sz w:val="18"/>
        </w:rPr>
      </w:pPr>
      <w:r>
        <w:rPr>
          <w:w w:val="105"/>
          <w:sz w:val="18"/>
        </w:rPr>
        <w:t xml:space="preserve">[8]T.   Buchmann   and </w:t>
      </w:r>
      <w:r>
        <w:rPr>
          <w:spacing w:val="26"/>
          <w:w w:val="105"/>
          <w:sz w:val="18"/>
        </w:rPr>
        <w:t xml:space="preserve"> </w:t>
      </w:r>
      <w:r>
        <w:rPr>
          <w:w w:val="105"/>
          <w:sz w:val="18"/>
        </w:rPr>
        <w:t xml:space="preserve">B. </w:t>
      </w:r>
      <w:r>
        <w:rPr>
          <w:spacing w:val="41"/>
          <w:w w:val="105"/>
          <w:sz w:val="18"/>
        </w:rPr>
        <w:t xml:space="preserve"> </w:t>
      </w:r>
      <w:r>
        <w:rPr>
          <w:spacing w:val="-3"/>
          <w:w w:val="105"/>
          <w:sz w:val="18"/>
        </w:rPr>
        <w:t>Westfechtel.</w:t>
      </w:r>
      <w:r>
        <w:rPr>
          <w:spacing w:val="-3"/>
          <w:w w:val="105"/>
          <w:sz w:val="18"/>
        </w:rPr>
        <w:tab/>
      </w:r>
      <w:r>
        <w:rPr>
          <w:spacing w:val="-5"/>
          <w:w w:val="105"/>
          <w:sz w:val="18"/>
        </w:rPr>
        <w:t xml:space="preserve">Towards  </w:t>
      </w:r>
      <w:r>
        <w:rPr>
          <w:spacing w:val="29"/>
          <w:w w:val="105"/>
          <w:sz w:val="18"/>
        </w:rPr>
        <w:t xml:space="preserve"> </w:t>
      </w:r>
      <w:r>
        <w:rPr>
          <w:w w:val="105"/>
          <w:sz w:val="18"/>
        </w:rPr>
        <w:t>incre-</w:t>
      </w:r>
      <w:r>
        <w:rPr>
          <w:w w:val="107"/>
          <w:sz w:val="18"/>
        </w:rPr>
        <w:t xml:space="preserve"> </w:t>
      </w:r>
      <w:r>
        <w:rPr>
          <w:w w:val="105"/>
          <w:sz w:val="18"/>
        </w:rPr>
        <w:t xml:space="preserve">mental round-trip engineering using model transforma- tions. In </w:t>
      </w:r>
      <w:r>
        <w:rPr>
          <w:rFonts w:ascii="Arial" w:hAnsi="Arial"/>
          <w:i/>
          <w:w w:val="105"/>
          <w:sz w:val="18"/>
        </w:rPr>
        <w:t xml:space="preserve">Software Engineering and </w:t>
      </w:r>
      <w:r>
        <w:rPr>
          <w:rFonts w:ascii="Arial" w:hAnsi="Arial"/>
          <w:i/>
          <w:spacing w:val="-4"/>
          <w:w w:val="105"/>
          <w:sz w:val="18"/>
        </w:rPr>
        <w:t xml:space="preserve">Advanced </w:t>
      </w:r>
      <w:r>
        <w:rPr>
          <w:rFonts w:ascii="Arial" w:hAnsi="Arial"/>
          <w:i/>
          <w:w w:val="105"/>
          <w:sz w:val="18"/>
        </w:rPr>
        <w:t>Appli- cations</w:t>
      </w:r>
      <w:r>
        <w:rPr>
          <w:rFonts w:ascii="Arial" w:hAnsi="Arial"/>
          <w:i/>
          <w:spacing w:val="-12"/>
          <w:w w:val="105"/>
          <w:sz w:val="18"/>
        </w:rPr>
        <w:t xml:space="preserve"> </w:t>
      </w:r>
      <w:r>
        <w:rPr>
          <w:rFonts w:ascii="Arial" w:hAnsi="Arial"/>
          <w:i/>
          <w:w w:val="105"/>
          <w:sz w:val="18"/>
        </w:rPr>
        <w:t>(SEAA),</w:t>
      </w:r>
      <w:r>
        <w:rPr>
          <w:rFonts w:ascii="Arial" w:hAnsi="Arial"/>
          <w:i/>
          <w:spacing w:val="-12"/>
          <w:w w:val="105"/>
          <w:sz w:val="18"/>
        </w:rPr>
        <w:t xml:space="preserve"> </w:t>
      </w:r>
      <w:r>
        <w:rPr>
          <w:rFonts w:ascii="Arial" w:hAnsi="Arial"/>
          <w:i/>
          <w:w w:val="105"/>
          <w:sz w:val="18"/>
        </w:rPr>
        <w:t>2013</w:t>
      </w:r>
      <w:r>
        <w:rPr>
          <w:rFonts w:ascii="Arial" w:hAnsi="Arial"/>
          <w:i/>
          <w:spacing w:val="-12"/>
          <w:w w:val="105"/>
          <w:sz w:val="18"/>
        </w:rPr>
        <w:t xml:space="preserve"> </w:t>
      </w:r>
      <w:r>
        <w:rPr>
          <w:rFonts w:ascii="Arial" w:hAnsi="Arial"/>
          <w:i/>
          <w:w w:val="105"/>
          <w:sz w:val="18"/>
        </w:rPr>
        <w:t>39th</w:t>
      </w:r>
      <w:r>
        <w:rPr>
          <w:rFonts w:ascii="Arial" w:hAnsi="Arial"/>
          <w:i/>
          <w:spacing w:val="-12"/>
          <w:w w:val="105"/>
          <w:sz w:val="18"/>
        </w:rPr>
        <w:t xml:space="preserve"> </w:t>
      </w:r>
      <w:r>
        <w:rPr>
          <w:rFonts w:ascii="Arial" w:hAnsi="Arial"/>
          <w:i/>
          <w:w w:val="105"/>
          <w:sz w:val="18"/>
        </w:rPr>
        <w:t>EUROMICRO</w:t>
      </w:r>
      <w:r>
        <w:rPr>
          <w:rFonts w:ascii="Arial" w:hAnsi="Arial"/>
          <w:i/>
          <w:spacing w:val="-12"/>
          <w:w w:val="105"/>
          <w:sz w:val="18"/>
        </w:rPr>
        <w:t xml:space="preserve"> </w:t>
      </w:r>
      <w:r>
        <w:rPr>
          <w:rFonts w:ascii="Arial" w:hAnsi="Arial"/>
          <w:i/>
          <w:spacing w:val="-3"/>
          <w:w w:val="105"/>
          <w:sz w:val="18"/>
        </w:rPr>
        <w:t xml:space="preserve">Conference </w:t>
      </w:r>
      <w:r>
        <w:rPr>
          <w:rFonts w:ascii="Arial" w:hAnsi="Arial"/>
          <w:i/>
          <w:w w:val="105"/>
          <w:sz w:val="18"/>
        </w:rPr>
        <w:t>on</w:t>
      </w:r>
      <w:r>
        <w:rPr>
          <w:w w:val="105"/>
          <w:sz w:val="18"/>
        </w:rPr>
        <w:t xml:space="preserve">, pages 130–133, Sept </w:t>
      </w:r>
      <w:r>
        <w:rPr>
          <w:spacing w:val="9"/>
          <w:w w:val="105"/>
          <w:sz w:val="18"/>
        </w:rPr>
        <w:t xml:space="preserve"> </w:t>
      </w:r>
      <w:r>
        <w:rPr>
          <w:w w:val="105"/>
          <w:sz w:val="18"/>
        </w:rPr>
        <w:t>2013.</w:t>
      </w:r>
    </w:p>
    <w:p w14:paraId="746C7E64" w14:textId="77777777" w:rsidR="00B66BFA" w:rsidRDefault="0044141A">
      <w:pPr>
        <w:pStyle w:val="Corpsdetexte"/>
        <w:spacing w:before="144" w:line="242" w:lineRule="auto"/>
        <w:ind w:left="491" w:right="136" w:hanging="284"/>
      </w:pPr>
      <w:r>
        <w:rPr>
          <w:w w:val="115"/>
        </w:rPr>
        <w:t>[9]CEA. Papyrus-RT Website. https://</w:t>
      </w:r>
      <w:hyperlink r:id="rId97">
        <w:r>
          <w:rPr>
            <w:w w:val="115"/>
          </w:rPr>
          <w:t>www.eclipse.org/</w:t>
        </w:r>
      </w:hyperlink>
      <w:r>
        <w:rPr>
          <w:w w:val="115"/>
        </w:rPr>
        <w:t xml:space="preserve"> papyrus-rt/, 2016.</w:t>
      </w:r>
    </w:p>
    <w:p w14:paraId="0139B3A0" w14:textId="77777777" w:rsidR="00B66BFA" w:rsidRDefault="0044141A">
      <w:pPr>
        <w:tabs>
          <w:tab w:val="left" w:pos="4137"/>
          <w:tab w:val="left" w:pos="4729"/>
        </w:tabs>
        <w:spacing w:before="144" w:line="242" w:lineRule="auto"/>
        <w:ind w:left="491" w:right="99" w:hanging="376"/>
        <w:rPr>
          <w:sz w:val="18"/>
        </w:rPr>
      </w:pPr>
      <w:r>
        <w:rPr>
          <w:w w:val="105"/>
          <w:sz w:val="18"/>
        </w:rPr>
        <w:t xml:space="preserve">[10]A.   Charfi,   C.   Mraidha,   and  </w:t>
      </w:r>
      <w:r>
        <w:rPr>
          <w:spacing w:val="32"/>
          <w:w w:val="105"/>
          <w:sz w:val="18"/>
        </w:rPr>
        <w:t xml:space="preserve"> </w:t>
      </w:r>
      <w:r>
        <w:rPr>
          <w:spacing w:val="-8"/>
          <w:w w:val="105"/>
          <w:sz w:val="18"/>
        </w:rPr>
        <w:t xml:space="preserve">P.  </w:t>
      </w:r>
      <w:r>
        <w:rPr>
          <w:spacing w:val="15"/>
          <w:w w:val="105"/>
          <w:sz w:val="18"/>
        </w:rPr>
        <w:t xml:space="preserve"> </w:t>
      </w:r>
      <w:r>
        <w:rPr>
          <w:w w:val="105"/>
          <w:sz w:val="18"/>
        </w:rPr>
        <w:t>Boulet.</w:t>
      </w:r>
      <w:r>
        <w:rPr>
          <w:w w:val="105"/>
          <w:sz w:val="18"/>
        </w:rPr>
        <w:tab/>
        <w:t xml:space="preserve">An  </w:t>
      </w:r>
      <w:r>
        <w:rPr>
          <w:spacing w:val="2"/>
          <w:w w:val="105"/>
          <w:sz w:val="18"/>
        </w:rPr>
        <w:t xml:space="preserve"> </w:t>
      </w:r>
      <w:r>
        <w:rPr>
          <w:w w:val="105"/>
          <w:sz w:val="18"/>
        </w:rPr>
        <w:t>Op-</w:t>
      </w:r>
      <w:r>
        <w:rPr>
          <w:w w:val="102"/>
          <w:sz w:val="18"/>
        </w:rPr>
        <w:t xml:space="preserve"> </w:t>
      </w:r>
      <w:r>
        <w:rPr>
          <w:w w:val="105"/>
          <w:sz w:val="18"/>
        </w:rPr>
        <w:t xml:space="preserve">timized   Compilation   of   UML  </w:t>
      </w:r>
      <w:r>
        <w:rPr>
          <w:spacing w:val="6"/>
          <w:w w:val="105"/>
          <w:sz w:val="18"/>
        </w:rPr>
        <w:t xml:space="preserve"> </w:t>
      </w:r>
      <w:r>
        <w:rPr>
          <w:w w:val="105"/>
          <w:sz w:val="18"/>
        </w:rPr>
        <w:t xml:space="preserve">State  </w:t>
      </w:r>
      <w:r>
        <w:rPr>
          <w:spacing w:val="1"/>
          <w:w w:val="105"/>
          <w:sz w:val="18"/>
        </w:rPr>
        <w:t xml:space="preserve"> </w:t>
      </w:r>
      <w:r>
        <w:rPr>
          <w:w w:val="105"/>
          <w:sz w:val="18"/>
        </w:rPr>
        <w:t>Machines.</w:t>
      </w:r>
      <w:r>
        <w:rPr>
          <w:w w:val="105"/>
          <w:sz w:val="18"/>
        </w:rPr>
        <w:tab/>
        <w:t xml:space="preserve">In </w:t>
      </w:r>
      <w:r>
        <w:rPr>
          <w:rFonts w:ascii="Arial"/>
          <w:i/>
          <w:spacing w:val="-5"/>
          <w:w w:val="105"/>
          <w:sz w:val="18"/>
        </w:rPr>
        <w:t xml:space="preserve">Proceedings </w:t>
      </w:r>
      <w:r>
        <w:rPr>
          <w:rFonts w:ascii="Arial"/>
          <w:i/>
          <w:w w:val="105"/>
          <w:sz w:val="18"/>
        </w:rPr>
        <w:t xml:space="preserve">of 15th International Symposium on Object/Component/Service-Oriented </w:t>
      </w:r>
      <w:r>
        <w:rPr>
          <w:rFonts w:ascii="Arial"/>
          <w:i/>
          <w:spacing w:val="-3"/>
          <w:w w:val="105"/>
          <w:sz w:val="18"/>
        </w:rPr>
        <w:t xml:space="preserve">Real-Time </w:t>
      </w:r>
      <w:r>
        <w:rPr>
          <w:rFonts w:ascii="Arial"/>
          <w:i/>
          <w:w w:val="105"/>
          <w:sz w:val="18"/>
        </w:rPr>
        <w:t>Dis- tributed Computing</w:t>
      </w:r>
      <w:r>
        <w:rPr>
          <w:w w:val="105"/>
          <w:sz w:val="18"/>
        </w:rPr>
        <w:t xml:space="preserve">, Guangdong, China, </w:t>
      </w:r>
      <w:r>
        <w:rPr>
          <w:spacing w:val="12"/>
          <w:w w:val="105"/>
          <w:sz w:val="18"/>
        </w:rPr>
        <w:t xml:space="preserve"> </w:t>
      </w:r>
      <w:r>
        <w:rPr>
          <w:w w:val="105"/>
          <w:sz w:val="18"/>
        </w:rPr>
        <w:t>2012.</w:t>
      </w:r>
    </w:p>
    <w:p w14:paraId="1DACA6D1" w14:textId="77777777" w:rsidR="00B66BFA" w:rsidRDefault="0044141A">
      <w:pPr>
        <w:pStyle w:val="Corpsdetexte"/>
        <w:spacing w:before="144"/>
        <w:ind w:left="491" w:right="23" w:hanging="376"/>
      </w:pPr>
      <w:r>
        <w:rPr>
          <w:w w:val="110"/>
        </w:rPr>
        <w:t xml:space="preserve">[11]E. J. Chikofsky, J. H. Cross, and others. Reverse en- gineering and design recovery: A taxonomy. </w:t>
      </w:r>
      <w:r>
        <w:rPr>
          <w:rFonts w:ascii="Arial" w:hAnsi="Arial"/>
          <w:i/>
          <w:w w:val="110"/>
        </w:rPr>
        <w:t>Software, IEEE</w:t>
      </w:r>
      <w:r>
        <w:rPr>
          <w:w w:val="110"/>
        </w:rPr>
        <w:t>, 7(1):13–17, 1990.</w:t>
      </w:r>
    </w:p>
    <w:p w14:paraId="0388616B" w14:textId="77777777" w:rsidR="00B66BFA" w:rsidRDefault="0044141A">
      <w:pPr>
        <w:spacing w:before="146" w:line="242" w:lineRule="auto"/>
        <w:ind w:left="491" w:right="56" w:hanging="376"/>
        <w:rPr>
          <w:sz w:val="18"/>
        </w:rPr>
      </w:pPr>
      <w:r>
        <w:rPr>
          <w:w w:val="110"/>
          <w:sz w:val="18"/>
        </w:rPr>
        <w:t xml:space="preserve">[12]D. Cutting and J. Noppen. An Extensible Benchmark and Tooling for Comparing Reverse Engineering Ap- proaches. </w:t>
      </w:r>
      <w:r>
        <w:rPr>
          <w:rFonts w:ascii="Arial" w:hAnsi="Arial"/>
          <w:i/>
          <w:w w:val="110"/>
          <w:sz w:val="18"/>
        </w:rPr>
        <w:t xml:space="preserve">International Journal on </w:t>
      </w:r>
      <w:r>
        <w:rPr>
          <w:rFonts w:ascii="Arial" w:hAnsi="Arial"/>
          <w:i/>
          <w:spacing w:val="-3"/>
          <w:w w:val="110"/>
          <w:sz w:val="18"/>
        </w:rPr>
        <w:t xml:space="preserve">Advances </w:t>
      </w:r>
      <w:r>
        <w:rPr>
          <w:rFonts w:ascii="Arial" w:hAnsi="Arial"/>
          <w:i/>
          <w:w w:val="110"/>
          <w:sz w:val="18"/>
        </w:rPr>
        <w:t xml:space="preserve">in Soft- </w:t>
      </w:r>
      <w:r>
        <w:rPr>
          <w:rFonts w:ascii="Arial" w:hAnsi="Arial"/>
          <w:i/>
          <w:spacing w:val="-3"/>
          <w:w w:val="105"/>
          <w:sz w:val="18"/>
        </w:rPr>
        <w:t>ware</w:t>
      </w:r>
      <w:r>
        <w:rPr>
          <w:spacing w:val="-3"/>
          <w:w w:val="105"/>
          <w:sz w:val="18"/>
        </w:rPr>
        <w:t xml:space="preserve">, </w:t>
      </w:r>
      <w:r>
        <w:rPr>
          <w:w w:val="105"/>
          <w:sz w:val="18"/>
        </w:rPr>
        <w:t>8(1):115–124, 2015.</w:t>
      </w:r>
    </w:p>
    <w:p w14:paraId="220DFB69" w14:textId="77777777" w:rsidR="00B66BFA" w:rsidRDefault="0044141A">
      <w:pPr>
        <w:pStyle w:val="Corpsdetexte"/>
        <w:spacing w:before="144" w:line="242" w:lineRule="auto"/>
        <w:ind w:left="491" w:right="95" w:hanging="376"/>
      </w:pPr>
      <w:r>
        <w:rPr>
          <w:w w:val="110"/>
        </w:rPr>
        <w:t xml:space="preserve">[13]J. N. Foster, M. B. Greenwald, J. T. Moore,  B.  C. Pierce, and A. Schmitt. Combinators for bidirectional tree transformations: A linguistic approach to the view- update problem. </w:t>
      </w:r>
      <w:r>
        <w:rPr>
          <w:rFonts w:ascii="Arial"/>
          <w:i/>
          <w:w w:val="110"/>
        </w:rPr>
        <w:t>ACM Trans. Program. Lang. Syst.</w:t>
      </w:r>
      <w:r>
        <w:rPr>
          <w:w w:val="110"/>
        </w:rPr>
        <w:t>, 29(3), May 2007.</w:t>
      </w:r>
    </w:p>
    <w:p w14:paraId="0D72A973" w14:textId="77777777" w:rsidR="00B66BFA" w:rsidRDefault="00B66BFA">
      <w:pPr>
        <w:pStyle w:val="Corpsdetexte"/>
        <w:spacing w:before="3"/>
        <w:rPr>
          <w:sz w:val="15"/>
        </w:rPr>
      </w:pPr>
    </w:p>
    <w:p w14:paraId="02DB68C0" w14:textId="77777777" w:rsidR="00B66BFA" w:rsidRDefault="0044141A">
      <w:pPr>
        <w:tabs>
          <w:tab w:val="left" w:pos="1573"/>
        </w:tabs>
        <w:spacing w:line="194" w:lineRule="auto"/>
        <w:ind w:left="491" w:right="99" w:hanging="376"/>
        <w:rPr>
          <w:rFonts w:ascii="Arial" w:hAnsi="Arial"/>
          <w:i/>
          <w:sz w:val="18"/>
        </w:rPr>
      </w:pPr>
      <w:r>
        <w:rPr>
          <w:spacing w:val="-1"/>
          <w:w w:val="85"/>
          <w:sz w:val="18"/>
        </w:rPr>
        <w:t>[</w:t>
      </w:r>
      <w:r>
        <w:rPr>
          <w:w w:val="102"/>
          <w:sz w:val="18"/>
        </w:rPr>
        <w:t>14</w:t>
      </w:r>
      <w:r>
        <w:rPr>
          <w:w w:val="85"/>
          <w:sz w:val="18"/>
        </w:rPr>
        <w:t>]</w:t>
      </w:r>
      <w:r>
        <w:rPr>
          <w:w w:val="102"/>
          <w:sz w:val="18"/>
        </w:rPr>
        <w:t>S</w:t>
      </w:r>
      <w:r>
        <w:rPr>
          <w:w w:val="113"/>
          <w:sz w:val="18"/>
        </w:rPr>
        <w:t>.</w:t>
      </w:r>
      <w:r>
        <w:rPr>
          <w:sz w:val="18"/>
        </w:rPr>
        <w:t xml:space="preserve">  </w:t>
      </w:r>
      <w:r>
        <w:rPr>
          <w:spacing w:val="-9"/>
          <w:sz w:val="18"/>
        </w:rPr>
        <w:t xml:space="preserve"> </w:t>
      </w:r>
      <w:r>
        <w:rPr>
          <w:spacing w:val="-6"/>
          <w:w w:val="111"/>
          <w:sz w:val="18"/>
        </w:rPr>
        <w:t>G</w:t>
      </w:r>
      <w:r>
        <w:rPr>
          <w:spacing w:val="-87"/>
          <w:w w:val="153"/>
          <w:sz w:val="18"/>
        </w:rPr>
        <w:t>´</w:t>
      </w:r>
      <w:r>
        <w:rPr>
          <w:spacing w:val="-1"/>
          <w:w w:val="102"/>
          <w:sz w:val="18"/>
        </w:rPr>
        <w:t>e</w:t>
      </w:r>
      <w:r>
        <w:rPr>
          <w:w w:val="117"/>
          <w:sz w:val="18"/>
        </w:rPr>
        <w:t>ra</w:t>
      </w:r>
      <w:r>
        <w:rPr>
          <w:w w:val="116"/>
          <w:sz w:val="18"/>
        </w:rPr>
        <w:t>rd</w:t>
      </w:r>
      <w:r>
        <w:rPr>
          <w:w w:val="113"/>
          <w:sz w:val="18"/>
        </w:rPr>
        <w:t>.</w:t>
      </w:r>
      <w:r>
        <w:rPr>
          <w:sz w:val="18"/>
        </w:rPr>
        <w:tab/>
      </w:r>
      <w:r>
        <w:rPr>
          <w:w w:val="111"/>
          <w:sz w:val="18"/>
        </w:rPr>
        <w:t>On</w:t>
      </w:r>
      <w:r>
        <w:rPr>
          <w:spacing w:val="-1"/>
          <w:w w:val="102"/>
          <w:sz w:val="18"/>
        </w:rPr>
        <w:t>c</w:t>
      </w:r>
      <w:r>
        <w:rPr>
          <w:w w:val="102"/>
          <w:sz w:val="18"/>
        </w:rPr>
        <w:t>e</w:t>
      </w:r>
      <w:r>
        <w:rPr>
          <w:sz w:val="18"/>
        </w:rPr>
        <w:t xml:space="preserve">  </w:t>
      </w:r>
      <w:r>
        <w:rPr>
          <w:spacing w:val="-9"/>
          <w:sz w:val="18"/>
        </w:rPr>
        <w:t xml:space="preserve"> </w:t>
      </w:r>
      <w:r>
        <w:rPr>
          <w:w w:val="113"/>
          <w:sz w:val="18"/>
        </w:rPr>
        <w:t>u</w:t>
      </w:r>
      <w:r>
        <w:rPr>
          <w:spacing w:val="5"/>
          <w:w w:val="113"/>
          <w:sz w:val="18"/>
        </w:rPr>
        <w:t>p</w:t>
      </w:r>
      <w:r>
        <w:rPr>
          <w:w w:val="102"/>
          <w:sz w:val="18"/>
        </w:rPr>
        <w:t>o</w:t>
      </w:r>
      <w:r>
        <w:rPr>
          <w:w w:val="113"/>
          <w:sz w:val="18"/>
        </w:rPr>
        <w:t>n</w:t>
      </w:r>
      <w:r>
        <w:rPr>
          <w:sz w:val="18"/>
        </w:rPr>
        <w:t xml:space="preserve">  </w:t>
      </w:r>
      <w:r>
        <w:rPr>
          <w:spacing w:val="-9"/>
          <w:sz w:val="18"/>
        </w:rPr>
        <w:t xml:space="preserve"> </w:t>
      </w:r>
      <w:r>
        <w:rPr>
          <w:w w:val="115"/>
          <w:sz w:val="18"/>
        </w:rPr>
        <w:t>a</w:t>
      </w:r>
      <w:r>
        <w:rPr>
          <w:sz w:val="18"/>
        </w:rPr>
        <w:t xml:space="preserve">  </w:t>
      </w:r>
      <w:r>
        <w:rPr>
          <w:spacing w:val="-9"/>
          <w:sz w:val="18"/>
        </w:rPr>
        <w:t xml:space="preserve"> </w:t>
      </w:r>
      <w:r>
        <w:rPr>
          <w:w w:val="115"/>
          <w:sz w:val="18"/>
        </w:rPr>
        <w:t>T</w:t>
      </w:r>
      <w:r>
        <w:rPr>
          <w:spacing w:val="-1"/>
          <w:w w:val="115"/>
          <w:sz w:val="18"/>
        </w:rPr>
        <w:t>i</w:t>
      </w:r>
      <w:r>
        <w:rPr>
          <w:w w:val="108"/>
          <w:sz w:val="18"/>
        </w:rPr>
        <w:t>me,</w:t>
      </w:r>
      <w:r>
        <w:rPr>
          <w:sz w:val="18"/>
        </w:rPr>
        <w:t xml:space="preserve">  </w:t>
      </w:r>
      <w:r>
        <w:rPr>
          <w:spacing w:val="7"/>
          <w:sz w:val="18"/>
        </w:rPr>
        <w:t xml:space="preserve"> </w:t>
      </w:r>
      <w:r>
        <w:rPr>
          <w:w w:val="117"/>
          <w:sz w:val="18"/>
        </w:rPr>
        <w:t>Th</w:t>
      </w:r>
      <w:r>
        <w:rPr>
          <w:w w:val="107"/>
          <w:sz w:val="18"/>
        </w:rPr>
        <w:t>ere</w:t>
      </w:r>
      <w:r>
        <w:rPr>
          <w:sz w:val="18"/>
        </w:rPr>
        <w:t xml:space="preserve">  </w:t>
      </w:r>
      <w:r>
        <w:rPr>
          <w:spacing w:val="-9"/>
          <w:sz w:val="18"/>
        </w:rPr>
        <w:t xml:space="preserve"> </w:t>
      </w:r>
      <w:r>
        <w:rPr>
          <w:spacing w:val="-16"/>
          <w:w w:val="111"/>
          <w:sz w:val="18"/>
        </w:rPr>
        <w:t>W</w:t>
      </w:r>
      <w:r>
        <w:rPr>
          <w:w w:val="115"/>
          <w:sz w:val="18"/>
        </w:rPr>
        <w:t>a</w:t>
      </w:r>
      <w:r>
        <w:rPr>
          <w:w w:val="103"/>
          <w:sz w:val="18"/>
        </w:rPr>
        <w:t>s</w:t>
      </w:r>
      <w:r>
        <w:rPr>
          <w:sz w:val="18"/>
        </w:rPr>
        <w:t xml:space="preserve">  </w:t>
      </w:r>
      <w:r>
        <w:rPr>
          <w:spacing w:val="-9"/>
          <w:sz w:val="18"/>
        </w:rPr>
        <w:t xml:space="preserve"> </w:t>
      </w:r>
      <w:r>
        <w:rPr>
          <w:spacing w:val="-5"/>
          <w:w w:val="125"/>
          <w:sz w:val="18"/>
        </w:rPr>
        <w:t>P</w:t>
      </w:r>
      <w:r>
        <w:rPr>
          <w:w w:val="115"/>
          <w:sz w:val="18"/>
        </w:rPr>
        <w:t>a</w:t>
      </w:r>
      <w:r>
        <w:rPr>
          <w:w w:val="102"/>
          <w:sz w:val="18"/>
        </w:rPr>
        <w:t xml:space="preserve">- </w:t>
      </w:r>
      <w:r>
        <w:rPr>
          <w:spacing w:val="-6"/>
          <w:w w:val="113"/>
          <w:sz w:val="18"/>
        </w:rPr>
        <w:t>p</w:t>
      </w:r>
      <w:r>
        <w:rPr>
          <w:w w:val="113"/>
          <w:sz w:val="18"/>
        </w:rPr>
        <w:t>yr</w:t>
      </w:r>
      <w:r>
        <w:rPr>
          <w:spacing w:val="-1"/>
          <w:w w:val="113"/>
          <w:sz w:val="18"/>
        </w:rPr>
        <w:t>u</w:t>
      </w:r>
      <w:r>
        <w:rPr>
          <w:spacing w:val="-1"/>
          <w:w w:val="103"/>
          <w:sz w:val="18"/>
        </w:rPr>
        <w:t>s</w:t>
      </w:r>
      <w:r>
        <w:rPr>
          <w:spacing w:val="-93"/>
          <w:w w:val="115"/>
          <w:sz w:val="18"/>
        </w:rPr>
        <w:t>a</w:t>
      </w:r>
      <w:r>
        <w:rPr>
          <w:w w:val="153"/>
          <w:sz w:val="18"/>
        </w:rPr>
        <w:t>ˆ</w:t>
      </w:r>
      <w:r>
        <w:rPr>
          <w:spacing w:val="-115"/>
          <w:w w:val="106"/>
          <w:sz w:val="18"/>
        </w:rPr>
        <w:t>A</w:t>
      </w:r>
      <w:r>
        <w:rPr>
          <w:w w:val="153"/>
          <w:position w:val="5"/>
          <w:sz w:val="18"/>
        </w:rPr>
        <w:t>˘</w:t>
      </w:r>
      <w:r>
        <w:rPr>
          <w:spacing w:val="-23"/>
          <w:position w:val="5"/>
          <w:sz w:val="18"/>
        </w:rPr>
        <w:t xml:space="preserve"> </w:t>
      </w:r>
      <w:r>
        <w:rPr>
          <w:spacing w:val="-62"/>
          <w:w w:val="102"/>
          <w:sz w:val="18"/>
        </w:rPr>
        <w:t>e</w:t>
      </w:r>
      <w:r>
        <w:rPr>
          <w:rFonts w:ascii="Verdana" w:hAnsi="Verdana"/>
          <w:i/>
          <w:w w:val="64"/>
          <w:position w:val="-6"/>
          <w:sz w:val="14"/>
        </w:rPr>
        <w:t>‹</w:t>
      </w:r>
      <w:r>
        <w:rPr>
          <w:rFonts w:ascii="Verdana" w:hAnsi="Verdana"/>
          <w:i/>
          <w:spacing w:val="-29"/>
          <w:position w:val="-6"/>
          <w:sz w:val="14"/>
        </w:rPr>
        <w:t xml:space="preserve"> </w:t>
      </w:r>
      <w:r>
        <w:rPr>
          <w:w w:val="113"/>
          <w:sz w:val="18"/>
        </w:rPr>
        <w:t>.</w:t>
      </w:r>
      <w:r>
        <w:rPr>
          <w:sz w:val="18"/>
        </w:rPr>
        <w:t xml:space="preserve"> </w:t>
      </w:r>
      <w:r>
        <w:rPr>
          <w:spacing w:val="6"/>
          <w:sz w:val="18"/>
        </w:rPr>
        <w:t xml:space="preserve"> </w:t>
      </w:r>
      <w:r>
        <w:rPr>
          <w:w w:val="110"/>
          <w:sz w:val="18"/>
        </w:rPr>
        <w:t>I</w:t>
      </w:r>
      <w:r>
        <w:rPr>
          <w:w w:val="113"/>
          <w:sz w:val="18"/>
        </w:rPr>
        <w:t>n</w:t>
      </w:r>
      <w:r>
        <w:rPr>
          <w:spacing w:val="21"/>
          <w:sz w:val="18"/>
        </w:rPr>
        <w:t xml:space="preserve"> </w:t>
      </w:r>
      <w:r>
        <w:rPr>
          <w:rFonts w:ascii="Arial" w:hAnsi="Arial"/>
          <w:i/>
          <w:w w:val="112"/>
          <w:sz w:val="18"/>
        </w:rPr>
        <w:t>P</w:t>
      </w:r>
      <w:r>
        <w:rPr>
          <w:rFonts w:ascii="Arial" w:hAnsi="Arial"/>
          <w:i/>
          <w:spacing w:val="-10"/>
          <w:w w:val="112"/>
          <w:sz w:val="18"/>
        </w:rPr>
        <w:t>r</w:t>
      </w:r>
      <w:r>
        <w:rPr>
          <w:rFonts w:ascii="Arial" w:hAnsi="Arial"/>
          <w:i/>
          <w:spacing w:val="-10"/>
          <w:w w:val="93"/>
          <w:sz w:val="18"/>
        </w:rPr>
        <w:t>o</w:t>
      </w:r>
      <w:r>
        <w:rPr>
          <w:rFonts w:ascii="Arial" w:hAnsi="Arial"/>
          <w:i/>
          <w:spacing w:val="-10"/>
          <w:w w:val="94"/>
          <w:sz w:val="18"/>
        </w:rPr>
        <w:t>c</w:t>
      </w:r>
      <w:r>
        <w:rPr>
          <w:rFonts w:ascii="Arial" w:hAnsi="Arial"/>
          <w:i/>
          <w:spacing w:val="-10"/>
          <w:w w:val="84"/>
          <w:sz w:val="18"/>
        </w:rPr>
        <w:t>ee</w:t>
      </w:r>
      <w:r>
        <w:rPr>
          <w:rFonts w:ascii="Arial" w:hAnsi="Arial"/>
          <w:i/>
          <w:w w:val="107"/>
          <w:sz w:val="18"/>
        </w:rPr>
        <w:t>d</w:t>
      </w:r>
      <w:r>
        <w:rPr>
          <w:rFonts w:ascii="Arial" w:hAnsi="Arial"/>
          <w:i/>
          <w:spacing w:val="-1"/>
          <w:w w:val="107"/>
          <w:sz w:val="18"/>
        </w:rPr>
        <w:t>i</w:t>
      </w:r>
      <w:r>
        <w:rPr>
          <w:rFonts w:ascii="Arial" w:hAnsi="Arial"/>
          <w:i/>
          <w:w w:val="90"/>
          <w:sz w:val="18"/>
        </w:rPr>
        <w:t>ngs</w:t>
      </w:r>
      <w:r>
        <w:rPr>
          <w:rFonts w:ascii="Arial" w:hAnsi="Arial"/>
          <w:i/>
          <w:spacing w:val="20"/>
          <w:sz w:val="18"/>
        </w:rPr>
        <w:t xml:space="preserve"> </w:t>
      </w:r>
      <w:r>
        <w:rPr>
          <w:rFonts w:ascii="Arial" w:hAnsi="Arial"/>
          <w:i/>
          <w:spacing w:val="-1"/>
          <w:w w:val="93"/>
          <w:sz w:val="18"/>
        </w:rPr>
        <w:t>o</w:t>
      </w:r>
      <w:r>
        <w:rPr>
          <w:rFonts w:ascii="Arial" w:hAnsi="Arial"/>
          <w:i/>
          <w:w w:val="112"/>
          <w:sz w:val="18"/>
        </w:rPr>
        <w:t>f</w:t>
      </w:r>
      <w:r>
        <w:rPr>
          <w:rFonts w:ascii="Arial" w:hAnsi="Arial"/>
          <w:i/>
          <w:spacing w:val="20"/>
          <w:sz w:val="18"/>
        </w:rPr>
        <w:t xml:space="preserve"> </w:t>
      </w:r>
      <w:r>
        <w:rPr>
          <w:rFonts w:ascii="Arial" w:hAnsi="Arial"/>
          <w:i/>
          <w:spacing w:val="-1"/>
          <w:w w:val="93"/>
          <w:sz w:val="18"/>
        </w:rPr>
        <w:t>3</w:t>
      </w:r>
      <w:r>
        <w:rPr>
          <w:rFonts w:ascii="Arial" w:hAnsi="Arial"/>
          <w:i/>
          <w:spacing w:val="-10"/>
          <w:w w:val="129"/>
          <w:sz w:val="18"/>
        </w:rPr>
        <w:t>r</w:t>
      </w:r>
      <w:r>
        <w:rPr>
          <w:rFonts w:ascii="Arial" w:hAnsi="Arial"/>
          <w:i/>
          <w:w w:val="93"/>
          <w:sz w:val="18"/>
        </w:rPr>
        <w:t>d</w:t>
      </w:r>
      <w:r>
        <w:rPr>
          <w:rFonts w:ascii="Arial" w:hAnsi="Arial"/>
          <w:i/>
          <w:spacing w:val="20"/>
          <w:sz w:val="18"/>
        </w:rPr>
        <w:t xml:space="preserve"> </w:t>
      </w:r>
      <w:r>
        <w:rPr>
          <w:rFonts w:ascii="Arial" w:hAnsi="Arial"/>
          <w:i/>
          <w:spacing w:val="-1"/>
          <w:w w:val="141"/>
          <w:sz w:val="18"/>
        </w:rPr>
        <w:t>I</w:t>
      </w:r>
      <w:r>
        <w:rPr>
          <w:rFonts w:ascii="Arial" w:hAnsi="Arial"/>
          <w:i/>
          <w:w w:val="105"/>
          <w:sz w:val="18"/>
        </w:rPr>
        <w:t>nte</w:t>
      </w:r>
      <w:r>
        <w:rPr>
          <w:rFonts w:ascii="Arial" w:hAnsi="Arial"/>
          <w:i/>
          <w:spacing w:val="-1"/>
          <w:w w:val="105"/>
          <w:sz w:val="18"/>
        </w:rPr>
        <w:t>r</w:t>
      </w:r>
      <w:r>
        <w:rPr>
          <w:rFonts w:ascii="Arial" w:hAnsi="Arial"/>
          <w:i/>
          <w:w w:val="98"/>
          <w:sz w:val="18"/>
        </w:rPr>
        <w:t>n</w:t>
      </w:r>
      <w:r>
        <w:rPr>
          <w:rFonts w:ascii="Arial" w:hAnsi="Arial"/>
          <w:i/>
          <w:spacing w:val="-1"/>
          <w:w w:val="98"/>
          <w:sz w:val="18"/>
        </w:rPr>
        <w:t>a</w:t>
      </w:r>
      <w:r>
        <w:rPr>
          <w:rFonts w:ascii="Arial" w:hAnsi="Arial"/>
          <w:i/>
          <w:w w:val="130"/>
          <w:sz w:val="18"/>
        </w:rPr>
        <w:t>t</w:t>
      </w:r>
      <w:r>
        <w:rPr>
          <w:rFonts w:ascii="Arial" w:hAnsi="Arial"/>
          <w:i/>
          <w:spacing w:val="-1"/>
          <w:w w:val="130"/>
          <w:sz w:val="18"/>
        </w:rPr>
        <w:t>i</w:t>
      </w:r>
      <w:r>
        <w:rPr>
          <w:rFonts w:ascii="Arial" w:hAnsi="Arial"/>
          <w:i/>
          <w:spacing w:val="-1"/>
          <w:w w:val="93"/>
          <w:sz w:val="18"/>
        </w:rPr>
        <w:t>o</w:t>
      </w:r>
      <w:r>
        <w:rPr>
          <w:rFonts w:ascii="Arial" w:hAnsi="Arial"/>
          <w:i/>
          <w:w w:val="98"/>
          <w:sz w:val="18"/>
        </w:rPr>
        <w:t>n</w:t>
      </w:r>
      <w:r>
        <w:rPr>
          <w:rFonts w:ascii="Arial" w:hAnsi="Arial"/>
          <w:i/>
          <w:spacing w:val="-1"/>
          <w:w w:val="98"/>
          <w:sz w:val="18"/>
        </w:rPr>
        <w:t>a</w:t>
      </w:r>
      <w:r>
        <w:rPr>
          <w:rFonts w:ascii="Arial" w:hAnsi="Arial"/>
          <w:i/>
          <w:w w:val="117"/>
          <w:sz w:val="18"/>
        </w:rPr>
        <w:t>l</w:t>
      </w:r>
      <w:r>
        <w:rPr>
          <w:rFonts w:ascii="Arial" w:hAnsi="Arial"/>
          <w:i/>
          <w:spacing w:val="20"/>
          <w:sz w:val="18"/>
        </w:rPr>
        <w:t xml:space="preserve"> </w:t>
      </w:r>
      <w:r>
        <w:rPr>
          <w:rFonts w:ascii="Arial" w:hAnsi="Arial"/>
          <w:i/>
          <w:spacing w:val="-1"/>
          <w:w w:val="101"/>
          <w:sz w:val="18"/>
        </w:rPr>
        <w:t>C</w:t>
      </w:r>
      <w:r>
        <w:rPr>
          <w:rFonts w:ascii="Arial" w:hAnsi="Arial"/>
          <w:i/>
          <w:spacing w:val="-1"/>
          <w:w w:val="93"/>
          <w:sz w:val="18"/>
        </w:rPr>
        <w:t>o</w:t>
      </w:r>
      <w:r>
        <w:rPr>
          <w:rFonts w:ascii="Arial" w:hAnsi="Arial"/>
          <w:i/>
          <w:w w:val="106"/>
          <w:sz w:val="18"/>
        </w:rPr>
        <w:t>n</w:t>
      </w:r>
      <w:r>
        <w:rPr>
          <w:rFonts w:ascii="Arial" w:hAnsi="Arial"/>
          <w:i/>
          <w:spacing w:val="-1"/>
          <w:w w:val="106"/>
          <w:sz w:val="18"/>
        </w:rPr>
        <w:t>f</w:t>
      </w:r>
      <w:r>
        <w:rPr>
          <w:rFonts w:ascii="Arial" w:hAnsi="Arial"/>
          <w:i/>
          <w:w w:val="101"/>
          <w:sz w:val="18"/>
        </w:rPr>
        <w:t>er</w:t>
      </w:r>
      <w:r>
        <w:rPr>
          <w:rFonts w:ascii="Arial" w:hAnsi="Arial"/>
          <w:i/>
          <w:w w:val="109"/>
          <w:sz w:val="18"/>
        </w:rPr>
        <w:t xml:space="preserve">- </w:t>
      </w:r>
      <w:r>
        <w:rPr>
          <w:rFonts w:ascii="Arial" w:hAnsi="Arial"/>
          <w:i/>
          <w:spacing w:val="-3"/>
          <w:sz w:val="18"/>
        </w:rPr>
        <w:t>ence</w:t>
      </w:r>
      <w:r>
        <w:rPr>
          <w:rFonts w:ascii="Arial" w:hAnsi="Arial"/>
          <w:i/>
          <w:spacing w:val="-9"/>
          <w:sz w:val="18"/>
        </w:rPr>
        <w:t xml:space="preserve"> </w:t>
      </w:r>
      <w:r>
        <w:rPr>
          <w:rFonts w:ascii="Arial" w:hAnsi="Arial"/>
          <w:i/>
          <w:sz w:val="18"/>
        </w:rPr>
        <w:t>on</w:t>
      </w:r>
      <w:r>
        <w:rPr>
          <w:rFonts w:ascii="Arial" w:hAnsi="Arial"/>
          <w:i/>
          <w:spacing w:val="-9"/>
          <w:sz w:val="18"/>
        </w:rPr>
        <w:t xml:space="preserve"> </w:t>
      </w:r>
      <w:r>
        <w:rPr>
          <w:rFonts w:ascii="Arial" w:hAnsi="Arial"/>
          <w:i/>
          <w:sz w:val="18"/>
        </w:rPr>
        <w:t>Model-Driven</w:t>
      </w:r>
      <w:r>
        <w:rPr>
          <w:rFonts w:ascii="Arial" w:hAnsi="Arial"/>
          <w:i/>
          <w:spacing w:val="-9"/>
          <w:sz w:val="18"/>
        </w:rPr>
        <w:t xml:space="preserve"> </w:t>
      </w:r>
      <w:r>
        <w:rPr>
          <w:rFonts w:ascii="Arial" w:hAnsi="Arial"/>
          <w:i/>
          <w:sz w:val="18"/>
        </w:rPr>
        <w:t>Engineering</w:t>
      </w:r>
      <w:r>
        <w:rPr>
          <w:rFonts w:ascii="Arial" w:hAnsi="Arial"/>
          <w:i/>
          <w:spacing w:val="-9"/>
          <w:sz w:val="18"/>
        </w:rPr>
        <w:t xml:space="preserve"> </w:t>
      </w:r>
      <w:r>
        <w:rPr>
          <w:rFonts w:ascii="Arial" w:hAnsi="Arial"/>
          <w:i/>
          <w:sz w:val="18"/>
        </w:rPr>
        <w:t>and</w:t>
      </w:r>
      <w:r>
        <w:rPr>
          <w:rFonts w:ascii="Arial" w:hAnsi="Arial"/>
          <w:i/>
          <w:spacing w:val="-9"/>
          <w:sz w:val="18"/>
        </w:rPr>
        <w:t xml:space="preserve"> </w:t>
      </w:r>
      <w:r>
        <w:rPr>
          <w:rFonts w:ascii="Arial" w:hAnsi="Arial"/>
          <w:i/>
          <w:sz w:val="18"/>
        </w:rPr>
        <w:t>Software</w:t>
      </w:r>
      <w:r>
        <w:rPr>
          <w:rFonts w:ascii="Arial" w:hAnsi="Arial"/>
          <w:i/>
          <w:spacing w:val="-9"/>
          <w:sz w:val="18"/>
        </w:rPr>
        <w:t xml:space="preserve"> </w:t>
      </w:r>
      <w:r>
        <w:rPr>
          <w:rFonts w:ascii="Arial" w:hAnsi="Arial"/>
          <w:i/>
          <w:sz w:val="18"/>
        </w:rPr>
        <w:t>Devel-</w:t>
      </w:r>
    </w:p>
    <w:p w14:paraId="364E3FEA" w14:textId="77777777" w:rsidR="00B66BFA" w:rsidRDefault="0044141A">
      <w:pPr>
        <w:pStyle w:val="Corpsdetexte"/>
        <w:spacing w:before="9"/>
        <w:ind w:left="491"/>
        <w:jc w:val="both"/>
      </w:pPr>
      <w:r>
        <w:rPr>
          <w:rFonts w:ascii="Arial"/>
          <w:i/>
          <w:w w:val="110"/>
        </w:rPr>
        <w:t>opment</w:t>
      </w:r>
      <w:r>
        <w:rPr>
          <w:w w:val="110"/>
        </w:rPr>
        <w:t>, Montreal, Canada, 2015.</w:t>
      </w:r>
    </w:p>
    <w:p w14:paraId="72F6D201" w14:textId="77777777" w:rsidR="00B66BFA" w:rsidRDefault="0044141A">
      <w:pPr>
        <w:spacing w:before="146" w:line="242" w:lineRule="auto"/>
        <w:ind w:left="491" w:right="99" w:hanging="376"/>
        <w:rPr>
          <w:sz w:val="18"/>
        </w:rPr>
      </w:pPr>
      <w:r>
        <w:rPr>
          <w:w w:val="105"/>
          <w:sz w:val="18"/>
        </w:rPr>
        <w:t xml:space="preserve">[15]H. Giese and R. </w:t>
      </w:r>
      <w:r>
        <w:rPr>
          <w:spacing w:val="-3"/>
          <w:w w:val="105"/>
          <w:sz w:val="18"/>
        </w:rPr>
        <w:t xml:space="preserve">Wagner. </w:t>
      </w:r>
      <w:r>
        <w:rPr>
          <w:w w:val="105"/>
          <w:sz w:val="18"/>
        </w:rPr>
        <w:t xml:space="preserve">Incremental Model Synchro- nization with </w:t>
      </w:r>
      <w:r>
        <w:rPr>
          <w:spacing w:val="-3"/>
          <w:w w:val="105"/>
          <w:sz w:val="18"/>
        </w:rPr>
        <w:t xml:space="preserve">Triple  </w:t>
      </w:r>
      <w:r>
        <w:rPr>
          <w:w w:val="105"/>
          <w:sz w:val="18"/>
        </w:rPr>
        <w:t xml:space="preserve">Graph Grammars.  In </w:t>
      </w:r>
      <w:r>
        <w:rPr>
          <w:rFonts w:ascii="Arial"/>
          <w:i/>
          <w:spacing w:val="-5"/>
          <w:w w:val="105"/>
          <w:sz w:val="18"/>
        </w:rPr>
        <w:t xml:space="preserve">Proceedings  </w:t>
      </w:r>
      <w:r>
        <w:rPr>
          <w:rFonts w:ascii="Arial"/>
          <w:i/>
          <w:w w:val="105"/>
          <w:sz w:val="18"/>
        </w:rPr>
        <w:t>of</w:t>
      </w:r>
      <w:r>
        <w:rPr>
          <w:rFonts w:ascii="Arial"/>
          <w:i/>
          <w:spacing w:val="-23"/>
          <w:w w:val="105"/>
          <w:sz w:val="18"/>
        </w:rPr>
        <w:t xml:space="preserve"> </w:t>
      </w:r>
      <w:r>
        <w:rPr>
          <w:rFonts w:ascii="Arial"/>
          <w:i/>
          <w:w w:val="105"/>
          <w:sz w:val="18"/>
        </w:rPr>
        <w:t>the</w:t>
      </w:r>
      <w:r>
        <w:rPr>
          <w:rFonts w:ascii="Arial"/>
          <w:i/>
          <w:spacing w:val="-23"/>
          <w:w w:val="105"/>
          <w:sz w:val="18"/>
        </w:rPr>
        <w:t xml:space="preserve"> </w:t>
      </w:r>
      <w:r>
        <w:rPr>
          <w:rFonts w:ascii="Arial"/>
          <w:i/>
          <w:w w:val="105"/>
          <w:sz w:val="18"/>
        </w:rPr>
        <w:t>9th</w:t>
      </w:r>
      <w:r>
        <w:rPr>
          <w:rFonts w:ascii="Arial"/>
          <w:i/>
          <w:spacing w:val="-23"/>
          <w:w w:val="105"/>
          <w:sz w:val="18"/>
        </w:rPr>
        <w:t xml:space="preserve"> </w:t>
      </w:r>
      <w:r>
        <w:rPr>
          <w:rFonts w:ascii="Arial"/>
          <w:i/>
          <w:w w:val="105"/>
          <w:sz w:val="18"/>
        </w:rPr>
        <w:t>international</w:t>
      </w:r>
      <w:r>
        <w:rPr>
          <w:rFonts w:ascii="Arial"/>
          <w:i/>
          <w:spacing w:val="-23"/>
          <w:w w:val="105"/>
          <w:sz w:val="18"/>
        </w:rPr>
        <w:t xml:space="preserve"> </w:t>
      </w:r>
      <w:r>
        <w:rPr>
          <w:rFonts w:ascii="Arial"/>
          <w:i/>
          <w:spacing w:val="-4"/>
          <w:w w:val="105"/>
          <w:sz w:val="18"/>
        </w:rPr>
        <w:t>conference</w:t>
      </w:r>
      <w:r>
        <w:rPr>
          <w:rFonts w:ascii="Arial"/>
          <w:i/>
          <w:spacing w:val="-23"/>
          <w:w w:val="105"/>
          <w:sz w:val="18"/>
        </w:rPr>
        <w:t xml:space="preserve"> </w:t>
      </w:r>
      <w:r>
        <w:rPr>
          <w:rFonts w:ascii="Arial"/>
          <w:i/>
          <w:w w:val="105"/>
          <w:sz w:val="18"/>
        </w:rPr>
        <w:t>on</w:t>
      </w:r>
      <w:r>
        <w:rPr>
          <w:rFonts w:ascii="Arial"/>
          <w:i/>
          <w:spacing w:val="-23"/>
          <w:w w:val="105"/>
          <w:sz w:val="18"/>
        </w:rPr>
        <w:t xml:space="preserve"> </w:t>
      </w:r>
      <w:r>
        <w:rPr>
          <w:rFonts w:ascii="Arial"/>
          <w:i/>
          <w:spacing w:val="-3"/>
          <w:w w:val="105"/>
          <w:sz w:val="18"/>
        </w:rPr>
        <w:t>Model</w:t>
      </w:r>
      <w:r>
        <w:rPr>
          <w:rFonts w:ascii="Arial"/>
          <w:i/>
          <w:spacing w:val="-23"/>
          <w:w w:val="105"/>
          <w:sz w:val="18"/>
        </w:rPr>
        <w:t xml:space="preserve"> </w:t>
      </w:r>
      <w:r>
        <w:rPr>
          <w:rFonts w:ascii="Arial"/>
          <w:i/>
          <w:w w:val="105"/>
          <w:sz w:val="18"/>
        </w:rPr>
        <w:t>Driven</w:t>
      </w:r>
      <w:r>
        <w:rPr>
          <w:rFonts w:ascii="Arial"/>
          <w:i/>
          <w:spacing w:val="-23"/>
          <w:w w:val="105"/>
          <w:sz w:val="18"/>
        </w:rPr>
        <w:t xml:space="preserve"> </w:t>
      </w:r>
      <w:r>
        <w:rPr>
          <w:rFonts w:ascii="Arial"/>
          <w:i/>
          <w:w w:val="105"/>
          <w:sz w:val="18"/>
        </w:rPr>
        <w:t>En- gineering</w:t>
      </w:r>
      <w:r>
        <w:rPr>
          <w:rFonts w:ascii="Arial"/>
          <w:i/>
          <w:spacing w:val="-25"/>
          <w:w w:val="105"/>
          <w:sz w:val="18"/>
        </w:rPr>
        <w:t xml:space="preserve"> </w:t>
      </w:r>
      <w:r>
        <w:rPr>
          <w:rFonts w:ascii="Arial"/>
          <w:i/>
          <w:w w:val="105"/>
          <w:sz w:val="18"/>
        </w:rPr>
        <w:t>Languages</w:t>
      </w:r>
      <w:r>
        <w:rPr>
          <w:rFonts w:ascii="Arial"/>
          <w:i/>
          <w:spacing w:val="-25"/>
          <w:w w:val="105"/>
          <w:sz w:val="18"/>
        </w:rPr>
        <w:t xml:space="preserve"> </w:t>
      </w:r>
      <w:r>
        <w:rPr>
          <w:rFonts w:ascii="Arial"/>
          <w:i/>
          <w:w w:val="105"/>
          <w:sz w:val="18"/>
        </w:rPr>
        <w:t>and</w:t>
      </w:r>
      <w:r>
        <w:rPr>
          <w:rFonts w:ascii="Arial"/>
          <w:i/>
          <w:spacing w:val="-25"/>
          <w:w w:val="105"/>
          <w:sz w:val="18"/>
        </w:rPr>
        <w:t xml:space="preserve"> </w:t>
      </w:r>
      <w:r>
        <w:rPr>
          <w:rFonts w:ascii="Arial"/>
          <w:i/>
          <w:w w:val="105"/>
          <w:sz w:val="18"/>
        </w:rPr>
        <w:t>Systems</w:t>
      </w:r>
      <w:r>
        <w:rPr>
          <w:w w:val="105"/>
          <w:sz w:val="18"/>
        </w:rPr>
        <w:t>,</w:t>
      </w:r>
      <w:r>
        <w:rPr>
          <w:spacing w:val="-22"/>
          <w:w w:val="105"/>
          <w:sz w:val="18"/>
        </w:rPr>
        <w:t xml:space="preserve"> </w:t>
      </w:r>
      <w:r>
        <w:rPr>
          <w:spacing w:val="-3"/>
          <w:w w:val="105"/>
          <w:sz w:val="18"/>
        </w:rPr>
        <w:t>Genova,</w:t>
      </w:r>
      <w:r>
        <w:rPr>
          <w:spacing w:val="-22"/>
          <w:w w:val="105"/>
          <w:sz w:val="18"/>
        </w:rPr>
        <w:t xml:space="preserve"> </w:t>
      </w:r>
      <w:r>
        <w:rPr>
          <w:spacing w:val="-3"/>
          <w:w w:val="105"/>
          <w:sz w:val="18"/>
        </w:rPr>
        <w:t>Italy,</w:t>
      </w:r>
      <w:r>
        <w:rPr>
          <w:spacing w:val="-22"/>
          <w:w w:val="105"/>
          <w:sz w:val="18"/>
        </w:rPr>
        <w:t xml:space="preserve"> </w:t>
      </w:r>
      <w:r>
        <w:rPr>
          <w:w w:val="105"/>
          <w:sz w:val="18"/>
        </w:rPr>
        <w:t>2006.</w:t>
      </w:r>
    </w:p>
    <w:p w14:paraId="01E36F4C" w14:textId="77777777" w:rsidR="00B66BFA" w:rsidRDefault="00B66BFA">
      <w:pPr>
        <w:spacing w:line="242" w:lineRule="auto"/>
        <w:rPr>
          <w:sz w:val="18"/>
        </w:rPr>
        <w:sectPr w:rsidR="00B66BFA">
          <w:pgSz w:w="12240" w:h="15840"/>
          <w:pgMar w:top="1060" w:right="1020" w:bottom="280" w:left="960" w:header="720" w:footer="720" w:gutter="0"/>
          <w:cols w:num="2" w:space="720" w:equalWidth="0">
            <w:col w:w="5125" w:space="135"/>
            <w:col w:w="5000"/>
          </w:cols>
        </w:sectPr>
      </w:pPr>
    </w:p>
    <w:p w14:paraId="0D315EB3" w14:textId="77777777" w:rsidR="00B66BFA" w:rsidRDefault="0044141A">
      <w:pPr>
        <w:pStyle w:val="Corpsdetexte"/>
        <w:spacing w:before="47" w:line="242" w:lineRule="auto"/>
        <w:ind w:left="491" w:right="-9" w:hanging="376"/>
      </w:pPr>
      <w:r>
        <w:rPr>
          <w:w w:val="110"/>
        </w:rPr>
        <w:lastRenderedPageBreak/>
        <w:t>[16]M. R. C. Hafeez Osman. Correctness and Completeness of</w:t>
      </w:r>
      <w:r>
        <w:rPr>
          <w:spacing w:val="-18"/>
          <w:w w:val="110"/>
        </w:rPr>
        <w:t xml:space="preserve"> </w:t>
      </w:r>
      <w:r>
        <w:rPr>
          <w:w w:val="110"/>
        </w:rPr>
        <w:t>CASE</w:t>
      </w:r>
      <w:r>
        <w:rPr>
          <w:spacing w:val="-18"/>
          <w:w w:val="110"/>
        </w:rPr>
        <w:t xml:space="preserve"> </w:t>
      </w:r>
      <w:r>
        <w:rPr>
          <w:spacing w:val="-3"/>
          <w:w w:val="110"/>
        </w:rPr>
        <w:t>Tools</w:t>
      </w:r>
      <w:r>
        <w:rPr>
          <w:spacing w:val="-18"/>
          <w:w w:val="110"/>
        </w:rPr>
        <w:t xml:space="preserve"> </w:t>
      </w:r>
      <w:r>
        <w:rPr>
          <w:w w:val="110"/>
        </w:rPr>
        <w:t>in</w:t>
      </w:r>
      <w:r>
        <w:rPr>
          <w:spacing w:val="-18"/>
          <w:w w:val="110"/>
        </w:rPr>
        <w:t xml:space="preserve"> </w:t>
      </w:r>
      <w:r>
        <w:rPr>
          <w:w w:val="110"/>
        </w:rPr>
        <w:t>Reverse</w:t>
      </w:r>
      <w:r>
        <w:rPr>
          <w:spacing w:val="-18"/>
          <w:w w:val="110"/>
        </w:rPr>
        <w:t xml:space="preserve"> </w:t>
      </w:r>
      <w:r>
        <w:rPr>
          <w:w w:val="110"/>
        </w:rPr>
        <w:t>Engineering</w:t>
      </w:r>
      <w:r>
        <w:rPr>
          <w:spacing w:val="-18"/>
          <w:w w:val="110"/>
        </w:rPr>
        <w:t xml:space="preserve"> </w:t>
      </w:r>
      <w:r>
        <w:rPr>
          <w:w w:val="110"/>
        </w:rPr>
        <w:t>Source</w:t>
      </w:r>
      <w:r>
        <w:rPr>
          <w:spacing w:val="-18"/>
          <w:w w:val="110"/>
        </w:rPr>
        <w:t xml:space="preserve"> </w:t>
      </w:r>
      <w:r>
        <w:rPr>
          <w:w w:val="110"/>
        </w:rPr>
        <w:t>Code</w:t>
      </w:r>
      <w:r>
        <w:rPr>
          <w:spacing w:val="-18"/>
          <w:w w:val="110"/>
        </w:rPr>
        <w:t xml:space="preserve"> </w:t>
      </w:r>
      <w:r>
        <w:rPr>
          <w:w w:val="110"/>
        </w:rPr>
        <w:t>into UML</w:t>
      </w:r>
      <w:r>
        <w:rPr>
          <w:spacing w:val="-19"/>
          <w:w w:val="110"/>
        </w:rPr>
        <w:t xml:space="preserve"> </w:t>
      </w:r>
      <w:r>
        <w:rPr>
          <w:w w:val="110"/>
        </w:rPr>
        <w:t>Model.</w:t>
      </w:r>
      <w:r>
        <w:rPr>
          <w:spacing w:val="-3"/>
          <w:w w:val="110"/>
        </w:rPr>
        <w:t xml:space="preserve"> </w:t>
      </w:r>
      <w:r>
        <w:rPr>
          <w:rFonts w:ascii="Arial" w:hAnsi="Arial"/>
          <w:i/>
          <w:w w:val="110"/>
        </w:rPr>
        <w:t>GSTF</w:t>
      </w:r>
      <w:r>
        <w:rPr>
          <w:rFonts w:ascii="Arial" w:hAnsi="Arial"/>
          <w:i/>
          <w:spacing w:val="-23"/>
          <w:w w:val="110"/>
        </w:rPr>
        <w:t xml:space="preserve"> </w:t>
      </w:r>
      <w:r>
        <w:rPr>
          <w:rFonts w:ascii="Arial" w:hAnsi="Arial"/>
          <w:i/>
          <w:w w:val="110"/>
        </w:rPr>
        <w:t>Journal</w:t>
      </w:r>
      <w:r>
        <w:rPr>
          <w:rFonts w:ascii="Arial" w:hAnsi="Arial"/>
          <w:i/>
          <w:spacing w:val="-23"/>
          <w:w w:val="110"/>
        </w:rPr>
        <w:t xml:space="preserve"> </w:t>
      </w:r>
      <w:r>
        <w:rPr>
          <w:rFonts w:ascii="Arial" w:hAnsi="Arial"/>
          <w:i/>
          <w:w w:val="110"/>
        </w:rPr>
        <w:t>on</w:t>
      </w:r>
      <w:r>
        <w:rPr>
          <w:rFonts w:ascii="Arial" w:hAnsi="Arial"/>
          <w:i/>
          <w:spacing w:val="-23"/>
          <w:w w:val="110"/>
        </w:rPr>
        <w:t xml:space="preserve"> </w:t>
      </w:r>
      <w:r>
        <w:rPr>
          <w:rFonts w:ascii="Arial" w:hAnsi="Arial"/>
          <w:i/>
          <w:w w:val="110"/>
        </w:rPr>
        <w:t>Computing</w:t>
      </w:r>
      <w:r>
        <w:rPr>
          <w:w w:val="110"/>
        </w:rPr>
        <w:t>,</w:t>
      </w:r>
      <w:r>
        <w:rPr>
          <w:spacing w:val="-18"/>
          <w:w w:val="110"/>
        </w:rPr>
        <w:t xml:space="preserve"> </w:t>
      </w:r>
      <w:r>
        <w:rPr>
          <w:w w:val="110"/>
        </w:rPr>
        <w:t xml:space="preserve">2(1):193– </w:t>
      </w:r>
      <w:r>
        <w:rPr>
          <w:w w:val="105"/>
        </w:rPr>
        <w:t>201,</w:t>
      </w:r>
      <w:r>
        <w:rPr>
          <w:spacing w:val="3"/>
          <w:w w:val="105"/>
        </w:rPr>
        <w:t xml:space="preserve"> </w:t>
      </w:r>
      <w:r>
        <w:rPr>
          <w:w w:val="105"/>
        </w:rPr>
        <w:t>2012.</w:t>
      </w:r>
    </w:p>
    <w:p w14:paraId="3A0AB353" w14:textId="77777777" w:rsidR="00B66BFA" w:rsidRDefault="00B66BFA">
      <w:pPr>
        <w:pStyle w:val="Corpsdetexte"/>
        <w:spacing w:before="1"/>
        <w:rPr>
          <w:sz w:val="14"/>
        </w:rPr>
      </w:pPr>
    </w:p>
    <w:p w14:paraId="478E4DC3" w14:textId="77777777" w:rsidR="00B66BFA" w:rsidRDefault="0044141A">
      <w:pPr>
        <w:pStyle w:val="Corpsdetexte"/>
        <w:spacing w:line="242" w:lineRule="auto"/>
        <w:ind w:left="491" w:right="-2" w:hanging="376"/>
      </w:pPr>
      <w:r>
        <w:rPr>
          <w:w w:val="105"/>
        </w:rPr>
        <w:t xml:space="preserve">[17]T. Hettel, M. </w:t>
      </w:r>
      <w:r>
        <w:rPr>
          <w:spacing w:val="-4"/>
          <w:w w:val="105"/>
        </w:rPr>
        <w:t xml:space="preserve">Lawley, </w:t>
      </w:r>
      <w:r>
        <w:rPr>
          <w:w w:val="105"/>
        </w:rPr>
        <w:t>and K. Raymond. Model Syn- chronisation: Definitions  for  Round-Trip  Engineering. In</w:t>
      </w:r>
      <w:r>
        <w:rPr>
          <w:spacing w:val="-7"/>
          <w:w w:val="105"/>
        </w:rPr>
        <w:t xml:space="preserve"> </w:t>
      </w:r>
      <w:r>
        <w:rPr>
          <w:rFonts w:ascii="Arial" w:hAnsi="Arial"/>
          <w:i/>
          <w:w w:val="105"/>
        </w:rPr>
        <w:t>Theory</w:t>
      </w:r>
      <w:r>
        <w:rPr>
          <w:rFonts w:ascii="Arial" w:hAnsi="Arial"/>
          <w:i/>
          <w:spacing w:val="-9"/>
          <w:w w:val="105"/>
        </w:rPr>
        <w:t xml:space="preserve"> </w:t>
      </w:r>
      <w:r>
        <w:rPr>
          <w:rFonts w:ascii="Arial" w:hAnsi="Arial"/>
          <w:i/>
          <w:w w:val="105"/>
        </w:rPr>
        <w:t>and</w:t>
      </w:r>
      <w:r>
        <w:rPr>
          <w:rFonts w:ascii="Arial" w:hAnsi="Arial"/>
          <w:i/>
          <w:spacing w:val="-9"/>
          <w:w w:val="105"/>
        </w:rPr>
        <w:t xml:space="preserve"> </w:t>
      </w:r>
      <w:r>
        <w:rPr>
          <w:rFonts w:ascii="Arial" w:hAnsi="Arial"/>
          <w:i/>
          <w:spacing w:val="-3"/>
          <w:w w:val="105"/>
        </w:rPr>
        <w:t>Practice</w:t>
      </w:r>
      <w:r>
        <w:rPr>
          <w:rFonts w:ascii="Arial" w:hAnsi="Arial"/>
          <w:i/>
          <w:spacing w:val="-9"/>
          <w:w w:val="105"/>
        </w:rPr>
        <w:t xml:space="preserve"> </w:t>
      </w:r>
      <w:r>
        <w:rPr>
          <w:rFonts w:ascii="Arial" w:hAnsi="Arial"/>
          <w:i/>
          <w:w w:val="105"/>
        </w:rPr>
        <w:t>of</w:t>
      </w:r>
      <w:r>
        <w:rPr>
          <w:rFonts w:ascii="Arial" w:hAnsi="Arial"/>
          <w:i/>
          <w:spacing w:val="-9"/>
          <w:w w:val="105"/>
        </w:rPr>
        <w:t xml:space="preserve"> </w:t>
      </w:r>
      <w:r>
        <w:rPr>
          <w:rFonts w:ascii="Arial" w:hAnsi="Arial"/>
          <w:i/>
          <w:spacing w:val="-3"/>
          <w:w w:val="105"/>
        </w:rPr>
        <w:t>Model</w:t>
      </w:r>
      <w:r>
        <w:rPr>
          <w:rFonts w:ascii="Arial" w:hAnsi="Arial"/>
          <w:i/>
          <w:spacing w:val="-9"/>
          <w:w w:val="105"/>
        </w:rPr>
        <w:t xml:space="preserve"> </w:t>
      </w:r>
      <w:r>
        <w:rPr>
          <w:rFonts w:ascii="Arial" w:hAnsi="Arial"/>
          <w:i/>
          <w:w w:val="105"/>
        </w:rPr>
        <w:t>Transformations</w:t>
      </w:r>
      <w:r>
        <w:rPr>
          <w:w w:val="105"/>
        </w:rPr>
        <w:t>,</w:t>
      </w:r>
      <w:r>
        <w:rPr>
          <w:spacing w:val="-7"/>
          <w:w w:val="105"/>
        </w:rPr>
        <w:t xml:space="preserve"> </w:t>
      </w:r>
      <w:r>
        <w:rPr>
          <w:w w:val="105"/>
        </w:rPr>
        <w:t>vol- ume 5063, pages 31–45. Springer Berlin Heidelberg, Berlin,  Heidelberg,</w:t>
      </w:r>
      <w:r>
        <w:rPr>
          <w:spacing w:val="14"/>
          <w:w w:val="105"/>
        </w:rPr>
        <w:t xml:space="preserve"> </w:t>
      </w:r>
      <w:r>
        <w:rPr>
          <w:w w:val="105"/>
        </w:rPr>
        <w:t>2008.</w:t>
      </w:r>
    </w:p>
    <w:p w14:paraId="3949FB7F" w14:textId="77777777" w:rsidR="00B66BFA" w:rsidRDefault="00B66BFA">
      <w:pPr>
        <w:pStyle w:val="Corpsdetexte"/>
        <w:spacing w:before="1"/>
        <w:rPr>
          <w:sz w:val="14"/>
        </w:rPr>
      </w:pPr>
    </w:p>
    <w:p w14:paraId="6641FFD1" w14:textId="77777777" w:rsidR="00B66BFA" w:rsidRDefault="0044141A">
      <w:pPr>
        <w:spacing w:line="242" w:lineRule="auto"/>
        <w:ind w:left="491" w:right="-6" w:hanging="376"/>
        <w:rPr>
          <w:sz w:val="18"/>
        </w:rPr>
      </w:pPr>
      <w:r>
        <w:rPr>
          <w:w w:val="110"/>
          <w:sz w:val="18"/>
        </w:rPr>
        <w:t>[18]J. Hutchinson, M. Rouncefield, and J. Whittle. Model- driven</w:t>
      </w:r>
      <w:r>
        <w:rPr>
          <w:spacing w:val="-20"/>
          <w:w w:val="110"/>
          <w:sz w:val="18"/>
        </w:rPr>
        <w:t xml:space="preserve"> </w:t>
      </w:r>
      <w:r>
        <w:rPr>
          <w:w w:val="110"/>
          <w:sz w:val="18"/>
        </w:rPr>
        <w:t>engineering</w:t>
      </w:r>
      <w:r>
        <w:rPr>
          <w:spacing w:val="-20"/>
          <w:w w:val="110"/>
          <w:sz w:val="18"/>
        </w:rPr>
        <w:t xml:space="preserve"> </w:t>
      </w:r>
      <w:r>
        <w:rPr>
          <w:w w:val="110"/>
          <w:sz w:val="18"/>
        </w:rPr>
        <w:t>practices</w:t>
      </w:r>
      <w:r>
        <w:rPr>
          <w:spacing w:val="-20"/>
          <w:w w:val="110"/>
          <w:sz w:val="18"/>
        </w:rPr>
        <w:t xml:space="preserve"> </w:t>
      </w:r>
      <w:r>
        <w:rPr>
          <w:w w:val="110"/>
          <w:sz w:val="18"/>
        </w:rPr>
        <w:t>in</w:t>
      </w:r>
      <w:r>
        <w:rPr>
          <w:spacing w:val="-20"/>
          <w:w w:val="110"/>
          <w:sz w:val="18"/>
        </w:rPr>
        <w:t xml:space="preserve"> </w:t>
      </w:r>
      <w:r>
        <w:rPr>
          <w:w w:val="110"/>
          <w:sz w:val="18"/>
        </w:rPr>
        <w:t>industry.</w:t>
      </w:r>
      <w:r>
        <w:rPr>
          <w:spacing w:val="-11"/>
          <w:w w:val="110"/>
          <w:sz w:val="18"/>
        </w:rPr>
        <w:t xml:space="preserve"> </w:t>
      </w:r>
      <w:r>
        <w:rPr>
          <w:w w:val="110"/>
          <w:sz w:val="18"/>
        </w:rPr>
        <w:t>In</w:t>
      </w:r>
      <w:r>
        <w:rPr>
          <w:spacing w:val="-20"/>
          <w:w w:val="110"/>
          <w:sz w:val="18"/>
        </w:rPr>
        <w:t xml:space="preserve"> </w:t>
      </w:r>
      <w:r>
        <w:rPr>
          <w:rFonts w:ascii="Arial"/>
          <w:i/>
          <w:spacing w:val="-5"/>
          <w:w w:val="110"/>
          <w:sz w:val="18"/>
        </w:rPr>
        <w:t xml:space="preserve">Proceedings </w:t>
      </w:r>
      <w:r>
        <w:rPr>
          <w:rFonts w:ascii="Arial"/>
          <w:i/>
          <w:w w:val="105"/>
          <w:sz w:val="18"/>
        </w:rPr>
        <w:t>of</w:t>
      </w:r>
      <w:r>
        <w:rPr>
          <w:rFonts w:ascii="Arial"/>
          <w:i/>
          <w:spacing w:val="-21"/>
          <w:w w:val="105"/>
          <w:sz w:val="18"/>
        </w:rPr>
        <w:t xml:space="preserve"> </w:t>
      </w:r>
      <w:r>
        <w:rPr>
          <w:rFonts w:ascii="Arial"/>
          <w:i/>
          <w:w w:val="105"/>
          <w:sz w:val="18"/>
        </w:rPr>
        <w:t>the</w:t>
      </w:r>
      <w:r>
        <w:rPr>
          <w:rFonts w:ascii="Arial"/>
          <w:i/>
          <w:spacing w:val="-21"/>
          <w:w w:val="105"/>
          <w:sz w:val="18"/>
        </w:rPr>
        <w:t xml:space="preserve"> </w:t>
      </w:r>
      <w:r>
        <w:rPr>
          <w:rFonts w:ascii="Arial"/>
          <w:i/>
          <w:spacing w:val="-3"/>
          <w:w w:val="105"/>
          <w:sz w:val="18"/>
        </w:rPr>
        <w:t>33rd</w:t>
      </w:r>
      <w:r>
        <w:rPr>
          <w:rFonts w:ascii="Arial"/>
          <w:i/>
          <w:spacing w:val="-21"/>
          <w:w w:val="105"/>
          <w:sz w:val="18"/>
        </w:rPr>
        <w:t xml:space="preserve"> </w:t>
      </w:r>
      <w:r>
        <w:rPr>
          <w:rFonts w:ascii="Arial"/>
          <w:i/>
          <w:w w:val="105"/>
          <w:sz w:val="18"/>
        </w:rPr>
        <w:t>International</w:t>
      </w:r>
      <w:r>
        <w:rPr>
          <w:rFonts w:ascii="Arial"/>
          <w:i/>
          <w:spacing w:val="-21"/>
          <w:w w:val="105"/>
          <w:sz w:val="18"/>
        </w:rPr>
        <w:t xml:space="preserve"> </w:t>
      </w:r>
      <w:r>
        <w:rPr>
          <w:rFonts w:ascii="Arial"/>
          <w:i/>
          <w:spacing w:val="-3"/>
          <w:w w:val="105"/>
          <w:sz w:val="18"/>
        </w:rPr>
        <w:t>Conference</w:t>
      </w:r>
      <w:r>
        <w:rPr>
          <w:rFonts w:ascii="Arial"/>
          <w:i/>
          <w:spacing w:val="-21"/>
          <w:w w:val="105"/>
          <w:sz w:val="18"/>
        </w:rPr>
        <w:t xml:space="preserve"> </w:t>
      </w:r>
      <w:r>
        <w:rPr>
          <w:rFonts w:ascii="Arial"/>
          <w:i/>
          <w:w w:val="105"/>
          <w:sz w:val="18"/>
        </w:rPr>
        <w:t>on</w:t>
      </w:r>
      <w:r>
        <w:rPr>
          <w:rFonts w:ascii="Arial"/>
          <w:i/>
          <w:spacing w:val="-21"/>
          <w:w w:val="105"/>
          <w:sz w:val="18"/>
        </w:rPr>
        <w:t xml:space="preserve"> </w:t>
      </w:r>
      <w:r>
        <w:rPr>
          <w:rFonts w:ascii="Arial"/>
          <w:i/>
          <w:w w:val="105"/>
          <w:sz w:val="18"/>
        </w:rPr>
        <w:t>Software</w:t>
      </w:r>
      <w:r>
        <w:rPr>
          <w:rFonts w:ascii="Arial"/>
          <w:i/>
          <w:spacing w:val="-21"/>
          <w:w w:val="105"/>
          <w:sz w:val="18"/>
        </w:rPr>
        <w:t xml:space="preserve"> </w:t>
      </w:r>
      <w:r>
        <w:rPr>
          <w:rFonts w:ascii="Arial"/>
          <w:i/>
          <w:w w:val="105"/>
          <w:sz w:val="18"/>
        </w:rPr>
        <w:t xml:space="preserve">Engi- </w:t>
      </w:r>
      <w:r>
        <w:rPr>
          <w:rFonts w:ascii="Arial"/>
          <w:i/>
          <w:w w:val="110"/>
          <w:sz w:val="18"/>
        </w:rPr>
        <w:t>neering</w:t>
      </w:r>
      <w:r>
        <w:rPr>
          <w:w w:val="110"/>
          <w:sz w:val="18"/>
        </w:rPr>
        <w:t>,</w:t>
      </w:r>
      <w:r>
        <w:rPr>
          <w:spacing w:val="-24"/>
          <w:w w:val="110"/>
          <w:sz w:val="18"/>
        </w:rPr>
        <w:t xml:space="preserve"> </w:t>
      </w:r>
      <w:r>
        <w:rPr>
          <w:w w:val="110"/>
          <w:sz w:val="18"/>
        </w:rPr>
        <w:t>Honolulu,</w:t>
      </w:r>
      <w:r>
        <w:rPr>
          <w:spacing w:val="-24"/>
          <w:w w:val="110"/>
          <w:sz w:val="18"/>
        </w:rPr>
        <w:t xml:space="preserve"> </w:t>
      </w:r>
      <w:r>
        <w:rPr>
          <w:w w:val="110"/>
          <w:sz w:val="18"/>
        </w:rPr>
        <w:t>HI,</w:t>
      </w:r>
      <w:r>
        <w:rPr>
          <w:spacing w:val="-24"/>
          <w:w w:val="110"/>
          <w:sz w:val="18"/>
        </w:rPr>
        <w:t xml:space="preserve"> </w:t>
      </w:r>
      <w:r>
        <w:rPr>
          <w:w w:val="110"/>
          <w:sz w:val="18"/>
        </w:rPr>
        <w:t>USA,</w:t>
      </w:r>
      <w:r>
        <w:rPr>
          <w:spacing w:val="-24"/>
          <w:w w:val="110"/>
          <w:sz w:val="18"/>
        </w:rPr>
        <w:t xml:space="preserve"> </w:t>
      </w:r>
      <w:r>
        <w:rPr>
          <w:w w:val="110"/>
          <w:sz w:val="18"/>
        </w:rPr>
        <w:t>2011.</w:t>
      </w:r>
    </w:p>
    <w:p w14:paraId="0CFFD61C" w14:textId="77777777" w:rsidR="00B66BFA" w:rsidRDefault="00B66BFA">
      <w:pPr>
        <w:pStyle w:val="Corpsdetexte"/>
        <w:spacing w:before="1"/>
        <w:rPr>
          <w:sz w:val="14"/>
        </w:rPr>
      </w:pPr>
    </w:p>
    <w:p w14:paraId="4DC5BA33" w14:textId="77777777" w:rsidR="00B66BFA" w:rsidRDefault="0044141A">
      <w:pPr>
        <w:pStyle w:val="Corpsdetexte"/>
        <w:spacing w:line="242" w:lineRule="auto"/>
        <w:ind w:left="491" w:right="-12" w:hanging="376"/>
      </w:pPr>
      <w:r>
        <w:rPr>
          <w:w w:val="110"/>
        </w:rPr>
        <w:t>[19]J. Hutchinson, J. Whittle, and M. Rouncefield. Model- driven engineering practices in industry: Social,</w:t>
      </w:r>
      <w:r>
        <w:rPr>
          <w:spacing w:val="-21"/>
          <w:w w:val="110"/>
        </w:rPr>
        <w:t xml:space="preserve"> </w:t>
      </w:r>
      <w:r>
        <w:rPr>
          <w:w w:val="110"/>
        </w:rPr>
        <w:t xml:space="preserve">organi- zational and managerial factors that lead to success or </w:t>
      </w:r>
      <w:r>
        <w:rPr>
          <w:w w:val="105"/>
        </w:rPr>
        <w:t>failure.</w:t>
      </w:r>
      <w:r>
        <w:rPr>
          <w:spacing w:val="-25"/>
          <w:w w:val="105"/>
        </w:rPr>
        <w:t xml:space="preserve"> </w:t>
      </w:r>
      <w:r>
        <w:rPr>
          <w:rFonts w:ascii="Arial" w:hAnsi="Arial"/>
          <w:i/>
          <w:w w:val="105"/>
        </w:rPr>
        <w:t>Science</w:t>
      </w:r>
      <w:r>
        <w:rPr>
          <w:rFonts w:ascii="Arial" w:hAnsi="Arial"/>
          <w:i/>
          <w:spacing w:val="-32"/>
          <w:w w:val="105"/>
        </w:rPr>
        <w:t xml:space="preserve"> </w:t>
      </w:r>
      <w:r>
        <w:rPr>
          <w:rFonts w:ascii="Arial" w:hAnsi="Arial"/>
          <w:i/>
          <w:w w:val="105"/>
        </w:rPr>
        <w:t>of</w:t>
      </w:r>
      <w:r>
        <w:rPr>
          <w:rFonts w:ascii="Arial" w:hAnsi="Arial"/>
          <w:i/>
          <w:spacing w:val="-32"/>
          <w:w w:val="105"/>
        </w:rPr>
        <w:t xml:space="preserve"> </w:t>
      </w:r>
      <w:r>
        <w:rPr>
          <w:rFonts w:ascii="Arial" w:hAnsi="Arial"/>
          <w:i/>
          <w:w w:val="105"/>
        </w:rPr>
        <w:t>Computer</w:t>
      </w:r>
      <w:r>
        <w:rPr>
          <w:rFonts w:ascii="Arial" w:hAnsi="Arial"/>
          <w:i/>
          <w:spacing w:val="-32"/>
          <w:w w:val="105"/>
        </w:rPr>
        <w:t xml:space="preserve"> </w:t>
      </w:r>
      <w:r>
        <w:rPr>
          <w:rFonts w:ascii="Arial" w:hAnsi="Arial"/>
          <w:i/>
          <w:spacing w:val="-3"/>
          <w:w w:val="105"/>
        </w:rPr>
        <w:t>Programming</w:t>
      </w:r>
      <w:r>
        <w:rPr>
          <w:spacing w:val="-3"/>
          <w:w w:val="105"/>
        </w:rPr>
        <w:t>,</w:t>
      </w:r>
      <w:r>
        <w:rPr>
          <w:spacing w:val="-28"/>
          <w:w w:val="105"/>
        </w:rPr>
        <w:t xml:space="preserve"> </w:t>
      </w:r>
      <w:r>
        <w:rPr>
          <w:w w:val="105"/>
        </w:rPr>
        <w:t xml:space="preserve">89:144–161, </w:t>
      </w:r>
      <w:r>
        <w:rPr>
          <w:w w:val="110"/>
        </w:rPr>
        <w:t>Sept.</w:t>
      </w:r>
      <w:r>
        <w:rPr>
          <w:spacing w:val="-9"/>
          <w:w w:val="110"/>
        </w:rPr>
        <w:t xml:space="preserve"> </w:t>
      </w:r>
      <w:r>
        <w:rPr>
          <w:w w:val="110"/>
        </w:rPr>
        <w:t>2014.</w:t>
      </w:r>
    </w:p>
    <w:p w14:paraId="3585220D" w14:textId="77777777" w:rsidR="00B66BFA" w:rsidRDefault="00B66BFA">
      <w:pPr>
        <w:pStyle w:val="Corpsdetexte"/>
        <w:spacing w:before="1"/>
        <w:rPr>
          <w:sz w:val="14"/>
        </w:rPr>
      </w:pPr>
    </w:p>
    <w:p w14:paraId="4F78194C" w14:textId="77777777" w:rsidR="00B66BFA" w:rsidRDefault="0044141A">
      <w:pPr>
        <w:pStyle w:val="Corpsdetexte"/>
        <w:tabs>
          <w:tab w:val="left" w:pos="1084"/>
          <w:tab w:val="left" w:pos="3770"/>
        </w:tabs>
        <w:spacing w:line="242" w:lineRule="auto"/>
        <w:ind w:left="491" w:right="28" w:hanging="376"/>
      </w:pPr>
      <w:r>
        <w:rPr>
          <w:w w:val="110"/>
        </w:rPr>
        <w:t>[20]IBM.</w:t>
      </w:r>
      <w:r>
        <w:rPr>
          <w:w w:val="110"/>
        </w:rPr>
        <w:tab/>
      </w:r>
      <w:r>
        <w:rPr>
          <w:w w:val="115"/>
        </w:rPr>
        <w:t>Rational</w:t>
      </w:r>
      <w:r>
        <w:rPr>
          <w:spacing w:val="47"/>
          <w:w w:val="115"/>
        </w:rPr>
        <w:t xml:space="preserve"> </w:t>
      </w:r>
      <w:r>
        <w:rPr>
          <w:w w:val="115"/>
        </w:rPr>
        <w:t>Rhapsody</w:t>
      </w:r>
      <w:r>
        <w:rPr>
          <w:spacing w:val="47"/>
          <w:w w:val="115"/>
        </w:rPr>
        <w:t xml:space="preserve"> </w:t>
      </w:r>
      <w:r>
        <w:rPr>
          <w:spacing w:val="-3"/>
          <w:w w:val="115"/>
        </w:rPr>
        <w:t>Website.</w:t>
      </w:r>
      <w:r>
        <w:rPr>
          <w:spacing w:val="-3"/>
          <w:w w:val="115"/>
        </w:rPr>
        <w:tab/>
      </w:r>
      <w:hyperlink r:id="rId98">
        <w:r>
          <w:rPr>
            <w:spacing w:val="-4"/>
            <w:w w:val="115"/>
          </w:rPr>
          <w:t>http://www-</w:t>
        </w:r>
      </w:hyperlink>
      <w:r>
        <w:rPr>
          <w:spacing w:val="-4"/>
          <w:w w:val="115"/>
        </w:rPr>
        <w:t xml:space="preserve"> </w:t>
      </w:r>
      <w:r>
        <w:rPr>
          <w:spacing w:val="-1"/>
          <w:w w:val="115"/>
        </w:rPr>
        <w:t>03.ibm.com/software/products/en/ratirhapfami,</w:t>
      </w:r>
      <w:r>
        <w:rPr>
          <w:spacing w:val="-21"/>
          <w:w w:val="115"/>
        </w:rPr>
        <w:t xml:space="preserve"> </w:t>
      </w:r>
      <w:r>
        <w:rPr>
          <w:w w:val="115"/>
        </w:rPr>
        <w:t>2016.</w:t>
      </w:r>
    </w:p>
    <w:p w14:paraId="4D6F6AE0" w14:textId="77777777" w:rsidR="00B66BFA" w:rsidRDefault="00B66BFA">
      <w:pPr>
        <w:pStyle w:val="Corpsdetexte"/>
        <w:spacing w:before="1"/>
        <w:rPr>
          <w:sz w:val="14"/>
        </w:rPr>
      </w:pPr>
    </w:p>
    <w:p w14:paraId="4663ED4A" w14:textId="77777777" w:rsidR="00B66BFA" w:rsidRDefault="0044141A">
      <w:pPr>
        <w:pStyle w:val="Corpsdetexte"/>
        <w:tabs>
          <w:tab w:val="left" w:pos="814"/>
          <w:tab w:val="left" w:pos="921"/>
          <w:tab w:val="left" w:pos="1724"/>
          <w:tab w:val="left" w:pos="2198"/>
          <w:tab w:val="left" w:pos="2436"/>
          <w:tab w:val="left" w:pos="3085"/>
          <w:tab w:val="left" w:pos="3566"/>
          <w:tab w:val="left" w:pos="3775"/>
          <w:tab w:val="left" w:pos="4353"/>
          <w:tab w:val="left" w:pos="4434"/>
        </w:tabs>
        <w:spacing w:line="242" w:lineRule="auto"/>
        <w:ind w:left="491" w:hanging="376"/>
      </w:pPr>
      <w:r>
        <w:rPr>
          <w:w w:val="110"/>
        </w:rPr>
        <w:t>[21]A.</w:t>
      </w:r>
      <w:r>
        <w:rPr>
          <w:w w:val="110"/>
        </w:rPr>
        <w:tab/>
      </w:r>
      <w:r>
        <w:rPr>
          <w:spacing w:val="-3"/>
          <w:w w:val="110"/>
        </w:rPr>
        <w:t>Kazakova.</w:t>
      </w:r>
      <w:r>
        <w:rPr>
          <w:spacing w:val="-3"/>
          <w:w w:val="110"/>
        </w:rPr>
        <w:tab/>
      </w:r>
      <w:r>
        <w:rPr>
          <w:spacing w:val="-3"/>
          <w:w w:val="110"/>
        </w:rPr>
        <w:tab/>
      </w:r>
      <w:r>
        <w:rPr>
          <w:w w:val="110"/>
        </w:rPr>
        <w:t>Infographic:</w:t>
      </w:r>
      <w:r>
        <w:rPr>
          <w:w w:val="110"/>
        </w:rPr>
        <w:tab/>
        <w:t>C/C++</w:t>
      </w:r>
      <w:r>
        <w:rPr>
          <w:w w:val="110"/>
        </w:rPr>
        <w:tab/>
      </w:r>
      <w:r>
        <w:rPr>
          <w:w w:val="110"/>
        </w:rPr>
        <w:tab/>
        <w:t xml:space="preserve">facts </w:t>
      </w:r>
      <w:r>
        <w:rPr>
          <w:spacing w:val="-3"/>
          <w:w w:val="110"/>
        </w:rPr>
        <w:t>we</w:t>
      </w:r>
      <w:r>
        <w:rPr>
          <w:spacing w:val="-3"/>
          <w:w w:val="110"/>
        </w:rPr>
        <w:tab/>
      </w:r>
      <w:r>
        <w:rPr>
          <w:spacing w:val="-3"/>
          <w:w w:val="110"/>
        </w:rPr>
        <w:tab/>
      </w:r>
      <w:r>
        <w:rPr>
          <w:w w:val="110"/>
        </w:rPr>
        <w:t>learned</w:t>
      </w:r>
      <w:r>
        <w:rPr>
          <w:w w:val="110"/>
        </w:rPr>
        <w:tab/>
        <w:t>before</w:t>
      </w:r>
      <w:r>
        <w:rPr>
          <w:w w:val="110"/>
        </w:rPr>
        <w:tab/>
        <w:t>going</w:t>
      </w:r>
      <w:r>
        <w:rPr>
          <w:w w:val="110"/>
        </w:rPr>
        <w:tab/>
        <w:t>ahead</w:t>
      </w:r>
      <w:r>
        <w:rPr>
          <w:w w:val="110"/>
        </w:rPr>
        <w:tab/>
      </w:r>
      <w:r>
        <w:rPr>
          <w:w w:val="110"/>
        </w:rPr>
        <w:tab/>
        <w:t>with</w:t>
      </w:r>
      <w:r>
        <w:rPr>
          <w:w w:val="110"/>
        </w:rPr>
        <w:tab/>
      </w:r>
      <w:r>
        <w:rPr>
          <w:spacing w:val="-1"/>
          <w:w w:val="105"/>
        </w:rPr>
        <w:t xml:space="preserve">CLion. </w:t>
      </w:r>
      <w:hyperlink r:id="rId99">
        <w:r>
          <w:rPr>
            <w:w w:val="110"/>
          </w:rPr>
          <w:t>http://blog.jetbrains.com/clion/2015/07/</w:t>
        </w:r>
      </w:hyperlink>
    </w:p>
    <w:p w14:paraId="02930887" w14:textId="77777777" w:rsidR="00B66BFA" w:rsidRDefault="0044141A">
      <w:pPr>
        <w:pStyle w:val="Corpsdetexte"/>
        <w:ind w:left="491" w:right="-9"/>
      </w:pPr>
      <w:r>
        <w:rPr>
          <w:w w:val="105"/>
        </w:rPr>
        <w:t>infographics-cpp-facts-before-clion/,   2016.</w:t>
      </w:r>
    </w:p>
    <w:p w14:paraId="5DBAD1F2" w14:textId="77777777" w:rsidR="00B66BFA" w:rsidRDefault="00B66BFA">
      <w:pPr>
        <w:pStyle w:val="Corpsdetexte"/>
        <w:spacing w:before="3"/>
        <w:rPr>
          <w:sz w:val="14"/>
        </w:rPr>
      </w:pPr>
    </w:p>
    <w:p w14:paraId="631525E1" w14:textId="77777777" w:rsidR="00B66BFA" w:rsidRDefault="0044141A">
      <w:pPr>
        <w:pStyle w:val="Corpsdetexte"/>
        <w:spacing w:line="237" w:lineRule="auto"/>
        <w:ind w:left="491" w:hanging="376"/>
        <w:jc w:val="both"/>
      </w:pPr>
      <w:r>
        <w:rPr>
          <w:w w:val="95"/>
          <w:position w:val="1"/>
        </w:rPr>
        <w:t>[2</w:t>
      </w:r>
      <w:r>
        <w:rPr>
          <w:w w:val="102"/>
          <w:position w:val="1"/>
        </w:rPr>
        <w:t>2</w:t>
      </w:r>
      <w:r>
        <w:rPr>
          <w:w w:val="85"/>
          <w:position w:val="1"/>
        </w:rPr>
        <w:t>]</w:t>
      </w:r>
      <w:r>
        <w:rPr>
          <w:w w:val="118"/>
          <w:position w:val="1"/>
        </w:rPr>
        <w:t>T.</w:t>
      </w:r>
      <w:r>
        <w:rPr>
          <w:spacing w:val="13"/>
          <w:position w:val="1"/>
        </w:rPr>
        <w:t xml:space="preserve"> </w:t>
      </w:r>
      <w:r>
        <w:rPr>
          <w:spacing w:val="-1"/>
          <w:w w:val="110"/>
          <w:position w:val="1"/>
        </w:rPr>
        <w:t>K</w:t>
      </w:r>
      <w:r>
        <w:rPr>
          <w:w w:val="102"/>
          <w:position w:val="1"/>
        </w:rPr>
        <w:t>le</w:t>
      </w:r>
      <w:r>
        <w:rPr>
          <w:spacing w:val="-1"/>
          <w:w w:val="102"/>
          <w:position w:val="1"/>
        </w:rPr>
        <w:t>i</w:t>
      </w:r>
      <w:r>
        <w:rPr>
          <w:w w:val="113"/>
          <w:position w:val="1"/>
        </w:rPr>
        <w:t>n,</w:t>
      </w:r>
      <w:r>
        <w:rPr>
          <w:spacing w:val="13"/>
          <w:position w:val="1"/>
        </w:rPr>
        <w:t xml:space="preserve"> </w:t>
      </w:r>
      <w:r>
        <w:rPr>
          <w:spacing w:val="-1"/>
          <w:w w:val="106"/>
          <w:position w:val="1"/>
        </w:rPr>
        <w:t>U</w:t>
      </w:r>
      <w:r>
        <w:rPr>
          <w:w w:val="113"/>
          <w:position w:val="1"/>
        </w:rPr>
        <w:t>.</w:t>
      </w:r>
      <w:r>
        <w:rPr>
          <w:spacing w:val="12"/>
          <w:position w:val="1"/>
        </w:rPr>
        <w:t xml:space="preserve"> </w:t>
      </w:r>
      <w:r>
        <w:rPr>
          <w:w w:val="108"/>
          <w:position w:val="1"/>
        </w:rPr>
        <w:t>A.</w:t>
      </w:r>
      <w:r>
        <w:rPr>
          <w:spacing w:val="12"/>
          <w:position w:val="1"/>
        </w:rPr>
        <w:t xml:space="preserve">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xml:space="preserve"> </w:t>
      </w:r>
      <w:r>
        <w:rPr>
          <w:w w:val="126"/>
          <w:position w:val="1"/>
        </w:rPr>
        <w:t>J.</w:t>
      </w:r>
      <w:r>
        <w:rPr>
          <w:spacing w:val="12"/>
          <w:position w:val="1"/>
        </w:rPr>
        <w:t xml:space="preserve"> </w:t>
      </w:r>
      <w:r>
        <w:rPr>
          <w:w w:val="105"/>
          <w:position w:val="1"/>
        </w:rPr>
        <w:t>N</w:t>
      </w:r>
      <w:r>
        <w:rPr>
          <w:spacing w:val="-1"/>
          <w:w w:val="105"/>
          <w:position w:val="1"/>
        </w:rPr>
        <w:t>i</w:t>
      </w:r>
      <w:r>
        <w:rPr>
          <w:w w:val="108"/>
          <w:position w:val="1"/>
        </w:rPr>
        <w:t>ere,</w:t>
      </w:r>
      <w:r>
        <w:rPr>
          <w:spacing w:val="13"/>
          <w:position w:val="1"/>
        </w:rPr>
        <w:t xml:space="preserve"> </w:t>
      </w:r>
      <w:r>
        <w:rPr>
          <w:w w:val="115"/>
          <w:position w:val="1"/>
        </w:rPr>
        <w:t>a</w:t>
      </w:r>
      <w:r>
        <w:rPr>
          <w:w w:val="113"/>
          <w:position w:val="1"/>
        </w:rPr>
        <w:t>nd</w:t>
      </w:r>
      <w:r>
        <w:rPr>
          <w:spacing w:val="12"/>
          <w:position w:val="1"/>
        </w:rPr>
        <w:t xml:space="preserve"> </w:t>
      </w:r>
      <w:r>
        <w:rPr>
          <w:w w:val="108"/>
          <w:position w:val="1"/>
        </w:rPr>
        <w:t>A.</w:t>
      </w:r>
      <w:r>
        <w:rPr>
          <w:spacing w:val="12"/>
          <w:position w:val="1"/>
        </w:rPr>
        <w:t xml:space="preserve"> </w:t>
      </w:r>
      <w:r>
        <w:rPr>
          <w:w w:val="102"/>
          <w:position w:val="1"/>
        </w:rPr>
        <w:t>Z</w:t>
      </w:r>
      <w:r>
        <w:rPr>
          <w:position w:val="1"/>
        </w:rPr>
        <w:t xml:space="preserve"> </w:t>
      </w:r>
      <w:r>
        <w:rPr>
          <w:spacing w:val="-1"/>
          <w:position w:val="1"/>
        </w:rPr>
        <w:t xml:space="preserve"> </w:t>
      </w:r>
      <w:r>
        <w:rPr>
          <w:spacing w:val="-97"/>
          <w:w w:val="113"/>
          <w:position w:val="1"/>
        </w:rPr>
        <w:t>u</w:t>
      </w:r>
      <w:r>
        <w:rPr>
          <w:spacing w:val="5"/>
          <w:w w:val="153"/>
        </w:rPr>
        <w:t>¨</w:t>
      </w:r>
      <w:r>
        <w:rPr>
          <w:w w:val="113"/>
          <w:position w:val="1"/>
        </w:rPr>
        <w:t>nd</w:t>
      </w:r>
      <w:r>
        <w:rPr>
          <w:w w:val="102"/>
          <w:position w:val="1"/>
        </w:rPr>
        <w:t>o</w:t>
      </w:r>
      <w:r>
        <w:rPr>
          <w:w w:val="108"/>
          <w:position w:val="1"/>
        </w:rPr>
        <w:t>rf.</w:t>
      </w:r>
      <w:r>
        <w:rPr>
          <w:position w:val="1"/>
        </w:rPr>
        <w:t xml:space="preserve"> </w:t>
      </w:r>
      <w:r>
        <w:rPr>
          <w:spacing w:val="-14"/>
          <w:position w:val="1"/>
        </w:rPr>
        <w:t xml:space="preserve"> </w:t>
      </w:r>
      <w:r>
        <w:rPr>
          <w:spacing w:val="-16"/>
          <w:w w:val="120"/>
          <w:position w:val="1"/>
        </w:rPr>
        <w:t>F</w:t>
      </w:r>
      <w:r>
        <w:rPr>
          <w:w w:val="109"/>
          <w:position w:val="1"/>
        </w:rPr>
        <w:t xml:space="preserve">rom </w:t>
      </w:r>
      <w:r>
        <w:rPr>
          <w:w w:val="110"/>
        </w:rPr>
        <w:t xml:space="preserve">uml to </w:t>
      </w:r>
      <w:r>
        <w:rPr>
          <w:spacing w:val="-4"/>
          <w:w w:val="110"/>
        </w:rPr>
        <w:t xml:space="preserve">java </w:t>
      </w:r>
      <w:r>
        <w:rPr>
          <w:w w:val="110"/>
        </w:rPr>
        <w:t xml:space="preserve">and back again. </w:t>
      </w:r>
      <w:r>
        <w:rPr>
          <w:spacing w:val="-3"/>
          <w:w w:val="110"/>
        </w:rPr>
        <w:t xml:space="preserve">Technical </w:t>
      </w:r>
      <w:r>
        <w:rPr>
          <w:w w:val="110"/>
        </w:rPr>
        <w:t>report,</w:t>
      </w:r>
      <w:r>
        <w:rPr>
          <w:spacing w:val="-25"/>
          <w:w w:val="110"/>
        </w:rPr>
        <w:t xml:space="preserve"> </w:t>
      </w:r>
      <w:r>
        <w:rPr>
          <w:w w:val="110"/>
        </w:rPr>
        <w:t xml:space="preserve">University of Paderborn, Paderborn, </w:t>
      </w:r>
      <w:r>
        <w:rPr>
          <w:spacing w:val="-3"/>
          <w:w w:val="110"/>
        </w:rPr>
        <w:t xml:space="preserve">Germany, </w:t>
      </w:r>
      <w:r>
        <w:rPr>
          <w:spacing w:val="25"/>
          <w:w w:val="110"/>
        </w:rPr>
        <w:t xml:space="preserve"> </w:t>
      </w:r>
      <w:r>
        <w:rPr>
          <w:w w:val="110"/>
        </w:rPr>
        <w:t>1999.</w:t>
      </w:r>
    </w:p>
    <w:p w14:paraId="3D5B07F9" w14:textId="77777777" w:rsidR="00B66BFA" w:rsidRDefault="00B66BFA">
      <w:pPr>
        <w:pStyle w:val="Corpsdetexte"/>
        <w:spacing w:before="3"/>
        <w:rPr>
          <w:sz w:val="14"/>
        </w:rPr>
      </w:pPr>
    </w:p>
    <w:p w14:paraId="684DB020" w14:textId="77777777" w:rsidR="00B66BFA" w:rsidRDefault="0044141A">
      <w:pPr>
        <w:spacing w:line="242" w:lineRule="auto"/>
        <w:ind w:left="491" w:hanging="376"/>
        <w:rPr>
          <w:sz w:val="18"/>
        </w:rPr>
      </w:pPr>
      <w:r>
        <w:rPr>
          <w:w w:val="110"/>
          <w:sz w:val="18"/>
        </w:rPr>
        <w:t>[23]J. Kuster and J. Stroop. Consistent design of embedded real-time</w:t>
      </w:r>
      <w:r>
        <w:rPr>
          <w:spacing w:val="-10"/>
          <w:w w:val="110"/>
          <w:sz w:val="18"/>
        </w:rPr>
        <w:t xml:space="preserve"> </w:t>
      </w:r>
      <w:r>
        <w:rPr>
          <w:w w:val="110"/>
          <w:sz w:val="18"/>
        </w:rPr>
        <w:t>systems</w:t>
      </w:r>
      <w:r>
        <w:rPr>
          <w:spacing w:val="-10"/>
          <w:w w:val="110"/>
          <w:sz w:val="18"/>
        </w:rPr>
        <w:t xml:space="preserve"> </w:t>
      </w:r>
      <w:r>
        <w:rPr>
          <w:w w:val="110"/>
          <w:sz w:val="18"/>
        </w:rPr>
        <w:t>with</w:t>
      </w:r>
      <w:r>
        <w:rPr>
          <w:spacing w:val="-10"/>
          <w:w w:val="110"/>
          <w:sz w:val="18"/>
        </w:rPr>
        <w:t xml:space="preserve"> </w:t>
      </w:r>
      <w:r>
        <w:rPr>
          <w:spacing w:val="-3"/>
          <w:w w:val="110"/>
          <w:sz w:val="18"/>
        </w:rPr>
        <w:t>UML-RT.</w:t>
      </w:r>
      <w:r>
        <w:rPr>
          <w:w w:val="110"/>
          <w:sz w:val="18"/>
        </w:rPr>
        <w:t xml:space="preserve"> In</w:t>
      </w:r>
      <w:r>
        <w:rPr>
          <w:spacing w:val="-10"/>
          <w:w w:val="110"/>
          <w:sz w:val="18"/>
        </w:rPr>
        <w:t xml:space="preserve"> </w:t>
      </w:r>
      <w:r>
        <w:rPr>
          <w:rFonts w:ascii="Arial"/>
          <w:i/>
          <w:spacing w:val="-4"/>
          <w:w w:val="110"/>
          <w:sz w:val="18"/>
        </w:rPr>
        <w:t>Proc.</w:t>
      </w:r>
      <w:r>
        <w:rPr>
          <w:rFonts w:ascii="Arial"/>
          <w:i/>
          <w:spacing w:val="-10"/>
          <w:w w:val="110"/>
          <w:sz w:val="18"/>
        </w:rPr>
        <w:t xml:space="preserve"> </w:t>
      </w:r>
      <w:r>
        <w:rPr>
          <w:rFonts w:ascii="Arial"/>
          <w:i/>
          <w:w w:val="110"/>
          <w:sz w:val="18"/>
        </w:rPr>
        <w:t>4th</w:t>
      </w:r>
      <w:r>
        <w:rPr>
          <w:rFonts w:ascii="Arial"/>
          <w:i/>
          <w:spacing w:val="-10"/>
          <w:w w:val="110"/>
          <w:sz w:val="18"/>
        </w:rPr>
        <w:t xml:space="preserve"> </w:t>
      </w:r>
      <w:r>
        <w:rPr>
          <w:rFonts w:ascii="Arial"/>
          <w:i/>
          <w:w w:val="110"/>
          <w:sz w:val="18"/>
        </w:rPr>
        <w:t>IEEE</w:t>
      </w:r>
      <w:r>
        <w:rPr>
          <w:rFonts w:ascii="Arial"/>
          <w:i/>
          <w:spacing w:val="-10"/>
          <w:w w:val="110"/>
          <w:sz w:val="18"/>
        </w:rPr>
        <w:t xml:space="preserve"> </w:t>
      </w:r>
      <w:r>
        <w:rPr>
          <w:rFonts w:ascii="Arial"/>
          <w:i/>
          <w:w w:val="110"/>
          <w:sz w:val="18"/>
        </w:rPr>
        <w:t xml:space="preserve">In- </w:t>
      </w:r>
      <w:r>
        <w:rPr>
          <w:rFonts w:ascii="Arial"/>
          <w:i/>
          <w:w w:val="105"/>
          <w:sz w:val="18"/>
        </w:rPr>
        <w:t>ternational</w:t>
      </w:r>
      <w:r>
        <w:rPr>
          <w:rFonts w:ascii="Arial"/>
          <w:i/>
          <w:spacing w:val="-18"/>
          <w:w w:val="105"/>
          <w:sz w:val="18"/>
        </w:rPr>
        <w:t xml:space="preserve"> </w:t>
      </w:r>
      <w:r>
        <w:rPr>
          <w:rFonts w:ascii="Arial"/>
          <w:i/>
          <w:w w:val="105"/>
          <w:sz w:val="18"/>
        </w:rPr>
        <w:t>Symposium</w:t>
      </w:r>
      <w:r>
        <w:rPr>
          <w:rFonts w:ascii="Arial"/>
          <w:i/>
          <w:spacing w:val="-18"/>
          <w:w w:val="105"/>
          <w:sz w:val="18"/>
        </w:rPr>
        <w:t xml:space="preserve"> </w:t>
      </w:r>
      <w:r>
        <w:rPr>
          <w:rFonts w:ascii="Arial"/>
          <w:i/>
          <w:w w:val="105"/>
          <w:sz w:val="18"/>
        </w:rPr>
        <w:t>on</w:t>
      </w:r>
      <w:r>
        <w:rPr>
          <w:rFonts w:ascii="Arial"/>
          <w:i/>
          <w:spacing w:val="-18"/>
          <w:w w:val="105"/>
          <w:sz w:val="18"/>
        </w:rPr>
        <w:t xml:space="preserve"> </w:t>
      </w:r>
      <w:r>
        <w:rPr>
          <w:rFonts w:ascii="Arial"/>
          <w:i/>
          <w:w w:val="105"/>
          <w:sz w:val="18"/>
        </w:rPr>
        <w:t>Object-Oriented</w:t>
      </w:r>
      <w:r>
        <w:rPr>
          <w:rFonts w:ascii="Arial"/>
          <w:i/>
          <w:spacing w:val="-18"/>
          <w:w w:val="105"/>
          <w:sz w:val="18"/>
        </w:rPr>
        <w:t xml:space="preserve"> </w:t>
      </w:r>
      <w:r>
        <w:rPr>
          <w:rFonts w:ascii="Arial"/>
          <w:i/>
          <w:spacing w:val="-3"/>
          <w:w w:val="105"/>
          <w:sz w:val="18"/>
        </w:rPr>
        <w:t xml:space="preserve">Real-Time </w:t>
      </w:r>
      <w:r>
        <w:rPr>
          <w:rFonts w:ascii="Arial"/>
          <w:i/>
          <w:w w:val="105"/>
          <w:sz w:val="18"/>
        </w:rPr>
        <w:t>Distributed Computing</w:t>
      </w:r>
      <w:r>
        <w:rPr>
          <w:w w:val="105"/>
          <w:sz w:val="18"/>
        </w:rPr>
        <w:t xml:space="preserve">, Magedeburg, </w:t>
      </w:r>
      <w:r>
        <w:rPr>
          <w:spacing w:val="-3"/>
          <w:w w:val="105"/>
          <w:sz w:val="18"/>
        </w:rPr>
        <w:t xml:space="preserve">Germany, </w:t>
      </w:r>
      <w:r>
        <w:rPr>
          <w:spacing w:val="15"/>
          <w:w w:val="105"/>
          <w:sz w:val="18"/>
        </w:rPr>
        <w:t xml:space="preserve"> </w:t>
      </w:r>
      <w:r>
        <w:rPr>
          <w:w w:val="105"/>
          <w:sz w:val="18"/>
        </w:rPr>
        <w:t>2001.</w:t>
      </w:r>
    </w:p>
    <w:p w14:paraId="076A9F35" w14:textId="77777777" w:rsidR="00B66BFA" w:rsidRDefault="00B66BFA">
      <w:pPr>
        <w:pStyle w:val="Corpsdetexte"/>
        <w:spacing w:before="1"/>
        <w:rPr>
          <w:sz w:val="14"/>
        </w:rPr>
      </w:pPr>
    </w:p>
    <w:p w14:paraId="206A7718" w14:textId="77777777" w:rsidR="00B66BFA" w:rsidRDefault="0044141A">
      <w:pPr>
        <w:pStyle w:val="Corpsdetexte"/>
        <w:spacing w:line="242" w:lineRule="auto"/>
        <w:ind w:left="491" w:right="13" w:hanging="376"/>
      </w:pPr>
      <w:r>
        <w:rPr>
          <w:w w:val="110"/>
        </w:rPr>
        <w:t>[24]I. No Magic. ”magic draw”. https://</w:t>
      </w:r>
      <w:hyperlink r:id="rId100">
        <w:r>
          <w:rPr>
            <w:w w:val="110"/>
          </w:rPr>
          <w:t>www.nomagic.com/</w:t>
        </w:r>
      </w:hyperlink>
      <w:r>
        <w:rPr>
          <w:w w:val="110"/>
        </w:rPr>
        <w:t xml:space="preserve"> products/magicdraw.html,  2016.</w:t>
      </w:r>
    </w:p>
    <w:p w14:paraId="2F678818" w14:textId="77777777" w:rsidR="00B66BFA" w:rsidRDefault="00B66BFA">
      <w:pPr>
        <w:pStyle w:val="Corpsdetexte"/>
        <w:spacing w:before="1"/>
        <w:rPr>
          <w:sz w:val="14"/>
        </w:rPr>
      </w:pPr>
    </w:p>
    <w:p w14:paraId="31DCD949" w14:textId="77777777" w:rsidR="00B66BFA" w:rsidRDefault="0044141A">
      <w:pPr>
        <w:pStyle w:val="Corpsdetexte"/>
        <w:spacing w:line="242" w:lineRule="auto"/>
        <w:ind w:left="491" w:right="87" w:hanging="376"/>
      </w:pPr>
      <w:r>
        <w:rPr>
          <w:w w:val="105"/>
        </w:rPr>
        <w:t>[25]OMG. UML Specification. Specification 2.4.1, OMG, Aug. 2011.</w:t>
      </w:r>
    </w:p>
    <w:p w14:paraId="008893D3" w14:textId="77777777" w:rsidR="00B66BFA" w:rsidRDefault="00B66BFA">
      <w:pPr>
        <w:pStyle w:val="Corpsdetexte"/>
        <w:spacing w:before="1"/>
        <w:rPr>
          <w:sz w:val="14"/>
        </w:rPr>
      </w:pPr>
    </w:p>
    <w:p w14:paraId="129BB203" w14:textId="77777777" w:rsidR="00B66BFA" w:rsidRDefault="0044141A">
      <w:pPr>
        <w:pStyle w:val="Corpsdetexte"/>
        <w:tabs>
          <w:tab w:val="left" w:pos="1892"/>
          <w:tab w:val="left" w:pos="3780"/>
        </w:tabs>
        <w:spacing w:line="242" w:lineRule="auto"/>
        <w:ind w:left="491" w:right="87" w:hanging="376"/>
      </w:pPr>
      <w:r>
        <w:rPr>
          <w:w w:val="110"/>
        </w:rPr>
        <w:t xml:space="preserve">[26]V. </w:t>
      </w:r>
      <w:r>
        <w:rPr>
          <w:spacing w:val="27"/>
          <w:w w:val="110"/>
        </w:rPr>
        <w:t xml:space="preserve"> </w:t>
      </w:r>
      <w:r>
        <w:rPr>
          <w:w w:val="110"/>
        </w:rPr>
        <w:t>Paradigm.</w:t>
      </w:r>
      <w:r>
        <w:rPr>
          <w:w w:val="110"/>
        </w:rPr>
        <w:tab/>
      </w:r>
      <w:r>
        <w:rPr>
          <w:spacing w:val="-4"/>
          <w:w w:val="110"/>
        </w:rPr>
        <w:t xml:space="preserve">”visual  </w:t>
      </w:r>
      <w:r>
        <w:rPr>
          <w:spacing w:val="16"/>
          <w:w w:val="110"/>
        </w:rPr>
        <w:t xml:space="preserve"> </w:t>
      </w:r>
      <w:r>
        <w:rPr>
          <w:spacing w:val="-3"/>
          <w:w w:val="110"/>
        </w:rPr>
        <w:t>paradigm”.</w:t>
      </w:r>
      <w:r>
        <w:rPr>
          <w:spacing w:val="-3"/>
          <w:w w:val="110"/>
        </w:rPr>
        <w:tab/>
      </w:r>
      <w:hyperlink r:id="rId101">
        <w:r>
          <w:rPr>
            <w:spacing w:val="-7"/>
            <w:w w:val="110"/>
          </w:rPr>
          <w:t>http://www.</w:t>
        </w:r>
      </w:hyperlink>
      <w:r>
        <w:rPr>
          <w:spacing w:val="-7"/>
          <w:w w:val="110"/>
        </w:rPr>
        <w:t xml:space="preserve"> </w:t>
      </w:r>
      <w:r>
        <w:rPr>
          <w:w w:val="110"/>
        </w:rPr>
        <w:t>visual-paradigm.com/,</w:t>
      </w:r>
      <w:r>
        <w:rPr>
          <w:spacing w:val="14"/>
          <w:w w:val="110"/>
        </w:rPr>
        <w:t xml:space="preserve"> </w:t>
      </w:r>
      <w:r>
        <w:rPr>
          <w:w w:val="110"/>
        </w:rPr>
        <w:t>2015.</w:t>
      </w:r>
    </w:p>
    <w:p w14:paraId="7A08E4F2" w14:textId="77777777" w:rsidR="00B66BFA" w:rsidRDefault="0044141A">
      <w:pPr>
        <w:spacing w:before="161" w:line="242" w:lineRule="auto"/>
        <w:ind w:left="491" w:hanging="376"/>
        <w:jc w:val="both"/>
        <w:rPr>
          <w:sz w:val="18"/>
        </w:rPr>
      </w:pPr>
      <w:r>
        <w:rPr>
          <w:w w:val="105"/>
          <w:sz w:val="18"/>
        </w:rPr>
        <w:t xml:space="preserve">[27]J. Rumbaugh, I. Jacobson, and G. Booch. </w:t>
      </w:r>
      <w:r>
        <w:rPr>
          <w:rFonts w:ascii="Arial"/>
          <w:i/>
          <w:w w:val="105"/>
          <w:sz w:val="18"/>
        </w:rPr>
        <w:t xml:space="preserve">Unified </w:t>
      </w:r>
      <w:r>
        <w:rPr>
          <w:rFonts w:ascii="Arial"/>
          <w:i/>
          <w:spacing w:val="-3"/>
          <w:w w:val="105"/>
          <w:sz w:val="18"/>
        </w:rPr>
        <w:t xml:space="preserve">Mod- </w:t>
      </w:r>
      <w:r>
        <w:rPr>
          <w:rFonts w:ascii="Arial"/>
          <w:i/>
          <w:w w:val="105"/>
          <w:sz w:val="18"/>
        </w:rPr>
        <w:t>eling Language</w:t>
      </w:r>
      <w:r>
        <w:rPr>
          <w:rFonts w:ascii="Arial"/>
          <w:i/>
          <w:spacing w:val="-37"/>
          <w:w w:val="105"/>
          <w:sz w:val="18"/>
        </w:rPr>
        <w:t xml:space="preserve"> </w:t>
      </w:r>
      <w:r>
        <w:rPr>
          <w:rFonts w:ascii="Arial"/>
          <w:i/>
          <w:spacing w:val="-4"/>
          <w:w w:val="105"/>
          <w:sz w:val="18"/>
        </w:rPr>
        <w:t xml:space="preserve">Reference </w:t>
      </w:r>
      <w:r>
        <w:rPr>
          <w:rFonts w:ascii="Arial"/>
          <w:i/>
          <w:w w:val="105"/>
          <w:sz w:val="18"/>
        </w:rPr>
        <w:t>Manual</w:t>
      </w:r>
      <w:r>
        <w:rPr>
          <w:w w:val="105"/>
          <w:sz w:val="18"/>
        </w:rPr>
        <w:t>. Pearson Higher Ed- ucation,</w:t>
      </w:r>
      <w:r>
        <w:rPr>
          <w:spacing w:val="46"/>
          <w:w w:val="105"/>
          <w:sz w:val="18"/>
        </w:rPr>
        <w:t xml:space="preserve"> </w:t>
      </w:r>
      <w:r>
        <w:rPr>
          <w:w w:val="105"/>
          <w:sz w:val="18"/>
        </w:rPr>
        <w:t>2004.</w:t>
      </w:r>
    </w:p>
    <w:p w14:paraId="424404AC" w14:textId="77777777" w:rsidR="00B66BFA" w:rsidRDefault="0044141A">
      <w:pPr>
        <w:pStyle w:val="Corpsdetexte"/>
        <w:tabs>
          <w:tab w:val="left" w:pos="4054"/>
        </w:tabs>
        <w:spacing w:before="161" w:line="242" w:lineRule="auto"/>
        <w:ind w:left="491" w:hanging="376"/>
      </w:pPr>
      <w:r>
        <w:rPr>
          <w:w w:val="110"/>
        </w:rPr>
        <w:t xml:space="preserve">[28]D. C. Schmidt. </w:t>
      </w:r>
      <w:r>
        <w:rPr>
          <w:spacing w:val="5"/>
          <w:w w:val="110"/>
        </w:rPr>
        <w:t xml:space="preserve"> </w:t>
      </w:r>
      <w:r>
        <w:rPr>
          <w:w w:val="110"/>
        </w:rPr>
        <w:t>Model-driven</w:t>
      </w:r>
      <w:r>
        <w:rPr>
          <w:spacing w:val="6"/>
          <w:w w:val="110"/>
        </w:rPr>
        <w:t xml:space="preserve"> </w:t>
      </w:r>
      <w:r>
        <w:rPr>
          <w:w w:val="110"/>
        </w:rPr>
        <w:t>engineering.</w:t>
      </w:r>
      <w:r>
        <w:rPr>
          <w:w w:val="110"/>
        </w:rPr>
        <w:tab/>
      </w:r>
      <w:r>
        <w:rPr>
          <w:rFonts w:ascii="Arial"/>
          <w:i/>
          <w:spacing w:val="-2"/>
        </w:rPr>
        <w:t>Computer</w:t>
      </w:r>
      <w:r>
        <w:rPr>
          <w:spacing w:val="-2"/>
        </w:rPr>
        <w:t xml:space="preserve">, </w:t>
      </w:r>
      <w:r>
        <w:rPr>
          <w:w w:val="105"/>
        </w:rPr>
        <w:t>39(2):25,</w:t>
      </w:r>
      <w:r>
        <w:rPr>
          <w:spacing w:val="12"/>
          <w:w w:val="105"/>
        </w:rPr>
        <w:t xml:space="preserve"> </w:t>
      </w:r>
      <w:r>
        <w:rPr>
          <w:w w:val="105"/>
        </w:rPr>
        <w:t>2006.</w:t>
      </w:r>
    </w:p>
    <w:p w14:paraId="46741A2B" w14:textId="77777777" w:rsidR="00B66BFA" w:rsidRDefault="00B66BFA">
      <w:pPr>
        <w:pStyle w:val="Corpsdetexte"/>
        <w:spacing w:before="1"/>
        <w:rPr>
          <w:sz w:val="14"/>
        </w:rPr>
      </w:pPr>
    </w:p>
    <w:p w14:paraId="6F1CBBBC" w14:textId="77777777" w:rsidR="00B66BFA" w:rsidRDefault="0044141A">
      <w:pPr>
        <w:pStyle w:val="Corpsdetexte"/>
        <w:ind w:left="115" w:right="-9"/>
      </w:pPr>
      <w:r>
        <w:rPr>
          <w:w w:val="105"/>
        </w:rPr>
        <w:t>[29]B. Selic.  The pragmatics of model-driven   development.</w:t>
      </w:r>
    </w:p>
    <w:p w14:paraId="3C5B0C84" w14:textId="77777777" w:rsidR="00B66BFA" w:rsidRDefault="0044141A">
      <w:pPr>
        <w:spacing w:before="1"/>
        <w:ind w:left="491" w:right="1348"/>
        <w:rPr>
          <w:sz w:val="18"/>
        </w:rPr>
      </w:pPr>
      <w:r>
        <w:rPr>
          <w:rFonts w:ascii="Arial"/>
          <w:i/>
          <w:w w:val="105"/>
          <w:sz w:val="18"/>
        </w:rPr>
        <w:t>IEEE Software</w:t>
      </w:r>
      <w:r>
        <w:rPr>
          <w:w w:val="105"/>
          <w:sz w:val="18"/>
        </w:rPr>
        <w:t>, 20(5):19, 2003.</w:t>
      </w:r>
    </w:p>
    <w:p w14:paraId="0BFBE91E" w14:textId="77777777" w:rsidR="00B66BFA" w:rsidRDefault="0044141A">
      <w:pPr>
        <w:spacing w:before="135" w:line="242" w:lineRule="auto"/>
        <w:ind w:left="491" w:hanging="376"/>
        <w:jc w:val="both"/>
        <w:rPr>
          <w:sz w:val="18"/>
        </w:rPr>
      </w:pPr>
      <w:r>
        <w:rPr>
          <w:spacing w:val="-1"/>
          <w:w w:val="85"/>
          <w:sz w:val="18"/>
        </w:rPr>
        <w:t>[</w:t>
      </w:r>
      <w:r>
        <w:rPr>
          <w:w w:val="102"/>
          <w:sz w:val="18"/>
        </w:rPr>
        <w:t>30</w:t>
      </w:r>
      <w:r>
        <w:rPr>
          <w:w w:val="85"/>
          <w:sz w:val="18"/>
        </w:rPr>
        <w:t>]</w:t>
      </w:r>
      <w:r>
        <w:rPr>
          <w:w w:val="102"/>
          <w:sz w:val="18"/>
        </w:rPr>
        <w:t>S</w:t>
      </w:r>
      <w:r>
        <w:rPr>
          <w:w w:val="113"/>
          <w:sz w:val="18"/>
        </w:rPr>
        <w:t>.</w:t>
      </w:r>
      <w:r>
        <w:rPr>
          <w:sz w:val="18"/>
        </w:rPr>
        <w:t xml:space="preserve"> </w:t>
      </w:r>
      <w:r>
        <w:rPr>
          <w:spacing w:val="-16"/>
          <w:sz w:val="18"/>
        </w:rPr>
        <w:t xml:space="preserve"> </w:t>
      </w:r>
      <w:r>
        <w:rPr>
          <w:w w:val="102"/>
          <w:sz w:val="18"/>
        </w:rPr>
        <w:t>S</w:t>
      </w:r>
      <w:r>
        <w:rPr>
          <w:w w:val="108"/>
          <w:sz w:val="18"/>
        </w:rPr>
        <w:t>en</w:t>
      </w:r>
      <w:r>
        <w:rPr>
          <w:w w:val="113"/>
          <w:sz w:val="18"/>
        </w:rPr>
        <w:t>d</w:t>
      </w:r>
      <w:r>
        <w:rPr>
          <w:w w:val="115"/>
          <w:sz w:val="18"/>
        </w:rPr>
        <w:t>a</w:t>
      </w:r>
      <w:r>
        <w:rPr>
          <w:spacing w:val="-1"/>
          <w:w w:val="102"/>
          <w:sz w:val="18"/>
        </w:rPr>
        <w:t>l</w:t>
      </w:r>
      <w:r>
        <w:rPr>
          <w:w w:val="102"/>
          <w:sz w:val="18"/>
        </w:rPr>
        <w:t>l</w:t>
      </w:r>
      <w:r>
        <w:rPr>
          <w:sz w:val="18"/>
        </w:rPr>
        <w:t xml:space="preserve"> </w:t>
      </w:r>
      <w:r>
        <w:rPr>
          <w:spacing w:val="-16"/>
          <w:sz w:val="18"/>
        </w:rPr>
        <w:t xml:space="preserve"> </w:t>
      </w:r>
      <w:r>
        <w:rPr>
          <w:w w:val="114"/>
          <w:sz w:val="18"/>
        </w:rPr>
        <w:t>an</w:t>
      </w:r>
      <w:r>
        <w:rPr>
          <w:w w:val="113"/>
          <w:sz w:val="18"/>
        </w:rPr>
        <w:t>d</w:t>
      </w:r>
      <w:r>
        <w:rPr>
          <w:sz w:val="18"/>
        </w:rPr>
        <w:t xml:space="preserve"> </w:t>
      </w:r>
      <w:r>
        <w:rPr>
          <w:spacing w:val="-16"/>
          <w:sz w:val="18"/>
        </w:rPr>
        <w:t xml:space="preserve"> </w:t>
      </w:r>
      <w:r>
        <w:rPr>
          <w:w w:val="126"/>
          <w:sz w:val="18"/>
        </w:rPr>
        <w:t>J.</w:t>
      </w:r>
      <w:r>
        <w:rPr>
          <w:sz w:val="18"/>
        </w:rPr>
        <w:t xml:space="preserve"> </w:t>
      </w:r>
      <w:r>
        <w:rPr>
          <w:spacing w:val="-16"/>
          <w:sz w:val="18"/>
        </w:rPr>
        <w:t xml:space="preserve"> </w:t>
      </w:r>
      <w:r>
        <w:rPr>
          <w:w w:val="110"/>
          <w:sz w:val="18"/>
        </w:rPr>
        <w:t>K</w:t>
      </w:r>
      <w:r>
        <w:rPr>
          <w:sz w:val="18"/>
        </w:rPr>
        <w:t xml:space="preserve"> </w:t>
      </w:r>
      <w:r>
        <w:rPr>
          <w:spacing w:val="-1"/>
          <w:sz w:val="18"/>
        </w:rPr>
        <w:t xml:space="preserve"> </w:t>
      </w:r>
      <w:r>
        <w:rPr>
          <w:spacing w:val="-115"/>
          <w:w w:val="106"/>
          <w:sz w:val="18"/>
        </w:rPr>
        <w:t>A</w:t>
      </w:r>
      <w:r>
        <w:rPr>
          <w:w w:val="153"/>
          <w:position w:val="5"/>
          <w:sz w:val="18"/>
        </w:rPr>
        <w:t>˜</w:t>
      </w:r>
      <w:r>
        <w:rPr>
          <w:spacing w:val="-23"/>
          <w:position w:val="5"/>
          <w:sz w:val="18"/>
        </w:rPr>
        <w:t xml:space="preserve"> </w:t>
      </w:r>
      <w:r>
        <w:rPr>
          <w:w w:val="105"/>
          <w:sz w:val="18"/>
        </w:rPr>
        <w:t>ij</w:t>
      </w:r>
      <w:r>
        <w:rPr>
          <w:spacing w:val="-1"/>
          <w:w w:val="105"/>
          <w:sz w:val="18"/>
        </w:rPr>
        <w:t>s</w:t>
      </w:r>
      <w:r>
        <w:rPr>
          <w:w w:val="118"/>
          <w:sz w:val="18"/>
        </w:rPr>
        <w:t>t</w:t>
      </w:r>
      <w:r>
        <w:rPr>
          <w:spacing w:val="-1"/>
          <w:w w:val="118"/>
          <w:sz w:val="18"/>
        </w:rPr>
        <w:t>e</w:t>
      </w:r>
      <w:r>
        <w:rPr>
          <w:w w:val="117"/>
          <w:sz w:val="18"/>
        </w:rPr>
        <w:t>r.</w:t>
      </w:r>
      <w:r>
        <w:rPr>
          <w:sz w:val="18"/>
        </w:rPr>
        <w:t xml:space="preserve">  </w:t>
      </w:r>
      <w:r>
        <w:rPr>
          <w:spacing w:val="-15"/>
          <w:sz w:val="18"/>
        </w:rPr>
        <w:t xml:space="preserve"> </w:t>
      </w:r>
      <w:r>
        <w:rPr>
          <w:spacing w:val="-16"/>
          <w:w w:val="121"/>
          <w:sz w:val="18"/>
        </w:rPr>
        <w:t>T</w:t>
      </w:r>
      <w:r>
        <w:rPr>
          <w:w w:val="115"/>
          <w:sz w:val="18"/>
        </w:rPr>
        <w:t>a</w:t>
      </w:r>
      <w:r>
        <w:rPr>
          <w:spacing w:val="-1"/>
          <w:w w:val="109"/>
          <w:sz w:val="18"/>
        </w:rPr>
        <w:t>m</w:t>
      </w:r>
      <w:r>
        <w:rPr>
          <w:w w:val="109"/>
          <w:sz w:val="18"/>
        </w:rPr>
        <w:t>in</w:t>
      </w:r>
      <w:r>
        <w:rPr>
          <w:w w:val="102"/>
          <w:sz w:val="18"/>
        </w:rPr>
        <w:t>g</w:t>
      </w:r>
      <w:r>
        <w:rPr>
          <w:sz w:val="18"/>
        </w:rPr>
        <w:t xml:space="preserve"> </w:t>
      </w:r>
      <w:r>
        <w:rPr>
          <w:spacing w:val="-16"/>
          <w:sz w:val="18"/>
        </w:rPr>
        <w:t xml:space="preserve"> </w:t>
      </w:r>
      <w:r>
        <w:rPr>
          <w:w w:val="106"/>
          <w:sz w:val="18"/>
        </w:rPr>
        <w:t>m</w:t>
      </w:r>
      <w:r>
        <w:rPr>
          <w:spacing w:val="5"/>
          <w:w w:val="106"/>
          <w:sz w:val="18"/>
        </w:rPr>
        <w:t>o</w:t>
      </w:r>
      <w:r>
        <w:rPr>
          <w:w w:val="113"/>
          <w:sz w:val="18"/>
        </w:rPr>
        <w:t>d</w:t>
      </w:r>
      <w:r>
        <w:rPr>
          <w:w w:val="102"/>
          <w:sz w:val="18"/>
        </w:rPr>
        <w:t>el</w:t>
      </w:r>
      <w:r>
        <w:rPr>
          <w:sz w:val="18"/>
        </w:rPr>
        <w:t xml:space="preserve"> </w:t>
      </w:r>
      <w:r>
        <w:rPr>
          <w:spacing w:val="-16"/>
          <w:sz w:val="18"/>
        </w:rPr>
        <w:t xml:space="preserve"> </w:t>
      </w:r>
      <w:r>
        <w:rPr>
          <w:w w:val="109"/>
          <w:sz w:val="18"/>
        </w:rPr>
        <w:t>ro</w:t>
      </w:r>
      <w:r>
        <w:rPr>
          <w:w w:val="113"/>
          <w:sz w:val="18"/>
        </w:rPr>
        <w:t>und</w:t>
      </w:r>
      <w:r>
        <w:rPr>
          <w:spacing w:val="-1"/>
          <w:w w:val="102"/>
          <w:sz w:val="18"/>
        </w:rPr>
        <w:t>-</w:t>
      </w:r>
      <w:r>
        <w:rPr>
          <w:spacing w:val="-1"/>
          <w:w w:val="143"/>
          <w:sz w:val="18"/>
        </w:rPr>
        <w:t>t</w:t>
      </w:r>
      <w:r>
        <w:rPr>
          <w:w w:val="112"/>
          <w:sz w:val="18"/>
        </w:rPr>
        <w:t xml:space="preserve">rip </w:t>
      </w:r>
      <w:r>
        <w:rPr>
          <w:w w:val="105"/>
          <w:sz w:val="18"/>
        </w:rPr>
        <w:t>engineering.</w:t>
      </w:r>
      <w:r>
        <w:rPr>
          <w:spacing w:val="-3"/>
          <w:w w:val="105"/>
          <w:sz w:val="18"/>
        </w:rPr>
        <w:t xml:space="preserve"> </w:t>
      </w:r>
      <w:r>
        <w:rPr>
          <w:w w:val="105"/>
          <w:sz w:val="18"/>
        </w:rPr>
        <w:t>In</w:t>
      </w:r>
      <w:r>
        <w:rPr>
          <w:spacing w:val="-13"/>
          <w:w w:val="105"/>
          <w:sz w:val="18"/>
        </w:rPr>
        <w:t xml:space="preserve"> </w:t>
      </w:r>
      <w:r>
        <w:rPr>
          <w:rFonts w:ascii="Arial" w:hAnsi="Arial"/>
          <w:i/>
          <w:spacing w:val="-5"/>
          <w:w w:val="105"/>
          <w:sz w:val="18"/>
        </w:rPr>
        <w:t>Proceedings</w:t>
      </w:r>
      <w:r>
        <w:rPr>
          <w:rFonts w:ascii="Arial" w:hAnsi="Arial"/>
          <w:i/>
          <w:spacing w:val="-16"/>
          <w:w w:val="105"/>
          <w:sz w:val="18"/>
        </w:rPr>
        <w:t xml:space="preserve"> </w:t>
      </w:r>
      <w:r>
        <w:rPr>
          <w:rFonts w:ascii="Arial" w:hAnsi="Arial"/>
          <w:i/>
          <w:w w:val="105"/>
          <w:sz w:val="18"/>
        </w:rPr>
        <w:t>of</w:t>
      </w:r>
      <w:r>
        <w:rPr>
          <w:rFonts w:ascii="Arial" w:hAnsi="Arial"/>
          <w:i/>
          <w:spacing w:val="-15"/>
          <w:w w:val="105"/>
          <w:sz w:val="18"/>
        </w:rPr>
        <w:t xml:space="preserve"> </w:t>
      </w:r>
      <w:r>
        <w:rPr>
          <w:rFonts w:ascii="Arial" w:hAnsi="Arial"/>
          <w:i/>
          <w:w w:val="105"/>
          <w:sz w:val="18"/>
        </w:rPr>
        <w:t>Workshop</w:t>
      </w:r>
      <w:r>
        <w:rPr>
          <w:rFonts w:ascii="Arial" w:hAnsi="Arial"/>
          <w:i/>
          <w:spacing w:val="-15"/>
          <w:w w:val="105"/>
          <w:sz w:val="18"/>
        </w:rPr>
        <w:t xml:space="preserve"> </w:t>
      </w:r>
      <w:r>
        <w:rPr>
          <w:rFonts w:ascii="Arial" w:hAnsi="Arial"/>
          <w:i/>
          <w:w w:val="105"/>
          <w:sz w:val="18"/>
        </w:rPr>
        <w:t>on</w:t>
      </w:r>
      <w:r>
        <w:rPr>
          <w:rFonts w:ascii="Arial" w:hAnsi="Arial"/>
          <w:i/>
          <w:spacing w:val="-15"/>
          <w:w w:val="105"/>
          <w:sz w:val="18"/>
        </w:rPr>
        <w:t xml:space="preserve"> </w:t>
      </w:r>
      <w:r>
        <w:rPr>
          <w:rFonts w:ascii="Arial" w:hAnsi="Arial"/>
          <w:i/>
          <w:w w:val="105"/>
          <w:sz w:val="18"/>
        </w:rPr>
        <w:t>Best</w:t>
      </w:r>
      <w:r>
        <w:rPr>
          <w:rFonts w:ascii="Arial" w:hAnsi="Arial"/>
          <w:i/>
          <w:spacing w:val="-15"/>
          <w:w w:val="105"/>
          <w:sz w:val="18"/>
        </w:rPr>
        <w:t xml:space="preserve"> </w:t>
      </w:r>
      <w:r>
        <w:rPr>
          <w:rFonts w:ascii="Arial" w:hAnsi="Arial"/>
          <w:i/>
          <w:spacing w:val="-3"/>
          <w:w w:val="105"/>
          <w:sz w:val="18"/>
        </w:rPr>
        <w:t>Prac- tices</w:t>
      </w:r>
      <w:r>
        <w:rPr>
          <w:rFonts w:ascii="Arial" w:hAnsi="Arial"/>
          <w:i/>
          <w:spacing w:val="-24"/>
          <w:w w:val="105"/>
          <w:sz w:val="18"/>
        </w:rPr>
        <w:t xml:space="preserve"> </w:t>
      </w:r>
      <w:r>
        <w:rPr>
          <w:rFonts w:ascii="Arial" w:hAnsi="Arial"/>
          <w:i/>
          <w:w w:val="105"/>
          <w:sz w:val="18"/>
        </w:rPr>
        <w:t>for</w:t>
      </w:r>
      <w:r>
        <w:rPr>
          <w:rFonts w:ascii="Arial" w:hAnsi="Arial"/>
          <w:i/>
          <w:spacing w:val="-24"/>
          <w:w w:val="105"/>
          <w:sz w:val="18"/>
        </w:rPr>
        <w:t xml:space="preserve"> </w:t>
      </w:r>
      <w:r>
        <w:rPr>
          <w:rFonts w:ascii="Arial" w:hAnsi="Arial"/>
          <w:i/>
          <w:w w:val="105"/>
          <w:sz w:val="18"/>
        </w:rPr>
        <w:t>Model-Driven</w:t>
      </w:r>
      <w:r>
        <w:rPr>
          <w:rFonts w:ascii="Arial" w:hAnsi="Arial"/>
          <w:i/>
          <w:spacing w:val="-24"/>
          <w:w w:val="105"/>
          <w:sz w:val="18"/>
        </w:rPr>
        <w:t xml:space="preserve"> </w:t>
      </w:r>
      <w:r>
        <w:rPr>
          <w:rFonts w:ascii="Arial" w:hAnsi="Arial"/>
          <w:i/>
          <w:w w:val="105"/>
          <w:sz w:val="18"/>
        </w:rPr>
        <w:t>Software</w:t>
      </w:r>
      <w:r>
        <w:rPr>
          <w:rFonts w:ascii="Arial" w:hAnsi="Arial"/>
          <w:i/>
          <w:spacing w:val="-24"/>
          <w:w w:val="105"/>
          <w:sz w:val="18"/>
        </w:rPr>
        <w:t xml:space="preserve"> </w:t>
      </w:r>
      <w:r>
        <w:rPr>
          <w:rFonts w:ascii="Arial" w:hAnsi="Arial"/>
          <w:i/>
          <w:w w:val="105"/>
          <w:sz w:val="18"/>
        </w:rPr>
        <w:t>Development</w:t>
      </w:r>
      <w:r>
        <w:rPr>
          <w:w w:val="105"/>
          <w:sz w:val="18"/>
        </w:rPr>
        <w:t>,</w:t>
      </w:r>
      <w:r>
        <w:rPr>
          <w:spacing w:val="-21"/>
          <w:w w:val="105"/>
          <w:sz w:val="18"/>
        </w:rPr>
        <w:t xml:space="preserve"> </w:t>
      </w:r>
      <w:r>
        <w:rPr>
          <w:spacing w:val="-3"/>
          <w:w w:val="105"/>
          <w:sz w:val="18"/>
        </w:rPr>
        <w:t xml:space="preserve">Vancou- </w:t>
      </w:r>
      <w:r>
        <w:rPr>
          <w:w w:val="105"/>
          <w:sz w:val="18"/>
        </w:rPr>
        <w:t>ver,  Canada,</w:t>
      </w:r>
      <w:r>
        <w:rPr>
          <w:spacing w:val="32"/>
          <w:w w:val="105"/>
          <w:sz w:val="18"/>
        </w:rPr>
        <w:t xml:space="preserve"> </w:t>
      </w:r>
      <w:r>
        <w:rPr>
          <w:w w:val="105"/>
          <w:sz w:val="18"/>
        </w:rPr>
        <w:t>2004.</w:t>
      </w:r>
    </w:p>
    <w:p w14:paraId="5A2ACA1C" w14:textId="77777777" w:rsidR="00B66BFA" w:rsidRDefault="0044141A">
      <w:pPr>
        <w:pStyle w:val="Corpsdetexte"/>
        <w:tabs>
          <w:tab w:val="left" w:pos="1757"/>
          <w:tab w:val="left" w:pos="3780"/>
        </w:tabs>
        <w:spacing w:before="32" w:line="372" w:lineRule="exact"/>
        <w:ind w:left="115" w:right="87"/>
      </w:pPr>
      <w:r w:rsidRPr="004C4BF4">
        <w:rPr>
          <w:w w:val="110"/>
          <w:rPrChange w:id="50" w:author="MRAIDHA Chokri 176997" w:date="2016-04-20T23:31:00Z">
            <w:rPr>
              <w:w w:val="110"/>
              <w:lang w:val="fr-FR"/>
            </w:rPr>
          </w:rPrChange>
        </w:rPr>
        <w:t xml:space="preserve">[31]Y. Solutions. Uml lab. </w:t>
      </w:r>
      <w:r w:rsidR="004C4BF4">
        <w:fldChar w:fldCharType="begin"/>
      </w:r>
      <w:r w:rsidR="004C4BF4">
        <w:instrText xml:space="preserve"> HYPERLINK "http://www.uml-lab.com/" \h </w:instrText>
      </w:r>
      <w:r w:rsidR="004C4BF4">
        <w:fldChar w:fldCharType="separate"/>
      </w:r>
      <w:r w:rsidRPr="004C4BF4">
        <w:rPr>
          <w:w w:val="110"/>
          <w:rPrChange w:id="51" w:author="MRAIDHA Chokri 176997" w:date="2016-04-20T23:31:00Z">
            <w:rPr>
              <w:w w:val="110"/>
              <w:lang w:val="fr-FR"/>
            </w:rPr>
          </w:rPrChange>
        </w:rPr>
        <w:t>http://www.uml-lab.com,</w:t>
      </w:r>
      <w:r w:rsidR="004C4BF4">
        <w:rPr>
          <w:w w:val="110"/>
          <w:lang w:val="fr-FR"/>
        </w:rPr>
        <w:fldChar w:fldCharType="end"/>
      </w:r>
      <w:r w:rsidRPr="004C4BF4">
        <w:rPr>
          <w:w w:val="110"/>
          <w:rPrChange w:id="52" w:author="MRAIDHA Chokri 176997" w:date="2016-04-20T23:31:00Z">
            <w:rPr>
              <w:w w:val="110"/>
              <w:lang w:val="fr-FR"/>
            </w:rPr>
          </w:rPrChange>
        </w:rPr>
        <w:t xml:space="preserve"> 2012. </w:t>
      </w:r>
      <w:r>
        <w:rPr>
          <w:w w:val="110"/>
        </w:rPr>
        <w:t>[32]SparxSysemx.</w:t>
      </w:r>
      <w:r>
        <w:rPr>
          <w:w w:val="110"/>
        </w:rPr>
        <w:tab/>
      </w:r>
      <w:r>
        <w:rPr>
          <w:spacing w:val="-3"/>
          <w:w w:val="110"/>
        </w:rPr>
        <w:t xml:space="preserve">”enterprise </w:t>
      </w:r>
      <w:r>
        <w:rPr>
          <w:spacing w:val="40"/>
          <w:w w:val="110"/>
        </w:rPr>
        <w:t xml:space="preserve"> </w:t>
      </w:r>
      <w:r>
        <w:rPr>
          <w:spacing w:val="-3"/>
          <w:w w:val="110"/>
        </w:rPr>
        <w:t>architect”.</w:t>
      </w:r>
      <w:r>
        <w:rPr>
          <w:spacing w:val="-3"/>
          <w:w w:val="110"/>
        </w:rPr>
        <w:tab/>
      </w:r>
      <w:hyperlink r:id="rId102">
        <w:r>
          <w:rPr>
            <w:spacing w:val="-7"/>
            <w:w w:val="110"/>
          </w:rPr>
          <w:t>http://www.</w:t>
        </w:r>
      </w:hyperlink>
    </w:p>
    <w:p w14:paraId="36988670" w14:textId="77777777" w:rsidR="00B66BFA" w:rsidRDefault="0044141A">
      <w:pPr>
        <w:pStyle w:val="Corpsdetexte"/>
        <w:spacing w:line="174" w:lineRule="exact"/>
        <w:ind w:left="491" w:right="-9"/>
      </w:pPr>
      <w:r>
        <w:rPr>
          <w:w w:val="115"/>
        </w:rPr>
        <w:t>sparxsystems.com/products/ea/, 2016.</w:t>
      </w:r>
    </w:p>
    <w:p w14:paraId="146A509B" w14:textId="77777777" w:rsidR="00B66BFA" w:rsidRDefault="0044141A">
      <w:pPr>
        <w:spacing w:before="47" w:line="242" w:lineRule="auto"/>
        <w:ind w:left="491" w:right="26" w:hanging="376"/>
        <w:rPr>
          <w:sz w:val="18"/>
        </w:rPr>
      </w:pPr>
      <w:r>
        <w:br w:type="column"/>
      </w:r>
      <w:r>
        <w:rPr>
          <w:w w:val="110"/>
          <w:sz w:val="18"/>
        </w:rPr>
        <w:t xml:space="preserve">[33]D. Steinberg, F. Budinsky, E. Merks, and M. Paternos- tro. </w:t>
      </w:r>
      <w:r>
        <w:rPr>
          <w:rFonts w:ascii="Arial"/>
          <w:i/>
          <w:w w:val="110"/>
          <w:sz w:val="18"/>
        </w:rPr>
        <w:t>EMF: eclipse modeling framework</w:t>
      </w:r>
      <w:r>
        <w:rPr>
          <w:w w:val="110"/>
          <w:sz w:val="18"/>
        </w:rPr>
        <w:t>. Pearson Edu- cation, 2008.</w:t>
      </w:r>
    </w:p>
    <w:p w14:paraId="4DA2FC96" w14:textId="77777777" w:rsidR="00B66BFA" w:rsidRDefault="0044141A">
      <w:pPr>
        <w:pStyle w:val="Corpsdetexte"/>
        <w:spacing w:before="143" w:line="242" w:lineRule="auto"/>
        <w:ind w:left="491" w:right="66" w:hanging="376"/>
      </w:pPr>
      <w:r>
        <w:rPr>
          <w:w w:val="110"/>
        </w:rPr>
        <w:t xml:space="preserve">[34]J. Whittle, J. Hutchinson, M.  Rouncefield,  H.  Bur- den, and R. Heldal. Industrial Adoption of Model- Driven Engineering: Are the Tools Really the Problem? </w:t>
      </w:r>
      <w:r>
        <w:t xml:space="preserve">In </w:t>
      </w:r>
      <w:r>
        <w:rPr>
          <w:rFonts w:ascii="Arial" w:hAnsi="Arial"/>
          <w:i/>
        </w:rPr>
        <w:t>Model-Driven Engineering Languages and Systems</w:t>
      </w:r>
      <w:r>
        <w:t xml:space="preserve">, </w:t>
      </w:r>
      <w:r>
        <w:rPr>
          <w:w w:val="110"/>
        </w:rPr>
        <w:t>volume 8107, pages 1–17. Springer Berlin Heidelberg, Berlin, Heidelberg, Germany, 2013.</w:t>
      </w:r>
    </w:p>
    <w:p w14:paraId="00C0DBC4" w14:textId="77777777" w:rsidR="00B66BFA" w:rsidRDefault="0044141A">
      <w:pPr>
        <w:spacing w:before="143" w:line="242" w:lineRule="auto"/>
        <w:ind w:left="491" w:right="99" w:hanging="376"/>
        <w:rPr>
          <w:sz w:val="18"/>
        </w:rPr>
      </w:pPr>
      <w:r>
        <w:rPr>
          <w:w w:val="105"/>
          <w:sz w:val="18"/>
        </w:rPr>
        <w:t xml:space="preserve">[35]L. Xing-hua and C. Yun-feng. Design of </w:t>
      </w:r>
      <w:r>
        <w:rPr>
          <w:spacing w:val="-8"/>
          <w:w w:val="105"/>
          <w:sz w:val="18"/>
        </w:rPr>
        <w:t xml:space="preserve">UAV </w:t>
      </w:r>
      <w:r>
        <w:rPr>
          <w:w w:val="105"/>
          <w:sz w:val="18"/>
        </w:rPr>
        <w:t>flight control system virtual prototype using rhapsody and simulink.</w:t>
      </w:r>
      <w:r>
        <w:rPr>
          <w:spacing w:val="-9"/>
          <w:w w:val="105"/>
          <w:sz w:val="18"/>
        </w:rPr>
        <w:t xml:space="preserve"> </w:t>
      </w:r>
      <w:r>
        <w:rPr>
          <w:w w:val="105"/>
          <w:sz w:val="18"/>
        </w:rPr>
        <w:t>In</w:t>
      </w:r>
      <w:r>
        <w:rPr>
          <w:spacing w:val="-17"/>
          <w:w w:val="105"/>
          <w:sz w:val="18"/>
        </w:rPr>
        <w:t xml:space="preserve"> </w:t>
      </w:r>
      <w:r>
        <w:rPr>
          <w:rFonts w:ascii="Arial"/>
          <w:i/>
          <w:spacing w:val="-5"/>
          <w:w w:val="105"/>
          <w:sz w:val="18"/>
        </w:rPr>
        <w:t>Proceedings</w:t>
      </w:r>
      <w:r>
        <w:rPr>
          <w:rFonts w:ascii="Arial"/>
          <w:i/>
          <w:spacing w:val="-19"/>
          <w:w w:val="105"/>
          <w:sz w:val="18"/>
        </w:rPr>
        <w:t xml:space="preserve"> </w:t>
      </w:r>
      <w:r>
        <w:rPr>
          <w:rFonts w:ascii="Arial"/>
          <w:i/>
          <w:w w:val="105"/>
          <w:sz w:val="18"/>
        </w:rPr>
        <w:t>of</w:t>
      </w:r>
      <w:r>
        <w:rPr>
          <w:rFonts w:ascii="Arial"/>
          <w:i/>
          <w:spacing w:val="-19"/>
          <w:w w:val="105"/>
          <w:sz w:val="18"/>
        </w:rPr>
        <w:t xml:space="preserve"> </w:t>
      </w:r>
      <w:r>
        <w:rPr>
          <w:rFonts w:ascii="Arial"/>
          <w:i/>
          <w:w w:val="105"/>
          <w:sz w:val="18"/>
        </w:rPr>
        <w:t>the</w:t>
      </w:r>
      <w:r>
        <w:rPr>
          <w:rFonts w:ascii="Arial"/>
          <w:i/>
          <w:spacing w:val="-19"/>
          <w:w w:val="105"/>
          <w:sz w:val="18"/>
        </w:rPr>
        <w:t xml:space="preserve"> </w:t>
      </w:r>
      <w:r>
        <w:rPr>
          <w:rFonts w:ascii="Arial"/>
          <w:i/>
          <w:w w:val="105"/>
          <w:sz w:val="18"/>
        </w:rPr>
        <w:t>2010</w:t>
      </w:r>
      <w:r>
        <w:rPr>
          <w:rFonts w:ascii="Arial"/>
          <w:i/>
          <w:spacing w:val="-19"/>
          <w:w w:val="105"/>
          <w:sz w:val="18"/>
        </w:rPr>
        <w:t xml:space="preserve"> </w:t>
      </w:r>
      <w:r>
        <w:rPr>
          <w:rFonts w:ascii="Arial"/>
          <w:i/>
          <w:w w:val="105"/>
          <w:sz w:val="18"/>
        </w:rPr>
        <w:t>International</w:t>
      </w:r>
      <w:r>
        <w:rPr>
          <w:rFonts w:ascii="Arial"/>
          <w:i/>
          <w:spacing w:val="-19"/>
          <w:w w:val="105"/>
          <w:sz w:val="18"/>
        </w:rPr>
        <w:t xml:space="preserve"> </w:t>
      </w:r>
      <w:r>
        <w:rPr>
          <w:rFonts w:ascii="Arial"/>
          <w:i/>
          <w:w w:val="105"/>
          <w:sz w:val="18"/>
        </w:rPr>
        <w:t xml:space="preserve">Con- </w:t>
      </w:r>
      <w:r>
        <w:rPr>
          <w:rFonts w:ascii="Arial"/>
          <w:i/>
          <w:spacing w:val="-3"/>
          <w:w w:val="105"/>
          <w:sz w:val="18"/>
        </w:rPr>
        <w:t xml:space="preserve">ference </w:t>
      </w:r>
      <w:r>
        <w:rPr>
          <w:rFonts w:ascii="Arial"/>
          <w:i/>
          <w:w w:val="105"/>
          <w:sz w:val="18"/>
        </w:rPr>
        <w:t>on Computer Design and Applications</w:t>
      </w:r>
      <w:r>
        <w:rPr>
          <w:w w:val="105"/>
          <w:sz w:val="18"/>
        </w:rPr>
        <w:t>, Qin- huangdao,  China,</w:t>
      </w:r>
      <w:r>
        <w:rPr>
          <w:spacing w:val="46"/>
          <w:w w:val="105"/>
          <w:sz w:val="18"/>
        </w:rPr>
        <w:t xml:space="preserve"> </w:t>
      </w:r>
      <w:r>
        <w:rPr>
          <w:w w:val="105"/>
          <w:sz w:val="18"/>
        </w:rPr>
        <w:t>2010.</w:t>
      </w:r>
    </w:p>
    <w:sectPr w:rsidR="00B66BFA">
      <w:pgSz w:w="12240" w:h="15840"/>
      <w:pgMar w:top="1060" w:right="1020" w:bottom="280" w:left="960" w:header="720" w:footer="720" w:gutter="0"/>
      <w:cols w:num="2" w:space="720" w:equalWidth="0">
        <w:col w:w="4899" w:space="362"/>
        <w:col w:w="4999"/>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1" w:author="MRAIDHA Chokri 176997" w:date="2016-04-20T23:15:00Z" w:initials="MC1">
    <w:p w14:paraId="763CC183" w14:textId="668B9522" w:rsidR="00107031" w:rsidRDefault="00107031">
      <w:pPr>
        <w:pStyle w:val="Commentaire"/>
      </w:pPr>
      <w:r>
        <w:rPr>
          <w:rStyle w:val="Marquedecommentaire"/>
        </w:rPr>
        <w:annotationRef/>
      </w:r>
      <w:r>
        <w:t>Trop vague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63CC18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 Antiqua">
    <w:altName w:val="Book Antiqua"/>
    <w:panose1 w:val="0204060205030503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EE7579"/>
    <w:multiLevelType w:val="multilevel"/>
    <w:tmpl w:val="9C669F36"/>
    <w:lvl w:ilvl="0">
      <w:start w:val="2"/>
      <w:numFmt w:val="decimal"/>
      <w:lvlText w:val="%1"/>
      <w:lvlJc w:val="left"/>
      <w:pPr>
        <w:ind w:left="1210" w:hanging="322"/>
        <w:jc w:val="right"/>
      </w:pPr>
      <w:rPr>
        <w:rFonts w:hint="default"/>
      </w:rPr>
    </w:lvl>
    <w:lvl w:ilvl="1">
      <w:start w:val="1"/>
      <w:numFmt w:val="lowerLetter"/>
      <w:lvlText w:val="%1.%2"/>
      <w:lvlJc w:val="left"/>
      <w:pPr>
        <w:ind w:left="1210" w:hanging="322"/>
        <w:jc w:val="right"/>
      </w:pPr>
      <w:rPr>
        <w:rFonts w:ascii="Arial" w:eastAsia="Arial" w:hAnsi="Arial" w:cs="Arial" w:hint="default"/>
        <w:color w:val="FFFFFF"/>
        <w:spacing w:val="-1"/>
        <w:w w:val="98"/>
        <w:sz w:val="16"/>
        <w:szCs w:val="16"/>
      </w:rPr>
    </w:lvl>
    <w:lvl w:ilvl="2">
      <w:start w:val="1"/>
      <w:numFmt w:val="bullet"/>
      <w:lvlText w:val="•"/>
      <w:lvlJc w:val="left"/>
      <w:pPr>
        <w:ind w:left="1552" w:hanging="322"/>
      </w:pPr>
      <w:rPr>
        <w:rFonts w:hint="default"/>
      </w:rPr>
    </w:lvl>
    <w:lvl w:ilvl="3">
      <w:start w:val="1"/>
      <w:numFmt w:val="bullet"/>
      <w:lvlText w:val="•"/>
      <w:lvlJc w:val="left"/>
      <w:pPr>
        <w:ind w:left="1718" w:hanging="322"/>
      </w:pPr>
      <w:rPr>
        <w:rFonts w:hint="default"/>
      </w:rPr>
    </w:lvl>
    <w:lvl w:ilvl="4">
      <w:start w:val="1"/>
      <w:numFmt w:val="bullet"/>
      <w:lvlText w:val="•"/>
      <w:lvlJc w:val="left"/>
      <w:pPr>
        <w:ind w:left="1884" w:hanging="322"/>
      </w:pPr>
      <w:rPr>
        <w:rFonts w:hint="default"/>
      </w:rPr>
    </w:lvl>
    <w:lvl w:ilvl="5">
      <w:start w:val="1"/>
      <w:numFmt w:val="bullet"/>
      <w:lvlText w:val="•"/>
      <w:lvlJc w:val="left"/>
      <w:pPr>
        <w:ind w:left="2050" w:hanging="322"/>
      </w:pPr>
      <w:rPr>
        <w:rFonts w:hint="default"/>
      </w:rPr>
    </w:lvl>
    <w:lvl w:ilvl="6">
      <w:start w:val="1"/>
      <w:numFmt w:val="bullet"/>
      <w:lvlText w:val="•"/>
      <w:lvlJc w:val="left"/>
      <w:pPr>
        <w:ind w:left="2216" w:hanging="322"/>
      </w:pPr>
      <w:rPr>
        <w:rFonts w:hint="default"/>
      </w:rPr>
    </w:lvl>
    <w:lvl w:ilvl="7">
      <w:start w:val="1"/>
      <w:numFmt w:val="bullet"/>
      <w:lvlText w:val="•"/>
      <w:lvlJc w:val="left"/>
      <w:pPr>
        <w:ind w:left="2382" w:hanging="322"/>
      </w:pPr>
      <w:rPr>
        <w:rFonts w:hint="default"/>
      </w:rPr>
    </w:lvl>
    <w:lvl w:ilvl="8">
      <w:start w:val="1"/>
      <w:numFmt w:val="bullet"/>
      <w:lvlText w:val="•"/>
      <w:lvlJc w:val="left"/>
      <w:pPr>
        <w:ind w:left="2548" w:hanging="322"/>
      </w:pPr>
      <w:rPr>
        <w:rFonts w:hint="default"/>
      </w:rPr>
    </w:lvl>
  </w:abstractNum>
  <w:abstractNum w:abstractNumId="1" w15:restartNumberingAfterBreak="0">
    <w:nsid w:val="319F6964"/>
    <w:multiLevelType w:val="multilevel"/>
    <w:tmpl w:val="50FADA36"/>
    <w:lvl w:ilvl="0">
      <w:start w:val="2"/>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bullet"/>
      <w:lvlText w:val="•"/>
      <w:lvlJc w:val="left"/>
      <w:pPr>
        <w:ind w:left="546" w:hanging="538"/>
      </w:pPr>
      <w:rPr>
        <w:rFonts w:hint="default"/>
      </w:rPr>
    </w:lvl>
    <w:lvl w:ilvl="3">
      <w:start w:val="1"/>
      <w:numFmt w:val="bullet"/>
      <w:lvlText w:val="•"/>
      <w:lvlJc w:val="left"/>
      <w:pPr>
        <w:ind w:left="432" w:hanging="538"/>
      </w:pPr>
      <w:rPr>
        <w:rFonts w:hint="default"/>
      </w:rPr>
    </w:lvl>
    <w:lvl w:ilvl="4">
      <w:start w:val="1"/>
      <w:numFmt w:val="bullet"/>
      <w:lvlText w:val="•"/>
      <w:lvlJc w:val="left"/>
      <w:pPr>
        <w:ind w:left="319" w:hanging="538"/>
      </w:pPr>
      <w:rPr>
        <w:rFonts w:hint="default"/>
      </w:rPr>
    </w:lvl>
    <w:lvl w:ilvl="5">
      <w:start w:val="1"/>
      <w:numFmt w:val="bullet"/>
      <w:lvlText w:val="•"/>
      <w:lvlJc w:val="left"/>
      <w:pPr>
        <w:ind w:left="205" w:hanging="538"/>
      </w:pPr>
      <w:rPr>
        <w:rFonts w:hint="default"/>
      </w:rPr>
    </w:lvl>
    <w:lvl w:ilvl="6">
      <w:start w:val="1"/>
      <w:numFmt w:val="bullet"/>
      <w:lvlText w:val="•"/>
      <w:lvlJc w:val="left"/>
      <w:pPr>
        <w:ind w:left="92" w:hanging="538"/>
      </w:pPr>
      <w:rPr>
        <w:rFonts w:hint="default"/>
      </w:rPr>
    </w:lvl>
    <w:lvl w:ilvl="7">
      <w:start w:val="1"/>
      <w:numFmt w:val="bullet"/>
      <w:lvlText w:val="•"/>
      <w:lvlJc w:val="left"/>
      <w:pPr>
        <w:ind w:left="-22" w:hanging="538"/>
      </w:pPr>
      <w:rPr>
        <w:rFonts w:hint="default"/>
      </w:rPr>
    </w:lvl>
    <w:lvl w:ilvl="8">
      <w:start w:val="1"/>
      <w:numFmt w:val="bullet"/>
      <w:lvlText w:val="•"/>
      <w:lvlJc w:val="left"/>
      <w:pPr>
        <w:ind w:left="-135" w:hanging="538"/>
      </w:pPr>
      <w:rPr>
        <w:rFonts w:hint="default"/>
      </w:rPr>
    </w:lvl>
  </w:abstractNum>
  <w:abstractNum w:abstractNumId="2" w15:restartNumberingAfterBreak="0">
    <w:nsid w:val="37BD1798"/>
    <w:multiLevelType w:val="multilevel"/>
    <w:tmpl w:val="FDB6E392"/>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23"/>
        <w:jc w:val="left"/>
      </w:pPr>
      <w:rPr>
        <w:rFonts w:ascii="Times New Roman" w:eastAsia="Times New Roman" w:hAnsi="Times New Roman" w:cs="Times New Roman" w:hint="default"/>
        <w:w w:val="102"/>
        <w:sz w:val="18"/>
        <w:szCs w:val="18"/>
      </w:rPr>
    </w:lvl>
    <w:lvl w:ilvl="2">
      <w:start w:val="1"/>
      <w:numFmt w:val="bullet"/>
      <w:lvlText w:val="•"/>
      <w:lvlJc w:val="left"/>
      <w:pPr>
        <w:ind w:left="958" w:hanging="182"/>
      </w:pPr>
      <w:rPr>
        <w:rFonts w:ascii="Arial" w:eastAsia="Arial" w:hAnsi="Arial" w:cs="Arial" w:hint="default"/>
        <w:i/>
        <w:w w:val="145"/>
        <w:sz w:val="18"/>
        <w:szCs w:val="18"/>
      </w:rPr>
    </w:lvl>
    <w:lvl w:ilvl="3">
      <w:start w:val="1"/>
      <w:numFmt w:val="bullet"/>
      <w:lvlText w:val="•"/>
      <w:lvlJc w:val="left"/>
      <w:pPr>
        <w:ind w:left="666" w:hanging="182"/>
      </w:pPr>
      <w:rPr>
        <w:rFonts w:hint="default"/>
      </w:rPr>
    </w:lvl>
    <w:lvl w:ilvl="4">
      <w:start w:val="1"/>
      <w:numFmt w:val="bullet"/>
      <w:lvlText w:val="•"/>
      <w:lvlJc w:val="left"/>
      <w:pPr>
        <w:ind w:left="519" w:hanging="182"/>
      </w:pPr>
      <w:rPr>
        <w:rFonts w:hint="default"/>
      </w:rPr>
    </w:lvl>
    <w:lvl w:ilvl="5">
      <w:start w:val="1"/>
      <w:numFmt w:val="bullet"/>
      <w:lvlText w:val="•"/>
      <w:lvlJc w:val="left"/>
      <w:pPr>
        <w:ind w:left="372" w:hanging="182"/>
      </w:pPr>
      <w:rPr>
        <w:rFonts w:hint="default"/>
      </w:rPr>
    </w:lvl>
    <w:lvl w:ilvl="6">
      <w:start w:val="1"/>
      <w:numFmt w:val="bullet"/>
      <w:lvlText w:val="•"/>
      <w:lvlJc w:val="left"/>
      <w:pPr>
        <w:ind w:left="225" w:hanging="182"/>
      </w:pPr>
      <w:rPr>
        <w:rFonts w:hint="default"/>
      </w:rPr>
    </w:lvl>
    <w:lvl w:ilvl="7">
      <w:start w:val="1"/>
      <w:numFmt w:val="bullet"/>
      <w:lvlText w:val="•"/>
      <w:lvlJc w:val="left"/>
      <w:pPr>
        <w:ind w:left="78" w:hanging="182"/>
      </w:pPr>
      <w:rPr>
        <w:rFonts w:hint="default"/>
      </w:rPr>
    </w:lvl>
    <w:lvl w:ilvl="8">
      <w:start w:val="1"/>
      <w:numFmt w:val="bullet"/>
      <w:lvlText w:val="•"/>
      <w:lvlJc w:val="left"/>
      <w:pPr>
        <w:ind w:left="-69" w:hanging="182"/>
      </w:pPr>
      <w:rPr>
        <w:rFonts w:hint="default"/>
      </w:rPr>
    </w:lvl>
  </w:abstractNum>
  <w:abstractNum w:abstractNumId="3" w15:restartNumberingAfterBreak="0">
    <w:nsid w:val="42102D3F"/>
    <w:multiLevelType w:val="hybridMultilevel"/>
    <w:tmpl w:val="1F6AAC3C"/>
    <w:lvl w:ilvl="0" w:tplc="E98AD95C">
      <w:start w:val="1"/>
      <w:numFmt w:val="decimal"/>
      <w:lvlText w:val="%1"/>
      <w:lvlJc w:val="left"/>
      <w:pPr>
        <w:ind w:left="376" w:hanging="177"/>
        <w:jc w:val="right"/>
      </w:pPr>
      <w:rPr>
        <w:rFonts w:ascii="Arial" w:eastAsia="Arial" w:hAnsi="Arial" w:cs="Arial" w:hint="default"/>
        <w:color w:val="FFFFFF"/>
        <w:w w:val="104"/>
        <w:position w:val="7"/>
        <w:sz w:val="12"/>
        <w:szCs w:val="12"/>
      </w:rPr>
    </w:lvl>
    <w:lvl w:ilvl="1" w:tplc="2474E650">
      <w:start w:val="1"/>
      <w:numFmt w:val="bullet"/>
      <w:lvlText w:val="•"/>
      <w:lvlJc w:val="left"/>
      <w:pPr>
        <w:ind w:left="453" w:hanging="177"/>
      </w:pPr>
      <w:rPr>
        <w:rFonts w:hint="default"/>
      </w:rPr>
    </w:lvl>
    <w:lvl w:ilvl="2" w:tplc="52D2B2EC">
      <w:start w:val="1"/>
      <w:numFmt w:val="bullet"/>
      <w:lvlText w:val="•"/>
      <w:lvlJc w:val="left"/>
      <w:pPr>
        <w:ind w:left="526" w:hanging="177"/>
      </w:pPr>
      <w:rPr>
        <w:rFonts w:hint="default"/>
      </w:rPr>
    </w:lvl>
    <w:lvl w:ilvl="3" w:tplc="9B00C714">
      <w:start w:val="1"/>
      <w:numFmt w:val="bullet"/>
      <w:lvlText w:val="•"/>
      <w:lvlJc w:val="left"/>
      <w:pPr>
        <w:ind w:left="599" w:hanging="177"/>
      </w:pPr>
      <w:rPr>
        <w:rFonts w:hint="default"/>
      </w:rPr>
    </w:lvl>
    <w:lvl w:ilvl="4" w:tplc="07582E22">
      <w:start w:val="1"/>
      <w:numFmt w:val="bullet"/>
      <w:lvlText w:val="•"/>
      <w:lvlJc w:val="left"/>
      <w:pPr>
        <w:ind w:left="672" w:hanging="177"/>
      </w:pPr>
      <w:rPr>
        <w:rFonts w:hint="default"/>
      </w:rPr>
    </w:lvl>
    <w:lvl w:ilvl="5" w:tplc="585045C8">
      <w:start w:val="1"/>
      <w:numFmt w:val="bullet"/>
      <w:lvlText w:val="•"/>
      <w:lvlJc w:val="left"/>
      <w:pPr>
        <w:ind w:left="745" w:hanging="177"/>
      </w:pPr>
      <w:rPr>
        <w:rFonts w:hint="default"/>
      </w:rPr>
    </w:lvl>
    <w:lvl w:ilvl="6" w:tplc="7D8A7420">
      <w:start w:val="1"/>
      <w:numFmt w:val="bullet"/>
      <w:lvlText w:val="•"/>
      <w:lvlJc w:val="left"/>
      <w:pPr>
        <w:ind w:left="818" w:hanging="177"/>
      </w:pPr>
      <w:rPr>
        <w:rFonts w:hint="default"/>
      </w:rPr>
    </w:lvl>
    <w:lvl w:ilvl="7" w:tplc="6DFE0464">
      <w:start w:val="1"/>
      <w:numFmt w:val="bullet"/>
      <w:lvlText w:val="•"/>
      <w:lvlJc w:val="left"/>
      <w:pPr>
        <w:ind w:left="891" w:hanging="177"/>
      </w:pPr>
      <w:rPr>
        <w:rFonts w:hint="default"/>
      </w:rPr>
    </w:lvl>
    <w:lvl w:ilvl="8" w:tplc="C8D408A0">
      <w:start w:val="1"/>
      <w:numFmt w:val="bullet"/>
      <w:lvlText w:val="•"/>
      <w:lvlJc w:val="left"/>
      <w:pPr>
        <w:ind w:left="964" w:hanging="177"/>
      </w:pPr>
      <w:rPr>
        <w:rFonts w:hint="default"/>
      </w:rPr>
    </w:lvl>
  </w:abstractNum>
  <w:abstractNum w:abstractNumId="4" w15:restartNumberingAfterBreak="0">
    <w:nsid w:val="68CD4599"/>
    <w:multiLevelType w:val="hybridMultilevel"/>
    <w:tmpl w:val="7A34C1F4"/>
    <w:lvl w:ilvl="0" w:tplc="49B644EC">
      <w:start w:val="1"/>
      <w:numFmt w:val="bullet"/>
      <w:lvlText w:val="•"/>
      <w:lvlJc w:val="left"/>
      <w:pPr>
        <w:ind w:left="564" w:hanging="182"/>
      </w:pPr>
      <w:rPr>
        <w:rFonts w:ascii="Arial" w:eastAsia="Arial" w:hAnsi="Arial" w:cs="Arial" w:hint="default"/>
        <w:i/>
        <w:w w:val="145"/>
        <w:sz w:val="18"/>
        <w:szCs w:val="18"/>
      </w:rPr>
    </w:lvl>
    <w:lvl w:ilvl="1" w:tplc="66705F2E">
      <w:start w:val="1"/>
      <w:numFmt w:val="bullet"/>
      <w:lvlText w:val="•"/>
      <w:lvlJc w:val="left"/>
      <w:pPr>
        <w:ind w:left="993" w:hanging="182"/>
      </w:pPr>
      <w:rPr>
        <w:rFonts w:hint="default"/>
      </w:rPr>
    </w:lvl>
    <w:lvl w:ilvl="2" w:tplc="DA1616B2">
      <w:start w:val="1"/>
      <w:numFmt w:val="bullet"/>
      <w:lvlText w:val="•"/>
      <w:lvlJc w:val="left"/>
      <w:pPr>
        <w:ind w:left="1427" w:hanging="182"/>
      </w:pPr>
      <w:rPr>
        <w:rFonts w:hint="default"/>
      </w:rPr>
    </w:lvl>
    <w:lvl w:ilvl="3" w:tplc="2146D6EA">
      <w:start w:val="1"/>
      <w:numFmt w:val="bullet"/>
      <w:lvlText w:val="•"/>
      <w:lvlJc w:val="left"/>
      <w:pPr>
        <w:ind w:left="1861" w:hanging="182"/>
      </w:pPr>
      <w:rPr>
        <w:rFonts w:hint="default"/>
      </w:rPr>
    </w:lvl>
    <w:lvl w:ilvl="4" w:tplc="61A0D424">
      <w:start w:val="1"/>
      <w:numFmt w:val="bullet"/>
      <w:lvlText w:val="•"/>
      <w:lvlJc w:val="left"/>
      <w:pPr>
        <w:ind w:left="2295" w:hanging="182"/>
      </w:pPr>
      <w:rPr>
        <w:rFonts w:hint="default"/>
      </w:rPr>
    </w:lvl>
    <w:lvl w:ilvl="5" w:tplc="2A263946">
      <w:start w:val="1"/>
      <w:numFmt w:val="bullet"/>
      <w:lvlText w:val="•"/>
      <w:lvlJc w:val="left"/>
      <w:pPr>
        <w:ind w:left="2729" w:hanging="182"/>
      </w:pPr>
      <w:rPr>
        <w:rFonts w:hint="default"/>
      </w:rPr>
    </w:lvl>
    <w:lvl w:ilvl="6" w:tplc="BFC80DD4">
      <w:start w:val="1"/>
      <w:numFmt w:val="bullet"/>
      <w:lvlText w:val="•"/>
      <w:lvlJc w:val="left"/>
      <w:pPr>
        <w:ind w:left="3162" w:hanging="182"/>
      </w:pPr>
      <w:rPr>
        <w:rFonts w:hint="default"/>
      </w:rPr>
    </w:lvl>
    <w:lvl w:ilvl="7" w:tplc="DCDC6030">
      <w:start w:val="1"/>
      <w:numFmt w:val="bullet"/>
      <w:lvlText w:val="•"/>
      <w:lvlJc w:val="left"/>
      <w:pPr>
        <w:ind w:left="3596" w:hanging="182"/>
      </w:pPr>
      <w:rPr>
        <w:rFonts w:hint="default"/>
      </w:rPr>
    </w:lvl>
    <w:lvl w:ilvl="8" w:tplc="AEA0E348">
      <w:start w:val="1"/>
      <w:numFmt w:val="bullet"/>
      <w:lvlText w:val="•"/>
      <w:lvlJc w:val="left"/>
      <w:pPr>
        <w:ind w:left="4030" w:hanging="182"/>
      </w:pPr>
      <w:rPr>
        <w:rFonts w:hint="default"/>
      </w:rPr>
    </w:lvl>
  </w:abstractNum>
  <w:abstractNum w:abstractNumId="5" w15:restartNumberingAfterBreak="0">
    <w:nsid w:val="6D2A25BF"/>
    <w:multiLevelType w:val="multilevel"/>
    <w:tmpl w:val="F918D840"/>
    <w:lvl w:ilvl="0">
      <w:start w:val="6"/>
      <w:numFmt w:val="decimal"/>
      <w:lvlText w:val="%1."/>
      <w:lvlJc w:val="left"/>
      <w:pPr>
        <w:ind w:left="534" w:hanging="419"/>
        <w:jc w:val="left"/>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jc w:val="left"/>
      </w:pPr>
      <w:rPr>
        <w:rFonts w:ascii="Times New Roman" w:eastAsia="Times New Roman" w:hAnsi="Times New Roman" w:cs="Times New Roman" w:hint="default"/>
        <w:b/>
        <w:bCs/>
        <w:w w:val="99"/>
        <w:sz w:val="24"/>
        <w:szCs w:val="24"/>
      </w:rPr>
    </w:lvl>
    <w:lvl w:ilvl="2">
      <w:start w:val="1"/>
      <w:numFmt w:val="decimal"/>
      <w:lvlText w:val="%1.%2.%3"/>
      <w:lvlJc w:val="left"/>
      <w:pPr>
        <w:ind w:left="968" w:hanging="658"/>
        <w:jc w:val="right"/>
      </w:pPr>
      <w:rPr>
        <w:rFonts w:ascii="Times New Roman" w:eastAsia="Times New Roman" w:hAnsi="Times New Roman" w:cs="Times New Roman" w:hint="default"/>
        <w:i/>
        <w:w w:val="99"/>
        <w:sz w:val="22"/>
        <w:szCs w:val="22"/>
      </w:rPr>
    </w:lvl>
    <w:lvl w:ilvl="3">
      <w:start w:val="1"/>
      <w:numFmt w:val="bullet"/>
      <w:lvlText w:val="•"/>
      <w:lvlJc w:val="left"/>
      <w:pPr>
        <w:ind w:left="1452" w:hanging="658"/>
      </w:pPr>
      <w:rPr>
        <w:rFonts w:hint="default"/>
      </w:rPr>
    </w:lvl>
    <w:lvl w:ilvl="4">
      <w:start w:val="1"/>
      <w:numFmt w:val="bullet"/>
      <w:lvlText w:val="•"/>
      <w:lvlJc w:val="left"/>
      <w:pPr>
        <w:ind w:left="1944" w:hanging="658"/>
      </w:pPr>
      <w:rPr>
        <w:rFonts w:hint="default"/>
      </w:rPr>
    </w:lvl>
    <w:lvl w:ilvl="5">
      <w:start w:val="1"/>
      <w:numFmt w:val="bullet"/>
      <w:lvlText w:val="•"/>
      <w:lvlJc w:val="left"/>
      <w:pPr>
        <w:ind w:left="2436" w:hanging="658"/>
      </w:pPr>
      <w:rPr>
        <w:rFonts w:hint="default"/>
      </w:rPr>
    </w:lvl>
    <w:lvl w:ilvl="6">
      <w:start w:val="1"/>
      <w:numFmt w:val="bullet"/>
      <w:lvlText w:val="•"/>
      <w:lvlJc w:val="left"/>
      <w:pPr>
        <w:ind w:left="2929" w:hanging="658"/>
      </w:pPr>
      <w:rPr>
        <w:rFonts w:hint="default"/>
      </w:rPr>
    </w:lvl>
    <w:lvl w:ilvl="7">
      <w:start w:val="1"/>
      <w:numFmt w:val="bullet"/>
      <w:lvlText w:val="•"/>
      <w:lvlJc w:val="left"/>
      <w:pPr>
        <w:ind w:left="3421" w:hanging="658"/>
      </w:pPr>
      <w:rPr>
        <w:rFonts w:hint="default"/>
      </w:rPr>
    </w:lvl>
    <w:lvl w:ilvl="8">
      <w:start w:val="1"/>
      <w:numFmt w:val="bullet"/>
      <w:lvlText w:val="•"/>
      <w:lvlJc w:val="left"/>
      <w:pPr>
        <w:ind w:left="3913" w:hanging="658"/>
      </w:pPr>
      <w:rPr>
        <w:rFonts w:hint="default"/>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RAIDHA Chokri 176997">
    <w15:presenceInfo w15:providerId="AD" w15:userId="S-1-5-21-1801674531-299502267-839522115-405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BFA"/>
    <w:rsid w:val="00037CE9"/>
    <w:rsid w:val="00047874"/>
    <w:rsid w:val="00073791"/>
    <w:rsid w:val="0009650A"/>
    <w:rsid w:val="000A0F80"/>
    <w:rsid w:val="000F4868"/>
    <w:rsid w:val="000F536A"/>
    <w:rsid w:val="001059C7"/>
    <w:rsid w:val="00107031"/>
    <w:rsid w:val="00141C55"/>
    <w:rsid w:val="00220B76"/>
    <w:rsid w:val="00253283"/>
    <w:rsid w:val="00253959"/>
    <w:rsid w:val="0027625E"/>
    <w:rsid w:val="002F36D0"/>
    <w:rsid w:val="002F6089"/>
    <w:rsid w:val="00322D78"/>
    <w:rsid w:val="00343E0A"/>
    <w:rsid w:val="003769BF"/>
    <w:rsid w:val="00376AB7"/>
    <w:rsid w:val="00391D25"/>
    <w:rsid w:val="003D2F1B"/>
    <w:rsid w:val="003F03DF"/>
    <w:rsid w:val="0040070E"/>
    <w:rsid w:val="004042B2"/>
    <w:rsid w:val="00407F0B"/>
    <w:rsid w:val="00431420"/>
    <w:rsid w:val="0044141A"/>
    <w:rsid w:val="004808D9"/>
    <w:rsid w:val="004B05A1"/>
    <w:rsid w:val="004C4BF4"/>
    <w:rsid w:val="004F1586"/>
    <w:rsid w:val="00510200"/>
    <w:rsid w:val="00523CB9"/>
    <w:rsid w:val="00554FAA"/>
    <w:rsid w:val="005A786E"/>
    <w:rsid w:val="005D027E"/>
    <w:rsid w:val="00645AD1"/>
    <w:rsid w:val="006C5FBC"/>
    <w:rsid w:val="00730F96"/>
    <w:rsid w:val="00740110"/>
    <w:rsid w:val="007A3559"/>
    <w:rsid w:val="007D00C1"/>
    <w:rsid w:val="007E1993"/>
    <w:rsid w:val="007E1E3B"/>
    <w:rsid w:val="007F03DF"/>
    <w:rsid w:val="008636DD"/>
    <w:rsid w:val="00876958"/>
    <w:rsid w:val="00890BC7"/>
    <w:rsid w:val="0092056D"/>
    <w:rsid w:val="0094688D"/>
    <w:rsid w:val="009C0599"/>
    <w:rsid w:val="00A12DDC"/>
    <w:rsid w:val="00A40606"/>
    <w:rsid w:val="00A41753"/>
    <w:rsid w:val="00A53C19"/>
    <w:rsid w:val="00A53F20"/>
    <w:rsid w:val="00A554D9"/>
    <w:rsid w:val="00AA2712"/>
    <w:rsid w:val="00AB0392"/>
    <w:rsid w:val="00AE4342"/>
    <w:rsid w:val="00B647CE"/>
    <w:rsid w:val="00B66BFA"/>
    <w:rsid w:val="00B7091D"/>
    <w:rsid w:val="00B81E9D"/>
    <w:rsid w:val="00BA4B59"/>
    <w:rsid w:val="00BB74AE"/>
    <w:rsid w:val="00C1192A"/>
    <w:rsid w:val="00C6152A"/>
    <w:rsid w:val="00C934A1"/>
    <w:rsid w:val="00C948F0"/>
    <w:rsid w:val="00CE3B13"/>
    <w:rsid w:val="00D52331"/>
    <w:rsid w:val="00D668DB"/>
    <w:rsid w:val="00D77897"/>
    <w:rsid w:val="00DB2ACC"/>
    <w:rsid w:val="00DE2630"/>
    <w:rsid w:val="00E0080E"/>
    <w:rsid w:val="00E14F7E"/>
    <w:rsid w:val="00E504FE"/>
    <w:rsid w:val="00E950E5"/>
    <w:rsid w:val="00EA23D6"/>
    <w:rsid w:val="00EA4665"/>
    <w:rsid w:val="00F20088"/>
    <w:rsid w:val="00F473FB"/>
    <w:rsid w:val="00F47F56"/>
    <w:rsid w:val="00FB6B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009F"/>
  <w15:docId w15:val="{772018AF-6A5D-4F55-B24D-8BEAF205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ind w:left="653" w:hanging="538"/>
      <w:outlineLvl w:val="0"/>
    </w:pPr>
    <w:rPr>
      <w:b/>
      <w:bCs/>
      <w:sz w:val="24"/>
      <w:szCs w:val="24"/>
    </w:rPr>
  </w:style>
  <w:style w:type="paragraph" w:styleId="Titre2">
    <w:name w:val="heading 2"/>
    <w:basedOn w:val="Normal"/>
    <w:uiPriority w:val="1"/>
    <w:qFormat/>
    <w:pPr>
      <w:ind w:left="968" w:hanging="658"/>
      <w:jc w:val="both"/>
      <w:outlineLvl w:val="1"/>
    </w:pPr>
    <w:rPr>
      <w:i/>
    </w:rPr>
  </w:style>
  <w:style w:type="paragraph" w:styleId="Titre3">
    <w:name w:val="heading 3"/>
    <w:basedOn w:val="Normal"/>
    <w:uiPriority w:val="1"/>
    <w:qFormat/>
    <w:pPr>
      <w:ind w:left="498"/>
      <w:jc w:val="center"/>
      <w:outlineLvl w:val="2"/>
    </w:pPr>
    <w:rPr>
      <w:rFonts w:ascii="Arial" w:eastAsia="Arial" w:hAnsi="Arial" w:cs="Arial"/>
      <w:sz w:val="20"/>
      <w:szCs w:val="20"/>
    </w:rPr>
  </w:style>
  <w:style w:type="paragraph" w:styleId="Titre4">
    <w:name w:val="heading 4"/>
    <w:basedOn w:val="Normal"/>
    <w:uiPriority w:val="1"/>
    <w:qFormat/>
    <w:pPr>
      <w:ind w:left="115"/>
      <w:outlineLvl w:val="3"/>
    </w:pPr>
    <w:rPr>
      <w:rFonts w:ascii="Georgia" w:eastAsia="Georgia" w:hAnsi="Georgia" w:cs="Georgia"/>
      <w:b/>
      <w:b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pPr>
      <w:ind w:left="564" w:hanging="538"/>
    </w:pPr>
  </w:style>
  <w:style w:type="paragraph" w:customStyle="1" w:styleId="TableParagraph">
    <w:name w:val="Table Paragraph"/>
    <w:basedOn w:val="Normal"/>
    <w:uiPriority w:val="1"/>
    <w:qFormat/>
    <w:pPr>
      <w:spacing w:line="185" w:lineRule="exact"/>
      <w:ind w:left="107"/>
    </w:pPr>
  </w:style>
  <w:style w:type="character" w:styleId="Marquedecommentaire">
    <w:name w:val="annotation reference"/>
    <w:basedOn w:val="Policepardfaut"/>
    <w:uiPriority w:val="99"/>
    <w:semiHidden/>
    <w:unhideWhenUsed/>
    <w:rsid w:val="000A0F80"/>
    <w:rPr>
      <w:sz w:val="16"/>
      <w:szCs w:val="16"/>
    </w:rPr>
  </w:style>
  <w:style w:type="paragraph" w:styleId="Commentaire">
    <w:name w:val="annotation text"/>
    <w:basedOn w:val="Normal"/>
    <w:link w:val="CommentaireCar"/>
    <w:uiPriority w:val="99"/>
    <w:semiHidden/>
    <w:unhideWhenUsed/>
    <w:rsid w:val="000A0F80"/>
    <w:rPr>
      <w:sz w:val="20"/>
      <w:szCs w:val="20"/>
    </w:rPr>
  </w:style>
  <w:style w:type="character" w:customStyle="1" w:styleId="CommentaireCar">
    <w:name w:val="Commentaire Car"/>
    <w:basedOn w:val="Policepardfaut"/>
    <w:link w:val="Commentaire"/>
    <w:uiPriority w:val="99"/>
    <w:semiHidden/>
    <w:rsid w:val="000A0F80"/>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0A0F80"/>
    <w:rPr>
      <w:b/>
      <w:bCs/>
    </w:rPr>
  </w:style>
  <w:style w:type="character" w:customStyle="1" w:styleId="ObjetducommentaireCar">
    <w:name w:val="Objet du commentaire Car"/>
    <w:basedOn w:val="CommentaireCar"/>
    <w:link w:val="Objetducommentaire"/>
    <w:uiPriority w:val="99"/>
    <w:semiHidden/>
    <w:rsid w:val="000A0F80"/>
    <w:rPr>
      <w:rFonts w:ascii="Times New Roman" w:eastAsia="Times New Roman" w:hAnsi="Times New Roman" w:cs="Times New Roman"/>
      <w:b/>
      <w:bCs/>
      <w:sz w:val="20"/>
      <w:szCs w:val="20"/>
    </w:rPr>
  </w:style>
  <w:style w:type="paragraph" w:styleId="Textedebulles">
    <w:name w:val="Balloon Text"/>
    <w:basedOn w:val="Normal"/>
    <w:link w:val="TextedebullesCar"/>
    <w:uiPriority w:val="99"/>
    <w:semiHidden/>
    <w:unhideWhenUsed/>
    <w:rsid w:val="000A0F80"/>
    <w:rPr>
      <w:rFonts w:ascii="Segoe UI" w:hAnsi="Segoe UI" w:cs="Segoe UI"/>
      <w:sz w:val="18"/>
      <w:szCs w:val="18"/>
    </w:rPr>
  </w:style>
  <w:style w:type="character" w:customStyle="1" w:styleId="TextedebullesCar">
    <w:name w:val="Texte de bulles Car"/>
    <w:basedOn w:val="Policepardfaut"/>
    <w:link w:val="Textedebulles"/>
    <w:uiPriority w:val="99"/>
    <w:semiHidden/>
    <w:rsid w:val="000A0F8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7" Type="http://schemas.openxmlformats.org/officeDocument/2006/relationships/comments" Target="comment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hyperlink" Target="http://www/" TargetMode="External"/><Relationship Id="rId5" Type="http://schemas.openxmlformats.org/officeDocument/2006/relationships/hyperlink" Target="mailto:first-name.last-name@cea.fr" TargetMode="Externa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hyperlink" Target="http://www.altova.com/umodel"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hyperlink" Target="http://www.nomagic.com/" TargetMode="External"/><Relationship Id="rId105" Type="http://schemas.openxmlformats.org/officeDocument/2006/relationships/theme" Target="theme/theme1.xml"/><Relationship Id="rId8" Type="http://schemas.microsoft.com/office/2011/relationships/commentsExtended" Target="commentsExtended.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hyperlink" Target="http://www-/"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hyperlink" Target="http://andromda.sourceforge.net/" TargetMode="External"/><Relationship Id="rId1" Type="http://schemas.openxmlformats.org/officeDocument/2006/relationships/numbering" Target="numbering.xml"/><Relationship Id="rId6" Type="http://schemas.openxmlformats.org/officeDocument/2006/relationships/hyperlink" Target="mailto:.last-name@cea.fr"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hyperlink" Target="http://blog.jetbrains.com/clion/2015/07/" TargetMode="External"/><Relationship Id="rId101" Type="http://schemas.openxmlformats.org/officeDocument/2006/relationships/hyperlink" Target="http://www/" TargetMode="External"/><Relationship Id="rId4" Type="http://schemas.openxmlformats.org/officeDocument/2006/relationships/webSettings" Target="webSettings.xml"/><Relationship Id="rId9" Type="http://schemas.openxmlformats.org/officeDocument/2006/relationships/hyperlink" Target="mailto:permissions@acm.org"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hyperlink" Target="http://www.eclipse.org/" TargetMode="External"/><Relationship Id="rId10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7532</Words>
  <Characters>41430</Characters>
  <Application>Microsoft Office Word</Application>
  <DocSecurity>0</DocSecurity>
  <Lines>345</Lines>
  <Paragraphs>97</Paragraphs>
  <ScaleCrop>false</ScaleCrop>
  <HeadingPairs>
    <vt:vector size="2" baseType="variant">
      <vt:variant>
        <vt:lpstr>Titre</vt:lpstr>
      </vt:variant>
      <vt:variant>
        <vt:i4>1</vt:i4>
      </vt:variant>
    </vt:vector>
  </HeadingPairs>
  <TitlesOfParts>
    <vt:vector size="1" baseType="lpstr">
      <vt:lpstr/>
    </vt:vector>
  </TitlesOfParts>
  <Company>CEA</Company>
  <LinksUpToDate>false</LinksUpToDate>
  <CharactersWithSpaces>48865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MRAIDHA Chokri 176997</dc:creator>
  <cp:lastModifiedBy>MRAIDHA Chokri 176997</cp:lastModifiedBy>
  <cp:revision>9</cp:revision>
  <dcterms:created xsi:type="dcterms:W3CDTF">2016-04-20T20:43:00Z</dcterms:created>
  <dcterms:modified xsi:type="dcterms:W3CDTF">2016-04-20T21:31:00Z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2016-04-19T00:00:00Z</vt:filetime>
  </property>
  <property fmtid="{D5CDD505-2E9C-101B-9397-08002B2CF9AE}" pid="3" name="Creator">
    <vt:lpwstr>TeX</vt:lpwstr>
  </property>
  <property fmtid="{D5CDD505-2E9C-101B-9397-08002B2CF9AE}" pid="4" name="LastSaved">
    <vt:filetime>2016-04-19T00:00:00Z</vt:filetime>
  </property>
</Properties>
</file>