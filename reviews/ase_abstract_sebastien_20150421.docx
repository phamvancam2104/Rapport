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6BFA" w:rsidRDefault="0044141A">
      <w:pPr>
        <w:spacing w:before="8"/>
        <w:ind w:left="498" w:right="701"/>
        <w:jc w:val="center"/>
        <w:rPr>
          <w:rFonts w:ascii="Arial"/>
          <w:b/>
          <w:sz w:val="36"/>
        </w:rPr>
      </w:pPr>
      <w:del w:id="0" w:author="GERARD Sebastien 166342" w:date="2016-04-21T14:46:00Z">
        <w:r w:rsidDel="00FA402C">
          <w:rPr>
            <w:rFonts w:ascii="Arial"/>
            <w:b/>
            <w:sz w:val="36"/>
          </w:rPr>
          <w:delText>Model-</w:delText>
        </w:r>
        <w:commentRangeStart w:id="1"/>
        <w:r w:rsidDel="00FA402C">
          <w:rPr>
            <w:rFonts w:ascii="Arial"/>
            <w:b/>
            <w:sz w:val="36"/>
          </w:rPr>
          <w:delText>driven</w:delText>
        </w:r>
      </w:del>
      <w:ins w:id="2" w:author="GERARD Sebastien 166342" w:date="2016-04-21T14:46:00Z">
        <w:r w:rsidR="00FA402C">
          <w:rPr>
            <w:rFonts w:ascii="Arial"/>
            <w:b/>
            <w:sz w:val="36"/>
          </w:rPr>
          <w:t xml:space="preserve">Block-based </w:t>
        </w:r>
      </w:ins>
      <w:commentRangeEnd w:id="1"/>
      <w:ins w:id="3" w:author="GERARD Sebastien 166342" w:date="2016-04-21T14:47:00Z">
        <w:r w:rsidR="00FA402C">
          <w:rPr>
            <w:rStyle w:val="Marquedecommentaire"/>
          </w:rPr>
          <w:commentReference w:id="1"/>
        </w:r>
      </w:ins>
      <w:ins w:id="4" w:author="GERARD Sebastien 166342" w:date="2016-04-21T14:46:00Z">
        <w:r w:rsidR="00FA402C">
          <w:rPr>
            <w:rFonts w:ascii="Arial"/>
            <w:b/>
            <w:sz w:val="36"/>
          </w:rPr>
          <w:t>ver</w:t>
        </w:r>
      </w:ins>
      <w:ins w:id="5" w:author="GERARD Sebastien 166342" w:date="2016-04-21T14:47:00Z">
        <w:r w:rsidR="00FA402C">
          <w:rPr>
            <w:rFonts w:ascii="Arial"/>
            <w:b/>
            <w:sz w:val="36"/>
          </w:rPr>
          <w:t>s</w:t>
        </w:r>
      </w:ins>
      <w:ins w:id="6" w:author="GERARD Sebastien 166342" w:date="2016-04-21T14:46:00Z">
        <w:r w:rsidR="00FA402C">
          <w:rPr>
            <w:rFonts w:ascii="Arial"/>
            <w:b/>
            <w:sz w:val="36"/>
          </w:rPr>
          <w:t>us text-based languages!</w:t>
        </w:r>
      </w:ins>
      <w:r>
        <w:rPr>
          <w:rFonts w:ascii="Arial"/>
          <w:b/>
          <w:sz w:val="36"/>
        </w:rPr>
        <w:t xml:space="preserve"> </w:t>
      </w:r>
      <w:del w:id="7" w:author="GERARD Sebastien 166342" w:date="2016-04-21T14:47:00Z">
        <w:r w:rsidDel="00FA402C">
          <w:rPr>
            <w:rFonts w:ascii="Arial"/>
            <w:b/>
            <w:sz w:val="36"/>
          </w:rPr>
          <w:delText>development and coding -</w:delText>
        </w:r>
      </w:del>
      <w:ins w:id="8" w:author="GERARD Sebastien 166342" w:date="2016-04-21T14:47:00Z">
        <w:r w:rsidR="00FA402C">
          <w:rPr>
            <w:rFonts w:ascii="Arial"/>
            <w:b/>
            <w:sz w:val="36"/>
          </w:rPr>
          <w:t>–</w:t>
        </w:r>
      </w:ins>
      <w:del w:id="9" w:author="GERARD Sebastien 166342" w:date="2016-04-21T14:47:00Z">
        <w:r w:rsidDel="00FA402C">
          <w:rPr>
            <w:rFonts w:ascii="Arial"/>
            <w:b/>
            <w:sz w:val="36"/>
          </w:rPr>
          <w:delText xml:space="preserve"> </w:delText>
        </w:r>
      </w:del>
      <w:ins w:id="10" w:author="GERARD Sebastien 166342" w:date="2016-04-21T14:47:00Z">
        <w:r w:rsidR="00FA402C">
          <w:rPr>
            <w:rFonts w:ascii="Arial"/>
            <w:b/>
            <w:sz w:val="36"/>
          </w:rPr>
          <w:t xml:space="preserve">Why not </w:t>
        </w:r>
        <w:proofErr w:type="gramStart"/>
        <w:r w:rsidR="00FA402C">
          <w:rPr>
            <w:rFonts w:ascii="Arial"/>
            <w:b/>
            <w:sz w:val="36"/>
          </w:rPr>
          <w:t>both ?</w:t>
        </w:r>
      </w:ins>
      <w:proofErr w:type="gramEnd"/>
      <w:del w:id="11" w:author="GERARD Sebastien 166342" w:date="2016-04-21T14:47:00Z">
        <w:r w:rsidDel="00FA402C">
          <w:rPr>
            <w:rFonts w:ascii="Arial"/>
            <w:b/>
            <w:sz w:val="36"/>
          </w:rPr>
          <w:delText>Mind the gap!</w:delText>
        </w:r>
      </w:del>
    </w:p>
    <w:p w:rsidR="00B66BFA" w:rsidRDefault="00B66BFA">
      <w:pPr>
        <w:pStyle w:val="Corpsdetexte"/>
        <w:spacing w:before="6"/>
        <w:rPr>
          <w:rFonts w:ascii="Arial"/>
          <w:b/>
          <w:sz w:val="45"/>
        </w:rPr>
      </w:pPr>
    </w:p>
    <w:p w:rsidR="00B66BFA" w:rsidRDefault="0044141A">
      <w:pPr>
        <w:spacing w:line="261" w:lineRule="exact"/>
        <w:ind w:left="498" w:right="701"/>
        <w:jc w:val="center"/>
        <w:rPr>
          <w:rFonts w:ascii="Arial" w:hAnsi="Arial"/>
          <w:sz w:val="24"/>
        </w:rPr>
      </w:pPr>
      <w:r>
        <w:rPr>
          <w:rFonts w:ascii="Arial" w:hAnsi="Arial"/>
          <w:sz w:val="24"/>
        </w:rPr>
        <w:t xml:space="preserve">Van Cam Pham, Shuai Li, Ansgar </w:t>
      </w:r>
      <w:proofErr w:type="spellStart"/>
      <w:r>
        <w:rPr>
          <w:rFonts w:ascii="Arial" w:hAnsi="Arial"/>
          <w:sz w:val="24"/>
        </w:rPr>
        <w:t>Radermacher</w:t>
      </w:r>
      <w:proofErr w:type="spellEnd"/>
      <w:r>
        <w:rPr>
          <w:rFonts w:ascii="Arial" w:hAnsi="Arial"/>
          <w:sz w:val="24"/>
        </w:rPr>
        <w:t>, Sébastien Gérard</w:t>
      </w:r>
    </w:p>
    <w:p w:rsidR="00B66BFA" w:rsidRDefault="0044141A">
      <w:pPr>
        <w:pStyle w:val="Titre3"/>
        <w:spacing w:line="205" w:lineRule="exact"/>
        <w:ind w:right="701"/>
      </w:pPr>
      <w:r>
        <w:t>CEA</w:t>
      </w:r>
    </w:p>
    <w:p w:rsidR="00B66BFA" w:rsidRDefault="0044141A">
      <w:pPr>
        <w:spacing w:before="9" w:line="210" w:lineRule="exact"/>
        <w:ind w:left="4464" w:right="4667"/>
        <w:jc w:val="center"/>
        <w:rPr>
          <w:rFonts w:ascii="Arial"/>
          <w:sz w:val="20"/>
        </w:rPr>
      </w:pPr>
      <w:r>
        <w:rPr>
          <w:rFonts w:ascii="Arial"/>
          <w:sz w:val="20"/>
        </w:rPr>
        <w:t xml:space="preserve">Address </w:t>
      </w:r>
      <w:proofErr w:type="spellStart"/>
      <w:r>
        <w:rPr>
          <w:rFonts w:ascii="Arial"/>
          <w:sz w:val="20"/>
        </w:rPr>
        <w:t>Saclay</w:t>
      </w:r>
      <w:proofErr w:type="spellEnd"/>
      <w:r>
        <w:rPr>
          <w:rFonts w:ascii="Arial"/>
          <w:sz w:val="20"/>
        </w:rPr>
        <w:t>, France</w:t>
      </w:r>
    </w:p>
    <w:p w:rsidR="00B66BFA" w:rsidRDefault="0082545F">
      <w:pPr>
        <w:spacing w:line="247" w:lineRule="exact"/>
        <w:ind w:left="498" w:right="701"/>
        <w:jc w:val="center"/>
        <w:rPr>
          <w:rFonts w:ascii="Arial"/>
          <w:sz w:val="24"/>
        </w:rPr>
      </w:pPr>
      <w:hyperlink r:id="rId6">
        <w:r w:rsidR="0044141A">
          <w:rPr>
            <w:rFonts w:ascii="Arial"/>
            <w:sz w:val="24"/>
          </w:rPr>
          <w:t>first-name</w:t>
        </w:r>
      </w:hyperlink>
      <w:hyperlink r:id="rId7">
        <w:r w:rsidR="0044141A">
          <w:rPr>
            <w:rFonts w:ascii="Arial"/>
            <w:sz w:val="24"/>
          </w:rPr>
          <w:t>.last-name@cea.fr</w:t>
        </w:r>
      </w:hyperlink>
    </w:p>
    <w:p w:rsidR="00B66BFA" w:rsidRDefault="00B66BFA">
      <w:pPr>
        <w:pStyle w:val="Corpsdetexte"/>
        <w:rPr>
          <w:rFonts w:ascii="Arial"/>
          <w:sz w:val="20"/>
        </w:rPr>
      </w:pPr>
    </w:p>
    <w:p w:rsidR="00B66BFA" w:rsidRDefault="00B66BFA">
      <w:pPr>
        <w:pStyle w:val="Corpsdetexte"/>
        <w:rPr>
          <w:rFonts w:ascii="Arial"/>
          <w:sz w:val="20"/>
        </w:rPr>
      </w:pPr>
    </w:p>
    <w:p w:rsidR="00B66BFA" w:rsidRDefault="00B66BFA">
      <w:pPr>
        <w:rPr>
          <w:rFonts w:ascii="Arial"/>
          <w:sz w:val="20"/>
        </w:rPr>
        <w:sectPr w:rsidR="00B66BFA">
          <w:type w:val="continuous"/>
          <w:pgSz w:w="12240" w:h="15840"/>
          <w:pgMar w:top="1360" w:right="800" w:bottom="280" w:left="960" w:header="720" w:footer="720" w:gutter="0"/>
          <w:cols w:space="720"/>
        </w:sectPr>
      </w:pPr>
    </w:p>
    <w:p w:rsidR="00B66BFA" w:rsidRDefault="0044141A">
      <w:pPr>
        <w:pStyle w:val="Titre1"/>
        <w:spacing w:before="192"/>
        <w:ind w:left="115" w:firstLine="0"/>
        <w:jc w:val="both"/>
      </w:pPr>
      <w:r>
        <w:t>ABSTRACT</w:t>
      </w:r>
    </w:p>
    <w:p w:rsidR="00B66BFA" w:rsidRPr="0082545F" w:rsidRDefault="00821CD2">
      <w:pPr>
        <w:pStyle w:val="Corpsdetexte"/>
        <w:spacing w:before="69" w:line="242" w:lineRule="auto"/>
        <w:ind w:left="115"/>
        <w:jc w:val="both"/>
        <w:rPr>
          <w:w w:val="110"/>
        </w:rPr>
      </w:pPr>
      <w:ins w:id="12" w:author="GERARD Sebastien 166342" w:date="2016-04-21T14:42:00Z">
        <w:r>
          <w:rPr>
            <w:w w:val="110"/>
          </w:rPr>
          <w:t>While there are no more doubt that Model-Driven</w:t>
        </w:r>
        <w:r w:rsidRPr="0082545F">
          <w:rPr>
            <w:w w:val="110"/>
          </w:rPr>
          <w:t xml:space="preserve"> </w:t>
        </w:r>
        <w:r>
          <w:rPr>
            <w:w w:val="110"/>
          </w:rPr>
          <w:t>Engineering</w:t>
        </w:r>
        <w:r w:rsidRPr="0082545F">
          <w:rPr>
            <w:w w:val="110"/>
          </w:rPr>
          <w:t xml:space="preserve"> </w:t>
        </w:r>
        <w:r>
          <w:rPr>
            <w:w w:val="110"/>
          </w:rPr>
          <w:t>(MDE)</w:t>
        </w:r>
        <w:r w:rsidRPr="0082545F">
          <w:rPr>
            <w:w w:val="110"/>
          </w:rPr>
          <w:t xml:space="preserve"> foster</w:t>
        </w:r>
        <w:r>
          <w:rPr>
            <w:w w:val="110"/>
          </w:rPr>
          <w:t>s</w:t>
        </w:r>
        <w:r w:rsidRPr="0082545F">
          <w:rPr>
            <w:w w:val="110"/>
          </w:rPr>
          <w:t xml:space="preserve"> the design of complex software</w:t>
        </w:r>
      </w:ins>
      <w:ins w:id="13" w:author="GERARD Sebastien 166342" w:date="2016-04-21T14:53:00Z">
        <w:r w:rsidR="00FA402C">
          <w:rPr>
            <w:w w:val="110"/>
          </w:rPr>
          <w:t>,</w:t>
        </w:r>
      </w:ins>
      <w:ins w:id="14" w:author="GERARD Sebastien 166342" w:date="2016-04-21T14:42:00Z">
        <w:r w:rsidRPr="0082545F">
          <w:rPr>
            <w:w w:val="110"/>
          </w:rPr>
          <w:t xml:space="preserve"> its level of acceptance </w:t>
        </w:r>
        <w:r>
          <w:rPr>
            <w:w w:val="110"/>
          </w:rPr>
          <w:t>by programmers is still low.</w:t>
        </w:r>
        <w:r>
          <w:rPr>
            <w:w w:val="110"/>
          </w:rPr>
          <w:t xml:space="preserve"> </w:t>
        </w:r>
      </w:ins>
      <w:del w:id="15" w:author="GERARD Sebastien 166342" w:date="2016-04-21T14:41:00Z">
        <w:r w:rsidR="0044141A" w:rsidDel="00821CD2">
          <w:rPr>
            <w:w w:val="110"/>
          </w:rPr>
          <w:delText>Model-Driven</w:delText>
        </w:r>
        <w:r w:rsidR="0044141A" w:rsidRPr="0082545F" w:rsidDel="00821CD2">
          <w:rPr>
            <w:w w:val="110"/>
          </w:rPr>
          <w:delText xml:space="preserve"> </w:delText>
        </w:r>
        <w:r w:rsidR="0044141A" w:rsidDel="00821CD2">
          <w:rPr>
            <w:w w:val="110"/>
          </w:rPr>
          <w:delText>Engineering</w:delText>
        </w:r>
        <w:r w:rsidR="0044141A" w:rsidRPr="0082545F" w:rsidDel="00821CD2">
          <w:rPr>
            <w:w w:val="110"/>
          </w:rPr>
          <w:delText xml:space="preserve"> </w:delText>
        </w:r>
        <w:r w:rsidR="0044141A" w:rsidDel="00821CD2">
          <w:rPr>
            <w:w w:val="110"/>
          </w:rPr>
          <w:delText>(MDE)</w:delText>
        </w:r>
        <w:r w:rsidR="0044141A" w:rsidRPr="0082545F" w:rsidDel="00821CD2">
          <w:rPr>
            <w:w w:val="110"/>
          </w:rPr>
          <w:delText xml:space="preserve"> </w:delText>
        </w:r>
      </w:del>
      <w:del w:id="16" w:author="GERARD Sebastien 166342" w:date="2016-04-21T14:25:00Z">
        <w:r w:rsidR="0044141A" w:rsidDel="0082545F">
          <w:rPr>
            <w:w w:val="110"/>
          </w:rPr>
          <w:delText>is</w:delText>
        </w:r>
        <w:r w:rsidR="0044141A" w:rsidRPr="0082545F" w:rsidDel="0082545F">
          <w:rPr>
            <w:w w:val="110"/>
          </w:rPr>
          <w:delText xml:space="preserve"> </w:delText>
        </w:r>
        <w:r w:rsidR="0044141A" w:rsidDel="0082545F">
          <w:rPr>
            <w:w w:val="110"/>
          </w:rPr>
          <w:delText>a</w:delText>
        </w:r>
        <w:r w:rsidR="0044141A" w:rsidRPr="0082545F" w:rsidDel="0082545F">
          <w:rPr>
            <w:w w:val="110"/>
          </w:rPr>
          <w:delText xml:space="preserve"> </w:delText>
        </w:r>
        <w:r w:rsidR="0044141A" w:rsidDel="0082545F">
          <w:rPr>
            <w:w w:val="110"/>
          </w:rPr>
          <w:delText>development</w:delText>
        </w:r>
        <w:r w:rsidR="0044141A" w:rsidRPr="0082545F" w:rsidDel="0082545F">
          <w:rPr>
            <w:w w:val="110"/>
          </w:rPr>
          <w:delText xml:space="preserve"> </w:delText>
        </w:r>
        <w:r w:rsidR="0044141A" w:rsidDel="0082545F">
          <w:rPr>
            <w:w w:val="110"/>
          </w:rPr>
          <w:delText xml:space="preserve">method- </w:delText>
        </w:r>
        <w:r w:rsidR="0044141A" w:rsidRPr="0082545F" w:rsidDel="0082545F">
          <w:rPr>
            <w:w w:val="110"/>
          </w:rPr>
          <w:delText>ology that brings the benefits of automation to a develop</w:delText>
        </w:r>
      </w:del>
      <w:del w:id="17" w:author="GERARD Sebastien 166342" w:date="2016-04-21T14:23:00Z">
        <w:r w:rsidR="0044141A" w:rsidRPr="0082545F" w:rsidDel="0082545F">
          <w:rPr>
            <w:w w:val="110"/>
          </w:rPr>
          <w:delText xml:space="preserve">- </w:delText>
        </w:r>
      </w:del>
      <w:del w:id="18" w:author="GERARD Sebastien 166342" w:date="2016-04-21T14:25:00Z">
        <w:r w:rsidR="0044141A" w:rsidRPr="0082545F" w:rsidDel="0082545F">
          <w:rPr>
            <w:w w:val="110"/>
          </w:rPr>
          <w:delText xml:space="preserve">ment cycle. </w:delText>
        </w:r>
      </w:del>
      <w:del w:id="19" w:author="GERARD Sebastien 166342" w:date="2016-04-21T14:44:00Z">
        <w:r w:rsidR="0044141A" w:rsidRPr="0082545F" w:rsidDel="00FA402C">
          <w:rPr>
            <w:w w:val="110"/>
          </w:rPr>
          <w:delText xml:space="preserve">Companies are reticent to adopt MDE because of the gap in background and practices between traditional </w:delText>
        </w:r>
      </w:del>
      <w:del w:id="20" w:author="GERARD Sebastien 166342" w:date="2016-04-21T14:42:00Z">
        <w:r w:rsidR="0044141A" w:rsidRPr="0082545F" w:rsidDel="00821CD2">
          <w:rPr>
            <w:w w:val="110"/>
          </w:rPr>
          <w:delText xml:space="preserve">developers </w:delText>
        </w:r>
      </w:del>
      <w:ins w:id="21" w:author="GERARD Sebastien 166342" w:date="2016-04-21T14:54:00Z">
        <w:r w:rsidR="00E83F5B">
          <w:rPr>
            <w:w w:val="110"/>
          </w:rPr>
          <w:t>In one hand</w:t>
        </w:r>
      </w:ins>
      <w:ins w:id="22" w:author="GERARD Sebastien 166342" w:date="2016-04-21T14:50:00Z">
        <w:r w:rsidR="00FA402C">
          <w:rPr>
            <w:w w:val="110"/>
          </w:rPr>
          <w:t>, m</w:t>
        </w:r>
      </w:ins>
      <w:ins w:id="23" w:author="GERARD Sebastien 166342" w:date="2016-04-21T14:44:00Z">
        <w:r w:rsidR="00FA402C">
          <w:rPr>
            <w:w w:val="110"/>
          </w:rPr>
          <w:t>ost of s</w:t>
        </w:r>
      </w:ins>
      <w:ins w:id="24" w:author="GERARD Sebastien 166342" w:date="2016-04-21T14:42:00Z">
        <w:r>
          <w:rPr>
            <w:w w:val="110"/>
          </w:rPr>
          <w:t>oftware programmers</w:t>
        </w:r>
        <w:r w:rsidRPr="0082545F">
          <w:rPr>
            <w:w w:val="110"/>
          </w:rPr>
          <w:t xml:space="preserve"> </w:t>
        </w:r>
      </w:ins>
      <w:del w:id="25" w:author="GERARD Sebastien 166342" w:date="2016-04-21T14:45:00Z">
        <w:r w:rsidR="0044141A" w:rsidRPr="0082545F" w:rsidDel="00FA402C">
          <w:rPr>
            <w:w w:val="110"/>
          </w:rPr>
          <w:delText xml:space="preserve">- who may </w:delText>
        </w:r>
      </w:del>
      <w:ins w:id="26" w:author="GERARD Sebastien 166342" w:date="2016-04-21T14:50:00Z">
        <w:r w:rsidR="00FA402C">
          <w:rPr>
            <w:w w:val="110"/>
          </w:rPr>
          <w:t xml:space="preserve">still </w:t>
        </w:r>
      </w:ins>
      <w:r w:rsidR="0044141A" w:rsidRPr="0082545F">
        <w:rPr>
          <w:w w:val="110"/>
        </w:rPr>
        <w:t xml:space="preserve">prefer </w:t>
      </w:r>
      <w:del w:id="27" w:author="GERARD Sebastien 166342" w:date="2016-04-21T14:42:00Z">
        <w:r w:rsidR="0044141A" w:rsidRPr="0082545F" w:rsidDel="00821CD2">
          <w:rPr>
            <w:w w:val="110"/>
          </w:rPr>
          <w:delText>to code</w:delText>
        </w:r>
      </w:del>
      <w:ins w:id="28" w:author="GERARD Sebastien 166342" w:date="2016-04-21T14:51:00Z">
        <w:r w:rsidR="00FA402C">
          <w:rPr>
            <w:w w:val="110"/>
          </w:rPr>
          <w:t>to work</w:t>
        </w:r>
      </w:ins>
      <w:ins w:id="29" w:author="GERARD Sebastien 166342" w:date="2016-04-21T14:43:00Z">
        <w:r>
          <w:rPr>
            <w:w w:val="110"/>
          </w:rPr>
          <w:t xml:space="preserve"> with their favorite text-based programming language</w:t>
        </w:r>
      </w:ins>
      <w:ins w:id="30" w:author="GERARD Sebastien 166342" w:date="2016-04-21T14:51:00Z">
        <w:r w:rsidR="00FA402C">
          <w:rPr>
            <w:w w:val="110"/>
          </w:rPr>
          <w:t xml:space="preserve"> (e.g., Java and C++)</w:t>
        </w:r>
      </w:ins>
      <w:ins w:id="31" w:author="GERARD Sebastien 166342" w:date="2016-04-21T14:43:00Z">
        <w:r>
          <w:rPr>
            <w:w w:val="110"/>
          </w:rPr>
          <w:t xml:space="preserve"> and </w:t>
        </w:r>
      </w:ins>
      <w:ins w:id="32" w:author="GERARD Sebastien 166342" w:date="2016-04-21T14:51:00Z">
        <w:r w:rsidR="00FA402C">
          <w:rPr>
            <w:w w:val="110"/>
          </w:rPr>
          <w:t xml:space="preserve">their </w:t>
        </w:r>
      </w:ins>
      <w:ins w:id="33" w:author="GERARD Sebastien 166342" w:date="2016-04-21T15:03:00Z">
        <w:r w:rsidR="00263CD4">
          <w:rPr>
            <w:w w:val="110"/>
          </w:rPr>
          <w:t xml:space="preserve">related </w:t>
        </w:r>
      </w:ins>
      <w:ins w:id="34" w:author="GERARD Sebastien 166342" w:date="2016-04-21T14:43:00Z">
        <w:r w:rsidR="00FA402C">
          <w:rPr>
            <w:w w:val="110"/>
          </w:rPr>
          <w:t>integrated design environment</w:t>
        </w:r>
      </w:ins>
      <w:r w:rsidR="0044141A" w:rsidRPr="0082545F">
        <w:rPr>
          <w:w w:val="110"/>
        </w:rPr>
        <w:t xml:space="preserve"> </w:t>
      </w:r>
      <w:ins w:id="35" w:author="GERARD Sebastien 166342" w:date="2016-04-21T14:45:00Z">
        <w:r w:rsidR="00FA402C">
          <w:rPr>
            <w:w w:val="110"/>
          </w:rPr>
          <w:t xml:space="preserve">rather than </w:t>
        </w:r>
      </w:ins>
      <w:ins w:id="36" w:author="GERARD Sebastien 166342" w:date="2016-04-21T14:52:00Z">
        <w:r w:rsidR="00FA402C">
          <w:rPr>
            <w:w w:val="110"/>
          </w:rPr>
          <w:t xml:space="preserve">adopting </w:t>
        </w:r>
      </w:ins>
      <w:ins w:id="37" w:author="GERARD Sebastien 166342" w:date="2016-04-21T15:04:00Z">
        <w:r w:rsidR="00263CD4">
          <w:rPr>
            <w:w w:val="110"/>
          </w:rPr>
          <w:t>block-based</w:t>
        </w:r>
      </w:ins>
      <w:ins w:id="38" w:author="GERARD Sebastien 166342" w:date="2016-04-21T14:52:00Z">
        <w:r w:rsidR="00FA402C">
          <w:rPr>
            <w:w w:val="110"/>
          </w:rPr>
          <w:t xml:space="preserve"> language</w:t>
        </w:r>
      </w:ins>
      <w:ins w:id="39" w:author="GERARD Sebastien 166342" w:date="2016-04-21T14:53:00Z">
        <w:r w:rsidR="00FA402C">
          <w:rPr>
            <w:w w:val="110"/>
          </w:rPr>
          <w:t>s</w:t>
        </w:r>
      </w:ins>
      <w:ins w:id="40" w:author="GERARD Sebastien 166342" w:date="2016-04-21T14:52:00Z">
        <w:r w:rsidR="00FA402C">
          <w:rPr>
            <w:w w:val="110"/>
          </w:rPr>
          <w:t xml:space="preserve"> </w:t>
        </w:r>
      </w:ins>
      <w:ins w:id="41" w:author="GERARD Sebastien 166342" w:date="2016-04-21T15:04:00Z">
        <w:r w:rsidR="00263CD4">
          <w:rPr>
            <w:w w:val="110"/>
          </w:rPr>
          <w:t xml:space="preserve">(also called modeling language in the MDE community) </w:t>
        </w:r>
      </w:ins>
      <w:ins w:id="42" w:author="GERARD Sebastien 166342" w:date="2016-04-21T14:52:00Z">
        <w:r w:rsidR="00FA402C">
          <w:rPr>
            <w:w w:val="110"/>
          </w:rPr>
          <w:t xml:space="preserve">such as the Unified Modeling </w:t>
        </w:r>
      </w:ins>
      <w:ins w:id="43" w:author="GERARD Sebastien 166342" w:date="2016-04-21T14:53:00Z">
        <w:r w:rsidR="00FA402C">
          <w:rPr>
            <w:w w:val="110"/>
          </w:rPr>
          <w:t>Language</w:t>
        </w:r>
      </w:ins>
      <w:ins w:id="44" w:author="GERARD Sebastien 166342" w:date="2016-04-21T14:52:00Z">
        <w:r w:rsidR="00263CD4">
          <w:rPr>
            <w:w w:val="110"/>
          </w:rPr>
          <w:t>,</w:t>
        </w:r>
        <w:r w:rsidR="00E83F5B">
          <w:rPr>
            <w:w w:val="110"/>
          </w:rPr>
          <w:t xml:space="preserve"> that they usually consider as toy-language</w:t>
        </w:r>
      </w:ins>
      <w:ins w:id="45" w:author="GERARD Sebastien 166342" w:date="2016-04-21T15:05:00Z">
        <w:r w:rsidR="00263CD4">
          <w:rPr>
            <w:w w:val="110"/>
          </w:rPr>
          <w:t>s</w:t>
        </w:r>
      </w:ins>
      <w:ins w:id="46" w:author="GERARD Sebastien 166342" w:date="2016-04-21T14:52:00Z">
        <w:r w:rsidR="00E83F5B">
          <w:rPr>
            <w:w w:val="110"/>
          </w:rPr>
          <w:t xml:space="preserve">. </w:t>
        </w:r>
      </w:ins>
      <w:ins w:id="47" w:author="GERARD Sebastien 166342" w:date="2016-04-21T14:54:00Z">
        <w:r w:rsidR="00E83F5B">
          <w:rPr>
            <w:w w:val="110"/>
          </w:rPr>
          <w:t>In other hand, software architect</w:t>
        </w:r>
      </w:ins>
      <w:ins w:id="48" w:author="GERARD Sebastien 166342" w:date="2016-04-21T14:55:00Z">
        <w:r w:rsidR="00E83F5B">
          <w:rPr>
            <w:w w:val="110"/>
          </w:rPr>
          <w:t>s</w:t>
        </w:r>
      </w:ins>
      <w:ins w:id="49" w:author="GERARD Sebastien 166342" w:date="2016-04-21T14:54:00Z">
        <w:r w:rsidR="00E83F5B">
          <w:rPr>
            <w:w w:val="110"/>
          </w:rPr>
          <w:t xml:space="preserve"> are </w:t>
        </w:r>
      </w:ins>
      <w:ins w:id="50" w:author="GERARD Sebastien 166342" w:date="2016-04-21T15:05:00Z">
        <w:r w:rsidR="00263CD4">
          <w:rPr>
            <w:w w:val="110"/>
          </w:rPr>
          <w:t>among the most fan early adopters</w:t>
        </w:r>
      </w:ins>
      <w:ins w:id="51" w:author="GERARD Sebastien 166342" w:date="2016-04-21T14:54:00Z">
        <w:r w:rsidR="00E83F5B">
          <w:rPr>
            <w:w w:val="110"/>
          </w:rPr>
          <w:t xml:space="preserve"> of such </w:t>
        </w:r>
      </w:ins>
      <w:ins w:id="52" w:author="GERARD Sebastien 166342" w:date="2016-04-21T14:55:00Z">
        <w:r w:rsidR="00E83F5B">
          <w:rPr>
            <w:w w:val="110"/>
          </w:rPr>
          <w:t>diagram-based languages</w:t>
        </w:r>
      </w:ins>
      <w:ins w:id="53" w:author="GERARD Sebastien 166342" w:date="2016-04-21T15:05:00Z">
        <w:r w:rsidR="00263CD4">
          <w:rPr>
            <w:w w:val="110"/>
          </w:rPr>
          <w:t>? This latter are indeed</w:t>
        </w:r>
      </w:ins>
      <w:ins w:id="54" w:author="GERARD Sebastien 166342" w:date="2016-04-21T14:55:00Z">
        <w:r w:rsidR="00E83F5B">
          <w:rPr>
            <w:w w:val="110"/>
          </w:rPr>
          <w:t xml:space="preserve"> </w:t>
        </w:r>
      </w:ins>
      <w:ins w:id="55" w:author="GERARD Sebastien 166342" w:date="2016-04-21T15:05:00Z">
        <w:r w:rsidR="00263CD4">
          <w:rPr>
            <w:w w:val="110"/>
          </w:rPr>
          <w:t xml:space="preserve">considered by architect </w:t>
        </w:r>
      </w:ins>
      <w:ins w:id="56" w:author="GERARD Sebastien 166342" w:date="2016-04-21T14:56:00Z">
        <w:r w:rsidR="00E83F5B">
          <w:rPr>
            <w:w w:val="110"/>
          </w:rPr>
          <w:t xml:space="preserve">are much more powerful than textual one to </w:t>
        </w:r>
      </w:ins>
      <w:ins w:id="57" w:author="GERARD Sebastien 166342" w:date="2016-04-21T15:06:00Z">
        <w:r w:rsidR="00263CD4">
          <w:rPr>
            <w:w w:val="110"/>
          </w:rPr>
          <w:t>model</w:t>
        </w:r>
      </w:ins>
      <w:ins w:id="58" w:author="GERARD Sebastien 166342" w:date="2016-04-21T14:56:00Z">
        <w:r w:rsidR="00E83F5B">
          <w:rPr>
            <w:w w:val="110"/>
          </w:rPr>
          <w:t xml:space="preserve"> </w:t>
        </w:r>
      </w:ins>
      <w:ins w:id="59" w:author="GERARD Sebastien 166342" w:date="2016-04-21T15:06:00Z">
        <w:r w:rsidR="00263CD4">
          <w:rPr>
            <w:w w:val="110"/>
          </w:rPr>
          <w:t>their</w:t>
        </w:r>
      </w:ins>
      <w:ins w:id="60" w:author="GERARD Sebastien 166342" w:date="2016-04-21T14:56:00Z">
        <w:r w:rsidR="00E83F5B">
          <w:rPr>
            <w:w w:val="110"/>
          </w:rPr>
          <w:t xml:space="preserve"> concerns. </w:t>
        </w:r>
      </w:ins>
      <w:ins w:id="61" w:author="GERARD Sebastien 166342" w:date="2016-04-21T14:57:00Z">
        <w:r w:rsidR="00E83F5B">
          <w:rPr>
            <w:w w:val="110"/>
          </w:rPr>
          <w:t xml:space="preserve">This situation would not be an issue if both </w:t>
        </w:r>
      </w:ins>
      <w:ins w:id="62" w:author="GERARD Sebastien 166342" w:date="2016-04-21T15:01:00Z">
        <w:r w:rsidR="00E83F5B">
          <w:rPr>
            <w:w w:val="110"/>
          </w:rPr>
          <w:t xml:space="preserve">parties </w:t>
        </w:r>
      </w:ins>
      <w:ins w:id="63" w:author="GERARD Sebastien 166342" w:date="2016-04-21T14:57:00Z">
        <w:r w:rsidR="00E83F5B">
          <w:rPr>
            <w:w w:val="110"/>
          </w:rPr>
          <w:t>would work alone without interacting. But,</w:t>
        </w:r>
      </w:ins>
      <w:ins w:id="64" w:author="GERARD Sebastien 166342" w:date="2016-04-21T14:58:00Z">
        <w:r w:rsidR="00E83F5B">
          <w:rPr>
            <w:w w:val="110"/>
          </w:rPr>
          <w:t xml:space="preserve"> </w:t>
        </w:r>
      </w:ins>
      <w:ins w:id="65" w:author="GERARD Sebastien 166342" w:date="2016-04-21T14:57:00Z">
        <w:r w:rsidR="00E83F5B">
          <w:rPr>
            <w:w w:val="110"/>
          </w:rPr>
          <w:t xml:space="preserve">as you know it, it is not the case and it is on the contrary </w:t>
        </w:r>
      </w:ins>
      <w:ins w:id="66" w:author="GERARD Sebastien 166342" w:date="2016-04-21T14:58:00Z">
        <w:r w:rsidR="00E83F5B">
          <w:rPr>
            <w:w w:val="110"/>
          </w:rPr>
          <w:t>the opposite, the</w:t>
        </w:r>
      </w:ins>
      <w:ins w:id="67" w:author="GERARD Sebastien 166342" w:date="2016-04-21T15:01:00Z">
        <w:r w:rsidR="00E83F5B">
          <w:rPr>
            <w:w w:val="110"/>
          </w:rPr>
          <w:t>ir</w:t>
        </w:r>
      </w:ins>
      <w:ins w:id="68" w:author="GERARD Sebastien 166342" w:date="2016-04-21T14:58:00Z">
        <w:r w:rsidR="00E83F5B">
          <w:rPr>
            <w:w w:val="110"/>
          </w:rPr>
          <w:t xml:space="preserve"> activities </w:t>
        </w:r>
      </w:ins>
      <w:ins w:id="69" w:author="GERARD Sebastien 166342" w:date="2016-04-21T15:02:00Z">
        <w:r w:rsidR="00E83F5B">
          <w:rPr>
            <w:w w:val="110"/>
          </w:rPr>
          <w:t xml:space="preserve">are </w:t>
        </w:r>
      </w:ins>
      <w:ins w:id="70" w:author="GERARD Sebastien 166342" w:date="2016-04-21T15:00:00Z">
        <w:r w:rsidR="00E83F5B">
          <w:rPr>
            <w:w w:val="110"/>
          </w:rPr>
          <w:t>closely</w:t>
        </w:r>
      </w:ins>
      <w:ins w:id="71" w:author="GERARD Sebastien 166342" w:date="2016-04-21T14:58:00Z">
        <w:r w:rsidR="00E83F5B">
          <w:rPr>
            <w:w w:val="110"/>
          </w:rPr>
          <w:t xml:space="preserve"> coupled: </w:t>
        </w:r>
      </w:ins>
      <w:ins w:id="72" w:author="GERARD Sebastien 166342" w:date="2016-04-21T15:01:00Z">
        <w:r w:rsidR="00E83F5B">
          <w:rPr>
            <w:w w:val="110"/>
          </w:rPr>
          <w:t xml:space="preserve">the </w:t>
        </w:r>
      </w:ins>
      <w:ins w:id="73" w:author="GERARD Sebastien 166342" w:date="2016-04-21T15:02:00Z">
        <w:r w:rsidR="00E83F5B">
          <w:rPr>
            <w:w w:val="110"/>
          </w:rPr>
          <w:t>architecture drives the detailed design of a software and reversely some design choices</w:t>
        </w:r>
      </w:ins>
      <w:ins w:id="74" w:author="GERARD Sebastien 166342" w:date="2016-04-21T15:01:00Z">
        <w:r w:rsidR="00E83F5B">
          <w:rPr>
            <w:w w:val="110"/>
          </w:rPr>
          <w:t xml:space="preserve"> </w:t>
        </w:r>
      </w:ins>
      <w:ins w:id="75" w:author="GERARD Sebastien 166342" w:date="2016-04-21T15:02:00Z">
        <w:r w:rsidR="00E83F5B">
          <w:rPr>
            <w:w w:val="110"/>
          </w:rPr>
          <w:t>done at implementation level may influence the architecture itself.</w:t>
        </w:r>
      </w:ins>
      <w:del w:id="76" w:author="GERARD Sebastien 166342" w:date="2016-04-21T15:01:00Z">
        <w:r w:rsidR="0044141A" w:rsidRPr="0082545F" w:rsidDel="00E83F5B">
          <w:rPr>
            <w:w w:val="110"/>
          </w:rPr>
          <w:delText>- and model-driven developers who may use exclusively models for the full im</w:delText>
        </w:r>
      </w:del>
      <w:del w:id="77" w:author="GERARD Sebastien 166342" w:date="2016-04-21T14:44:00Z">
        <w:r w:rsidR="0044141A" w:rsidRPr="0082545F" w:rsidDel="00FA402C">
          <w:rPr>
            <w:w w:val="110"/>
          </w:rPr>
          <w:delText xml:space="preserve">- </w:delText>
        </w:r>
      </w:del>
      <w:del w:id="78" w:author="GERARD Sebastien 166342" w:date="2016-04-21T15:01:00Z">
        <w:r w:rsidR="0044141A" w:rsidRPr="0082545F" w:rsidDel="00E83F5B">
          <w:rPr>
            <w:w w:val="110"/>
          </w:rPr>
          <w:delText>plementation of a system. Collaboration between these two types of developers is not easy, if code and models are both used for full implementation, as both resources may evolve concurrently in time.</w:delText>
        </w:r>
      </w:del>
    </w:p>
    <w:p w:rsidR="00B66BFA" w:rsidRPr="0082545F" w:rsidDel="00263CD4" w:rsidRDefault="0044141A" w:rsidP="00263CD4">
      <w:pPr>
        <w:pStyle w:val="Corpsdetexte"/>
        <w:spacing w:line="242" w:lineRule="auto"/>
        <w:ind w:left="115" w:firstLine="179"/>
        <w:jc w:val="both"/>
        <w:rPr>
          <w:del w:id="79" w:author="GERARD Sebastien 166342" w:date="2016-04-21T15:13:00Z"/>
          <w:w w:val="110"/>
        </w:rPr>
      </w:pPr>
      <w:r w:rsidRPr="0082545F">
        <w:rPr>
          <w:w w:val="110"/>
        </w:rPr>
        <w:t xml:space="preserve">To </w:t>
      </w:r>
      <w:r>
        <w:rPr>
          <w:w w:val="110"/>
        </w:rPr>
        <w:t>encompass</w:t>
      </w:r>
      <w:r w:rsidRPr="0082545F">
        <w:rPr>
          <w:w w:val="110"/>
        </w:rPr>
        <w:t xml:space="preserve"> </w:t>
      </w:r>
      <w:r>
        <w:rPr>
          <w:w w:val="110"/>
        </w:rPr>
        <w:t>this</w:t>
      </w:r>
      <w:r w:rsidRPr="0082545F">
        <w:rPr>
          <w:w w:val="110"/>
        </w:rPr>
        <w:t xml:space="preserve"> </w:t>
      </w:r>
      <w:r>
        <w:rPr>
          <w:w w:val="110"/>
        </w:rPr>
        <w:t>issue,</w:t>
      </w:r>
      <w:r w:rsidRPr="0082545F">
        <w:rPr>
          <w:w w:val="110"/>
        </w:rPr>
        <w:t xml:space="preserve"> </w:t>
      </w:r>
      <w:r>
        <w:rPr>
          <w:w w:val="110"/>
        </w:rPr>
        <w:t>this</w:t>
      </w:r>
      <w:r w:rsidRPr="0082545F">
        <w:rPr>
          <w:w w:val="110"/>
        </w:rPr>
        <w:t xml:space="preserve"> </w:t>
      </w:r>
      <w:r>
        <w:rPr>
          <w:w w:val="110"/>
        </w:rPr>
        <w:t>paper</w:t>
      </w:r>
      <w:r w:rsidRPr="0082545F">
        <w:rPr>
          <w:w w:val="110"/>
        </w:rPr>
        <w:t xml:space="preserve"> </w:t>
      </w:r>
      <w:r>
        <w:rPr>
          <w:w w:val="110"/>
        </w:rPr>
        <w:t>proposes</w:t>
      </w:r>
      <w:r w:rsidRPr="0082545F">
        <w:rPr>
          <w:w w:val="110"/>
        </w:rPr>
        <w:t xml:space="preserve"> </w:t>
      </w:r>
      <w:r>
        <w:rPr>
          <w:w w:val="110"/>
        </w:rPr>
        <w:t>a</w:t>
      </w:r>
      <w:r w:rsidRPr="0082545F">
        <w:rPr>
          <w:w w:val="110"/>
        </w:rPr>
        <w:t xml:space="preserve"> </w:t>
      </w:r>
      <w:r>
        <w:rPr>
          <w:w w:val="110"/>
        </w:rPr>
        <w:t>model-code synchronization method</w:t>
      </w:r>
      <w:ins w:id="80" w:author="GERARD Sebastien 166342" w:date="2016-04-21T15:06:00Z">
        <w:r w:rsidR="00263CD4">
          <w:rPr>
            <w:w w:val="110"/>
          </w:rPr>
          <w:t>ology and its underlying tooling</w:t>
        </w:r>
      </w:ins>
      <w:r>
        <w:rPr>
          <w:w w:val="110"/>
        </w:rPr>
        <w:t>. The method</w:t>
      </w:r>
      <w:ins w:id="81" w:author="GERARD Sebastien 166342" w:date="2016-04-21T15:06:00Z">
        <w:r w:rsidR="00263CD4">
          <w:rPr>
            <w:w w:val="110"/>
          </w:rPr>
          <w:t>ology</w:t>
        </w:r>
      </w:ins>
      <w:r>
        <w:rPr>
          <w:w w:val="110"/>
        </w:rPr>
        <w:t xml:space="preserve"> tackles a classic prob</w:t>
      </w:r>
      <w:del w:id="82" w:author="GERARD Sebastien 166342" w:date="2016-04-21T15:01:00Z">
        <w:r w:rsidDel="00E83F5B">
          <w:rPr>
            <w:w w:val="110"/>
          </w:rPr>
          <w:delText xml:space="preserve">- </w:delText>
        </w:r>
      </w:del>
      <w:r>
        <w:rPr>
          <w:w w:val="110"/>
        </w:rPr>
        <w:t>lem of round-trip engineering</w:t>
      </w:r>
      <w:ins w:id="83" w:author="GERARD Sebastien 166342" w:date="2016-04-21T15:07:00Z">
        <w:r w:rsidR="00263CD4">
          <w:rPr>
            <w:w w:val="110"/>
          </w:rPr>
          <w:t>,</w:t>
        </w:r>
      </w:ins>
      <w:del w:id="84" w:author="GERARD Sebastien 166342" w:date="2016-04-21T15:07:00Z">
        <w:r w:rsidDel="00263CD4">
          <w:rPr>
            <w:w w:val="110"/>
          </w:rPr>
          <w:delText>:</w:delText>
        </w:r>
      </w:del>
      <w:r>
        <w:rPr>
          <w:w w:val="110"/>
        </w:rPr>
        <w:t xml:space="preserve"> synchronization between co- evolved artifacts</w:t>
      </w:r>
      <w:ins w:id="85" w:author="GERARD Sebastien 166342" w:date="2016-04-21T15:07:00Z">
        <w:r w:rsidR="00263CD4">
          <w:rPr>
            <w:w w:val="110"/>
          </w:rPr>
          <w:t>, in one</w:t>
        </w:r>
      </w:ins>
      <w:ins w:id="86" w:author="GERARD Sebastien 166342" w:date="2016-04-21T15:08:00Z">
        <w:r w:rsidR="00263CD4">
          <w:rPr>
            <w:w w:val="110"/>
          </w:rPr>
          <w:t xml:space="preserve"> </w:t>
        </w:r>
      </w:ins>
      <w:ins w:id="87" w:author="GERARD Sebastien 166342" w:date="2016-04-21T15:07:00Z">
        <w:r w:rsidR="00263CD4">
          <w:rPr>
            <w:w w:val="110"/>
          </w:rPr>
          <w:t xml:space="preserve">hand the </w:t>
        </w:r>
      </w:ins>
      <w:ins w:id="88" w:author="GERARD Sebastien 166342" w:date="2016-04-21T15:08:00Z">
        <w:r w:rsidR="00263CD4">
          <w:rPr>
            <w:w w:val="110"/>
          </w:rPr>
          <w:t>architectural model maintained by the software architect and in the other hand the</w:t>
        </w:r>
      </w:ins>
      <w:ins w:id="89" w:author="GERARD Sebastien 166342" w:date="2016-04-21T15:07:00Z">
        <w:r w:rsidR="00263CD4">
          <w:rPr>
            <w:w w:val="110"/>
          </w:rPr>
          <w:t xml:space="preserve"> code </w:t>
        </w:r>
      </w:ins>
      <w:ins w:id="90" w:author="GERARD Sebastien 166342" w:date="2016-04-21T15:09:00Z">
        <w:r w:rsidR="00263CD4">
          <w:rPr>
            <w:w w:val="110"/>
          </w:rPr>
          <w:t>written by the programmers</w:t>
        </w:r>
      </w:ins>
      <w:r>
        <w:rPr>
          <w:w w:val="110"/>
        </w:rPr>
        <w:t xml:space="preserve">. </w:t>
      </w:r>
      <w:del w:id="91" w:author="GERARD Sebastien 166342" w:date="2016-04-21T15:07:00Z">
        <w:r w:rsidDel="00263CD4">
          <w:rPr>
            <w:w w:val="110"/>
          </w:rPr>
          <w:delText>The method</w:delText>
        </w:r>
      </w:del>
      <w:ins w:id="92" w:author="GERARD Sebastien 166342" w:date="2016-04-21T15:10:00Z">
        <w:r w:rsidR="00263CD4">
          <w:rPr>
            <w:w w:val="110"/>
          </w:rPr>
          <w:t xml:space="preserve">Applying the methodology on a given use case, the design of a run-time system, we show that both parties involved in the system design, architect and programmers, can </w:t>
        </w:r>
      </w:ins>
      <w:ins w:id="93" w:author="GERARD Sebastien 166342" w:date="2016-04-21T15:12:00Z">
        <w:r w:rsidR="00263CD4">
          <w:rPr>
            <w:w w:val="110"/>
          </w:rPr>
          <w:t xml:space="preserve">continue to </w:t>
        </w:r>
      </w:ins>
      <w:ins w:id="94" w:author="GERARD Sebastien 166342" w:date="2016-04-21T15:10:00Z">
        <w:r w:rsidR="00263CD4">
          <w:rPr>
            <w:w w:val="110"/>
          </w:rPr>
          <w:t xml:space="preserve">work in their </w:t>
        </w:r>
      </w:ins>
      <w:ins w:id="95" w:author="GERARD Sebastien 166342" w:date="2016-04-21T15:13:00Z">
        <w:r w:rsidR="00263CD4">
          <w:rPr>
            <w:w w:val="110"/>
          </w:rPr>
          <w:t>favorite</w:t>
        </w:r>
      </w:ins>
      <w:ins w:id="96" w:author="GERARD Sebastien 166342" w:date="2016-04-21T15:10:00Z">
        <w:r w:rsidR="00263CD4">
          <w:rPr>
            <w:w w:val="110"/>
          </w:rPr>
          <w:t xml:space="preserve"> </w:t>
        </w:r>
      </w:ins>
      <w:ins w:id="97" w:author="GERARD Sebastien 166342" w:date="2016-04-21T15:13:00Z">
        <w:r w:rsidR="00263CD4">
          <w:rPr>
            <w:w w:val="110"/>
          </w:rPr>
          <w:t>w</w:t>
        </w:r>
      </w:ins>
      <w:ins w:id="98" w:author="GERARD Sebastien 166342" w:date="2016-04-21T15:14:00Z">
        <w:r w:rsidR="00263CD4">
          <w:rPr>
            <w:w w:val="110"/>
          </w:rPr>
          <w:t>orking</w:t>
        </w:r>
      </w:ins>
      <w:ins w:id="99" w:author="GERARD Sebastien 166342" w:date="2016-04-21T15:10:00Z">
        <w:r w:rsidR="00263CD4">
          <w:rPr>
            <w:w w:val="110"/>
          </w:rPr>
          <w:t xml:space="preserve"> </w:t>
        </w:r>
      </w:ins>
      <w:ins w:id="100" w:author="GERARD Sebastien 166342" w:date="2016-04-21T15:14:00Z">
        <w:r w:rsidR="00263CD4">
          <w:rPr>
            <w:w w:val="110"/>
          </w:rPr>
          <w:t xml:space="preserve">environment </w:t>
        </w:r>
      </w:ins>
      <w:ins w:id="101" w:author="GERARD Sebastien 166342" w:date="2016-04-21T15:12:00Z">
        <w:r w:rsidR="00263CD4">
          <w:rPr>
            <w:w w:val="110"/>
          </w:rPr>
          <w:t xml:space="preserve">(and then stay performant) while they can also collaborate reducing this way mismatch that may happen when two parties working on the same project have difficulties to work together and share. </w:t>
        </w:r>
      </w:ins>
      <w:ins w:id="102" w:author="GERARD Sebastien 166342" w:date="2016-04-21T15:07:00Z">
        <w:r w:rsidR="00263CD4">
          <w:rPr>
            <w:w w:val="110"/>
          </w:rPr>
          <w:t>I</w:t>
        </w:r>
      </w:ins>
      <w:del w:id="103" w:author="GERARD Sebastien 166342" w:date="2016-04-21T15:13:00Z">
        <w:r w:rsidDel="00263CD4">
          <w:rPr>
            <w:w w:val="110"/>
          </w:rPr>
          <w:delText xml:space="preserve"> aims specifically to ease col</w:delText>
        </w:r>
      </w:del>
      <w:del w:id="104" w:author="GERARD Sebastien 166342" w:date="2016-04-21T15:07:00Z">
        <w:r w:rsidDel="00263CD4">
          <w:rPr>
            <w:w w:val="110"/>
          </w:rPr>
          <w:delText xml:space="preserve">- </w:delText>
        </w:r>
      </w:del>
      <w:del w:id="105" w:author="GERARD Sebastien 166342" w:date="2016-04-21T15:13:00Z">
        <w:r w:rsidDel="00263CD4">
          <w:rPr>
            <w:w w:val="110"/>
          </w:rPr>
          <w:delText>laboration between traditional developers and model-driven developers. An Eclipse-based implementation of the</w:delText>
        </w:r>
        <w:r w:rsidRPr="0082545F" w:rsidDel="00263CD4">
          <w:rPr>
            <w:w w:val="110"/>
          </w:rPr>
          <w:delText xml:space="preserve"> </w:delText>
        </w:r>
        <w:r w:rsidDel="00263CD4">
          <w:rPr>
            <w:w w:val="110"/>
          </w:rPr>
          <w:delText>method is proposed for synchronization between UML models and C++ code.</w:delText>
        </w:r>
      </w:del>
    </w:p>
    <w:p w:rsidR="00B66BFA" w:rsidRPr="0082545F" w:rsidRDefault="0044141A">
      <w:pPr>
        <w:pStyle w:val="Corpsdetexte"/>
        <w:spacing w:line="242" w:lineRule="auto"/>
        <w:ind w:left="115" w:firstLine="179"/>
        <w:jc w:val="both"/>
        <w:rPr>
          <w:w w:val="110"/>
        </w:rPr>
      </w:pPr>
      <w:del w:id="106" w:author="GERARD Sebastien 166342" w:date="2016-04-21T15:13:00Z">
        <w:r w:rsidRPr="0082545F" w:rsidDel="00263CD4">
          <w:rPr>
            <w:w w:val="110"/>
          </w:rPr>
          <w:delText>Experimental results show that our method respects the right-invertability and left-intervability laws of round-trip engineering. In this paper, the method is also applied for the development of the UML-RT runtime. Results show that the development of the system then benefits from the automation of several tasks.</w:delText>
        </w:r>
      </w:del>
    </w:p>
    <w:p w:rsidR="00B66BFA" w:rsidRPr="0082545F" w:rsidDel="00263CD4" w:rsidRDefault="0044141A">
      <w:pPr>
        <w:pStyle w:val="Corpsdetexte"/>
        <w:spacing w:line="242" w:lineRule="auto"/>
        <w:ind w:left="115" w:firstLine="179"/>
        <w:jc w:val="both"/>
        <w:rPr>
          <w:del w:id="107" w:author="GERARD Sebastien 166342" w:date="2016-04-21T15:10:00Z"/>
          <w:w w:val="110"/>
        </w:rPr>
      </w:pPr>
      <w:del w:id="108" w:author="GERARD Sebastien 166342" w:date="2016-04-21T15:10:00Z">
        <w:r w:rsidRPr="0082545F" w:rsidDel="00263CD4">
          <w:rPr>
            <w:w w:val="110"/>
          </w:rPr>
          <w:delText>We believe the proposed method, and its tooling, is a fur- ther step that helps the introduction of MDE within devel- opment cycles in the industry.</w:delText>
        </w:r>
      </w:del>
    </w:p>
    <w:p w:rsidR="00B66BFA" w:rsidRDefault="00B66BFA">
      <w:pPr>
        <w:pStyle w:val="Corpsdetexte"/>
        <w:spacing w:before="8"/>
        <w:rPr>
          <w:sz w:val="22"/>
        </w:rPr>
      </w:pPr>
    </w:p>
    <w:p w:rsidR="00B66BFA" w:rsidRDefault="0044141A">
      <w:pPr>
        <w:pStyle w:val="Titre1"/>
        <w:ind w:left="115" w:firstLine="0"/>
        <w:jc w:val="both"/>
      </w:pPr>
      <w:r>
        <w:t>CCS Concepts</w:t>
      </w:r>
    </w:p>
    <w:p w:rsidR="00B66BFA" w:rsidRDefault="0044141A">
      <w:pPr>
        <w:spacing w:before="68"/>
        <w:ind w:left="115"/>
        <w:jc w:val="both"/>
        <w:rPr>
          <w:rFonts w:ascii="Arial" w:hAnsi="Arial"/>
          <w:i/>
          <w:sz w:val="18"/>
        </w:rPr>
      </w:pPr>
      <w:r>
        <w:rPr>
          <w:rFonts w:ascii="Arial" w:hAnsi="Arial"/>
          <w:i/>
          <w:sz w:val="18"/>
        </w:rPr>
        <w:t>•</w:t>
      </w:r>
      <w:r>
        <w:rPr>
          <w:rFonts w:ascii="Georgia" w:hAnsi="Georgia"/>
          <w:b/>
          <w:sz w:val="18"/>
        </w:rPr>
        <w:t xml:space="preserve">Software and its engineering </w:t>
      </w:r>
      <w:r>
        <w:rPr>
          <w:rFonts w:ascii="Arial" w:hAnsi="Arial"/>
          <w:i/>
          <w:sz w:val="18"/>
        </w:rPr>
        <w:t>→ Software</w:t>
      </w:r>
      <w:r>
        <w:rPr>
          <w:rFonts w:ascii="Arial" w:hAnsi="Arial"/>
          <w:i/>
          <w:spacing w:val="-17"/>
          <w:sz w:val="18"/>
        </w:rPr>
        <w:t xml:space="preserve"> </w:t>
      </w:r>
      <w:r>
        <w:rPr>
          <w:rFonts w:ascii="Arial" w:hAnsi="Arial"/>
          <w:i/>
          <w:sz w:val="18"/>
        </w:rPr>
        <w:t>development methods; Collaboration in software</w:t>
      </w:r>
      <w:r>
        <w:rPr>
          <w:rFonts w:ascii="Arial" w:hAnsi="Arial"/>
          <w:i/>
          <w:spacing w:val="-28"/>
          <w:sz w:val="18"/>
        </w:rPr>
        <w:t xml:space="preserve"> </w:t>
      </w:r>
      <w:r>
        <w:rPr>
          <w:rFonts w:ascii="Arial" w:hAnsi="Arial"/>
          <w:i/>
          <w:sz w:val="18"/>
        </w:rPr>
        <w:t>development;</w:t>
      </w:r>
    </w:p>
    <w:p w:rsidR="00B66BFA" w:rsidRDefault="00B66BFA">
      <w:pPr>
        <w:pStyle w:val="Corpsdetexte"/>
        <w:spacing w:before="11"/>
        <w:rPr>
          <w:rFonts w:ascii="Arial"/>
          <w:i/>
          <w:sz w:val="22"/>
        </w:rPr>
      </w:pPr>
    </w:p>
    <w:p w:rsidR="00B66BFA" w:rsidRDefault="0044141A">
      <w:pPr>
        <w:pStyle w:val="Titre1"/>
        <w:ind w:left="115" w:firstLine="0"/>
        <w:jc w:val="both"/>
      </w:pPr>
      <w:r>
        <w:t>Keywords</w:t>
      </w:r>
    </w:p>
    <w:p w:rsidR="00B66BFA" w:rsidRDefault="0044141A">
      <w:pPr>
        <w:pStyle w:val="Corpsdetexte"/>
        <w:spacing w:before="69" w:line="242" w:lineRule="auto"/>
        <w:ind w:left="115"/>
        <w:jc w:val="both"/>
      </w:pPr>
      <w:r>
        <w:rPr>
          <w:w w:val="110"/>
        </w:rPr>
        <w:t>Model-driven engineering, model code co-evolution, round- trip</w:t>
      </w:r>
      <w:r>
        <w:rPr>
          <w:spacing w:val="-16"/>
          <w:w w:val="110"/>
        </w:rPr>
        <w:t xml:space="preserve"> </w:t>
      </w:r>
      <w:r>
        <w:rPr>
          <w:w w:val="110"/>
        </w:rPr>
        <w:t>engineering,</w:t>
      </w:r>
      <w:r>
        <w:rPr>
          <w:spacing w:val="-14"/>
          <w:w w:val="110"/>
        </w:rPr>
        <w:t xml:space="preserve"> </w:t>
      </w:r>
      <w:r>
        <w:rPr>
          <w:w w:val="110"/>
        </w:rPr>
        <w:t>code</w:t>
      </w:r>
      <w:r>
        <w:rPr>
          <w:spacing w:val="-16"/>
          <w:w w:val="110"/>
        </w:rPr>
        <w:t xml:space="preserve"> </w:t>
      </w:r>
      <w:r>
        <w:rPr>
          <w:w w:val="110"/>
        </w:rPr>
        <w:t>generation,</w:t>
      </w:r>
      <w:r>
        <w:rPr>
          <w:spacing w:val="-14"/>
          <w:w w:val="110"/>
        </w:rPr>
        <w:t xml:space="preserve"> </w:t>
      </w:r>
      <w:r>
        <w:rPr>
          <w:w w:val="110"/>
        </w:rPr>
        <w:t>reverse</w:t>
      </w:r>
      <w:r>
        <w:rPr>
          <w:spacing w:val="-16"/>
          <w:w w:val="110"/>
        </w:rPr>
        <w:t xml:space="preserve"> </w:t>
      </w:r>
      <w:r>
        <w:rPr>
          <w:w w:val="110"/>
        </w:rPr>
        <w:t>engineering,</w:t>
      </w:r>
      <w:r>
        <w:rPr>
          <w:spacing w:val="-14"/>
          <w:w w:val="110"/>
        </w:rPr>
        <w:t xml:space="preserve"> </w:t>
      </w:r>
      <w:r>
        <w:rPr>
          <w:w w:val="110"/>
        </w:rPr>
        <w:t>UML, C++, Eclipse,</w:t>
      </w:r>
      <w:r>
        <w:rPr>
          <w:spacing w:val="34"/>
          <w:w w:val="110"/>
        </w:rPr>
        <w:t xml:space="preserve"> </w:t>
      </w:r>
      <w:r>
        <w:rPr>
          <w:w w:val="110"/>
        </w:rPr>
        <w:t>Papyrus</w:t>
      </w:r>
    </w:p>
    <w:p w:rsidR="00B66BFA" w:rsidRDefault="00B66BFA">
      <w:pPr>
        <w:pStyle w:val="Corpsdetexte"/>
        <w:spacing w:before="6"/>
        <w:rPr>
          <w:sz w:val="25"/>
        </w:rPr>
      </w:pPr>
    </w:p>
    <w:p w:rsidR="00B66BFA" w:rsidRDefault="0044141A">
      <w:pPr>
        <w:ind w:left="115"/>
        <w:jc w:val="both"/>
        <w:rPr>
          <w:sz w:val="14"/>
        </w:rPr>
      </w:pPr>
      <w:r>
        <w:rPr>
          <w:sz w:val="14"/>
        </w:rPr>
        <w:t>Permission to make digital or hard copies of all or part of this work for personal or classroom use is granted without fee provided that copies are not made or distributed for profit or commercial advantage and that copies bear this notice and the full cita- tion on the first page. Copyrights for components of this work owned by others than ACM</w:t>
      </w:r>
      <w:r>
        <w:rPr>
          <w:spacing w:val="-6"/>
          <w:sz w:val="14"/>
        </w:rPr>
        <w:t xml:space="preserve"> </w:t>
      </w:r>
      <w:r>
        <w:rPr>
          <w:sz w:val="14"/>
        </w:rPr>
        <w:t>must</w:t>
      </w:r>
      <w:r>
        <w:rPr>
          <w:spacing w:val="-6"/>
          <w:sz w:val="14"/>
        </w:rPr>
        <w:t xml:space="preserve"> </w:t>
      </w:r>
      <w:r>
        <w:rPr>
          <w:sz w:val="14"/>
        </w:rPr>
        <w:t>be</w:t>
      </w:r>
      <w:r>
        <w:rPr>
          <w:spacing w:val="-6"/>
          <w:sz w:val="14"/>
        </w:rPr>
        <w:t xml:space="preserve"> </w:t>
      </w:r>
      <w:r>
        <w:rPr>
          <w:sz w:val="14"/>
        </w:rPr>
        <w:t>honored.</w:t>
      </w:r>
      <w:r>
        <w:rPr>
          <w:spacing w:val="4"/>
          <w:sz w:val="14"/>
        </w:rPr>
        <w:t xml:space="preserve"> </w:t>
      </w:r>
      <w:r>
        <w:rPr>
          <w:sz w:val="14"/>
        </w:rPr>
        <w:t>Abstracting</w:t>
      </w:r>
      <w:r>
        <w:rPr>
          <w:spacing w:val="-6"/>
          <w:sz w:val="14"/>
        </w:rPr>
        <w:t xml:space="preserve"> </w:t>
      </w:r>
      <w:r>
        <w:rPr>
          <w:sz w:val="14"/>
        </w:rPr>
        <w:t>with</w:t>
      </w:r>
      <w:r>
        <w:rPr>
          <w:spacing w:val="-6"/>
          <w:sz w:val="14"/>
        </w:rPr>
        <w:t xml:space="preserve"> </w:t>
      </w:r>
      <w:r>
        <w:rPr>
          <w:sz w:val="14"/>
        </w:rPr>
        <w:t>credit</w:t>
      </w:r>
      <w:r>
        <w:rPr>
          <w:spacing w:val="-6"/>
          <w:sz w:val="14"/>
        </w:rPr>
        <w:t xml:space="preserve"> </w:t>
      </w:r>
      <w:r>
        <w:rPr>
          <w:sz w:val="14"/>
        </w:rPr>
        <w:t>is</w:t>
      </w:r>
      <w:r>
        <w:rPr>
          <w:spacing w:val="-6"/>
          <w:sz w:val="14"/>
        </w:rPr>
        <w:t xml:space="preserve"> </w:t>
      </w:r>
      <w:r>
        <w:rPr>
          <w:sz w:val="14"/>
        </w:rPr>
        <w:t>permitted.</w:t>
      </w:r>
      <w:r>
        <w:rPr>
          <w:spacing w:val="4"/>
          <w:sz w:val="14"/>
        </w:rPr>
        <w:t xml:space="preserve"> </w:t>
      </w:r>
      <w:r>
        <w:rPr>
          <w:spacing w:val="-6"/>
          <w:sz w:val="14"/>
        </w:rPr>
        <w:t xml:space="preserve">To </w:t>
      </w:r>
      <w:r>
        <w:rPr>
          <w:sz w:val="14"/>
        </w:rPr>
        <w:t>copy</w:t>
      </w:r>
      <w:r>
        <w:rPr>
          <w:spacing w:val="-6"/>
          <w:sz w:val="14"/>
        </w:rPr>
        <w:t xml:space="preserve"> </w:t>
      </w:r>
      <w:r>
        <w:rPr>
          <w:sz w:val="14"/>
        </w:rPr>
        <w:t>otherwise,</w:t>
      </w:r>
      <w:r>
        <w:rPr>
          <w:spacing w:val="-5"/>
          <w:sz w:val="14"/>
        </w:rPr>
        <w:t xml:space="preserve"> </w:t>
      </w:r>
      <w:r>
        <w:rPr>
          <w:sz w:val="14"/>
        </w:rPr>
        <w:t>or</w:t>
      </w:r>
      <w:r>
        <w:rPr>
          <w:spacing w:val="-6"/>
          <w:sz w:val="14"/>
        </w:rPr>
        <w:t xml:space="preserve"> </w:t>
      </w:r>
      <w:r>
        <w:rPr>
          <w:sz w:val="14"/>
        </w:rPr>
        <w:t>re- publish, to post on servers or to redistribute to lists, requires prior specific</w:t>
      </w:r>
      <w:r>
        <w:rPr>
          <w:spacing w:val="-15"/>
          <w:sz w:val="14"/>
        </w:rPr>
        <w:t xml:space="preserve"> </w:t>
      </w:r>
      <w:r>
        <w:rPr>
          <w:sz w:val="14"/>
        </w:rPr>
        <w:t>permission and/or a fee. Request permissions from</w:t>
      </w:r>
      <w:r>
        <w:rPr>
          <w:spacing w:val="-4"/>
          <w:sz w:val="14"/>
        </w:rPr>
        <w:t xml:space="preserve"> </w:t>
      </w:r>
      <w:hyperlink r:id="rId8">
        <w:r>
          <w:rPr>
            <w:sz w:val="14"/>
          </w:rPr>
          <w:t>permissions@acm.org.</w:t>
        </w:r>
      </w:hyperlink>
    </w:p>
    <w:p w:rsidR="00B66BFA" w:rsidRDefault="0044141A">
      <w:pPr>
        <w:spacing w:before="39"/>
        <w:ind w:left="155"/>
        <w:jc w:val="both"/>
        <w:rPr>
          <w:i/>
          <w:sz w:val="16"/>
        </w:rPr>
      </w:pPr>
      <w:r>
        <w:rPr>
          <w:i/>
          <w:sz w:val="16"/>
        </w:rPr>
        <w:t>ASE ’16 Singapore</w:t>
      </w:r>
    </w:p>
    <w:p w:rsidR="00B66BFA" w:rsidRDefault="0082545F">
      <w:pPr>
        <w:spacing w:before="53" w:line="292" w:lineRule="auto"/>
        <w:ind w:left="115" w:right="1348"/>
        <w:rPr>
          <w:rFonts w:ascii="Book Antiqua" w:hAnsi="Book Antiqua"/>
          <w:sz w:val="16"/>
        </w:rPr>
      </w:pPr>
      <w:r>
        <w:pict>
          <v:line id="_x0000_s1297" style="position:absolute;left:0;text-align:left;z-index:-39568;mso-position-horizontal-relative:page" from="110.3pt,20pt" to="113.5pt,20pt" strokeweight=".1125mm">
            <w10:wrap anchorx="page"/>
          </v:line>
        </w:pict>
      </w:r>
      <w:r w:rsidR="0044141A">
        <w:rPr>
          <w:rFonts w:ascii="Arial" w:hAnsi="Arial"/>
          <w:i/>
          <w:spacing w:val="-111"/>
          <w:w w:val="203"/>
          <w:sz w:val="14"/>
        </w:rPr>
        <w:t>§</w:t>
      </w:r>
      <w:proofErr w:type="gramStart"/>
      <w:r w:rsidR="0044141A">
        <w:rPr>
          <w:w w:val="99"/>
          <w:sz w:val="14"/>
        </w:rPr>
        <w:t>c</w:t>
      </w:r>
      <w:r w:rsidR="0044141A">
        <w:rPr>
          <w:sz w:val="14"/>
        </w:rPr>
        <w:t xml:space="preserve">  </w:t>
      </w:r>
      <w:r w:rsidR="0044141A">
        <w:rPr>
          <w:w w:val="99"/>
          <w:sz w:val="14"/>
        </w:rPr>
        <w:t>2016</w:t>
      </w:r>
      <w:proofErr w:type="gramEnd"/>
      <w:r w:rsidR="0044141A">
        <w:rPr>
          <w:sz w:val="14"/>
        </w:rPr>
        <w:t xml:space="preserve"> </w:t>
      </w:r>
      <w:r w:rsidR="0044141A">
        <w:rPr>
          <w:spacing w:val="-6"/>
          <w:w w:val="99"/>
          <w:sz w:val="14"/>
        </w:rPr>
        <w:t>A</w:t>
      </w:r>
      <w:r w:rsidR="0044141A">
        <w:rPr>
          <w:w w:val="99"/>
          <w:sz w:val="14"/>
        </w:rPr>
        <w:t>CM.</w:t>
      </w:r>
      <w:r w:rsidR="0044141A">
        <w:rPr>
          <w:sz w:val="14"/>
        </w:rPr>
        <w:t xml:space="preserve"> </w:t>
      </w:r>
      <w:r w:rsidR="0044141A">
        <w:rPr>
          <w:w w:val="99"/>
          <w:sz w:val="14"/>
        </w:rPr>
        <w:t>ISBN</w:t>
      </w:r>
      <w:r w:rsidR="0044141A">
        <w:rPr>
          <w:sz w:val="14"/>
        </w:rPr>
        <w:t xml:space="preserve"> </w:t>
      </w:r>
      <w:r w:rsidR="0044141A">
        <w:rPr>
          <w:w w:val="99"/>
          <w:sz w:val="14"/>
        </w:rPr>
        <w:t>123-4567-24-567/08/06.</w:t>
      </w:r>
      <w:r w:rsidR="0044141A">
        <w:rPr>
          <w:sz w:val="14"/>
        </w:rPr>
        <w:t xml:space="preserve"> </w:t>
      </w:r>
      <w:r w:rsidR="0044141A">
        <w:rPr>
          <w:w w:val="99"/>
          <w:sz w:val="14"/>
        </w:rPr>
        <w:t>.</w:t>
      </w:r>
      <w:r w:rsidR="0044141A">
        <w:rPr>
          <w:sz w:val="14"/>
        </w:rPr>
        <w:t xml:space="preserve"> </w:t>
      </w:r>
      <w:r w:rsidR="0044141A">
        <w:rPr>
          <w:w w:val="99"/>
          <w:sz w:val="14"/>
        </w:rPr>
        <w:t>.</w:t>
      </w:r>
      <w:r w:rsidR="0044141A">
        <w:rPr>
          <w:sz w:val="14"/>
        </w:rPr>
        <w:t xml:space="preserve"> </w:t>
      </w:r>
      <w:r w:rsidR="0044141A">
        <w:rPr>
          <w:w w:val="99"/>
          <w:sz w:val="14"/>
        </w:rPr>
        <w:t xml:space="preserve">$15.00 </w:t>
      </w:r>
      <w:r w:rsidR="0044141A">
        <w:rPr>
          <w:w w:val="105"/>
          <w:sz w:val="14"/>
        </w:rPr>
        <w:t xml:space="preserve">DOI: </w:t>
      </w:r>
      <w:r w:rsidR="0044141A">
        <w:rPr>
          <w:rFonts w:ascii="Book Antiqua" w:hAnsi="Book Antiqua"/>
          <w:w w:val="105"/>
          <w:sz w:val="16"/>
        </w:rPr>
        <w:t>10.475/123 4</w:t>
      </w:r>
    </w:p>
    <w:p w:rsidR="00B66BFA" w:rsidRDefault="0044141A">
      <w:pPr>
        <w:pStyle w:val="Titre1"/>
        <w:numPr>
          <w:ilvl w:val="0"/>
          <w:numId w:val="6"/>
        </w:numPr>
        <w:tabs>
          <w:tab w:val="left" w:pos="534"/>
          <w:tab w:val="left" w:pos="535"/>
        </w:tabs>
        <w:spacing w:before="192"/>
        <w:ind w:hanging="449"/>
        <w:jc w:val="left"/>
      </w:pPr>
      <w:r>
        <w:rPr>
          <w:w w:val="99"/>
        </w:rPr>
        <w:br w:type="column"/>
      </w:r>
      <w:r>
        <w:t>INTRODUCTION</w:t>
      </w:r>
    </w:p>
    <w:p w:rsidR="00B66BFA" w:rsidRDefault="0044141A">
      <w:pPr>
        <w:pStyle w:val="Corpsdetexte"/>
        <w:spacing w:before="39" w:line="242" w:lineRule="auto"/>
        <w:ind w:left="115" w:right="319" w:firstLine="179"/>
        <w:jc w:val="both"/>
      </w:pPr>
      <w:r>
        <w:rPr>
          <w:w w:val="110"/>
        </w:rPr>
        <w:t xml:space="preserve">Model-Drive Engineering (MDE) [28] is a development methodology that aims to increase productivity </w:t>
      </w:r>
      <w:r>
        <w:rPr>
          <w:spacing w:val="-3"/>
          <w:w w:val="110"/>
        </w:rPr>
        <w:t xml:space="preserve">by </w:t>
      </w:r>
      <w:r>
        <w:rPr>
          <w:w w:val="110"/>
        </w:rPr>
        <w:t>promot- ing interoperability between systems, simplification of the design process, and communication between teams working at</w:t>
      </w:r>
      <w:r>
        <w:rPr>
          <w:spacing w:val="-9"/>
          <w:w w:val="110"/>
        </w:rPr>
        <w:t xml:space="preserve"> </w:t>
      </w:r>
      <w:r>
        <w:rPr>
          <w:w w:val="110"/>
        </w:rPr>
        <w:t>different</w:t>
      </w:r>
      <w:r>
        <w:rPr>
          <w:spacing w:val="-9"/>
          <w:w w:val="110"/>
        </w:rPr>
        <w:t xml:space="preserve"> </w:t>
      </w:r>
      <w:r>
        <w:rPr>
          <w:w w:val="110"/>
        </w:rPr>
        <w:t>steps</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development</w:t>
      </w:r>
      <w:r>
        <w:rPr>
          <w:spacing w:val="-9"/>
          <w:w w:val="110"/>
        </w:rPr>
        <w:t xml:space="preserve"> </w:t>
      </w:r>
      <w:r>
        <w:rPr>
          <w:w w:val="110"/>
        </w:rPr>
        <w:t>cycle.</w:t>
      </w:r>
      <w:r>
        <w:rPr>
          <w:spacing w:val="17"/>
          <w:w w:val="110"/>
        </w:rPr>
        <w:t xml:space="preserve"> </w:t>
      </w:r>
      <w:r>
        <w:rPr>
          <w:w w:val="110"/>
        </w:rPr>
        <w:t>MDE</w:t>
      </w:r>
      <w:r>
        <w:rPr>
          <w:spacing w:val="-10"/>
          <w:w w:val="110"/>
        </w:rPr>
        <w:t xml:space="preserve"> </w:t>
      </w:r>
      <w:r>
        <w:rPr>
          <w:w w:val="110"/>
        </w:rPr>
        <w:t>is</w:t>
      </w:r>
      <w:r>
        <w:rPr>
          <w:spacing w:val="-10"/>
          <w:w w:val="110"/>
        </w:rPr>
        <w:t xml:space="preserve"> </w:t>
      </w:r>
      <w:r>
        <w:rPr>
          <w:w w:val="110"/>
        </w:rPr>
        <w:t>based</w:t>
      </w:r>
      <w:r>
        <w:rPr>
          <w:spacing w:val="-9"/>
          <w:w w:val="110"/>
        </w:rPr>
        <w:t xml:space="preserve"> </w:t>
      </w:r>
      <w:r>
        <w:rPr>
          <w:w w:val="110"/>
        </w:rPr>
        <w:t>on more or less domain-specific abstract models of the system which are used for different</w:t>
      </w:r>
      <w:r>
        <w:rPr>
          <w:spacing w:val="7"/>
          <w:w w:val="110"/>
        </w:rPr>
        <w:t xml:space="preserve"> </w:t>
      </w:r>
      <w:r>
        <w:rPr>
          <w:w w:val="110"/>
        </w:rPr>
        <w:t>purposes.</w:t>
      </w:r>
    </w:p>
    <w:p w:rsidR="00B66BFA" w:rsidRDefault="0044141A">
      <w:pPr>
        <w:pStyle w:val="Corpsdetexte"/>
        <w:spacing w:line="242" w:lineRule="auto"/>
        <w:ind w:left="115" w:right="319" w:firstLine="179"/>
        <w:jc w:val="both"/>
      </w:pPr>
      <w:r>
        <w:rPr>
          <w:w w:val="110"/>
        </w:rPr>
        <w:t>MDE is not widely int</w:t>
      </w:r>
      <w:r w:rsidR="00B81E9D">
        <w:rPr>
          <w:w w:val="110"/>
        </w:rPr>
        <w:t>egrated into development within</w:t>
      </w:r>
      <w:r>
        <w:rPr>
          <w:w w:val="110"/>
        </w:rPr>
        <w:t xml:space="preserve"> the industry [18, 34] although this approach brings several advantages [19, 29] to the development cycle, including au- tomation. Furthermore, even if there exists </w:t>
      </w:r>
      <w:r>
        <w:rPr>
          <w:spacing w:val="-3"/>
          <w:w w:val="110"/>
        </w:rPr>
        <w:t xml:space="preserve">nowadays </w:t>
      </w:r>
      <w:r>
        <w:rPr>
          <w:w w:val="110"/>
        </w:rPr>
        <w:t>sev- eral tool vendors who promote MDE (e.g. Rational Rhap- sody [35], Eclipse Papyrus [14]), there is reticence to adopt this</w:t>
      </w:r>
      <w:r>
        <w:rPr>
          <w:spacing w:val="28"/>
          <w:w w:val="110"/>
        </w:rPr>
        <w:t xml:space="preserve"> </w:t>
      </w:r>
      <w:r>
        <w:rPr>
          <w:w w:val="110"/>
        </w:rPr>
        <w:t>approach.</w:t>
      </w:r>
    </w:p>
    <w:p w:rsidR="00B66BFA" w:rsidRDefault="0044141A">
      <w:pPr>
        <w:pStyle w:val="Corpsdetexte"/>
        <w:spacing w:line="242" w:lineRule="auto"/>
        <w:ind w:left="115" w:right="319" w:firstLine="179"/>
        <w:jc w:val="both"/>
      </w:pPr>
      <w:r>
        <w:rPr>
          <w:w w:val="110"/>
        </w:rPr>
        <w:t>One reason for this reti</w:t>
      </w:r>
      <w:r w:rsidR="00B81E9D">
        <w:rPr>
          <w:w w:val="110"/>
        </w:rPr>
        <w:t xml:space="preserve">cence is the gap in background </w:t>
      </w:r>
      <w:r>
        <w:rPr>
          <w:w w:val="110"/>
        </w:rPr>
        <w:t xml:space="preserve">and practices between developers. On one hand there are traditional developers who prefer to implement the system </w:t>
      </w:r>
      <w:r>
        <w:rPr>
          <w:spacing w:val="-3"/>
          <w:w w:val="110"/>
        </w:rPr>
        <w:t xml:space="preserve">by </w:t>
      </w:r>
      <w:r>
        <w:rPr>
          <w:w w:val="110"/>
        </w:rPr>
        <w:t>writing code, while on the other hand there are devel- opers who prefer to use entirely models for the design and implementation of the system.</w:t>
      </w:r>
      <w:r w:rsidR="00B81E9D">
        <w:rPr>
          <w:w w:val="110"/>
        </w:rPr>
        <w:t xml:space="preserve"> In [21], it is estimated that </w:t>
      </w:r>
      <w:r>
        <w:rPr>
          <w:w w:val="110"/>
        </w:rPr>
        <w:t>an object-oriented programming language like C++ is used worldwide</w:t>
      </w:r>
      <w:r>
        <w:rPr>
          <w:spacing w:val="-5"/>
          <w:w w:val="110"/>
        </w:rPr>
        <w:t xml:space="preserve"> </w:t>
      </w:r>
      <w:r>
        <w:rPr>
          <w:spacing w:val="-3"/>
          <w:w w:val="110"/>
        </w:rPr>
        <w:t>by</w:t>
      </w:r>
      <w:r>
        <w:rPr>
          <w:spacing w:val="-6"/>
          <w:w w:val="110"/>
        </w:rPr>
        <w:t xml:space="preserve"> </w:t>
      </w:r>
      <w:r>
        <w:rPr>
          <w:w w:val="110"/>
        </w:rPr>
        <w:t>4.4</w:t>
      </w:r>
      <w:r>
        <w:rPr>
          <w:spacing w:val="-6"/>
          <w:w w:val="110"/>
        </w:rPr>
        <w:t xml:space="preserve"> </w:t>
      </w:r>
      <w:r>
        <w:rPr>
          <w:w w:val="110"/>
        </w:rPr>
        <w:t>million</w:t>
      </w:r>
      <w:r>
        <w:rPr>
          <w:spacing w:val="-6"/>
          <w:w w:val="110"/>
        </w:rPr>
        <w:t xml:space="preserve"> </w:t>
      </w:r>
      <w:r>
        <w:rPr>
          <w:w w:val="110"/>
        </w:rPr>
        <w:t>developers,</w:t>
      </w:r>
      <w:r>
        <w:rPr>
          <w:spacing w:val="-4"/>
          <w:w w:val="110"/>
        </w:rPr>
        <w:t xml:space="preserve"> </w:t>
      </w:r>
      <w:r>
        <w:rPr>
          <w:w w:val="110"/>
        </w:rPr>
        <w:t>while</w:t>
      </w:r>
      <w:r>
        <w:rPr>
          <w:spacing w:val="-5"/>
          <w:w w:val="110"/>
        </w:rPr>
        <w:t xml:space="preserve"> Java </w:t>
      </w:r>
      <w:r>
        <w:rPr>
          <w:w w:val="110"/>
        </w:rPr>
        <w:t>is</w:t>
      </w:r>
      <w:r>
        <w:rPr>
          <w:spacing w:val="-5"/>
          <w:w w:val="110"/>
        </w:rPr>
        <w:t xml:space="preserve"> </w:t>
      </w:r>
      <w:r>
        <w:rPr>
          <w:w w:val="110"/>
        </w:rPr>
        <w:t>used</w:t>
      </w:r>
      <w:r>
        <w:rPr>
          <w:spacing w:val="-5"/>
          <w:w w:val="110"/>
        </w:rPr>
        <w:t xml:space="preserve"> </w:t>
      </w:r>
      <w:r>
        <w:rPr>
          <w:spacing w:val="-3"/>
          <w:w w:val="110"/>
        </w:rPr>
        <w:t>by</w:t>
      </w:r>
      <w:r>
        <w:rPr>
          <w:spacing w:val="-6"/>
          <w:w w:val="110"/>
        </w:rPr>
        <w:t xml:space="preserve"> </w:t>
      </w:r>
      <w:r>
        <w:rPr>
          <w:w w:val="110"/>
        </w:rPr>
        <w:t xml:space="preserve">9 million developers. </w:t>
      </w:r>
      <w:r>
        <w:rPr>
          <w:spacing w:val="-6"/>
          <w:w w:val="110"/>
        </w:rPr>
        <w:t xml:space="preserve">For </w:t>
      </w:r>
      <w:r>
        <w:rPr>
          <w:w w:val="110"/>
        </w:rPr>
        <w:t xml:space="preserve">software engineering, a well-known modeling language like the Universal Modeling Language (UML) [27] is only used </w:t>
      </w:r>
      <w:r>
        <w:rPr>
          <w:spacing w:val="-3"/>
          <w:w w:val="110"/>
        </w:rPr>
        <w:t xml:space="preserve">by </w:t>
      </w:r>
      <w:r>
        <w:rPr>
          <w:w w:val="110"/>
        </w:rPr>
        <w:t>XXXXX developers [</w:t>
      </w:r>
      <w:r w:rsidR="00B81E9D">
        <w:rPr>
          <w:rFonts w:ascii="Georgia"/>
          <w:b/>
          <w:w w:val="110"/>
        </w:rPr>
        <w:t>?</w:t>
      </w:r>
      <w:r>
        <w:rPr>
          <w:w w:val="110"/>
        </w:rPr>
        <w:t xml:space="preserve">]. The clear difference between the </w:t>
      </w:r>
      <w:r w:rsidR="00B81E9D">
        <w:rPr>
          <w:w w:val="110"/>
        </w:rPr>
        <w:t>numbers</w:t>
      </w:r>
      <w:r>
        <w:rPr>
          <w:w w:val="110"/>
        </w:rPr>
        <w:t xml:space="preserve"> of users makes it risky for companies to migrate to a MDE approach  </w:t>
      </w:r>
      <w:r>
        <w:rPr>
          <w:spacing w:val="3"/>
          <w:w w:val="110"/>
        </w:rPr>
        <w:t xml:space="preserve"> </w:t>
      </w:r>
      <w:r>
        <w:rPr>
          <w:spacing w:val="-3"/>
          <w:w w:val="110"/>
        </w:rPr>
        <w:t>entirely.</w:t>
      </w:r>
    </w:p>
    <w:p w:rsidR="00B66BFA" w:rsidRDefault="0044141A">
      <w:pPr>
        <w:pStyle w:val="Corpsdetexte"/>
        <w:spacing w:line="242" w:lineRule="auto"/>
        <w:ind w:left="115" w:right="319" w:firstLine="179"/>
        <w:jc w:val="both"/>
      </w:pPr>
      <w:r>
        <w:rPr>
          <w:spacing w:val="-8"/>
          <w:w w:val="110"/>
        </w:rPr>
        <w:t xml:space="preserve">To </w:t>
      </w:r>
      <w:r>
        <w:rPr>
          <w:w w:val="110"/>
        </w:rPr>
        <w:t xml:space="preserve">promote MDE, </w:t>
      </w:r>
      <w:r>
        <w:rPr>
          <w:spacing w:val="-3"/>
          <w:w w:val="110"/>
        </w:rPr>
        <w:t xml:space="preserve">we </w:t>
      </w:r>
      <w:r>
        <w:rPr>
          <w:w w:val="110"/>
        </w:rPr>
        <w:t>must reduce the gap between de- velopment</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models</w:t>
      </w:r>
      <w:r>
        <w:rPr>
          <w:spacing w:val="-8"/>
          <w:w w:val="110"/>
        </w:rPr>
        <w:t xml:space="preserve"> </w:t>
      </w:r>
      <w:r>
        <w:rPr>
          <w:w w:val="110"/>
        </w:rPr>
        <w:t>and</w:t>
      </w:r>
      <w:r>
        <w:rPr>
          <w:spacing w:val="-8"/>
          <w:w w:val="110"/>
        </w:rPr>
        <w:t xml:space="preserve"> </w:t>
      </w:r>
      <w:r>
        <w:rPr>
          <w:w w:val="110"/>
        </w:rPr>
        <w:t>development</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 xml:space="preserve">code. One possibility is to propose solutions so different types of developers can collaborate without imposing them the arti- fact, code or </w:t>
      </w:r>
      <w:r w:rsidR="00B81E9D">
        <w:rPr>
          <w:w w:val="110"/>
        </w:rPr>
        <w:t>model that</w:t>
      </w:r>
      <w:r>
        <w:rPr>
          <w:w w:val="110"/>
        </w:rPr>
        <w:t xml:space="preserve"> they wish to use. Collaboration be- </w:t>
      </w:r>
      <w:r>
        <w:rPr>
          <w:spacing w:val="-3"/>
          <w:w w:val="110"/>
        </w:rPr>
        <w:t>tween</w:t>
      </w:r>
      <w:r>
        <w:rPr>
          <w:spacing w:val="-11"/>
          <w:w w:val="110"/>
        </w:rPr>
        <w:t xml:space="preserve"> </w:t>
      </w:r>
      <w:r>
        <w:rPr>
          <w:w w:val="110"/>
        </w:rPr>
        <w:t>developers</w:t>
      </w:r>
      <w:r>
        <w:rPr>
          <w:spacing w:val="-11"/>
          <w:w w:val="110"/>
        </w:rPr>
        <w:t xml:space="preserve"> </w:t>
      </w:r>
      <w:r>
        <w:rPr>
          <w:w w:val="110"/>
        </w:rPr>
        <w:t>using</w:t>
      </w:r>
      <w:r>
        <w:rPr>
          <w:spacing w:val="-11"/>
          <w:w w:val="110"/>
        </w:rPr>
        <w:t xml:space="preserve"> </w:t>
      </w:r>
      <w:r>
        <w:rPr>
          <w:w w:val="110"/>
        </w:rPr>
        <w:t>different</w:t>
      </w:r>
      <w:r>
        <w:rPr>
          <w:spacing w:val="-11"/>
          <w:w w:val="110"/>
        </w:rPr>
        <w:t xml:space="preserve"> </w:t>
      </w:r>
      <w:r>
        <w:rPr>
          <w:w w:val="110"/>
        </w:rPr>
        <w:t>development</w:t>
      </w:r>
      <w:r>
        <w:rPr>
          <w:spacing w:val="-11"/>
          <w:w w:val="110"/>
        </w:rPr>
        <w:t xml:space="preserve"> </w:t>
      </w:r>
      <w:r>
        <w:rPr>
          <w:w w:val="110"/>
        </w:rPr>
        <w:t>artifacts</w:t>
      </w:r>
      <w:r>
        <w:rPr>
          <w:spacing w:val="-11"/>
          <w:w w:val="110"/>
        </w:rPr>
        <w:t xml:space="preserve"> </w:t>
      </w:r>
      <w:r>
        <w:rPr>
          <w:w w:val="110"/>
        </w:rPr>
        <w:t>raises the issue of artifact synchronization, which is a typical con- cern of round-trip</w:t>
      </w:r>
      <w:r>
        <w:rPr>
          <w:spacing w:val="15"/>
          <w:w w:val="110"/>
        </w:rPr>
        <w:t xml:space="preserve"> </w:t>
      </w:r>
      <w:r>
        <w:rPr>
          <w:w w:val="110"/>
        </w:rPr>
        <w:t>engineering.</w:t>
      </w:r>
    </w:p>
    <w:p w:rsidR="00B66BFA" w:rsidRDefault="0044141A">
      <w:pPr>
        <w:pStyle w:val="Corpsdetexte"/>
        <w:spacing w:line="242" w:lineRule="auto"/>
        <w:ind w:left="115" w:right="219" w:firstLine="179"/>
        <w:jc w:val="both"/>
      </w:pPr>
      <w:r>
        <w:rPr>
          <w:w w:val="110"/>
        </w:rPr>
        <w:t>Round-trip</w:t>
      </w:r>
      <w:r>
        <w:rPr>
          <w:spacing w:val="-7"/>
          <w:w w:val="110"/>
        </w:rPr>
        <w:t xml:space="preserve"> </w:t>
      </w:r>
      <w:r>
        <w:rPr>
          <w:w w:val="110"/>
        </w:rPr>
        <w:t>engineering</w:t>
      </w:r>
      <w:r>
        <w:rPr>
          <w:spacing w:val="-7"/>
          <w:w w:val="110"/>
        </w:rPr>
        <w:t xml:space="preserve"> </w:t>
      </w:r>
      <w:r>
        <w:rPr>
          <w:w w:val="110"/>
        </w:rPr>
        <w:t>is</w:t>
      </w:r>
      <w:r>
        <w:rPr>
          <w:spacing w:val="-7"/>
          <w:w w:val="110"/>
        </w:rPr>
        <w:t xml:space="preserve"> </w:t>
      </w:r>
      <w:r>
        <w:rPr>
          <w:w w:val="110"/>
        </w:rPr>
        <w:t>the</w:t>
      </w:r>
      <w:r>
        <w:rPr>
          <w:spacing w:val="-7"/>
          <w:w w:val="110"/>
        </w:rPr>
        <w:t xml:space="preserve"> </w:t>
      </w:r>
      <w:r>
        <w:rPr>
          <w:w w:val="110"/>
        </w:rPr>
        <w:t>ability</w:t>
      </w:r>
      <w:r>
        <w:rPr>
          <w:spacing w:val="-7"/>
          <w:w w:val="110"/>
        </w:rPr>
        <w:t xml:space="preserve"> </w:t>
      </w:r>
      <w:r>
        <w:rPr>
          <w:w w:val="110"/>
        </w:rPr>
        <w:t>to</w:t>
      </w:r>
      <w:r>
        <w:rPr>
          <w:spacing w:val="-7"/>
          <w:w w:val="110"/>
        </w:rPr>
        <w:t xml:space="preserve"> </w:t>
      </w:r>
      <w:r>
        <w:rPr>
          <w:w w:val="110"/>
        </w:rPr>
        <w:t>automatically</w:t>
      </w:r>
      <w:r>
        <w:rPr>
          <w:spacing w:val="-7"/>
          <w:w w:val="110"/>
        </w:rPr>
        <w:t xml:space="preserve"> </w:t>
      </w:r>
      <w:r>
        <w:rPr>
          <w:w w:val="110"/>
        </w:rPr>
        <w:t>main- tain the consistency of multiple, changing software</w:t>
      </w:r>
      <w:r>
        <w:rPr>
          <w:spacing w:val="-14"/>
          <w:w w:val="110"/>
        </w:rPr>
        <w:t xml:space="preserve"> </w:t>
      </w:r>
      <w:r>
        <w:rPr>
          <w:w w:val="110"/>
        </w:rPr>
        <w:t>artifacts,</w:t>
      </w:r>
    </w:p>
    <w:p w:rsidR="00B66BFA" w:rsidRDefault="0044141A">
      <w:pPr>
        <w:pStyle w:val="Corpsdetexte"/>
        <w:spacing w:line="242" w:lineRule="auto"/>
        <w:ind w:left="115" w:right="98"/>
      </w:pPr>
      <w:proofErr w:type="gramStart"/>
      <w:r>
        <w:rPr>
          <w:w w:val="110"/>
        </w:rPr>
        <w:t>in</w:t>
      </w:r>
      <w:proofErr w:type="gramEnd"/>
      <w:r>
        <w:rPr>
          <w:spacing w:val="-19"/>
          <w:w w:val="110"/>
        </w:rPr>
        <w:t xml:space="preserve"> </w:t>
      </w:r>
      <w:r>
        <w:rPr>
          <w:w w:val="110"/>
        </w:rPr>
        <w:t>software</w:t>
      </w:r>
      <w:r>
        <w:rPr>
          <w:spacing w:val="-19"/>
          <w:w w:val="110"/>
        </w:rPr>
        <w:t xml:space="preserve"> </w:t>
      </w:r>
      <w:r>
        <w:rPr>
          <w:w w:val="110"/>
        </w:rPr>
        <w:t>development</w:t>
      </w:r>
      <w:r>
        <w:rPr>
          <w:spacing w:val="-19"/>
          <w:w w:val="110"/>
        </w:rPr>
        <w:t xml:space="preserve"> </w:t>
      </w:r>
      <w:r>
        <w:rPr>
          <w:w w:val="110"/>
        </w:rPr>
        <w:t>environments/tools</w:t>
      </w:r>
      <w:r>
        <w:rPr>
          <w:spacing w:val="-19"/>
          <w:w w:val="110"/>
        </w:rPr>
        <w:t xml:space="preserve"> </w:t>
      </w:r>
      <w:r>
        <w:rPr>
          <w:w w:val="110"/>
        </w:rPr>
        <w:t>[4,</w:t>
      </w:r>
      <w:r>
        <w:rPr>
          <w:spacing w:val="-19"/>
          <w:w w:val="110"/>
        </w:rPr>
        <w:t xml:space="preserve"> </w:t>
      </w:r>
      <w:r>
        <w:rPr>
          <w:w w:val="110"/>
        </w:rPr>
        <w:t>17,</w:t>
      </w:r>
      <w:r>
        <w:rPr>
          <w:spacing w:val="-19"/>
          <w:w w:val="110"/>
        </w:rPr>
        <w:t xml:space="preserve"> </w:t>
      </w:r>
      <w:r>
        <w:rPr>
          <w:w w:val="110"/>
        </w:rPr>
        <w:t>30].</w:t>
      </w:r>
      <w:r>
        <w:rPr>
          <w:spacing w:val="7"/>
          <w:w w:val="110"/>
        </w:rPr>
        <w:t xml:space="preserve"> </w:t>
      </w:r>
      <w:r>
        <w:rPr>
          <w:w w:val="110"/>
        </w:rPr>
        <w:t>Round- trip engineering is related to traditional software engineering disciplines such as forward engineering [11] and reverse en- gineering</w:t>
      </w:r>
      <w:r>
        <w:rPr>
          <w:spacing w:val="-12"/>
          <w:w w:val="110"/>
        </w:rPr>
        <w:t xml:space="preserve"> </w:t>
      </w:r>
      <w:r>
        <w:rPr>
          <w:w w:val="110"/>
        </w:rPr>
        <w:t>[11].</w:t>
      </w:r>
      <w:r>
        <w:rPr>
          <w:spacing w:val="8"/>
          <w:w w:val="110"/>
        </w:rPr>
        <w:t xml:space="preserve"> </w:t>
      </w:r>
      <w:r>
        <w:rPr>
          <w:w w:val="110"/>
        </w:rPr>
        <w:t>Round-trip</w:t>
      </w:r>
      <w:r>
        <w:rPr>
          <w:spacing w:val="-12"/>
          <w:w w:val="110"/>
        </w:rPr>
        <w:t xml:space="preserve"> </w:t>
      </w:r>
      <w:r>
        <w:rPr>
          <w:w w:val="110"/>
        </w:rPr>
        <w:t>engineering</w:t>
      </w:r>
      <w:r>
        <w:rPr>
          <w:spacing w:val="-12"/>
          <w:w w:val="110"/>
        </w:rPr>
        <w:t xml:space="preserve"> </w:t>
      </w:r>
      <w:r>
        <w:rPr>
          <w:w w:val="110"/>
        </w:rPr>
        <w:t>adds</w:t>
      </w:r>
      <w:r>
        <w:rPr>
          <w:spacing w:val="-12"/>
          <w:w w:val="110"/>
        </w:rPr>
        <w:t xml:space="preserve"> </w:t>
      </w:r>
      <w:r>
        <w:rPr>
          <w:w w:val="110"/>
        </w:rPr>
        <w:t>synchronization</w:t>
      </w:r>
    </w:p>
    <w:p w:rsidR="00B66BFA" w:rsidRDefault="0044141A">
      <w:pPr>
        <w:pStyle w:val="Corpsdetexte"/>
        <w:spacing w:line="242" w:lineRule="auto"/>
        <w:ind w:left="115" w:right="319"/>
        <w:jc w:val="both"/>
      </w:pPr>
      <w:proofErr w:type="gramStart"/>
      <w:r>
        <w:rPr>
          <w:w w:val="110"/>
        </w:rPr>
        <w:t>of</w:t>
      </w:r>
      <w:proofErr w:type="gramEnd"/>
      <w:r>
        <w:rPr>
          <w:w w:val="110"/>
        </w:rPr>
        <w:t xml:space="preserve"> existing artifacts that evolved concurrently by incremen- tally updating each artifact to reflect changes made to the </w:t>
      </w:r>
      <w:r w:rsidR="00B81E9D">
        <w:rPr>
          <w:w w:val="110"/>
        </w:rPr>
        <w:t>other artifact</w:t>
      </w:r>
      <w:r>
        <w:rPr>
          <w:w w:val="110"/>
        </w:rPr>
        <w:t>.</w:t>
      </w:r>
    </w:p>
    <w:p w:rsidR="00B66BFA" w:rsidRDefault="0044141A">
      <w:pPr>
        <w:pStyle w:val="Corpsdetexte"/>
        <w:spacing w:line="242" w:lineRule="auto"/>
        <w:ind w:left="115" w:right="319" w:firstLine="179"/>
        <w:jc w:val="both"/>
      </w:pPr>
      <w:r>
        <w:rPr>
          <w:w w:val="110"/>
        </w:rPr>
        <w:t>In</w:t>
      </w:r>
      <w:r>
        <w:rPr>
          <w:spacing w:val="-6"/>
          <w:w w:val="110"/>
        </w:rPr>
        <w:t xml:space="preserve"> </w:t>
      </w:r>
      <w:r>
        <w:rPr>
          <w:w w:val="110"/>
        </w:rPr>
        <w:t>this</w:t>
      </w:r>
      <w:r>
        <w:rPr>
          <w:spacing w:val="-6"/>
          <w:w w:val="110"/>
        </w:rPr>
        <w:t xml:space="preserve"> </w:t>
      </w:r>
      <w:r>
        <w:rPr>
          <w:w w:val="110"/>
        </w:rPr>
        <w:t>paper</w:t>
      </w:r>
      <w:r>
        <w:rPr>
          <w:spacing w:val="-6"/>
          <w:w w:val="110"/>
        </w:rPr>
        <w:t xml:space="preserve"> </w:t>
      </w:r>
      <w:r>
        <w:rPr>
          <w:spacing w:val="-3"/>
          <w:w w:val="110"/>
        </w:rPr>
        <w:t>we</w:t>
      </w:r>
      <w:r>
        <w:rPr>
          <w:spacing w:val="-6"/>
          <w:w w:val="110"/>
        </w:rPr>
        <w:t xml:space="preserve"> </w:t>
      </w:r>
      <w:r>
        <w:rPr>
          <w:w w:val="110"/>
        </w:rPr>
        <w:t>propose</w:t>
      </w:r>
      <w:r>
        <w:rPr>
          <w:spacing w:val="-6"/>
          <w:w w:val="110"/>
        </w:rPr>
        <w:t xml:space="preserve"> </w:t>
      </w:r>
      <w:r>
        <w:rPr>
          <w:w w:val="110"/>
        </w:rPr>
        <w:t>to</w:t>
      </w:r>
      <w:r>
        <w:rPr>
          <w:spacing w:val="-6"/>
          <w:w w:val="110"/>
        </w:rPr>
        <w:t xml:space="preserve"> </w:t>
      </w:r>
      <w:r>
        <w:rPr>
          <w:w w:val="110"/>
        </w:rPr>
        <w:t>bridge</w:t>
      </w:r>
      <w:r>
        <w:rPr>
          <w:spacing w:val="-6"/>
          <w:w w:val="110"/>
        </w:rPr>
        <w:t xml:space="preserve"> </w:t>
      </w:r>
      <w:r>
        <w:rPr>
          <w:w w:val="110"/>
        </w:rPr>
        <w:t>the</w:t>
      </w:r>
      <w:r>
        <w:rPr>
          <w:spacing w:val="-6"/>
          <w:w w:val="110"/>
        </w:rPr>
        <w:t xml:space="preserve"> </w:t>
      </w:r>
      <w:r>
        <w:rPr>
          <w:w w:val="110"/>
        </w:rPr>
        <w:t>gap</w:t>
      </w:r>
      <w:r>
        <w:rPr>
          <w:spacing w:val="-6"/>
          <w:w w:val="110"/>
        </w:rPr>
        <w:t xml:space="preserve"> </w:t>
      </w:r>
      <w:r>
        <w:rPr>
          <w:w w:val="110"/>
        </w:rPr>
        <w:t>between</w:t>
      </w:r>
      <w:r>
        <w:rPr>
          <w:spacing w:val="-6"/>
          <w:w w:val="110"/>
        </w:rPr>
        <w:t xml:space="preserve"> </w:t>
      </w:r>
      <w:r>
        <w:rPr>
          <w:w w:val="110"/>
        </w:rPr>
        <w:t xml:space="preserve">model- driven developers and traditional developers. </w:t>
      </w:r>
      <w:r>
        <w:rPr>
          <w:spacing w:val="-8"/>
          <w:w w:val="110"/>
        </w:rPr>
        <w:t xml:space="preserve">We </w:t>
      </w:r>
      <w:r>
        <w:rPr>
          <w:w w:val="110"/>
        </w:rPr>
        <w:t xml:space="preserve">tackle the problem of synchronizing model and code that </w:t>
      </w:r>
      <w:r w:rsidR="00B81E9D">
        <w:rPr>
          <w:w w:val="110"/>
        </w:rPr>
        <w:t xml:space="preserve">evolve </w:t>
      </w:r>
      <w:r w:rsidR="00B81E9D">
        <w:rPr>
          <w:spacing w:val="45"/>
          <w:w w:val="110"/>
        </w:rPr>
        <w:t>con</w:t>
      </w:r>
      <w:r>
        <w:rPr>
          <w:w w:val="110"/>
        </w:rPr>
        <w:t>-</w:t>
      </w:r>
    </w:p>
    <w:p w:rsidR="00B66BFA" w:rsidRDefault="00B66BFA">
      <w:pPr>
        <w:spacing w:line="242" w:lineRule="auto"/>
        <w:jc w:val="both"/>
        <w:sectPr w:rsidR="00B66BFA">
          <w:type w:val="continuous"/>
          <w:pgSz w:w="12240" w:h="15840"/>
          <w:pgMar w:top="1360" w:right="800" w:bottom="280" w:left="960" w:header="720" w:footer="720" w:gutter="0"/>
          <w:cols w:num="2" w:space="720" w:equalWidth="0">
            <w:col w:w="4899" w:space="362"/>
            <w:col w:w="5219"/>
          </w:cols>
        </w:sectPr>
      </w:pPr>
    </w:p>
    <w:p w:rsidR="00B66BFA" w:rsidRDefault="0044141A">
      <w:pPr>
        <w:pStyle w:val="Corpsdetexte"/>
        <w:spacing w:before="47" w:line="242" w:lineRule="auto"/>
        <w:ind w:left="115"/>
        <w:jc w:val="both"/>
      </w:pPr>
      <w:proofErr w:type="gramStart"/>
      <w:r>
        <w:rPr>
          <w:spacing w:val="-3"/>
          <w:w w:val="110"/>
        </w:rPr>
        <w:t>currently</w:t>
      </w:r>
      <w:proofErr w:type="gramEnd"/>
      <w:r>
        <w:rPr>
          <w:spacing w:val="-3"/>
          <w:w w:val="110"/>
        </w:rPr>
        <w:t xml:space="preserve">. </w:t>
      </w:r>
      <w:r>
        <w:rPr>
          <w:w w:val="110"/>
        </w:rPr>
        <w:t>Contrary to traditional solutions for on this prob- lem,</w:t>
      </w:r>
      <w:r>
        <w:rPr>
          <w:spacing w:val="-3"/>
          <w:w w:val="110"/>
        </w:rPr>
        <w:t xml:space="preserve"> we</w:t>
      </w:r>
      <w:r>
        <w:rPr>
          <w:spacing w:val="-4"/>
          <w:w w:val="110"/>
        </w:rPr>
        <w:t xml:space="preserve"> </w:t>
      </w:r>
      <w:r>
        <w:rPr>
          <w:w w:val="110"/>
        </w:rPr>
        <w:t>handle</w:t>
      </w:r>
      <w:r>
        <w:rPr>
          <w:spacing w:val="-4"/>
          <w:w w:val="110"/>
        </w:rPr>
        <w:t xml:space="preserve"> </w:t>
      </w:r>
      <w:r>
        <w:rPr>
          <w:w w:val="110"/>
        </w:rPr>
        <w:t>the</w:t>
      </w:r>
      <w:r>
        <w:rPr>
          <w:spacing w:val="-4"/>
          <w:w w:val="110"/>
        </w:rPr>
        <w:t xml:space="preserve"> </w:t>
      </w:r>
      <w:r>
        <w:rPr>
          <w:w w:val="110"/>
        </w:rPr>
        <w:t>case</w:t>
      </w:r>
      <w:r>
        <w:rPr>
          <w:spacing w:val="-4"/>
          <w:w w:val="110"/>
        </w:rPr>
        <w:t xml:space="preserve"> </w:t>
      </w:r>
      <w:r>
        <w:rPr>
          <w:w w:val="110"/>
        </w:rPr>
        <w:t>where</w:t>
      </w:r>
      <w:r>
        <w:rPr>
          <w:spacing w:val="-4"/>
          <w:w w:val="110"/>
        </w:rPr>
        <w:t xml:space="preserve"> </w:t>
      </w:r>
      <w:r>
        <w:rPr>
          <w:w w:val="110"/>
        </w:rPr>
        <w:t>the</w:t>
      </w:r>
      <w:r>
        <w:rPr>
          <w:spacing w:val="-4"/>
          <w:w w:val="110"/>
        </w:rPr>
        <w:t xml:space="preserve"> </w:t>
      </w:r>
      <w:r>
        <w:rPr>
          <w:w w:val="110"/>
        </w:rPr>
        <w:t>model</w:t>
      </w:r>
      <w:r>
        <w:rPr>
          <w:spacing w:val="-4"/>
          <w:w w:val="110"/>
        </w:rPr>
        <w:t xml:space="preserve"> </w:t>
      </w:r>
      <w:r>
        <w:rPr>
          <w:w w:val="110"/>
        </w:rPr>
        <w:t>is</w:t>
      </w:r>
      <w:r>
        <w:rPr>
          <w:spacing w:val="-4"/>
          <w:w w:val="110"/>
        </w:rPr>
        <w:t xml:space="preserve"> </w:t>
      </w:r>
      <w:r>
        <w:rPr>
          <w:w w:val="110"/>
        </w:rPr>
        <w:t>also</w:t>
      </w:r>
      <w:r>
        <w:rPr>
          <w:spacing w:val="-4"/>
          <w:w w:val="110"/>
        </w:rPr>
        <w:t xml:space="preserve"> </w:t>
      </w:r>
      <w:r>
        <w:rPr>
          <w:w w:val="110"/>
        </w:rPr>
        <w:t>used</w:t>
      </w:r>
      <w:r>
        <w:rPr>
          <w:spacing w:val="-4"/>
          <w:w w:val="110"/>
        </w:rPr>
        <w:t xml:space="preserve"> </w:t>
      </w:r>
      <w:r>
        <w:rPr>
          <w:w w:val="110"/>
        </w:rPr>
        <w:t>for</w:t>
      </w:r>
      <w:r>
        <w:rPr>
          <w:spacing w:val="-4"/>
          <w:w w:val="110"/>
        </w:rPr>
        <w:t xml:space="preserve"> </w:t>
      </w:r>
      <w:r>
        <w:rPr>
          <w:w w:val="110"/>
        </w:rPr>
        <w:t>full implementation, not only specification. Our solution to the problem is based on the following contributions, exposed in this</w:t>
      </w:r>
      <w:r>
        <w:rPr>
          <w:spacing w:val="33"/>
          <w:w w:val="110"/>
        </w:rPr>
        <w:t xml:space="preserve"> </w:t>
      </w:r>
      <w:r>
        <w:rPr>
          <w:w w:val="110"/>
        </w:rPr>
        <w:t>paper:</w:t>
      </w:r>
    </w:p>
    <w:p w:rsidR="00B66BFA" w:rsidRDefault="00B66BFA">
      <w:pPr>
        <w:pStyle w:val="Corpsdetexte"/>
        <w:spacing w:before="1"/>
        <w:rPr>
          <w:sz w:val="15"/>
        </w:rPr>
      </w:pPr>
    </w:p>
    <w:p w:rsidR="00B66BFA" w:rsidRDefault="0044141A">
      <w:pPr>
        <w:pStyle w:val="Paragraphedeliste"/>
        <w:numPr>
          <w:ilvl w:val="1"/>
          <w:numId w:val="6"/>
        </w:numPr>
        <w:tabs>
          <w:tab w:val="left" w:pos="654"/>
        </w:tabs>
        <w:spacing w:line="242" w:lineRule="auto"/>
        <w:ind w:hanging="233"/>
        <w:rPr>
          <w:sz w:val="18"/>
        </w:rPr>
      </w:pPr>
      <w:proofErr w:type="gramStart"/>
      <w:r>
        <w:rPr>
          <w:w w:val="110"/>
          <w:sz w:val="18"/>
        </w:rPr>
        <w:t>generic</w:t>
      </w:r>
      <w:proofErr w:type="gramEnd"/>
      <w:r>
        <w:rPr>
          <w:w w:val="110"/>
          <w:sz w:val="18"/>
        </w:rPr>
        <w:t xml:space="preserve"> model-code synchronization method that can </w:t>
      </w:r>
      <w:r>
        <w:rPr>
          <w:spacing w:val="2"/>
          <w:w w:val="110"/>
          <w:sz w:val="18"/>
        </w:rPr>
        <w:t xml:space="preserve">be </w:t>
      </w:r>
      <w:r>
        <w:rPr>
          <w:w w:val="110"/>
          <w:sz w:val="18"/>
        </w:rPr>
        <w:t xml:space="preserve">used as a pattern to solve the problem of collabora- tion between model-driven developers and traditional developers, when both model and code co-evolve con- </w:t>
      </w:r>
      <w:r>
        <w:rPr>
          <w:spacing w:val="-3"/>
          <w:w w:val="110"/>
          <w:sz w:val="18"/>
        </w:rPr>
        <w:t xml:space="preserve">currently. </w:t>
      </w:r>
      <w:r>
        <w:rPr>
          <w:w w:val="110"/>
          <w:sz w:val="18"/>
        </w:rPr>
        <w:t>This contribution is based on several propo- sitions:</w:t>
      </w:r>
    </w:p>
    <w:p w:rsidR="00B66BFA" w:rsidRDefault="0044141A">
      <w:pPr>
        <w:pStyle w:val="Paragraphedeliste"/>
        <w:numPr>
          <w:ilvl w:val="2"/>
          <w:numId w:val="6"/>
        </w:numPr>
        <w:tabs>
          <w:tab w:val="left" w:pos="959"/>
        </w:tabs>
        <w:spacing w:before="139" w:line="242" w:lineRule="auto"/>
        <w:ind w:hanging="181"/>
        <w:jc w:val="both"/>
        <w:rPr>
          <w:sz w:val="18"/>
        </w:rPr>
      </w:pPr>
      <w:r>
        <w:rPr>
          <w:w w:val="110"/>
          <w:sz w:val="18"/>
        </w:rPr>
        <w:t>A generic development environment with func- tionalities necessary for model-code synchroniza- tion.</w:t>
      </w:r>
    </w:p>
    <w:p w:rsidR="00B66BFA" w:rsidRDefault="0044141A">
      <w:pPr>
        <w:pStyle w:val="Paragraphedeliste"/>
        <w:numPr>
          <w:ilvl w:val="2"/>
          <w:numId w:val="6"/>
        </w:numPr>
        <w:tabs>
          <w:tab w:val="left" w:pos="959"/>
        </w:tabs>
        <w:spacing w:before="67" w:line="242" w:lineRule="auto"/>
        <w:ind w:hanging="181"/>
        <w:jc w:val="both"/>
        <w:rPr>
          <w:sz w:val="18"/>
        </w:rPr>
      </w:pPr>
      <w:r>
        <w:rPr>
          <w:w w:val="110"/>
          <w:sz w:val="18"/>
        </w:rPr>
        <w:t>Processes to use the development environment to synchronize model and code in several scenarios based on development</w:t>
      </w:r>
      <w:r>
        <w:rPr>
          <w:spacing w:val="14"/>
          <w:w w:val="110"/>
          <w:sz w:val="18"/>
        </w:rPr>
        <w:t xml:space="preserve"> </w:t>
      </w:r>
      <w:r>
        <w:rPr>
          <w:w w:val="110"/>
          <w:sz w:val="18"/>
        </w:rPr>
        <w:t>practices.</w:t>
      </w:r>
    </w:p>
    <w:p w:rsidR="00B66BFA" w:rsidRDefault="0044141A">
      <w:pPr>
        <w:pStyle w:val="Paragraphedeliste"/>
        <w:numPr>
          <w:ilvl w:val="0"/>
          <w:numId w:val="6"/>
        </w:numPr>
        <w:tabs>
          <w:tab w:val="left" w:pos="476"/>
        </w:tabs>
        <w:spacing w:before="140" w:line="242" w:lineRule="auto"/>
        <w:ind w:hanging="233"/>
        <w:jc w:val="left"/>
        <w:rPr>
          <w:sz w:val="18"/>
        </w:rPr>
      </w:pPr>
      <w:r>
        <w:rPr>
          <w:w w:val="110"/>
          <w:sz w:val="18"/>
        </w:rPr>
        <w:t>An Eclipse-based implementation of the method for synchronization between UML models and C++</w:t>
      </w:r>
      <w:r>
        <w:rPr>
          <w:spacing w:val="24"/>
          <w:w w:val="110"/>
          <w:sz w:val="18"/>
        </w:rPr>
        <w:t xml:space="preserve"> </w:t>
      </w:r>
      <w:r>
        <w:rPr>
          <w:w w:val="110"/>
          <w:sz w:val="18"/>
        </w:rPr>
        <w:t>code.</w:t>
      </w:r>
    </w:p>
    <w:p w:rsidR="00B66BFA" w:rsidRDefault="0044141A">
      <w:pPr>
        <w:pStyle w:val="Paragraphedeliste"/>
        <w:numPr>
          <w:ilvl w:val="0"/>
          <w:numId w:val="6"/>
        </w:numPr>
        <w:tabs>
          <w:tab w:val="left" w:pos="476"/>
        </w:tabs>
        <w:spacing w:before="140" w:line="242" w:lineRule="auto"/>
        <w:ind w:hanging="233"/>
        <w:jc w:val="left"/>
        <w:rPr>
          <w:sz w:val="18"/>
        </w:rPr>
      </w:pPr>
      <w:r>
        <w:rPr>
          <w:w w:val="110"/>
          <w:sz w:val="18"/>
        </w:rPr>
        <w:t xml:space="preserve">Evaluation of the method </w:t>
      </w:r>
      <w:r>
        <w:rPr>
          <w:spacing w:val="-3"/>
          <w:w w:val="110"/>
          <w:sz w:val="18"/>
        </w:rPr>
        <w:t xml:space="preserve">by </w:t>
      </w:r>
      <w:r>
        <w:rPr>
          <w:w w:val="110"/>
          <w:sz w:val="18"/>
        </w:rPr>
        <w:t xml:space="preserve">simulation and its appli- cation on a real case-study called the </w:t>
      </w:r>
      <w:r>
        <w:rPr>
          <w:spacing w:val="-3"/>
          <w:w w:val="110"/>
          <w:sz w:val="18"/>
        </w:rPr>
        <w:t xml:space="preserve">UML-RT </w:t>
      </w:r>
      <w:r>
        <w:rPr>
          <w:w w:val="110"/>
          <w:sz w:val="18"/>
        </w:rPr>
        <w:t>run- time.</w:t>
      </w:r>
    </w:p>
    <w:p w:rsidR="00B66BFA" w:rsidRDefault="00B66BFA">
      <w:pPr>
        <w:pStyle w:val="Corpsdetexte"/>
        <w:spacing w:before="1"/>
        <w:rPr>
          <w:sz w:val="15"/>
        </w:rPr>
      </w:pPr>
    </w:p>
    <w:p w:rsidR="00B66BFA" w:rsidRDefault="0044141A">
      <w:pPr>
        <w:pStyle w:val="Corpsdetexte"/>
        <w:spacing w:line="242" w:lineRule="auto"/>
        <w:ind w:left="115" w:firstLine="179"/>
        <w:jc w:val="both"/>
      </w:pPr>
      <w:r>
        <w:rPr>
          <w:w w:val="110"/>
        </w:rPr>
        <w:t xml:space="preserve">The work presented in this paper is motivated </w:t>
      </w:r>
      <w:r>
        <w:rPr>
          <w:spacing w:val="-3"/>
          <w:w w:val="110"/>
        </w:rPr>
        <w:t xml:space="preserve">by </w:t>
      </w:r>
      <w:r>
        <w:rPr>
          <w:w w:val="110"/>
        </w:rPr>
        <w:t xml:space="preserve">the </w:t>
      </w:r>
      <w:r>
        <w:rPr>
          <w:spacing w:val="-3"/>
          <w:w w:val="110"/>
        </w:rPr>
        <w:t xml:space="preserve">UML-RT </w:t>
      </w:r>
      <w:r>
        <w:rPr>
          <w:w w:val="110"/>
        </w:rPr>
        <w:t xml:space="preserve">[23] runtime system which is developed in collab- oration </w:t>
      </w:r>
      <w:r>
        <w:rPr>
          <w:spacing w:val="-3"/>
          <w:w w:val="110"/>
        </w:rPr>
        <w:t xml:space="preserve">by </w:t>
      </w:r>
      <w:r>
        <w:rPr>
          <w:w w:val="110"/>
        </w:rPr>
        <w:t>Zeligsoft and CEA. This joint effort raised the issue</w:t>
      </w:r>
      <w:r>
        <w:rPr>
          <w:spacing w:val="-11"/>
          <w:w w:val="110"/>
        </w:rPr>
        <w:t xml:space="preserve"> </w:t>
      </w:r>
      <w:r>
        <w:rPr>
          <w:w w:val="110"/>
        </w:rPr>
        <w:t>of</w:t>
      </w:r>
      <w:r>
        <w:rPr>
          <w:spacing w:val="-11"/>
          <w:w w:val="110"/>
        </w:rPr>
        <w:t xml:space="preserve"> </w:t>
      </w:r>
      <w:r>
        <w:rPr>
          <w:w w:val="110"/>
        </w:rPr>
        <w:t>collaboration</w:t>
      </w:r>
      <w:r>
        <w:rPr>
          <w:spacing w:val="-11"/>
          <w:w w:val="110"/>
        </w:rPr>
        <w:t xml:space="preserve"> </w:t>
      </w:r>
      <w:r>
        <w:rPr>
          <w:w w:val="110"/>
        </w:rPr>
        <w:t>between</w:t>
      </w:r>
      <w:r>
        <w:rPr>
          <w:spacing w:val="-11"/>
          <w:w w:val="110"/>
        </w:rPr>
        <w:t xml:space="preserve"> </w:t>
      </w:r>
      <w:r>
        <w:rPr>
          <w:w w:val="110"/>
        </w:rPr>
        <w:t>developers</w:t>
      </w:r>
      <w:r>
        <w:rPr>
          <w:spacing w:val="-11"/>
          <w:w w:val="110"/>
        </w:rPr>
        <w:t xml:space="preserve"> </w:t>
      </w:r>
      <w:r>
        <w:rPr>
          <w:w w:val="110"/>
        </w:rPr>
        <w:t>with</w:t>
      </w:r>
      <w:r>
        <w:rPr>
          <w:spacing w:val="-11"/>
          <w:w w:val="110"/>
        </w:rPr>
        <w:t xml:space="preserve"> </w:t>
      </w:r>
      <w:r>
        <w:rPr>
          <w:w w:val="110"/>
        </w:rPr>
        <w:t>either</w:t>
      </w:r>
      <w:r>
        <w:rPr>
          <w:spacing w:val="-11"/>
          <w:w w:val="110"/>
        </w:rPr>
        <w:t xml:space="preserve"> </w:t>
      </w:r>
      <w:r>
        <w:rPr>
          <w:w w:val="110"/>
        </w:rPr>
        <w:t>a</w:t>
      </w:r>
      <w:r>
        <w:rPr>
          <w:spacing w:val="-11"/>
          <w:w w:val="110"/>
        </w:rPr>
        <w:t xml:space="preserve"> </w:t>
      </w:r>
      <w:r>
        <w:rPr>
          <w:w w:val="110"/>
        </w:rPr>
        <w:t>MDE background or a traditional background.</w:t>
      </w:r>
    </w:p>
    <w:p w:rsidR="00B66BFA" w:rsidRDefault="0044141A">
      <w:pPr>
        <w:pStyle w:val="Corpsdetexte"/>
        <w:spacing w:line="242" w:lineRule="auto"/>
        <w:ind w:left="115" w:firstLine="179"/>
        <w:jc w:val="both"/>
      </w:pPr>
      <w:r>
        <w:rPr>
          <w:w w:val="110"/>
        </w:rPr>
        <w:t>The rest of the article is organized as follows.   Section    2 relates our work to existing research and industrial ap</w:t>
      </w:r>
      <w:proofErr w:type="gramStart"/>
      <w:r>
        <w:rPr>
          <w:w w:val="110"/>
        </w:rPr>
        <w:t>-  proaches</w:t>
      </w:r>
      <w:proofErr w:type="gramEnd"/>
      <w:r>
        <w:rPr>
          <w:w w:val="110"/>
        </w:rPr>
        <w:t xml:space="preserve">. Section 3 defines the actors (roles) </w:t>
      </w:r>
      <w:r>
        <w:rPr>
          <w:spacing w:val="-3"/>
          <w:w w:val="110"/>
        </w:rPr>
        <w:t xml:space="preserve">we </w:t>
      </w:r>
      <w:r>
        <w:rPr>
          <w:w w:val="110"/>
        </w:rPr>
        <w:t>consider in our work and the use-cases of the generic development en- vironment for our model-code synchronization method. In Section</w:t>
      </w:r>
      <w:r>
        <w:rPr>
          <w:spacing w:val="-8"/>
          <w:w w:val="110"/>
        </w:rPr>
        <w:t xml:space="preserve"> </w:t>
      </w:r>
      <w:r>
        <w:rPr>
          <w:w w:val="110"/>
        </w:rPr>
        <w:t>4</w:t>
      </w:r>
      <w:r>
        <w:rPr>
          <w:spacing w:val="-8"/>
          <w:w w:val="110"/>
        </w:rPr>
        <w:t xml:space="preserve"> </w:t>
      </w:r>
      <w:r>
        <w:rPr>
          <w:spacing w:val="-3"/>
          <w:w w:val="110"/>
        </w:rPr>
        <w:t>we</w:t>
      </w:r>
      <w:r>
        <w:rPr>
          <w:spacing w:val="-8"/>
          <w:w w:val="110"/>
        </w:rPr>
        <w:t xml:space="preserve"> </w:t>
      </w:r>
      <w:r>
        <w:rPr>
          <w:w w:val="110"/>
        </w:rPr>
        <w:t>propose</w:t>
      </w:r>
      <w:r>
        <w:rPr>
          <w:spacing w:val="-8"/>
          <w:w w:val="110"/>
        </w:rPr>
        <w:t xml:space="preserve"> </w:t>
      </w:r>
      <w:r>
        <w:rPr>
          <w:w w:val="110"/>
        </w:rPr>
        <w:t>processes</w:t>
      </w:r>
      <w:r>
        <w:rPr>
          <w:spacing w:val="-8"/>
          <w:w w:val="110"/>
        </w:rPr>
        <w:t xml:space="preserve"> </w:t>
      </w:r>
      <w:r>
        <w:rPr>
          <w:w w:val="110"/>
        </w:rPr>
        <w:t>for</w:t>
      </w:r>
      <w:r>
        <w:rPr>
          <w:spacing w:val="-8"/>
          <w:w w:val="110"/>
        </w:rPr>
        <w:t xml:space="preserve"> </w:t>
      </w:r>
      <w:r>
        <w:rPr>
          <w:w w:val="110"/>
        </w:rPr>
        <w:t>synchronizing</w:t>
      </w:r>
      <w:r>
        <w:rPr>
          <w:spacing w:val="-8"/>
          <w:w w:val="110"/>
        </w:rPr>
        <w:t xml:space="preserve"> </w:t>
      </w:r>
      <w:r>
        <w:rPr>
          <w:w w:val="110"/>
        </w:rPr>
        <w:t>model</w:t>
      </w:r>
      <w:r>
        <w:rPr>
          <w:spacing w:val="-8"/>
          <w:w w:val="110"/>
        </w:rPr>
        <w:t xml:space="preserve"> </w:t>
      </w:r>
      <w:r>
        <w:rPr>
          <w:w w:val="110"/>
        </w:rPr>
        <w:t>and code, in several scenarios. A possible implementation of</w:t>
      </w:r>
      <w:r>
        <w:rPr>
          <w:spacing w:val="-16"/>
          <w:w w:val="110"/>
        </w:rPr>
        <w:t xml:space="preserve"> </w:t>
      </w:r>
      <w:r>
        <w:rPr>
          <w:w w:val="110"/>
        </w:rPr>
        <w:t>our method,</w:t>
      </w:r>
      <w:r>
        <w:rPr>
          <w:spacing w:val="-9"/>
          <w:w w:val="110"/>
        </w:rPr>
        <w:t xml:space="preserve"> </w:t>
      </w:r>
      <w:r>
        <w:rPr>
          <w:w w:val="110"/>
        </w:rPr>
        <w:t>based</w:t>
      </w:r>
      <w:r>
        <w:rPr>
          <w:spacing w:val="-12"/>
          <w:w w:val="110"/>
        </w:rPr>
        <w:t xml:space="preserve"> </w:t>
      </w:r>
      <w:r>
        <w:rPr>
          <w:w w:val="110"/>
        </w:rPr>
        <w:t>on</w:t>
      </w:r>
      <w:r>
        <w:rPr>
          <w:spacing w:val="-12"/>
          <w:w w:val="110"/>
        </w:rPr>
        <w:t xml:space="preserve"> </w:t>
      </w:r>
      <w:r>
        <w:rPr>
          <w:w w:val="110"/>
        </w:rPr>
        <w:t>Eclipse</w:t>
      </w:r>
      <w:r>
        <w:rPr>
          <w:spacing w:val="-12"/>
          <w:w w:val="110"/>
        </w:rPr>
        <w:t xml:space="preserve"> </w:t>
      </w:r>
      <w:r>
        <w:rPr>
          <w:w w:val="110"/>
        </w:rPr>
        <w:t>technologies,</w:t>
      </w:r>
      <w:r>
        <w:rPr>
          <w:spacing w:val="-9"/>
          <w:w w:val="110"/>
        </w:rPr>
        <w:t xml:space="preserve"> </w:t>
      </w:r>
      <w:r>
        <w:rPr>
          <w:w w:val="110"/>
        </w:rPr>
        <w:t>is</w:t>
      </w:r>
      <w:r>
        <w:rPr>
          <w:spacing w:val="-12"/>
          <w:w w:val="110"/>
        </w:rPr>
        <w:t xml:space="preserve"> </w:t>
      </w:r>
      <w:r>
        <w:rPr>
          <w:w w:val="110"/>
        </w:rPr>
        <w:t>proposed</w:t>
      </w:r>
      <w:r>
        <w:rPr>
          <w:spacing w:val="-12"/>
          <w:w w:val="110"/>
        </w:rPr>
        <w:t xml:space="preserve"> </w:t>
      </w:r>
      <w:r>
        <w:rPr>
          <w:w w:val="110"/>
        </w:rPr>
        <w:t>in</w:t>
      </w:r>
      <w:r>
        <w:rPr>
          <w:spacing w:val="-12"/>
          <w:w w:val="110"/>
        </w:rPr>
        <w:t xml:space="preserve"> </w:t>
      </w:r>
      <w:r>
        <w:rPr>
          <w:w w:val="110"/>
        </w:rPr>
        <w:t>5.</w:t>
      </w:r>
      <w:r>
        <w:rPr>
          <w:spacing w:val="16"/>
          <w:w w:val="110"/>
        </w:rPr>
        <w:t xml:space="preserve"> </w:t>
      </w:r>
      <w:r>
        <w:rPr>
          <w:w w:val="110"/>
        </w:rPr>
        <w:t xml:space="preserve">Our propositions are evaluated in Section 6 through simulations and the case-study of </w:t>
      </w:r>
      <w:r>
        <w:rPr>
          <w:spacing w:val="-3"/>
          <w:w w:val="110"/>
        </w:rPr>
        <w:t xml:space="preserve">UML-RT </w:t>
      </w:r>
      <w:r>
        <w:rPr>
          <w:w w:val="110"/>
        </w:rPr>
        <w:t xml:space="preserve">runtime developed in col- laboration </w:t>
      </w:r>
      <w:r>
        <w:rPr>
          <w:spacing w:val="-3"/>
          <w:w w:val="110"/>
        </w:rPr>
        <w:t xml:space="preserve">by </w:t>
      </w:r>
      <w:r>
        <w:rPr>
          <w:w w:val="110"/>
        </w:rPr>
        <w:t xml:space="preserve">Zeligsoft and CEA. </w:t>
      </w:r>
      <w:r>
        <w:rPr>
          <w:spacing w:val="-3"/>
          <w:w w:val="110"/>
        </w:rPr>
        <w:t xml:space="preserve">Finally, </w:t>
      </w:r>
      <w:r>
        <w:rPr>
          <w:w w:val="110"/>
        </w:rPr>
        <w:t xml:space="preserve">in Section 7 </w:t>
      </w:r>
      <w:r>
        <w:rPr>
          <w:spacing w:val="-3"/>
          <w:w w:val="110"/>
        </w:rPr>
        <w:t xml:space="preserve">we </w:t>
      </w:r>
      <w:r>
        <w:rPr>
          <w:w w:val="110"/>
        </w:rPr>
        <w:t>conclude with some</w:t>
      </w:r>
      <w:r>
        <w:rPr>
          <w:spacing w:val="-9"/>
          <w:w w:val="110"/>
        </w:rPr>
        <w:t xml:space="preserve"> </w:t>
      </w:r>
      <w:r>
        <w:rPr>
          <w:w w:val="110"/>
        </w:rPr>
        <w:t>perspectives.</w:t>
      </w:r>
    </w:p>
    <w:p w:rsidR="00B66BFA" w:rsidRDefault="00B66BFA">
      <w:pPr>
        <w:pStyle w:val="Corpsdetexte"/>
        <w:spacing w:before="2"/>
      </w:pPr>
    </w:p>
    <w:p w:rsidR="00B66BFA" w:rsidRDefault="0044141A">
      <w:pPr>
        <w:pStyle w:val="Titre1"/>
        <w:numPr>
          <w:ilvl w:val="0"/>
          <w:numId w:val="5"/>
        </w:numPr>
        <w:tabs>
          <w:tab w:val="left" w:pos="535"/>
        </w:tabs>
        <w:jc w:val="both"/>
      </w:pPr>
      <w:r>
        <w:rPr>
          <w:spacing w:val="-4"/>
        </w:rPr>
        <w:t>RELATED</w:t>
      </w:r>
      <w:r>
        <w:rPr>
          <w:spacing w:val="-7"/>
        </w:rPr>
        <w:t xml:space="preserve"> </w:t>
      </w:r>
      <w:r>
        <w:t>WORK</w:t>
      </w:r>
    </w:p>
    <w:p w:rsidR="00B66BFA" w:rsidRDefault="0044141A">
      <w:pPr>
        <w:pStyle w:val="Corpsdetexte"/>
        <w:spacing w:before="39" w:line="242" w:lineRule="auto"/>
        <w:ind w:left="115" w:firstLine="179"/>
        <w:jc w:val="both"/>
      </w:pPr>
      <w:r>
        <w:rPr>
          <w:w w:val="110"/>
        </w:rPr>
        <w:t>Two main topics directly related to our study are identi- fied.</w:t>
      </w:r>
      <w:r>
        <w:rPr>
          <w:spacing w:val="16"/>
          <w:w w:val="110"/>
        </w:rPr>
        <w:t xml:space="preserve"> </w:t>
      </w:r>
      <w:r>
        <w:rPr>
          <w:w w:val="110"/>
        </w:rPr>
        <w:t>One</w:t>
      </w:r>
      <w:r>
        <w:rPr>
          <w:spacing w:val="-11"/>
          <w:w w:val="110"/>
        </w:rPr>
        <w:t xml:space="preserve"> </w:t>
      </w:r>
      <w:r>
        <w:rPr>
          <w:w w:val="110"/>
        </w:rPr>
        <w:t>is</w:t>
      </w:r>
      <w:r>
        <w:rPr>
          <w:spacing w:val="-11"/>
          <w:w w:val="110"/>
        </w:rPr>
        <w:t xml:space="preserve"> </w:t>
      </w:r>
      <w:r>
        <w:rPr>
          <w:w w:val="110"/>
        </w:rPr>
        <w:t>the</w:t>
      </w:r>
      <w:r>
        <w:rPr>
          <w:spacing w:val="-11"/>
          <w:w w:val="110"/>
        </w:rPr>
        <w:t xml:space="preserve"> </w:t>
      </w:r>
      <w:r>
        <w:rPr>
          <w:w w:val="110"/>
        </w:rPr>
        <w:t>collaboration</w:t>
      </w:r>
      <w:r>
        <w:rPr>
          <w:spacing w:val="-11"/>
          <w:w w:val="110"/>
        </w:rPr>
        <w:t xml:space="preserve"> </w:t>
      </w:r>
      <w:r>
        <w:rPr>
          <w:w w:val="110"/>
        </w:rPr>
        <w:t>of</w:t>
      </w:r>
      <w:r>
        <w:rPr>
          <w:spacing w:val="-11"/>
          <w:w w:val="110"/>
        </w:rPr>
        <w:t xml:space="preserve"> </w:t>
      </w:r>
      <w:r>
        <w:rPr>
          <w:w w:val="110"/>
        </w:rPr>
        <w:t>different</w:t>
      </w:r>
      <w:r>
        <w:rPr>
          <w:spacing w:val="-11"/>
          <w:w w:val="110"/>
        </w:rPr>
        <w:t xml:space="preserve"> </w:t>
      </w:r>
      <w:r>
        <w:rPr>
          <w:w w:val="110"/>
        </w:rPr>
        <w:t>stakeholders</w:t>
      </w:r>
      <w:r>
        <w:rPr>
          <w:spacing w:val="-12"/>
          <w:w w:val="110"/>
        </w:rPr>
        <w:t xml:space="preserve"> </w:t>
      </w:r>
      <w:r>
        <w:rPr>
          <w:w w:val="110"/>
        </w:rPr>
        <w:t>taking different</w:t>
      </w:r>
      <w:r>
        <w:rPr>
          <w:spacing w:val="-10"/>
          <w:w w:val="110"/>
        </w:rPr>
        <w:t xml:space="preserve"> </w:t>
      </w:r>
      <w:r>
        <w:rPr>
          <w:w w:val="110"/>
        </w:rPr>
        <w:t>roles</w:t>
      </w:r>
      <w:r>
        <w:rPr>
          <w:spacing w:val="-10"/>
          <w:w w:val="110"/>
        </w:rPr>
        <w:t xml:space="preserve"> </w:t>
      </w:r>
      <w:r>
        <w:rPr>
          <w:w w:val="110"/>
        </w:rPr>
        <w:t>in</w:t>
      </w:r>
      <w:r>
        <w:rPr>
          <w:spacing w:val="-10"/>
          <w:w w:val="110"/>
        </w:rPr>
        <w:t xml:space="preserve"> </w:t>
      </w:r>
      <w:r>
        <w:rPr>
          <w:w w:val="110"/>
        </w:rPr>
        <w:t>software</w:t>
      </w:r>
      <w:r>
        <w:rPr>
          <w:spacing w:val="-10"/>
          <w:w w:val="110"/>
        </w:rPr>
        <w:t xml:space="preserve"> </w:t>
      </w:r>
      <w:r>
        <w:rPr>
          <w:w w:val="110"/>
        </w:rPr>
        <w:t>development</w:t>
      </w:r>
      <w:r>
        <w:rPr>
          <w:spacing w:val="-10"/>
          <w:w w:val="110"/>
        </w:rPr>
        <w:t xml:space="preserve"> </w:t>
      </w:r>
      <w:r>
        <w:rPr>
          <w:w w:val="110"/>
        </w:rPr>
        <w:t>process</w:t>
      </w:r>
      <w:r>
        <w:rPr>
          <w:spacing w:val="-10"/>
          <w:w w:val="110"/>
        </w:rPr>
        <w:t xml:space="preserve"> </w:t>
      </w:r>
      <w:r>
        <w:rPr>
          <w:w w:val="110"/>
        </w:rPr>
        <w:t>and</w:t>
      </w:r>
      <w:r>
        <w:rPr>
          <w:spacing w:val="-10"/>
          <w:w w:val="110"/>
        </w:rPr>
        <w:t xml:space="preserve"> </w:t>
      </w:r>
      <w:r>
        <w:rPr>
          <w:w w:val="110"/>
        </w:rPr>
        <w:t>the</w:t>
      </w:r>
      <w:r>
        <w:rPr>
          <w:spacing w:val="-10"/>
          <w:w w:val="110"/>
        </w:rPr>
        <w:t xml:space="preserve"> </w:t>
      </w:r>
      <w:r>
        <w:rPr>
          <w:w w:val="110"/>
        </w:rPr>
        <w:t>other one is</w:t>
      </w:r>
      <w:r>
        <w:rPr>
          <w:spacing w:val="25"/>
          <w:w w:val="110"/>
        </w:rPr>
        <w:t xml:space="preserve"> </w:t>
      </w:r>
      <w:r>
        <w:rPr>
          <w:spacing w:val="-4"/>
          <w:w w:val="110"/>
        </w:rPr>
        <w:t>RTE.</w:t>
      </w:r>
    </w:p>
    <w:p w:rsidR="00B66BFA" w:rsidRDefault="0044141A">
      <w:pPr>
        <w:pStyle w:val="Titre1"/>
        <w:numPr>
          <w:ilvl w:val="1"/>
          <w:numId w:val="5"/>
        </w:numPr>
        <w:tabs>
          <w:tab w:val="left" w:pos="654"/>
        </w:tabs>
        <w:spacing w:before="101"/>
        <w:jc w:val="both"/>
      </w:pPr>
      <w:r>
        <w:t>Collaboration of different</w:t>
      </w:r>
      <w:r>
        <w:rPr>
          <w:spacing w:val="-26"/>
        </w:rPr>
        <w:t xml:space="preserve"> </w:t>
      </w:r>
      <w:r>
        <w:t>stakeholders</w:t>
      </w:r>
    </w:p>
    <w:p w:rsidR="00B66BFA" w:rsidRDefault="0044141A">
      <w:pPr>
        <w:pStyle w:val="Paragraphedeliste"/>
        <w:numPr>
          <w:ilvl w:val="1"/>
          <w:numId w:val="5"/>
        </w:numPr>
        <w:tabs>
          <w:tab w:val="left" w:pos="654"/>
        </w:tabs>
        <w:spacing w:before="140"/>
        <w:jc w:val="both"/>
        <w:rPr>
          <w:b/>
          <w:sz w:val="24"/>
        </w:rPr>
      </w:pPr>
      <w:r>
        <w:rPr>
          <w:b/>
          <w:sz w:val="24"/>
        </w:rPr>
        <w:t>RTE-related</w:t>
      </w:r>
      <w:r>
        <w:rPr>
          <w:b/>
          <w:spacing w:val="-26"/>
          <w:sz w:val="24"/>
        </w:rPr>
        <w:t xml:space="preserve"> </w:t>
      </w:r>
      <w:r>
        <w:rPr>
          <w:b/>
          <w:sz w:val="24"/>
        </w:rPr>
        <w:t>work</w:t>
      </w:r>
    </w:p>
    <w:p w:rsidR="00B66BFA" w:rsidRDefault="0044141A" w:rsidP="00037CE9">
      <w:pPr>
        <w:pStyle w:val="Corpsdetexte"/>
        <w:spacing w:before="39" w:line="242" w:lineRule="auto"/>
        <w:ind w:left="115" w:firstLine="179"/>
        <w:jc w:val="both"/>
      </w:pPr>
      <w:r>
        <w:rPr>
          <w:w w:val="110"/>
        </w:rPr>
        <w:t xml:space="preserve">Several model and code </w:t>
      </w:r>
      <w:r>
        <w:rPr>
          <w:spacing w:val="-6"/>
          <w:w w:val="110"/>
        </w:rPr>
        <w:t xml:space="preserve">RTE </w:t>
      </w:r>
      <w:r>
        <w:rPr>
          <w:w w:val="110"/>
        </w:rPr>
        <w:t>approaches are proposed. The</w:t>
      </w:r>
      <w:r>
        <w:rPr>
          <w:spacing w:val="-8"/>
          <w:w w:val="110"/>
        </w:rPr>
        <w:t xml:space="preserve"> </w:t>
      </w:r>
      <w:r>
        <w:rPr>
          <w:w w:val="110"/>
        </w:rPr>
        <w:t>authors</w:t>
      </w:r>
      <w:r>
        <w:rPr>
          <w:spacing w:val="-8"/>
          <w:w w:val="110"/>
        </w:rPr>
        <w:t xml:space="preserve"> </w:t>
      </w:r>
      <w:r>
        <w:rPr>
          <w:w w:val="110"/>
        </w:rPr>
        <w:t>in</w:t>
      </w:r>
      <w:r>
        <w:rPr>
          <w:spacing w:val="-8"/>
          <w:w w:val="110"/>
        </w:rPr>
        <w:t xml:space="preserve"> </w:t>
      </w:r>
      <w:r>
        <w:rPr>
          <w:w w:val="110"/>
        </w:rPr>
        <w:t>[3]</w:t>
      </w:r>
      <w:r>
        <w:rPr>
          <w:spacing w:val="-8"/>
          <w:w w:val="110"/>
        </w:rPr>
        <w:t xml:space="preserve"> </w:t>
      </w:r>
      <w:r>
        <w:rPr>
          <w:w w:val="110"/>
        </w:rPr>
        <w:t>proposes</w:t>
      </w:r>
      <w:r>
        <w:rPr>
          <w:spacing w:val="-8"/>
          <w:w w:val="110"/>
        </w:rPr>
        <w:t xml:space="preserve"> </w:t>
      </w:r>
      <w:r>
        <w:rPr>
          <w:w w:val="110"/>
        </w:rPr>
        <w:t>a</w:t>
      </w:r>
      <w:r>
        <w:rPr>
          <w:spacing w:val="-8"/>
          <w:w w:val="110"/>
        </w:rPr>
        <w:t xml:space="preserve"> </w:t>
      </w:r>
      <w:r>
        <w:rPr>
          <w:w w:val="110"/>
        </w:rPr>
        <w:t>syntactic</w:t>
      </w:r>
      <w:r>
        <w:rPr>
          <w:spacing w:val="-8"/>
          <w:w w:val="110"/>
        </w:rPr>
        <w:t xml:space="preserve"> </w:t>
      </w:r>
      <w:r>
        <w:rPr>
          <w:w w:val="110"/>
        </w:rPr>
        <w:t>synchronization</w:t>
      </w:r>
      <w:r>
        <w:rPr>
          <w:spacing w:val="-8"/>
          <w:w w:val="110"/>
        </w:rPr>
        <w:t xml:space="preserve"> </w:t>
      </w:r>
      <w:r>
        <w:rPr>
          <w:w w:val="110"/>
        </w:rPr>
        <w:t xml:space="preserve">tech- nique for domain-specific modeling languages (DSML) and code. The approach uses an Abstract Syntax </w:t>
      </w:r>
      <w:r>
        <w:rPr>
          <w:spacing w:val="-4"/>
          <w:w w:val="110"/>
        </w:rPr>
        <w:t xml:space="preserve">Tree </w:t>
      </w:r>
      <w:r>
        <w:rPr>
          <w:w w:val="110"/>
        </w:rPr>
        <w:t xml:space="preserve">(AST) metal-model to model source. Changes in code detected </w:t>
      </w:r>
      <w:r>
        <w:rPr>
          <w:spacing w:val="-3"/>
          <w:w w:val="110"/>
        </w:rPr>
        <w:t xml:space="preserve">by </w:t>
      </w:r>
      <w:r>
        <w:rPr>
          <w:w w:val="110"/>
        </w:rPr>
        <w:t>comparing</w:t>
      </w:r>
      <w:r>
        <w:rPr>
          <w:spacing w:val="-6"/>
          <w:w w:val="110"/>
        </w:rPr>
        <w:t xml:space="preserve"> </w:t>
      </w:r>
      <w:r>
        <w:rPr>
          <w:w w:val="110"/>
        </w:rPr>
        <w:t>the</w:t>
      </w:r>
      <w:r>
        <w:rPr>
          <w:spacing w:val="-6"/>
          <w:w w:val="110"/>
        </w:rPr>
        <w:t xml:space="preserve"> </w:t>
      </w:r>
      <w:r>
        <w:rPr>
          <w:w w:val="110"/>
        </w:rPr>
        <w:t>AST</w:t>
      </w:r>
      <w:r>
        <w:rPr>
          <w:spacing w:val="-6"/>
          <w:w w:val="110"/>
        </w:rPr>
        <w:t xml:space="preserve"> </w:t>
      </w:r>
      <w:r>
        <w:rPr>
          <w:w w:val="110"/>
        </w:rPr>
        <w:t>instance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current</w:t>
      </w:r>
      <w:r>
        <w:rPr>
          <w:spacing w:val="-6"/>
          <w:w w:val="110"/>
        </w:rPr>
        <w:t xml:space="preserve"> </w:t>
      </w:r>
      <w:r>
        <w:rPr>
          <w:w w:val="110"/>
        </w:rPr>
        <w:t>code</w:t>
      </w:r>
      <w:r>
        <w:rPr>
          <w:spacing w:val="-6"/>
          <w:w w:val="110"/>
        </w:rPr>
        <w:t xml:space="preserve"> </w:t>
      </w:r>
      <w:r>
        <w:rPr>
          <w:w w:val="110"/>
        </w:rPr>
        <w:t>with</w:t>
      </w:r>
      <w:r>
        <w:rPr>
          <w:spacing w:val="-6"/>
          <w:w w:val="110"/>
        </w:rPr>
        <w:t xml:space="preserve"> </w:t>
      </w:r>
      <w:r>
        <w:rPr>
          <w:w w:val="110"/>
        </w:rPr>
        <w:t>the</w:t>
      </w:r>
      <w:r>
        <w:rPr>
          <w:spacing w:val="-6"/>
          <w:w w:val="110"/>
        </w:rPr>
        <w:t xml:space="preserve"> </w:t>
      </w:r>
      <w:r>
        <w:rPr>
          <w:w w:val="110"/>
        </w:rPr>
        <w:t>last synchronized</w:t>
      </w:r>
      <w:r>
        <w:rPr>
          <w:spacing w:val="-13"/>
          <w:w w:val="110"/>
        </w:rPr>
        <w:t xml:space="preserve"> </w:t>
      </w:r>
      <w:r>
        <w:rPr>
          <w:w w:val="110"/>
        </w:rPr>
        <w:t>one</w:t>
      </w:r>
      <w:r>
        <w:rPr>
          <w:spacing w:val="-13"/>
          <w:w w:val="110"/>
        </w:rPr>
        <w:t xml:space="preserve"> </w:t>
      </w:r>
      <w:r>
        <w:rPr>
          <w:w w:val="110"/>
        </w:rPr>
        <w:t>are</w:t>
      </w:r>
      <w:r>
        <w:rPr>
          <w:spacing w:val="-13"/>
          <w:w w:val="110"/>
        </w:rPr>
        <w:t xml:space="preserve"> </w:t>
      </w:r>
      <w:r>
        <w:rPr>
          <w:w w:val="110"/>
        </w:rPr>
        <w:t>merged</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w w:val="110"/>
        </w:rPr>
        <w:t>instance</w:t>
      </w:r>
      <w:r>
        <w:rPr>
          <w:spacing w:val="-13"/>
          <w:w w:val="110"/>
        </w:rPr>
        <w:t xml:space="preserve"> </w:t>
      </w:r>
      <w:r>
        <w:rPr>
          <w:w w:val="110"/>
        </w:rPr>
        <w:t>of</w:t>
      </w:r>
      <w:r>
        <w:rPr>
          <w:spacing w:val="-13"/>
          <w:w w:val="110"/>
        </w:rPr>
        <w:t xml:space="preserve"> </w:t>
      </w:r>
      <w:r>
        <w:rPr>
          <w:w w:val="110"/>
        </w:rPr>
        <w:t>DSML.</w:t>
      </w:r>
      <w:r>
        <w:rPr>
          <w:spacing w:val="-13"/>
          <w:w w:val="110"/>
        </w:rPr>
        <w:t xml:space="preserve"> </w:t>
      </w:r>
      <w:r>
        <w:rPr>
          <w:w w:val="110"/>
        </w:rPr>
        <w:t xml:space="preserve">How- ever, AST is very </w:t>
      </w:r>
      <w:r>
        <w:rPr>
          <w:spacing w:val="-3"/>
          <w:w w:val="110"/>
        </w:rPr>
        <w:t xml:space="preserve">low </w:t>
      </w:r>
      <w:r>
        <w:rPr>
          <w:w w:val="110"/>
        </w:rPr>
        <w:t xml:space="preserve">level and it is not clear to </w:t>
      </w:r>
      <w:r>
        <w:rPr>
          <w:spacing w:val="-3"/>
          <w:w w:val="110"/>
        </w:rPr>
        <w:t xml:space="preserve">have </w:t>
      </w:r>
      <w:r>
        <w:rPr>
          <w:w w:val="110"/>
        </w:rPr>
        <w:t xml:space="preserve">map- pings from DSML instances to AST instances. Furthermore, although there is an example for illustrating the  </w:t>
      </w:r>
      <w:r>
        <w:rPr>
          <w:spacing w:val="44"/>
          <w:w w:val="110"/>
        </w:rPr>
        <w:t xml:space="preserve"> </w:t>
      </w:r>
      <w:r>
        <w:rPr>
          <w:w w:val="110"/>
        </w:rPr>
        <w:t>technique</w:t>
      </w:r>
      <w:proofErr w:type="gramStart"/>
      <w:r>
        <w:rPr>
          <w:w w:val="110"/>
        </w:rPr>
        <w:t>,</w:t>
      </w:r>
      <w:proofErr w:type="gramEnd"/>
      <w:r>
        <w:br w:type="column"/>
      </w:r>
      <w:r>
        <w:rPr>
          <w:w w:val="110"/>
        </w:rPr>
        <w:t>a systematic evaluation of the approach is not presented to show its scalability.</w:t>
      </w:r>
    </w:p>
    <w:p w:rsidR="00B66BFA" w:rsidRDefault="0044141A">
      <w:pPr>
        <w:pStyle w:val="Corpsdetexte"/>
        <w:spacing w:line="242" w:lineRule="auto"/>
        <w:ind w:left="115" w:right="99" w:firstLine="179"/>
        <w:jc w:val="both"/>
      </w:pPr>
      <w:r>
        <w:rPr>
          <w:w w:val="110"/>
        </w:rPr>
        <w:t>Buchmann et al. [8] addresses the problem of UML and JAVA synchronization by composing existing transforma- tion approaches such as TGG. The idea is to</w:t>
      </w:r>
      <w:r w:rsidR="00E0080E">
        <w:rPr>
          <w:w w:val="110"/>
        </w:rPr>
        <w:t xml:space="preserve"> </w:t>
      </w:r>
      <w:r>
        <w:rPr>
          <w:w w:val="110"/>
        </w:rPr>
        <w:t>transform JAVA code into an instance of the Modisco [7] Java model. The latter is then synchronized with UML by TGG. Besides the application of TGG, the approach is Modisco-dependent and therefore supports JAV</w:t>
      </w:r>
      <w:r w:rsidR="00C934A1">
        <w:rPr>
          <w:w w:val="110"/>
        </w:rPr>
        <w:t>A only which is a trivial lan-</w:t>
      </w:r>
      <w:r>
        <w:rPr>
          <w:w w:val="110"/>
        </w:rPr>
        <w:t>guage to have synchronized. Other programming languages are</w:t>
      </w:r>
      <w:r w:rsidR="00AA2712">
        <w:rPr>
          <w:w w:val="110"/>
        </w:rPr>
        <w:t xml:space="preserve"> </w:t>
      </w:r>
      <w:r>
        <w:rPr>
          <w:w w:val="110"/>
        </w:rPr>
        <w:t>hardly adapted.</w:t>
      </w:r>
    </w:p>
    <w:p w:rsidR="00B66BFA" w:rsidRDefault="0044141A">
      <w:pPr>
        <w:pStyle w:val="Corpsdetexte"/>
        <w:spacing w:line="242" w:lineRule="auto"/>
        <w:ind w:left="115" w:right="99" w:firstLine="179"/>
        <w:jc w:val="both"/>
      </w:pPr>
      <w:r>
        <w:rPr>
          <w:spacing w:val="-3"/>
          <w:w w:val="110"/>
        </w:rPr>
        <w:t xml:space="preserve">Fujaba </w:t>
      </w:r>
      <w:r>
        <w:rPr>
          <w:w w:val="110"/>
        </w:rPr>
        <w:t xml:space="preserve">[22] offers a round-trip engineering environment. An interesting part of </w:t>
      </w:r>
      <w:r>
        <w:rPr>
          <w:spacing w:val="-6"/>
          <w:w w:val="110"/>
        </w:rPr>
        <w:t xml:space="preserve">Fujava </w:t>
      </w:r>
      <w:r w:rsidR="00376AB7">
        <w:rPr>
          <w:w w:val="110"/>
        </w:rPr>
        <w:t>is that it</w:t>
      </w:r>
      <w:r>
        <w:rPr>
          <w:w w:val="110"/>
        </w:rPr>
        <w:t xml:space="preserve"> abstracting from </w:t>
      </w:r>
      <w:r>
        <w:rPr>
          <w:spacing w:val="-5"/>
          <w:w w:val="110"/>
        </w:rPr>
        <w:t xml:space="preserve">Java </w:t>
      </w:r>
      <w:r>
        <w:rPr>
          <w:w w:val="110"/>
        </w:rPr>
        <w:t xml:space="preserve">source code to UML class diagrams and a so-called story-diagrams. </w:t>
      </w:r>
      <w:r>
        <w:rPr>
          <w:spacing w:val="-5"/>
          <w:w w:val="110"/>
        </w:rPr>
        <w:t xml:space="preserve">Java </w:t>
      </w:r>
      <w:r>
        <w:rPr>
          <w:w w:val="110"/>
        </w:rPr>
        <w:t xml:space="preserve">code can also </w:t>
      </w:r>
      <w:r>
        <w:rPr>
          <w:spacing w:val="2"/>
          <w:w w:val="110"/>
        </w:rPr>
        <w:t xml:space="preserve">be </w:t>
      </w:r>
      <w:r>
        <w:rPr>
          <w:w w:val="110"/>
        </w:rPr>
        <w:t xml:space="preserve">generated from these diagrams. </w:t>
      </w:r>
      <w:r>
        <w:rPr>
          <w:spacing w:val="-6"/>
          <w:w w:val="110"/>
        </w:rPr>
        <w:t xml:space="preserve">RTE </w:t>
      </w:r>
      <w:r>
        <w:rPr>
          <w:w w:val="110"/>
        </w:rPr>
        <w:t xml:space="preserve">of these diagrams and code works but lim- ited to the naming convention and implementation concepts of </w:t>
      </w:r>
      <w:r>
        <w:rPr>
          <w:spacing w:val="-3"/>
          <w:w w:val="110"/>
        </w:rPr>
        <w:t xml:space="preserve">Fujaba. </w:t>
      </w:r>
      <w:r>
        <w:rPr>
          <w:w w:val="110"/>
        </w:rPr>
        <w:t>This limitation obstructs the adaptation of MDE to traditional</w:t>
      </w:r>
      <w:r>
        <w:rPr>
          <w:spacing w:val="14"/>
          <w:w w:val="110"/>
        </w:rPr>
        <w:t xml:space="preserve"> </w:t>
      </w:r>
      <w:r>
        <w:rPr>
          <w:w w:val="110"/>
        </w:rPr>
        <w:t>programmers.</w:t>
      </w:r>
    </w:p>
    <w:p w:rsidR="00B66BFA" w:rsidRDefault="0044141A">
      <w:pPr>
        <w:pStyle w:val="Corpsdetexte"/>
        <w:spacing w:line="242" w:lineRule="auto"/>
        <w:ind w:left="115" w:right="99" w:firstLine="179"/>
        <w:jc w:val="both"/>
      </w:pPr>
      <w:r>
        <w:rPr>
          <w:w w:val="110"/>
        </w:rPr>
        <w:t xml:space="preserve">Several tools including commercial [1, 20, 24, 26, 31, 32] and open-source [2] claim having support for </w:t>
      </w:r>
      <w:r>
        <w:rPr>
          <w:spacing w:val="-5"/>
          <w:w w:val="110"/>
        </w:rPr>
        <w:t xml:space="preserve">RTE.  </w:t>
      </w:r>
      <w:r>
        <w:rPr>
          <w:spacing w:val="-11"/>
          <w:w w:val="110"/>
        </w:rPr>
        <w:t xml:space="preserve">JAVA   </w:t>
      </w:r>
      <w:r>
        <w:rPr>
          <w:w w:val="110"/>
        </w:rPr>
        <w:t xml:space="preserve">is prominent and supported </w:t>
      </w:r>
      <w:r>
        <w:rPr>
          <w:spacing w:val="-3"/>
          <w:w w:val="110"/>
        </w:rPr>
        <w:t xml:space="preserve">by </w:t>
      </w:r>
      <w:r>
        <w:rPr>
          <w:w w:val="110"/>
        </w:rPr>
        <w:t>most of the tools. Other</w:t>
      </w:r>
      <w:r w:rsidR="00B7091D">
        <w:rPr>
          <w:w w:val="110"/>
        </w:rPr>
        <w:t xml:space="preserve"> </w:t>
      </w:r>
      <w:r>
        <w:rPr>
          <w:w w:val="110"/>
        </w:rPr>
        <w:t>languages such as C++ are not well supported [1, 31]. Sys- tematic reviews of these</w:t>
      </w:r>
      <w:r w:rsidR="007E1E3B">
        <w:rPr>
          <w:w w:val="110"/>
        </w:rPr>
        <w:t xml:space="preserve"> tools are found in [12, 16]. </w:t>
      </w:r>
      <w:r>
        <w:rPr>
          <w:w w:val="110"/>
        </w:rPr>
        <w:t xml:space="preserve">Out   of UML basic features such as class, attribute, method dec- laration, association between classes and packages, round- tripping method bodies and dependencies obtained </w:t>
      </w:r>
      <w:r>
        <w:rPr>
          <w:spacing w:val="-3"/>
          <w:w w:val="110"/>
        </w:rPr>
        <w:t xml:space="preserve">by </w:t>
      </w:r>
      <w:r>
        <w:rPr>
          <w:w w:val="110"/>
        </w:rPr>
        <w:t>an- alyzing method bodies is not supported. Furthermore, be- sides the correctness and completeness of evaluated UML features in reverse engineering, model-code</w:t>
      </w:r>
      <w:r>
        <w:rPr>
          <w:spacing w:val="-9"/>
          <w:w w:val="110"/>
        </w:rPr>
        <w:t xml:space="preserve"> </w:t>
      </w:r>
      <w:r>
        <w:rPr>
          <w:w w:val="110"/>
        </w:rPr>
        <w:t xml:space="preserve">synchronization defined </w:t>
      </w:r>
      <w:r>
        <w:rPr>
          <w:spacing w:val="-3"/>
          <w:w w:val="110"/>
        </w:rPr>
        <w:t xml:space="preserve">by </w:t>
      </w:r>
      <w:r>
        <w:rPr>
          <w:w w:val="110"/>
        </w:rPr>
        <w:t xml:space="preserve">these tools [1, 31, 32] usually allows only one of the artifacts model and code change at a certain time. This limitation does limit the integration of MDE into  </w:t>
      </w:r>
      <w:r>
        <w:rPr>
          <w:spacing w:val="10"/>
          <w:w w:val="110"/>
        </w:rPr>
        <w:t xml:space="preserve"> </w:t>
      </w:r>
      <w:r>
        <w:rPr>
          <w:w w:val="110"/>
        </w:rPr>
        <w:t>practice.</w:t>
      </w:r>
    </w:p>
    <w:p w:rsidR="00B66BFA" w:rsidRDefault="00B66BFA">
      <w:pPr>
        <w:pStyle w:val="Corpsdetexte"/>
        <w:spacing w:before="8"/>
        <w:rPr>
          <w:sz w:val="19"/>
        </w:rPr>
      </w:pPr>
    </w:p>
    <w:p w:rsidR="00B66BFA" w:rsidRDefault="0044141A">
      <w:pPr>
        <w:pStyle w:val="Titre1"/>
        <w:numPr>
          <w:ilvl w:val="0"/>
          <w:numId w:val="5"/>
        </w:numPr>
        <w:tabs>
          <w:tab w:val="left" w:pos="534"/>
          <w:tab w:val="left" w:pos="535"/>
        </w:tabs>
      </w:pPr>
      <w:r>
        <w:rPr>
          <w:spacing w:val="-4"/>
        </w:rPr>
        <w:t xml:space="preserve">ACTORS </w:t>
      </w:r>
      <w:r>
        <w:t>AND</w:t>
      </w:r>
      <w:r>
        <w:rPr>
          <w:spacing w:val="-5"/>
        </w:rPr>
        <w:t xml:space="preserve"> </w:t>
      </w:r>
      <w:r>
        <w:t>USE-CASES</w:t>
      </w:r>
    </w:p>
    <w:p w:rsidR="00B66BFA" w:rsidRDefault="0044141A">
      <w:pPr>
        <w:pStyle w:val="Corpsdetexte"/>
        <w:spacing w:before="39" w:line="242" w:lineRule="auto"/>
        <w:ind w:left="115" w:right="99" w:firstLine="179"/>
        <w:jc w:val="both"/>
      </w:pPr>
      <w:r>
        <w:rPr>
          <w:w w:val="110"/>
        </w:rPr>
        <w:t>In</w:t>
      </w:r>
      <w:r>
        <w:rPr>
          <w:spacing w:val="-13"/>
          <w:w w:val="110"/>
        </w:rPr>
        <w:t xml:space="preserve"> </w:t>
      </w:r>
      <w:r>
        <w:rPr>
          <w:w w:val="110"/>
        </w:rPr>
        <w:t>this</w:t>
      </w:r>
      <w:r>
        <w:rPr>
          <w:spacing w:val="-13"/>
          <w:w w:val="110"/>
        </w:rPr>
        <w:t xml:space="preserve"> </w:t>
      </w:r>
      <w:r>
        <w:rPr>
          <w:w w:val="110"/>
        </w:rPr>
        <w:t>section</w:t>
      </w:r>
      <w:r>
        <w:rPr>
          <w:spacing w:val="-13"/>
          <w:w w:val="110"/>
        </w:rPr>
        <w:t xml:space="preserve"> </w:t>
      </w:r>
      <w:r>
        <w:rPr>
          <w:spacing w:val="-3"/>
          <w:w w:val="110"/>
        </w:rPr>
        <w:t>we</w:t>
      </w:r>
      <w:r>
        <w:rPr>
          <w:spacing w:val="-13"/>
          <w:w w:val="110"/>
        </w:rPr>
        <w:t xml:space="preserve"> </w:t>
      </w:r>
      <w:r>
        <w:rPr>
          <w:w w:val="110"/>
        </w:rPr>
        <w:t>define</w:t>
      </w:r>
      <w:r>
        <w:rPr>
          <w:spacing w:val="-13"/>
          <w:w w:val="110"/>
        </w:rPr>
        <w:t xml:space="preserve"> </w:t>
      </w:r>
      <w:r>
        <w:rPr>
          <w:w w:val="110"/>
        </w:rPr>
        <w:t>the</w:t>
      </w:r>
      <w:r>
        <w:rPr>
          <w:spacing w:val="-13"/>
          <w:w w:val="110"/>
        </w:rPr>
        <w:t xml:space="preserve"> </w:t>
      </w:r>
      <w:r>
        <w:rPr>
          <w:w w:val="110"/>
        </w:rPr>
        <w:t>actors</w:t>
      </w:r>
      <w:r>
        <w:rPr>
          <w:spacing w:val="-13"/>
          <w:w w:val="110"/>
        </w:rPr>
        <w:t xml:space="preserve"> </w:t>
      </w:r>
      <w:r>
        <w:rPr>
          <w:w w:val="110"/>
        </w:rPr>
        <w:t>who</w:t>
      </w:r>
      <w:r>
        <w:rPr>
          <w:spacing w:val="-13"/>
          <w:w w:val="110"/>
        </w:rPr>
        <w:t xml:space="preserve"> </w:t>
      </w:r>
      <w:r>
        <w:rPr>
          <w:w w:val="110"/>
        </w:rPr>
        <w:t>will</w:t>
      </w:r>
      <w:r>
        <w:rPr>
          <w:spacing w:val="-13"/>
          <w:w w:val="110"/>
        </w:rPr>
        <w:t xml:space="preserve"> </w:t>
      </w:r>
      <w:r>
        <w:rPr>
          <w:w w:val="110"/>
        </w:rPr>
        <w:t>use</w:t>
      </w:r>
      <w:r>
        <w:rPr>
          <w:spacing w:val="-13"/>
          <w:w w:val="110"/>
        </w:rPr>
        <w:t xml:space="preserve"> </w:t>
      </w:r>
      <w:r>
        <w:rPr>
          <w:w w:val="110"/>
        </w:rPr>
        <w:t>our</w:t>
      </w:r>
      <w:r>
        <w:rPr>
          <w:spacing w:val="-13"/>
          <w:w w:val="110"/>
        </w:rPr>
        <w:t xml:space="preserve"> </w:t>
      </w:r>
      <w:r>
        <w:rPr>
          <w:w w:val="110"/>
        </w:rPr>
        <w:t xml:space="preserve">model- code synchronization method to collaborate during develop- ment. The actors are roles played </w:t>
      </w:r>
      <w:r>
        <w:rPr>
          <w:spacing w:val="-3"/>
          <w:w w:val="110"/>
        </w:rPr>
        <w:t xml:space="preserve">by </w:t>
      </w:r>
      <w:r>
        <w:rPr>
          <w:w w:val="110"/>
        </w:rPr>
        <w:t xml:space="preserve">the developers. Then </w:t>
      </w:r>
      <w:r>
        <w:rPr>
          <w:spacing w:val="-3"/>
          <w:w w:val="110"/>
        </w:rPr>
        <w:t xml:space="preserve">we </w:t>
      </w:r>
      <w:r>
        <w:rPr>
          <w:w w:val="110"/>
        </w:rPr>
        <w:t xml:space="preserve">define the use-cases of a generic development environ- ment used </w:t>
      </w:r>
      <w:r>
        <w:rPr>
          <w:spacing w:val="-3"/>
          <w:w w:val="110"/>
        </w:rPr>
        <w:t xml:space="preserve">by </w:t>
      </w:r>
      <w:r>
        <w:rPr>
          <w:w w:val="110"/>
        </w:rPr>
        <w:t xml:space="preserve">the actors. The use-cases are the functionali- ties of the development environment required </w:t>
      </w:r>
      <w:r>
        <w:rPr>
          <w:spacing w:val="-3"/>
          <w:w w:val="110"/>
        </w:rPr>
        <w:t xml:space="preserve">by </w:t>
      </w:r>
      <w:r>
        <w:rPr>
          <w:w w:val="110"/>
        </w:rPr>
        <w:t>our model- code synchronization method. Some basic concepts related to the actors and use-cases are also defined in this section.</w:t>
      </w:r>
    </w:p>
    <w:p w:rsidR="00B66BFA" w:rsidRDefault="0044141A">
      <w:pPr>
        <w:pStyle w:val="Titre1"/>
        <w:numPr>
          <w:ilvl w:val="1"/>
          <w:numId w:val="5"/>
        </w:numPr>
        <w:tabs>
          <w:tab w:val="left" w:pos="653"/>
          <w:tab w:val="left" w:pos="654"/>
        </w:tabs>
        <w:spacing w:before="110"/>
      </w:pPr>
      <w:r>
        <w:t>Actors and</w:t>
      </w:r>
      <w:r>
        <w:rPr>
          <w:spacing w:val="-10"/>
        </w:rPr>
        <w:t xml:space="preserve"> </w:t>
      </w:r>
      <w:r>
        <w:t>artifacts</w:t>
      </w:r>
    </w:p>
    <w:p w:rsidR="00B66BFA" w:rsidRDefault="0044141A">
      <w:pPr>
        <w:pStyle w:val="Corpsdetexte"/>
        <w:spacing w:before="39" w:line="242" w:lineRule="auto"/>
        <w:ind w:left="115" w:right="99" w:firstLine="179"/>
        <w:jc w:val="both"/>
      </w:pPr>
      <w:r>
        <w:rPr>
          <w:w w:val="110"/>
        </w:rPr>
        <w:t xml:space="preserve">In this paper </w:t>
      </w:r>
      <w:r>
        <w:rPr>
          <w:spacing w:val="-3"/>
          <w:w w:val="110"/>
        </w:rPr>
        <w:t xml:space="preserve">we </w:t>
      </w:r>
      <w:r>
        <w:rPr>
          <w:w w:val="110"/>
        </w:rPr>
        <w:t>propose a model-code synchronization method for collaboration between model-driven developers and code-driven developers, who are thus the actors who will use the method. Before defining these actors, let us first</w:t>
      </w:r>
      <w:r>
        <w:rPr>
          <w:spacing w:val="-9"/>
          <w:w w:val="110"/>
        </w:rPr>
        <w:t xml:space="preserve"> </w:t>
      </w:r>
      <w:r>
        <w:rPr>
          <w:w w:val="110"/>
        </w:rPr>
        <w:t>define</w:t>
      </w:r>
      <w:r>
        <w:rPr>
          <w:spacing w:val="-9"/>
          <w:w w:val="110"/>
        </w:rPr>
        <w:t xml:space="preserve"> </w:t>
      </w:r>
      <w:r>
        <w:rPr>
          <w:w w:val="110"/>
        </w:rPr>
        <w:t>the</w:t>
      </w:r>
      <w:r>
        <w:rPr>
          <w:spacing w:val="-9"/>
          <w:w w:val="110"/>
        </w:rPr>
        <w:t xml:space="preserve"> </w:t>
      </w:r>
      <w:r>
        <w:rPr>
          <w:w w:val="110"/>
        </w:rPr>
        <w:t>concept</w:t>
      </w:r>
      <w:r>
        <w:rPr>
          <w:spacing w:val="-9"/>
          <w:w w:val="110"/>
        </w:rPr>
        <w:t xml:space="preserve"> </w:t>
      </w:r>
      <w:r>
        <w:rPr>
          <w:w w:val="110"/>
        </w:rPr>
        <w:t>of</w:t>
      </w:r>
      <w:r>
        <w:rPr>
          <w:spacing w:val="-9"/>
          <w:w w:val="110"/>
        </w:rPr>
        <w:t xml:space="preserve"> </w:t>
      </w:r>
      <w:r>
        <w:rPr>
          <w:w w:val="110"/>
        </w:rPr>
        <w:t>development</w:t>
      </w:r>
      <w:r>
        <w:rPr>
          <w:spacing w:val="-9"/>
          <w:w w:val="110"/>
        </w:rPr>
        <w:t xml:space="preserve"> </w:t>
      </w:r>
      <w:r>
        <w:rPr>
          <w:w w:val="110"/>
        </w:rPr>
        <w:t>artifact</w:t>
      </w:r>
      <w:r>
        <w:rPr>
          <w:spacing w:val="-9"/>
          <w:w w:val="110"/>
        </w:rPr>
        <w:t xml:space="preserve"> </w:t>
      </w:r>
      <w:r>
        <w:rPr>
          <w:w w:val="110"/>
        </w:rPr>
        <w:t>and</w:t>
      </w:r>
      <w:r>
        <w:rPr>
          <w:spacing w:val="-9"/>
          <w:w w:val="110"/>
        </w:rPr>
        <w:t xml:space="preserve"> </w:t>
      </w:r>
      <w:r>
        <w:rPr>
          <w:w w:val="110"/>
        </w:rPr>
        <w:t>reference artifact.</w:t>
      </w:r>
    </w:p>
    <w:p w:rsidR="00B66BFA" w:rsidRDefault="00B66BFA">
      <w:pPr>
        <w:pStyle w:val="Corpsdetexte"/>
        <w:spacing w:before="1"/>
        <w:rPr>
          <w:sz w:val="14"/>
        </w:rPr>
      </w:pPr>
    </w:p>
    <w:p w:rsidR="00B66BFA" w:rsidRDefault="0044141A">
      <w:pPr>
        <w:spacing w:line="242" w:lineRule="auto"/>
        <w:ind w:left="115" w:right="99" w:firstLine="199"/>
        <w:jc w:val="both"/>
        <w:rPr>
          <w:rFonts w:ascii="Arial"/>
          <w:i/>
          <w:sz w:val="18"/>
        </w:rPr>
      </w:pPr>
      <w:r>
        <w:rPr>
          <w:rFonts w:ascii="PMingLiU"/>
          <w:w w:val="126"/>
          <w:sz w:val="18"/>
        </w:rPr>
        <w:t>De</w:t>
      </w:r>
      <w:r>
        <w:rPr>
          <w:rFonts w:ascii="PMingLiU"/>
          <w:w w:val="145"/>
          <w:sz w:val="18"/>
        </w:rPr>
        <w:t>fi</w:t>
      </w:r>
      <w:r>
        <w:rPr>
          <w:rFonts w:ascii="PMingLiU"/>
          <w:w w:val="151"/>
          <w:sz w:val="18"/>
        </w:rPr>
        <w:t>nit</w:t>
      </w:r>
      <w:r>
        <w:rPr>
          <w:rFonts w:ascii="PMingLiU"/>
          <w:w w:val="128"/>
          <w:sz w:val="18"/>
        </w:rPr>
        <w:t>ion</w:t>
      </w:r>
      <w:r>
        <w:rPr>
          <w:rFonts w:ascii="PMingLiU"/>
          <w:sz w:val="18"/>
        </w:rPr>
        <w:t xml:space="preserve"> </w:t>
      </w:r>
      <w:r>
        <w:rPr>
          <w:rFonts w:ascii="PMingLiU"/>
          <w:w w:val="117"/>
          <w:sz w:val="18"/>
        </w:rPr>
        <w:t>1</w:t>
      </w:r>
      <w:r>
        <w:rPr>
          <w:rFonts w:ascii="PMingLiU"/>
          <w:sz w:val="18"/>
        </w:rPr>
        <w:t xml:space="preserve">     </w:t>
      </w:r>
      <w:r>
        <w:rPr>
          <w:rFonts w:ascii="PMingLiU"/>
          <w:w w:val="128"/>
          <w:sz w:val="18"/>
        </w:rPr>
        <w:t>(De</w:t>
      </w:r>
      <w:r>
        <w:rPr>
          <w:rFonts w:ascii="PMingLiU"/>
          <w:w w:val="131"/>
          <w:sz w:val="18"/>
        </w:rPr>
        <w:t>ve</w:t>
      </w:r>
      <w:r>
        <w:rPr>
          <w:rFonts w:ascii="PMingLiU"/>
          <w:w w:val="156"/>
          <w:sz w:val="18"/>
        </w:rPr>
        <w:t>lo</w:t>
      </w:r>
      <w:r>
        <w:rPr>
          <w:rFonts w:ascii="PMingLiU"/>
          <w:w w:val="118"/>
          <w:sz w:val="18"/>
        </w:rPr>
        <w:t>p</w:t>
      </w:r>
      <w:r>
        <w:rPr>
          <w:rFonts w:ascii="PMingLiU"/>
          <w:w w:val="101"/>
          <w:sz w:val="18"/>
        </w:rPr>
        <w:t>m</w:t>
      </w:r>
      <w:r>
        <w:rPr>
          <w:rFonts w:ascii="PMingLiU"/>
          <w:w w:val="131"/>
          <w:sz w:val="18"/>
        </w:rPr>
        <w:t>en</w:t>
      </w:r>
      <w:r>
        <w:rPr>
          <w:rFonts w:ascii="PMingLiU"/>
          <w:w w:val="225"/>
          <w:sz w:val="18"/>
        </w:rPr>
        <w:t>t</w:t>
      </w:r>
      <w:r>
        <w:rPr>
          <w:rFonts w:ascii="PMingLiU"/>
          <w:sz w:val="18"/>
        </w:rPr>
        <w:t xml:space="preserve"> </w:t>
      </w:r>
      <w:r>
        <w:rPr>
          <w:rFonts w:ascii="PMingLiU"/>
          <w:w w:val="165"/>
          <w:sz w:val="18"/>
        </w:rPr>
        <w:t>ar</w:t>
      </w:r>
      <w:r>
        <w:rPr>
          <w:rFonts w:ascii="PMingLiU"/>
          <w:w w:val="170"/>
          <w:sz w:val="18"/>
        </w:rPr>
        <w:t>tif</w:t>
      </w:r>
      <w:r>
        <w:rPr>
          <w:rFonts w:ascii="PMingLiU"/>
          <w:w w:val="146"/>
          <w:sz w:val="18"/>
        </w:rPr>
        <w:t>a</w:t>
      </w:r>
      <w:r>
        <w:rPr>
          <w:rFonts w:ascii="PMingLiU"/>
          <w:w w:val="157"/>
          <w:sz w:val="18"/>
        </w:rPr>
        <w:t>ct).</w:t>
      </w:r>
      <w:r>
        <w:rPr>
          <w:rFonts w:ascii="PMingLiU"/>
          <w:sz w:val="18"/>
        </w:rPr>
        <w:t xml:space="preserve">  </w:t>
      </w:r>
      <w:r>
        <w:rPr>
          <w:rFonts w:ascii="Arial"/>
          <w:i/>
          <w:w w:val="113"/>
          <w:sz w:val="18"/>
        </w:rPr>
        <w:t>A</w:t>
      </w:r>
      <w:r>
        <w:rPr>
          <w:rFonts w:ascii="Arial"/>
          <w:i/>
          <w:sz w:val="18"/>
        </w:rPr>
        <w:t xml:space="preserve"> </w:t>
      </w:r>
      <w:r>
        <w:rPr>
          <w:rFonts w:ascii="Arial"/>
          <w:i/>
          <w:w w:val="89"/>
          <w:sz w:val="18"/>
        </w:rPr>
        <w:t>de</w:t>
      </w:r>
      <w:r>
        <w:rPr>
          <w:rFonts w:ascii="Arial"/>
          <w:i/>
          <w:w w:val="93"/>
          <w:sz w:val="18"/>
        </w:rPr>
        <w:t>velop</w:t>
      </w:r>
      <w:r>
        <w:rPr>
          <w:rFonts w:ascii="Arial"/>
          <w:i/>
          <w:w w:val="109"/>
          <w:sz w:val="18"/>
        </w:rPr>
        <w:t xml:space="preserve">- </w:t>
      </w:r>
      <w:r>
        <w:rPr>
          <w:rFonts w:ascii="Arial"/>
          <w:i/>
          <w:w w:val="105"/>
          <w:sz w:val="18"/>
        </w:rPr>
        <w:t xml:space="preserve">ment artifact is </w:t>
      </w:r>
      <w:proofErr w:type="gramStart"/>
      <w:r>
        <w:rPr>
          <w:rFonts w:ascii="Arial"/>
          <w:i/>
          <w:w w:val="105"/>
          <w:sz w:val="18"/>
        </w:rPr>
        <w:t>a</w:t>
      </w:r>
      <w:proofErr w:type="gramEnd"/>
      <w:r>
        <w:rPr>
          <w:rFonts w:ascii="Arial"/>
          <w:i/>
          <w:w w:val="105"/>
          <w:sz w:val="18"/>
        </w:rPr>
        <w:t xml:space="preserve"> artifact that can be used for the full im- </w:t>
      </w:r>
      <w:r>
        <w:rPr>
          <w:rFonts w:ascii="Arial"/>
          <w:i/>
          <w:sz w:val="18"/>
        </w:rPr>
        <w:t>plementation of the system.</w:t>
      </w:r>
    </w:p>
    <w:p w:rsidR="00B66BFA" w:rsidRDefault="00B66BFA">
      <w:pPr>
        <w:pStyle w:val="Corpsdetexte"/>
        <w:spacing w:before="10"/>
        <w:rPr>
          <w:rFonts w:ascii="Arial"/>
          <w:i/>
          <w:sz w:val="16"/>
        </w:rPr>
      </w:pPr>
    </w:p>
    <w:p w:rsidR="00B66BFA" w:rsidRDefault="0044141A" w:rsidP="00645AD1">
      <w:pPr>
        <w:pStyle w:val="Corpsdetexte"/>
        <w:spacing w:before="1" w:line="242" w:lineRule="auto"/>
        <w:ind w:left="115" w:right="99" w:firstLine="179"/>
        <w:jc w:val="both"/>
        <w:sectPr w:rsidR="00B66BFA">
          <w:pgSz w:w="12240" w:h="15840"/>
          <w:pgMar w:top="1060" w:right="1020" w:bottom="280" w:left="960" w:header="720" w:footer="720" w:gutter="0"/>
          <w:cols w:num="2" w:space="720" w:equalWidth="0">
            <w:col w:w="4899" w:space="362"/>
            <w:col w:w="4999"/>
          </w:cols>
        </w:sectPr>
      </w:pPr>
      <w:r>
        <w:rPr>
          <w:spacing w:val="-6"/>
          <w:w w:val="110"/>
        </w:rPr>
        <w:t xml:space="preserve">For </w:t>
      </w:r>
      <w:r>
        <w:rPr>
          <w:w w:val="110"/>
        </w:rPr>
        <w:t xml:space="preserve">example a system can </w:t>
      </w:r>
      <w:r>
        <w:rPr>
          <w:spacing w:val="2"/>
          <w:w w:val="110"/>
        </w:rPr>
        <w:t xml:space="preserve">be </w:t>
      </w:r>
      <w:r>
        <w:rPr>
          <w:w w:val="110"/>
        </w:rPr>
        <w:t xml:space="preserve">entirely implemented as code. The code is then a development artifact. A model may also </w:t>
      </w:r>
      <w:r>
        <w:rPr>
          <w:spacing w:val="2"/>
          <w:w w:val="110"/>
        </w:rPr>
        <w:t xml:space="preserve">be </w:t>
      </w:r>
      <w:r>
        <w:rPr>
          <w:w w:val="110"/>
        </w:rPr>
        <w:t xml:space="preserve">a development artifact. It is then not only doc- umentation of specification. </w:t>
      </w:r>
      <w:r>
        <w:rPr>
          <w:spacing w:val="-6"/>
          <w:w w:val="110"/>
        </w:rPr>
        <w:t xml:space="preserve">For </w:t>
      </w:r>
      <w:r>
        <w:rPr>
          <w:w w:val="110"/>
        </w:rPr>
        <w:t xml:space="preserve">example a model can </w:t>
      </w:r>
      <w:r>
        <w:rPr>
          <w:spacing w:val="2"/>
          <w:w w:val="110"/>
        </w:rPr>
        <w:t xml:space="preserve">be </w:t>
      </w:r>
      <w:r>
        <w:rPr>
          <w:w w:val="110"/>
        </w:rPr>
        <w:t xml:space="preserve">used for implementation either </w:t>
      </w:r>
      <w:r>
        <w:rPr>
          <w:spacing w:val="-3"/>
          <w:w w:val="110"/>
        </w:rPr>
        <w:t xml:space="preserve">by </w:t>
      </w:r>
      <w:r>
        <w:rPr>
          <w:w w:val="110"/>
        </w:rPr>
        <w:t xml:space="preserve">compiling it directly [10], or </w:t>
      </w:r>
      <w:r>
        <w:rPr>
          <w:spacing w:val="-3"/>
          <w:w w:val="110"/>
        </w:rPr>
        <w:t xml:space="preserve">by </w:t>
      </w:r>
      <w:r>
        <w:rPr>
          <w:w w:val="110"/>
        </w:rPr>
        <w:t>generating code from the model, and compiling the code without the need to modify o</w:t>
      </w:r>
      <w:r w:rsidR="00253283">
        <w:rPr>
          <w:w w:val="110"/>
        </w:rPr>
        <w:t xml:space="preserve">r complete the code. </w:t>
      </w:r>
      <w:r w:rsidR="00645AD1">
        <w:rPr>
          <w:w w:val="110"/>
        </w:rPr>
        <w:t>In</w:t>
      </w:r>
    </w:p>
    <w:p w:rsidR="00B66BFA" w:rsidRDefault="0082545F" w:rsidP="00645AD1">
      <w:pPr>
        <w:pStyle w:val="Corpsdetexte"/>
        <w:spacing w:before="47" w:line="242" w:lineRule="auto"/>
        <w:ind w:right="6099"/>
        <w:jc w:val="both"/>
      </w:pPr>
      <w:r>
        <w:pict>
          <v:group id="_x0000_s1263" style="position:absolute;left:0;text-align:left;margin-left:339.5pt;margin-top:1.1pt;width:215.6pt;height:195.75pt;z-index:1312;mso-position-horizontal-relative:page" coordorigin="6790,22" coordsize="4312,3915">
            <v:shape id="_x0000_s1296" style="position:absolute;left:8989;top:3132;width:1029;height:405" coordorigin="8989,3132" coordsize="1029,405" path="m9503,3132r-104,4l9303,3148r-87,19l9139,3191r-62,30l9012,3274r-23,61l8991,3355r38,58l9106,3463r70,28l9258,3513r92,15l9450,3536r53,1l9556,3536r100,-8l9748,3513r82,-22l9900,3463r55,-32l10007,3375r10,-40l10015,3314r-38,-58l9900,3206r-70,-28l9748,3157r-92,-16l9556,3133r-53,-1xe" fillcolor="#c90" stroked="f">
              <v:path arrowok="t"/>
            </v:shape>
            <v:shape id="_x0000_s1295" style="position:absolute;left:8989;top:3132;width:1029;height:405" coordorigin="8989,3132" coordsize="1029,405" path="m8989,3335r23,-61l9077,3221r62,-30l9216,3167r87,-19l9399,3136r104,-4l9556,3133r100,8l9748,3157r82,21l9900,3206r55,32l10007,3294r10,41l10015,3355r-38,58l9900,3463r-70,28l9748,3513r-92,15l9556,3536r-53,1l9450,3536r-100,-8l9258,3513r-82,-22l9106,3463r-55,-32l8999,3375r-10,-40xe" filled="f" strokeweight=".08794mm">
              <v:path arrowok="t"/>
            </v:shape>
            <v:shape id="_x0000_s1294" style="position:absolute;left:10071;top:3132;width:1029;height:405" coordorigin="10071,3132" coordsize="1029,405" path="m10585,3132r-104,4l10385,3148r-88,19l10221,3191r-63,30l10094,3274r-23,61l10073,3355r38,58l10188,3463r70,28l10340,3513r92,15l10532,3536r53,1l10637,3536r101,-8l10830,3513r82,-22l10982,3463r55,-32l11089,3375r10,-40l11096,3314r-37,-58l10982,3206r-70,-28l10830,3157r-92,-16l10637,3133r-52,-1xe" fillcolor="#c90" stroked="f">
              <v:path arrowok="t"/>
            </v:shape>
            <v:shape id="_x0000_s1293" style="position:absolute;left:10071;top:3132;width:1029;height:405" coordorigin="10071,3132" coordsize="1029,405" path="m10071,3335r23,-61l10158,3221r63,-30l10297,3167r88,-19l10481,3136r104,-4l10637,3133r101,8l10830,3157r82,21l10982,3206r55,32l11089,3294r10,41l11096,3355r-37,58l10982,3463r-70,28l10830,3513r-92,15l10637,3536r-52,1l10532,3536r-100,-8l10340,3513r-82,-22l10188,3463r-55,-32l10081,3375r-10,-40xe" filled="f" strokeweight=".08794mm">
              <v:path arrowok="t"/>
            </v:shape>
            <v:shape id="_x0000_s1292" style="position:absolute;left:9530;top:2556;width:1029;height:405" coordorigin="9530,2556" coordsize="1029,405" path="m10044,2556r-104,5l9844,2572r-88,19l9680,2616r-63,30l9553,2699r-23,60l9532,2780r38,58l9647,2888r70,27l9799,2937r92,15l9991,2960r53,1l10096,2960r101,-8l10289,2937r82,-22l10441,2888r55,-33l10548,2800r10,-41l10555,2738r-37,-58l10441,2630r-70,-27l10289,2581r-92,-15l10096,2558r-52,-2xe" fillcolor="#c90" stroked="f">
              <v:path arrowok="t"/>
            </v:shape>
            <v:shape id="_x0000_s1291" style="position:absolute;left:6351;top:11048;width:2170;height:1155" coordorigin="6351,11048" coordsize="2170,1155" o:spt="100" adj="0,,0" path="m9530,2759r2,-21l9540,2718r13,-19l9570,2680r22,-18l9617,2646r30,-16l9680,2616r37,-13l9756,2591r43,-10l9844,2572r47,-6l9940,2561r51,-3l10044,2556r52,2l10147,2561r50,5l10244,2572r45,9l10331,2591r40,12l10408,2616r33,14l10470,2646r26,16l10518,2680r17,19l10548,2718r7,20l10558,2759r-3,21l10548,2800r-13,19l10518,2838r-22,17l10470,2872r-29,16l10408,2902r-37,13l10331,2927r-42,10l10244,2945r-47,7l10147,2957r-51,3l10044,2961r-53,-1l9940,2957r-49,-5l9844,2945r-45,-8l9756,2927r-39,-12l9680,2902r-33,-14l9617,2872r-25,-17l9570,2838r-17,-19l9540,2800r-8,-20l9530,2759xm10009,3021r35,-60l10078,3021r-69,xm9503,3132r,-56l10044,3076r,-55m10585,3132r,-56l10044,3076r,-55e" filled="f" strokeweight=".08794mm">
              <v:stroke joinstyle="round"/>
              <v:formulas/>
              <v:path arrowok="t" o:connecttype="segments"/>
            </v:shape>
            <v:shape id="_x0000_s1290" style="position:absolute;left:8989;top:1866;width:1029;height:405" coordorigin="8989,1866" coordsize="1029,405" path="m9503,1866r-104,4l9303,1882r-87,19l9139,1926r-62,30l9012,2009r-23,60l8991,2089r38,59l9106,2197r70,28l9258,2247r92,15l9450,2270r53,1l9556,2270r100,-8l9748,2247r82,-22l9900,2197r55,-32l10007,2110r10,-41l10015,2048r-38,-58l9900,1940r-70,-27l9748,1891r-92,-16l9556,1867r-53,-1xe" fillcolor="#c90" stroked="f">
              <v:path arrowok="t"/>
            </v:shape>
            <v:shape id="_x0000_s1289" style="position:absolute;left:8989;top:1866;width:1029;height:405" coordorigin="8989,1866" coordsize="1029,405" path="m8989,2069r23,-60l9077,1956r62,-30l9216,1901r87,-19l9399,1870r104,-4l9556,1867r100,8l9748,1891r82,22l9900,1940r55,32l10007,2028r10,41l10015,2089r-38,59l9900,2197r-70,28l9748,2247r-92,15l9556,2270r-53,1l9450,2270r-100,-8l9258,2247r-82,-22l9106,2197r-55,-32l8999,2110r-10,-41xe" filled="f" strokeweight=".08794mm">
              <v:path arrowok="t"/>
            </v:shape>
            <v:shape id="_x0000_s1288" style="position:absolute;left:10071;top:1866;width:1029;height:405" coordorigin="10071,1866" coordsize="1029,405" path="m10585,1866r-104,4l10385,1882r-88,19l10221,1926r-63,30l10094,2009r-23,60l10073,2089r38,59l10188,2197r70,28l10340,2247r92,15l10532,2270r53,1l10637,2270r101,-8l10830,2247r82,-22l10982,2197r55,-32l11089,2110r10,-41l11096,2048r-37,-58l10982,1940r-70,-27l10830,1891r-92,-16l10637,1867r-52,-1xe" fillcolor="#c90" stroked="f">
              <v:path arrowok="t"/>
            </v:shape>
            <v:shape id="_x0000_s1287" style="position:absolute;left:10071;top:1866;width:1029;height:405" coordorigin="10071,1866" coordsize="1029,405" path="m10071,2069r23,-60l10158,1956r63,-30l10297,1901r88,-19l10481,1870r104,-4l10637,1867r101,8l10830,1891r82,22l10982,1940r55,32l11089,2028r10,41l11096,2089r-37,59l10982,2197r-70,28l10830,2247r-92,15l10637,2270r-52,1l10532,2270r-100,-8l10340,2247r-82,-22l10188,2197r-55,-32l10081,2110r-10,-41xe" filled="f" strokeweight=".08794mm">
              <v:path arrowok="t"/>
            </v:shape>
            <v:shape id="_x0000_s1286" style="position:absolute;left:9530;top:1291;width:1029;height:405" coordorigin="9530,1291" coordsize="1029,405" path="m10044,1291r-104,4l9844,1307r-88,18l9680,1350r-63,30l9553,1433r-23,60l9532,1514r38,58l9647,1622r70,27l9799,1671r92,15l9991,1694r53,2l10096,1694r101,-8l10289,1671r82,-22l10441,1622r55,-32l10548,1534r10,-41l10555,1472r-37,-58l10441,1364r-70,-27l10289,1315r-92,-15l10096,1292r-52,-1xe" fillcolor="#c90" stroked="f">
              <v:path arrowok="t"/>
            </v:shape>
            <v:shape id="_x0000_s1285" style="position:absolute;left:6351;top:8509;width:2170;height:1155" coordorigin="6351,8509" coordsize="2170,1155" o:spt="100" adj="0,,0" path="m9530,1493r2,-21l9540,1452r13,-19l9570,1414r22,-17l9617,1380r30,-16l9680,1350r37,-13l9756,1325r43,-10l9844,1307r47,-7l9940,1295r51,-3l10044,1291r52,1l10147,1295r50,5l10244,1307r45,8l10331,1325r40,12l10408,1350r33,14l10470,1380r26,17l10518,1414r17,19l10548,1452r7,20l10558,1493r-3,21l10548,1534r-13,19l10518,1572r-22,18l10470,1606r-29,16l10408,1636r-37,13l10331,1661r-42,10l10244,1680r-47,6l10147,1691r-51,3l10044,1696r-53,-2l9940,1691r-49,-5l9844,1680r-45,-9l9756,1661r-39,-12l9680,1636r-33,-14l9617,1606r-25,-16l9570,1572r-17,-19l9540,1534r-8,-20l9530,1493xm10009,1755r35,-59l10078,1755r-69,xm9503,1866r,-55l10044,1811r,-56m10585,1866r,-55l10044,1811r,-56e" filled="f" strokeweight=".08794mm">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84" type="#_x0000_t75" style="position:absolute;left:7993;top:3511;width:167;height:426">
              <v:imagedata r:id="rId9" o:title=""/>
            </v:shape>
            <v:shape id="_x0000_s1283" type="#_x0000_t75" style="position:absolute;left:6790;top:3511;width:167;height:426">
              <v:imagedata r:id="rId10" o:title=""/>
            </v:shape>
            <v:shape id="_x0000_s1282" style="position:absolute;left:1080;top:9053;width:1288;height:3914" coordorigin="1080,9053" coordsize="1288,3914" o:spt="100" adj="0,,0" path="m7448,1621r34,-59l7517,1621r-69,xm6875,3513r,-946l7482,2567r,-946e" filled="f" strokeweight=".08794mm">
              <v:stroke joinstyle="round"/>
              <v:formulas/>
              <v:path arrowok="t" o:connecttype="segments"/>
            </v:shape>
            <v:shape id="_x0000_s1281" style="position:absolute;left:7482;top:1621;width:597;height:1893" coordorigin="7482,1621" coordsize="597,1893" path="m8079,3513r,-946l7482,2567r,-946e" filled="f" strokeweight=".08794mm">
              <v:path arrowok="t"/>
            </v:shape>
            <v:line id="_x0000_s1280" style="position:absolute" from="7783,1499" to="9530,1493" strokeweight=".08794mm"/>
            <v:shape id="_x0000_s1279" style="position:absolute;left:8989;top:600;width:1029;height:405" coordorigin="8989,600" coordsize="1029,405" path="m9503,600r-104,5l9303,616r-87,19l9139,660r-62,30l9012,743r-23,60l8991,824r38,58l9106,932r70,27l9258,981r92,15l9450,1004r53,1l9556,1004r100,-8l9748,981r82,-22l9900,932r55,-33l10007,844r10,-41l10015,782r-38,-58l9900,674r-70,-27l9748,625r-92,-15l9556,601r-53,-1xe" fillcolor="#c90" stroked="f">
              <v:path arrowok="t"/>
            </v:shape>
            <v:shape id="_x0000_s1278" style="position:absolute;left:8989;top:600;width:1029;height:405" coordorigin="8989,600" coordsize="1029,405" path="m8989,803r23,-60l9077,690r62,-30l9216,635r87,-19l9399,605r104,-5l9556,601r100,9l9748,625r82,22l9900,674r55,32l10007,762r10,41l10015,824r-38,58l9900,932r-70,27l9748,981r-92,15l9556,1004r-53,1l9450,1004r-100,-8l9258,981r-82,-22l9106,932r-55,-33l8999,844r-10,-41xe" filled="f" strokeweight=".08794mm">
              <v:path arrowok="t"/>
            </v:shape>
            <v:shape id="_x0000_s1277" style="position:absolute;left:10071;top:600;width:1029;height:405" coordorigin="10071,600" coordsize="1029,405" path="m10585,600r-104,5l10385,616r-88,19l10221,660r-63,30l10094,743r-23,60l10073,824r38,58l10188,932r70,27l10340,981r92,15l10532,1004r53,1l10637,1004r101,-8l10830,981r82,-22l10982,932r55,-33l11089,844r10,-41l11096,782r-37,-58l10982,674r-70,-27l10830,625r-92,-15l10637,601r-52,-1xe" fillcolor="#c90" stroked="f">
              <v:path arrowok="t"/>
            </v:shape>
            <v:shape id="_x0000_s1276" style="position:absolute;left:10071;top:600;width:1029;height:405" coordorigin="10071,600" coordsize="1029,405" path="m10071,803r23,-60l10158,690r63,-30l10297,635r88,-19l10481,605r104,-5l10637,601r101,9l10830,625r82,22l10982,674r55,32l11089,762r10,41l11096,824r-37,58l10982,932r-70,27l10830,981r-92,15l10637,1004r-52,1l10532,1004r-100,-8l10340,981r-82,-22l10188,932r-55,-33l10081,844r-10,-41xe" filled="f" strokeweight=".08794mm">
              <v:path arrowok="t"/>
            </v:shape>
            <v:shape id="_x0000_s1275" style="position:absolute;left:9530;top:25;width:1029;height:405" coordorigin="9530,25" coordsize="1029,405" path="m10044,25r-104,4l9844,41r-88,18l9680,84r-63,30l9553,167r-23,60l9532,248r38,58l9647,356r70,27l9799,405r92,16l9991,429r53,1l10096,429r101,-8l10289,405r82,-22l10441,356r55,-32l10548,268r10,-41l10555,207r-37,-59l10441,99r-70,-28l10289,49r-92,-15l10096,26r-52,-1xe" fillcolor="#c90" stroked="f">
              <v:path arrowok="t"/>
            </v:shape>
            <v:shape id="_x0000_s1274" style="position:absolute;left:2902;top:5971;width:5618;height:5484" coordorigin="2902,5971" coordsize="5618,5484" o:spt="100" adj="0,,0" path="m9530,227r2,-20l9540,186r13,-19l9570,148r22,-17l9617,114r30,-15l9680,84r37,-13l9756,59r43,-10l9844,41r47,-7l9940,29r51,-3l10044,25r52,1l10147,29r50,5l10244,41r45,8l10331,59r40,12l10408,84r33,15l10470,114r26,17l10518,148r17,19l10548,186r7,21l10558,227r-3,21l10548,268r-13,19l10518,306r-22,18l10470,340r-29,16l10408,370r-37,13l10331,395r-42,10l10244,414r-47,7l10147,426r-51,3l10044,430r-53,-1l9940,426r-49,-5l9844,414r-45,-9l9756,395r-39,-12l9680,370r-33,-14l9617,340r-25,-16l9570,306r-17,-19l9540,268r-8,-20l9530,227xm10009,489r35,-59l10078,489r-69,xm9503,600r,-55l10044,545r,-56m10585,600r,-55l10044,545r,-56m7783,1499l9530,227m7783,1499l9530,2759e" filled="f" strokeweight=".08794mm">
              <v:stroke joinstyle="round"/>
              <v:formulas/>
              <v:path arrowok="t" o:connecttype="segments"/>
            </v:shape>
            <v:shapetype id="_x0000_t202" coordsize="21600,21600" o:spt="202" path="m,l,21600r21600,l21600,xe">
              <v:stroke joinstyle="miter"/>
              <v:path gradientshapeok="t" o:connecttype="rect"/>
            </v:shapetype>
            <v:shape id="_x0000_s1273" type="#_x0000_t202" style="position:absolute;left:9860;top:124;width:370;height:219" filled="f" stroked="f">
              <v:textbox inset="0,0,0,0">
                <w:txbxContent>
                  <w:p w:rsidR="0082545F" w:rsidRDefault="0082545F">
                    <w:pPr>
                      <w:spacing w:line="102" w:lineRule="exact"/>
                      <w:ind w:left="65" w:right="-3" w:hanging="66"/>
                      <w:rPr>
                        <w:rFonts w:ascii="Arial"/>
                        <w:sz w:val="10"/>
                      </w:rPr>
                    </w:pPr>
                    <w:r>
                      <w:rPr>
                        <w:rFonts w:ascii="Arial"/>
                        <w:color w:val="FFFFFF"/>
                        <w:w w:val="95"/>
                        <w:sz w:val="10"/>
                      </w:rPr>
                      <w:t>Reverse</w:t>
                    </w:r>
                  </w:p>
                  <w:p w:rsidR="0082545F" w:rsidRDefault="0082545F">
                    <w:pPr>
                      <w:spacing w:before="4" w:line="113" w:lineRule="exact"/>
                      <w:ind w:left="65" w:right="-3"/>
                      <w:rPr>
                        <w:rFonts w:ascii="Arial"/>
                        <w:sz w:val="10"/>
                      </w:rPr>
                    </w:pPr>
                    <w:r>
                      <w:rPr>
                        <w:rFonts w:ascii="Arial"/>
                        <w:color w:val="FFFFFF"/>
                        <w:sz w:val="10"/>
                      </w:rPr>
                      <w:t>Code</w:t>
                    </w:r>
                  </w:p>
                </w:txbxContent>
              </v:textbox>
            </v:shape>
            <v:shape id="_x0000_s1272" type="#_x0000_t202" style="position:absolute;left:9211;top:700;width:585;height:219" filled="f" stroked="f">
              <v:textbox inset="0,0,0,0">
                <w:txbxContent>
                  <w:p w:rsidR="0082545F" w:rsidRDefault="0082545F">
                    <w:pPr>
                      <w:spacing w:line="102" w:lineRule="exact"/>
                      <w:ind w:left="85" w:right="86"/>
                      <w:jc w:val="center"/>
                      <w:rPr>
                        <w:rFonts w:ascii="Arial"/>
                        <w:sz w:val="10"/>
                      </w:rPr>
                    </w:pPr>
                    <w:r>
                      <w:rPr>
                        <w:rFonts w:ascii="Arial"/>
                        <w:color w:val="FFFFFF"/>
                        <w:sz w:val="10"/>
                      </w:rPr>
                      <w:t>Reverse</w:t>
                    </w:r>
                  </w:p>
                  <w:p w:rsidR="0082545F" w:rsidRDefault="0082545F">
                    <w:pPr>
                      <w:spacing w:before="4" w:line="113" w:lineRule="exact"/>
                      <w:ind w:left="-1"/>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_x0000_s1271" type="#_x0000_t202" style="position:absolute;left:10292;top:640;width:588;height:339" filled="f" stroked="f">
              <v:textbox inset="0,0,0,0">
                <w:txbxContent>
                  <w:p w:rsidR="0082545F" w:rsidRDefault="0082545F">
                    <w:pPr>
                      <w:spacing w:line="102" w:lineRule="exact"/>
                      <w:ind w:left="174" w:hanging="66"/>
                      <w:rPr>
                        <w:rFonts w:ascii="Arial"/>
                        <w:sz w:val="10"/>
                      </w:rPr>
                    </w:pPr>
                    <w:r>
                      <w:rPr>
                        <w:rFonts w:ascii="Arial"/>
                        <w:color w:val="FFFFFF"/>
                        <w:sz w:val="10"/>
                      </w:rPr>
                      <w:t>Reverse</w:t>
                    </w:r>
                  </w:p>
                  <w:p w:rsidR="0082545F" w:rsidRDefault="0082545F">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_x0000_s1270" type="#_x0000_t202" style="position:absolute;left:7257;top:1455;width:451;height:100" filled="f" stroked="f">
              <v:textbox inset="0,0,0,0">
                <w:txbxContent>
                  <w:p w:rsidR="0082545F" w:rsidRDefault="0082545F">
                    <w:pPr>
                      <w:spacing w:line="99" w:lineRule="exact"/>
                      <w:ind w:right="-16"/>
                      <w:rPr>
                        <w:rFonts w:ascii="Arial"/>
                        <w:sz w:val="10"/>
                      </w:rPr>
                    </w:pPr>
                    <w:r>
                      <w:rPr>
                        <w:rFonts w:ascii="Arial"/>
                        <w:spacing w:val="-1"/>
                        <w:sz w:val="10"/>
                      </w:rPr>
                      <w:t>Developer</w:t>
                    </w:r>
                  </w:p>
                </w:txbxContent>
              </v:textbox>
            </v:shape>
            <v:shape id="_x0000_s1269" type="#_x0000_t202" style="position:absolute;left:9837;top:1390;width:415;height:219" filled="f" stroked="f">
              <v:textbox inset="0,0,0,0">
                <w:txbxContent>
                  <w:p w:rsidR="0082545F" w:rsidRDefault="0082545F">
                    <w:pPr>
                      <w:spacing w:line="102" w:lineRule="exact"/>
                      <w:ind w:left="88" w:right="-1" w:hanging="89"/>
                      <w:rPr>
                        <w:rFonts w:ascii="Arial"/>
                        <w:sz w:val="10"/>
                      </w:rPr>
                    </w:pPr>
                    <w:r>
                      <w:rPr>
                        <w:rFonts w:ascii="Arial"/>
                        <w:color w:val="FFFFFF"/>
                        <w:w w:val="95"/>
                        <w:sz w:val="10"/>
                      </w:rPr>
                      <w:t>Generate</w:t>
                    </w:r>
                  </w:p>
                  <w:p w:rsidR="0082545F" w:rsidRDefault="0082545F">
                    <w:pPr>
                      <w:spacing w:before="4" w:line="113" w:lineRule="exact"/>
                      <w:ind w:left="88" w:right="-1"/>
                      <w:rPr>
                        <w:rFonts w:ascii="Arial"/>
                        <w:sz w:val="10"/>
                      </w:rPr>
                    </w:pPr>
                    <w:r>
                      <w:rPr>
                        <w:rFonts w:ascii="Arial"/>
                        <w:color w:val="FFFFFF"/>
                        <w:sz w:val="10"/>
                      </w:rPr>
                      <w:t>Code</w:t>
                    </w:r>
                  </w:p>
                </w:txbxContent>
              </v:textbox>
            </v:shape>
            <v:shape id="_x0000_s1268" type="#_x0000_t202" style="position:absolute;left:9211;top:1966;width:585;height:219" filled="f" stroked="f">
              <v:textbox inset="0,0,0,0">
                <w:txbxContent>
                  <w:p w:rsidR="0082545F" w:rsidRDefault="0082545F">
                    <w:pPr>
                      <w:spacing w:line="102" w:lineRule="exact"/>
                      <w:ind w:right="-19" w:firstLine="84"/>
                      <w:rPr>
                        <w:rFonts w:ascii="Arial"/>
                        <w:sz w:val="10"/>
                      </w:rPr>
                    </w:pPr>
                    <w:r>
                      <w:rPr>
                        <w:rFonts w:ascii="Arial"/>
                        <w:color w:val="FFFFFF"/>
                        <w:sz w:val="10"/>
                      </w:rPr>
                      <w:t>Generate</w:t>
                    </w:r>
                  </w:p>
                  <w:p w:rsidR="0082545F" w:rsidRDefault="0082545F">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_x0000_s1267" type="#_x0000_t202" style="position:absolute;left:10292;top:1906;width:588;height:339" filled="f" stroked="f">
              <v:textbox inset="0,0,0,0">
                <w:txbxContent>
                  <w:p w:rsidR="0082545F" w:rsidRDefault="0082545F">
                    <w:pPr>
                      <w:spacing w:line="102" w:lineRule="exact"/>
                      <w:ind w:left="174" w:hanging="89"/>
                      <w:rPr>
                        <w:rFonts w:ascii="Arial"/>
                        <w:sz w:val="10"/>
                      </w:rPr>
                    </w:pPr>
                    <w:r>
                      <w:rPr>
                        <w:rFonts w:ascii="Arial"/>
                        <w:color w:val="FFFFFF"/>
                        <w:sz w:val="10"/>
                      </w:rPr>
                      <w:t>Generate</w:t>
                    </w:r>
                  </w:p>
                  <w:p w:rsidR="0082545F" w:rsidRDefault="0082545F">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_x0000_s1266" type="#_x0000_t202" style="position:absolute;left:9774;top:2656;width:542;height:220" filled="f" stroked="f">
              <v:textbox inset="0,0,0,0">
                <w:txbxContent>
                  <w:p w:rsidR="0082545F" w:rsidRDefault="0082545F">
                    <w:pPr>
                      <w:spacing w:line="102" w:lineRule="exact"/>
                      <w:jc w:val="center"/>
                      <w:rPr>
                        <w:rFonts w:ascii="Arial"/>
                        <w:sz w:val="10"/>
                      </w:rPr>
                    </w:pPr>
                    <w:r>
                      <w:rPr>
                        <w:rFonts w:ascii="Arial"/>
                        <w:color w:val="FFFFFF"/>
                        <w:spacing w:val="-1"/>
                        <w:sz w:val="10"/>
                      </w:rPr>
                      <w:t>Synchronize</w:t>
                    </w:r>
                  </w:p>
                  <w:p w:rsidR="0082545F" w:rsidRDefault="0082545F">
                    <w:pPr>
                      <w:spacing w:before="5" w:line="113" w:lineRule="exact"/>
                      <w:jc w:val="center"/>
                      <w:rPr>
                        <w:rFonts w:ascii="Arial"/>
                        <w:sz w:val="10"/>
                      </w:rPr>
                    </w:pPr>
                    <w:r>
                      <w:rPr>
                        <w:rFonts w:ascii="Arial"/>
                        <w:color w:val="FFFFFF"/>
                        <w:sz w:val="10"/>
                      </w:rPr>
                      <w:t>Artifact</w:t>
                    </w:r>
                  </w:p>
                </w:txbxContent>
              </v:textbox>
            </v:shape>
            <v:shape id="_x0000_s1265" type="#_x0000_t202" style="position:absolute;left:9233;top:3232;width:542;height:219" filled="f" stroked="f">
              <v:textbox inset="0,0,0,0">
                <w:txbxContent>
                  <w:p w:rsidR="0082545F" w:rsidRDefault="0082545F">
                    <w:pPr>
                      <w:spacing w:line="102" w:lineRule="exact"/>
                      <w:ind w:left="-1"/>
                      <w:jc w:val="center"/>
                      <w:rPr>
                        <w:rFonts w:ascii="Arial"/>
                        <w:sz w:val="10"/>
                      </w:rPr>
                    </w:pPr>
                    <w:r>
                      <w:rPr>
                        <w:rFonts w:ascii="Arial"/>
                        <w:color w:val="FFFFFF"/>
                        <w:spacing w:val="-1"/>
                        <w:sz w:val="10"/>
                      </w:rPr>
                      <w:t>Synchronize</w:t>
                    </w:r>
                  </w:p>
                  <w:p w:rsidR="0082545F" w:rsidRDefault="0082545F">
                    <w:pPr>
                      <w:spacing w:before="4" w:line="113" w:lineRule="exact"/>
                      <w:jc w:val="center"/>
                      <w:rPr>
                        <w:rFonts w:ascii="Arial"/>
                        <w:sz w:val="10"/>
                      </w:rPr>
                    </w:pPr>
                    <w:r>
                      <w:rPr>
                        <w:rFonts w:ascii="Arial"/>
                        <w:color w:val="FFFFFF"/>
                        <w:sz w:val="10"/>
                      </w:rPr>
                      <w:t>Code</w:t>
                    </w:r>
                  </w:p>
                </w:txbxContent>
              </v:textbox>
            </v:shape>
            <v:shape id="_x0000_s1264" type="#_x0000_t202" style="position:absolute;left:10315;top:3232;width:542;height:219" filled="f" stroked="f">
              <v:textbox inset="0,0,0,0">
                <w:txbxContent>
                  <w:p w:rsidR="0082545F" w:rsidRDefault="0082545F">
                    <w:pPr>
                      <w:spacing w:line="102" w:lineRule="exact"/>
                      <w:jc w:val="center"/>
                      <w:rPr>
                        <w:rFonts w:ascii="Arial"/>
                        <w:sz w:val="10"/>
                      </w:rPr>
                    </w:pPr>
                    <w:r>
                      <w:rPr>
                        <w:rFonts w:ascii="Arial"/>
                        <w:color w:val="FFFFFF"/>
                        <w:spacing w:val="-1"/>
                        <w:sz w:val="10"/>
                      </w:rPr>
                      <w:t>Synchronize</w:t>
                    </w:r>
                  </w:p>
                  <w:p w:rsidR="0082545F" w:rsidRDefault="0082545F">
                    <w:pPr>
                      <w:spacing w:before="4" w:line="113" w:lineRule="exact"/>
                      <w:ind w:left="1"/>
                      <w:jc w:val="center"/>
                      <w:rPr>
                        <w:rFonts w:ascii="Arial"/>
                        <w:sz w:val="10"/>
                      </w:rPr>
                    </w:pPr>
                    <w:r>
                      <w:rPr>
                        <w:rFonts w:ascii="Arial"/>
                        <w:color w:val="FFFFFF"/>
                        <w:sz w:val="10"/>
                      </w:rPr>
                      <w:t>Model</w:t>
                    </w:r>
                  </w:p>
                </w:txbxContent>
              </v:textbox>
            </v:shape>
            <w10:wrap anchorx="page"/>
          </v:group>
        </w:pict>
      </w:r>
      <w:proofErr w:type="gramStart"/>
      <w:r w:rsidR="0044141A">
        <w:rPr>
          <w:w w:val="110"/>
        </w:rPr>
        <w:t>our</w:t>
      </w:r>
      <w:proofErr w:type="gramEnd"/>
      <w:r w:rsidR="0044141A">
        <w:rPr>
          <w:w w:val="110"/>
        </w:rPr>
        <w:t xml:space="preserve"> work, we assume that model and code are both develop- ment artifacts. A development artifact may be the reference artifact, defined as follows:</w:t>
      </w:r>
    </w:p>
    <w:p w:rsidR="00B66BFA" w:rsidRDefault="00B66BFA">
      <w:pPr>
        <w:pStyle w:val="Corpsdetexte"/>
        <w:spacing w:before="6"/>
        <w:rPr>
          <w:sz w:val="16"/>
        </w:rPr>
      </w:pPr>
    </w:p>
    <w:p w:rsidR="00B66BFA" w:rsidRDefault="0044141A">
      <w:pPr>
        <w:spacing w:line="242" w:lineRule="auto"/>
        <w:ind w:left="115" w:right="6058" w:firstLine="199"/>
        <w:jc w:val="both"/>
        <w:rPr>
          <w:rFonts w:ascii="Arial"/>
          <w:i/>
          <w:sz w:val="18"/>
        </w:rPr>
      </w:pPr>
      <w:r>
        <w:rPr>
          <w:noProof/>
          <w:lang w:val="fr-FR" w:eastAsia="fr-FR"/>
        </w:rPr>
        <w:drawing>
          <wp:anchor distT="0" distB="0" distL="0" distR="0" simplePos="0" relativeHeight="1336" behindDoc="0" locked="0" layoutInCell="1" allowOverlap="1">
            <wp:simplePos x="0" y="0"/>
            <wp:positionH relativeFrom="page">
              <wp:posOffset>4698377</wp:posOffset>
            </wp:positionH>
            <wp:positionV relativeFrom="paragraph">
              <wp:posOffset>48272</wp:posOffset>
            </wp:positionV>
            <wp:extent cx="106007" cy="270465"/>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1" cstate="print"/>
                    <a:stretch>
                      <a:fillRect/>
                    </a:stretch>
                  </pic:blipFill>
                  <pic:spPr>
                    <a:xfrm>
                      <a:off x="0" y="0"/>
                      <a:ext cx="106007" cy="270465"/>
                    </a:xfrm>
                    <a:prstGeom prst="rect">
                      <a:avLst/>
                    </a:prstGeom>
                  </pic:spPr>
                </pic:pic>
              </a:graphicData>
            </a:graphic>
          </wp:anchor>
        </w:drawing>
      </w:r>
      <w:r>
        <w:rPr>
          <w:rFonts w:ascii="PMingLiU"/>
          <w:w w:val="140"/>
          <w:sz w:val="18"/>
        </w:rPr>
        <w:t xml:space="preserve">Definition </w:t>
      </w:r>
      <w:r>
        <w:rPr>
          <w:rFonts w:ascii="PMingLiU"/>
          <w:w w:val="105"/>
          <w:sz w:val="18"/>
        </w:rPr>
        <w:t xml:space="preserve">2 </w:t>
      </w:r>
      <w:r>
        <w:rPr>
          <w:rFonts w:ascii="PMingLiU"/>
          <w:w w:val="140"/>
          <w:sz w:val="18"/>
        </w:rPr>
        <w:t xml:space="preserve">(Reference </w:t>
      </w:r>
      <w:r>
        <w:rPr>
          <w:rFonts w:ascii="PMingLiU"/>
          <w:spacing w:val="-4"/>
          <w:w w:val="140"/>
          <w:sz w:val="18"/>
        </w:rPr>
        <w:t xml:space="preserve">artifact). </w:t>
      </w:r>
      <w:r>
        <w:rPr>
          <w:rFonts w:ascii="Arial"/>
          <w:i/>
          <w:w w:val="105"/>
          <w:sz w:val="18"/>
        </w:rPr>
        <w:t xml:space="preserve">A </w:t>
      </w:r>
      <w:r>
        <w:rPr>
          <w:rFonts w:ascii="Arial"/>
          <w:i/>
          <w:spacing w:val="-4"/>
          <w:w w:val="105"/>
          <w:sz w:val="18"/>
        </w:rPr>
        <w:t xml:space="preserve">reference </w:t>
      </w:r>
      <w:r>
        <w:rPr>
          <w:rFonts w:ascii="Arial"/>
          <w:i/>
          <w:w w:val="105"/>
          <w:sz w:val="18"/>
        </w:rPr>
        <w:t xml:space="preserve">ar- tifact is one which may </w:t>
      </w:r>
      <w:r>
        <w:rPr>
          <w:rFonts w:ascii="Arial"/>
          <w:i/>
          <w:spacing w:val="-5"/>
          <w:w w:val="105"/>
          <w:sz w:val="18"/>
        </w:rPr>
        <w:t xml:space="preserve">be </w:t>
      </w:r>
      <w:r>
        <w:rPr>
          <w:rFonts w:ascii="Arial"/>
          <w:i/>
          <w:spacing w:val="-3"/>
          <w:w w:val="105"/>
          <w:sz w:val="18"/>
        </w:rPr>
        <w:t xml:space="preserve">modified </w:t>
      </w:r>
      <w:r>
        <w:rPr>
          <w:rFonts w:ascii="Arial"/>
          <w:i/>
          <w:w w:val="105"/>
          <w:sz w:val="18"/>
        </w:rPr>
        <w:t>manually. All other ar- tifacts</w:t>
      </w:r>
      <w:r>
        <w:rPr>
          <w:rFonts w:ascii="Arial"/>
          <w:i/>
          <w:spacing w:val="-24"/>
          <w:w w:val="105"/>
          <w:sz w:val="18"/>
        </w:rPr>
        <w:t xml:space="preserve"> </w:t>
      </w:r>
      <w:r>
        <w:rPr>
          <w:rFonts w:ascii="Arial"/>
          <w:i/>
          <w:spacing w:val="-4"/>
          <w:w w:val="105"/>
          <w:sz w:val="18"/>
        </w:rPr>
        <w:t>are</w:t>
      </w:r>
      <w:r>
        <w:rPr>
          <w:rFonts w:ascii="Arial"/>
          <w:i/>
          <w:spacing w:val="-24"/>
          <w:w w:val="105"/>
          <w:sz w:val="18"/>
        </w:rPr>
        <w:t xml:space="preserve"> </w:t>
      </w:r>
      <w:r>
        <w:rPr>
          <w:rFonts w:ascii="Arial"/>
          <w:i/>
          <w:spacing w:val="-6"/>
          <w:w w:val="105"/>
          <w:sz w:val="18"/>
        </w:rPr>
        <w:t>produced</w:t>
      </w:r>
      <w:r>
        <w:rPr>
          <w:rFonts w:ascii="Arial"/>
          <w:i/>
          <w:spacing w:val="-24"/>
          <w:w w:val="105"/>
          <w:sz w:val="18"/>
        </w:rPr>
        <w:t xml:space="preserve"> </w:t>
      </w:r>
      <w:r>
        <w:rPr>
          <w:rFonts w:ascii="Arial"/>
          <w:i/>
          <w:spacing w:val="-3"/>
          <w:w w:val="105"/>
          <w:sz w:val="18"/>
        </w:rPr>
        <w:t>from</w:t>
      </w:r>
      <w:r>
        <w:rPr>
          <w:rFonts w:ascii="Arial"/>
          <w:i/>
          <w:spacing w:val="-24"/>
          <w:w w:val="105"/>
          <w:sz w:val="18"/>
        </w:rPr>
        <w:t xml:space="preserve"> </w:t>
      </w:r>
      <w:r>
        <w:rPr>
          <w:rFonts w:ascii="Arial"/>
          <w:i/>
          <w:w w:val="105"/>
          <w:sz w:val="18"/>
        </w:rPr>
        <w:t>the</w:t>
      </w:r>
      <w:r>
        <w:rPr>
          <w:rFonts w:ascii="Arial"/>
          <w:i/>
          <w:spacing w:val="-24"/>
          <w:w w:val="105"/>
          <w:sz w:val="18"/>
        </w:rPr>
        <w:t xml:space="preserve"> </w:t>
      </w:r>
      <w:r>
        <w:rPr>
          <w:rFonts w:ascii="Arial"/>
          <w:i/>
          <w:spacing w:val="-4"/>
          <w:w w:val="105"/>
          <w:sz w:val="18"/>
        </w:rPr>
        <w:t>reference</w:t>
      </w:r>
      <w:r>
        <w:rPr>
          <w:rFonts w:ascii="Arial"/>
          <w:i/>
          <w:spacing w:val="-24"/>
          <w:w w:val="105"/>
          <w:sz w:val="18"/>
        </w:rPr>
        <w:t xml:space="preserve"> </w:t>
      </w:r>
      <w:r>
        <w:rPr>
          <w:rFonts w:ascii="Arial"/>
          <w:i/>
          <w:w w:val="105"/>
          <w:sz w:val="18"/>
        </w:rPr>
        <w:t>artifact</w:t>
      </w:r>
      <w:r>
        <w:rPr>
          <w:rFonts w:ascii="Arial"/>
          <w:i/>
          <w:spacing w:val="-24"/>
          <w:w w:val="105"/>
          <w:sz w:val="18"/>
        </w:rPr>
        <w:t xml:space="preserve"> </w:t>
      </w:r>
      <w:r>
        <w:rPr>
          <w:rFonts w:ascii="Arial"/>
          <w:i/>
          <w:w w:val="105"/>
          <w:sz w:val="18"/>
        </w:rPr>
        <w:t>through</w:t>
      </w:r>
      <w:r>
        <w:rPr>
          <w:rFonts w:ascii="Arial"/>
          <w:i/>
          <w:spacing w:val="-24"/>
          <w:w w:val="105"/>
          <w:sz w:val="18"/>
        </w:rPr>
        <w:t xml:space="preserve"> </w:t>
      </w:r>
      <w:r>
        <w:rPr>
          <w:rFonts w:ascii="Arial"/>
          <w:i/>
          <w:w w:val="105"/>
          <w:sz w:val="18"/>
        </w:rPr>
        <w:t xml:space="preserve">some </w:t>
      </w:r>
      <w:r>
        <w:rPr>
          <w:rFonts w:ascii="Arial"/>
          <w:i/>
          <w:spacing w:val="-5"/>
          <w:w w:val="105"/>
          <w:sz w:val="18"/>
        </w:rPr>
        <w:t>process,</w:t>
      </w:r>
      <w:r>
        <w:rPr>
          <w:rFonts w:ascii="Arial"/>
          <w:i/>
          <w:spacing w:val="-15"/>
          <w:w w:val="105"/>
          <w:sz w:val="18"/>
        </w:rPr>
        <w:t xml:space="preserve"> </w:t>
      </w:r>
      <w:r>
        <w:rPr>
          <w:rFonts w:ascii="Arial"/>
          <w:i/>
          <w:w w:val="105"/>
          <w:sz w:val="18"/>
        </w:rPr>
        <w:t>and</w:t>
      </w:r>
      <w:r>
        <w:rPr>
          <w:rFonts w:ascii="Arial"/>
          <w:i/>
          <w:spacing w:val="-16"/>
          <w:w w:val="105"/>
          <w:sz w:val="18"/>
        </w:rPr>
        <w:t xml:space="preserve"> </w:t>
      </w:r>
      <w:r>
        <w:rPr>
          <w:rFonts w:ascii="Arial"/>
          <w:i/>
          <w:w w:val="105"/>
          <w:sz w:val="18"/>
        </w:rPr>
        <w:t>only</w:t>
      </w:r>
      <w:r>
        <w:rPr>
          <w:rFonts w:ascii="Arial"/>
          <w:i/>
          <w:spacing w:val="-16"/>
          <w:w w:val="105"/>
          <w:sz w:val="18"/>
        </w:rPr>
        <w:t xml:space="preserve"> </w:t>
      </w:r>
      <w:r>
        <w:rPr>
          <w:rFonts w:ascii="Arial"/>
          <w:i/>
          <w:w w:val="105"/>
          <w:sz w:val="18"/>
        </w:rPr>
        <w:t>through</w:t>
      </w:r>
      <w:r>
        <w:rPr>
          <w:rFonts w:ascii="Arial"/>
          <w:i/>
          <w:spacing w:val="-16"/>
          <w:w w:val="105"/>
          <w:sz w:val="18"/>
        </w:rPr>
        <w:t xml:space="preserve"> </w:t>
      </w:r>
      <w:r>
        <w:rPr>
          <w:rFonts w:ascii="Arial"/>
          <w:i/>
          <w:w w:val="105"/>
          <w:sz w:val="18"/>
        </w:rPr>
        <w:t>the</w:t>
      </w:r>
      <w:r>
        <w:rPr>
          <w:rFonts w:ascii="Arial"/>
          <w:i/>
          <w:spacing w:val="-16"/>
          <w:w w:val="105"/>
          <w:sz w:val="18"/>
        </w:rPr>
        <w:t xml:space="preserve"> </w:t>
      </w:r>
      <w:r>
        <w:rPr>
          <w:rFonts w:ascii="Arial"/>
          <w:i/>
          <w:spacing w:val="-4"/>
          <w:w w:val="105"/>
          <w:sz w:val="18"/>
        </w:rPr>
        <w:t>process.</w:t>
      </w:r>
      <w:r>
        <w:rPr>
          <w:rFonts w:ascii="Arial"/>
          <w:i/>
          <w:spacing w:val="-1"/>
          <w:w w:val="105"/>
          <w:sz w:val="18"/>
        </w:rPr>
        <w:t xml:space="preserve"> </w:t>
      </w:r>
      <w:r>
        <w:rPr>
          <w:rFonts w:ascii="Arial"/>
          <w:i/>
          <w:w w:val="105"/>
          <w:sz w:val="18"/>
        </w:rPr>
        <w:t>Manual</w:t>
      </w:r>
      <w:r>
        <w:rPr>
          <w:rFonts w:ascii="Arial"/>
          <w:i/>
          <w:spacing w:val="-16"/>
          <w:w w:val="105"/>
          <w:sz w:val="18"/>
        </w:rPr>
        <w:t xml:space="preserve"> </w:t>
      </w:r>
      <w:r>
        <w:rPr>
          <w:rFonts w:ascii="Arial"/>
          <w:i/>
          <w:spacing w:val="-3"/>
          <w:w w:val="105"/>
          <w:sz w:val="18"/>
        </w:rPr>
        <w:t xml:space="preserve">modification </w:t>
      </w:r>
      <w:r>
        <w:rPr>
          <w:rFonts w:ascii="Arial"/>
          <w:i/>
          <w:w w:val="105"/>
          <w:sz w:val="18"/>
        </w:rPr>
        <w:t>of</w:t>
      </w:r>
      <w:r>
        <w:rPr>
          <w:rFonts w:ascii="Arial"/>
          <w:i/>
          <w:spacing w:val="-9"/>
          <w:w w:val="105"/>
          <w:sz w:val="18"/>
        </w:rPr>
        <w:t xml:space="preserve"> </w:t>
      </w:r>
      <w:r>
        <w:rPr>
          <w:rFonts w:ascii="Arial"/>
          <w:i/>
          <w:w w:val="105"/>
          <w:sz w:val="18"/>
        </w:rPr>
        <w:t>artifacts</w:t>
      </w:r>
      <w:r>
        <w:rPr>
          <w:rFonts w:ascii="Arial"/>
          <w:i/>
          <w:spacing w:val="-9"/>
          <w:w w:val="105"/>
          <w:sz w:val="18"/>
        </w:rPr>
        <w:t xml:space="preserve"> </w:t>
      </w:r>
      <w:r>
        <w:rPr>
          <w:rFonts w:ascii="Arial"/>
          <w:i/>
          <w:w w:val="105"/>
          <w:sz w:val="18"/>
        </w:rPr>
        <w:t>other</w:t>
      </w:r>
      <w:r>
        <w:rPr>
          <w:rFonts w:ascii="Arial"/>
          <w:i/>
          <w:spacing w:val="-9"/>
          <w:w w:val="105"/>
          <w:sz w:val="18"/>
        </w:rPr>
        <w:t xml:space="preserve"> </w:t>
      </w:r>
      <w:r>
        <w:rPr>
          <w:rFonts w:ascii="Arial"/>
          <w:i/>
          <w:w w:val="105"/>
          <w:sz w:val="18"/>
        </w:rPr>
        <w:t>than</w:t>
      </w:r>
      <w:r>
        <w:rPr>
          <w:rFonts w:ascii="Arial"/>
          <w:i/>
          <w:spacing w:val="-9"/>
          <w:w w:val="105"/>
          <w:sz w:val="18"/>
        </w:rPr>
        <w:t xml:space="preserve"> </w:t>
      </w:r>
      <w:r>
        <w:rPr>
          <w:rFonts w:ascii="Arial"/>
          <w:i/>
          <w:w w:val="105"/>
          <w:sz w:val="18"/>
        </w:rPr>
        <w:t>the</w:t>
      </w:r>
      <w:r>
        <w:rPr>
          <w:rFonts w:ascii="Arial"/>
          <w:i/>
          <w:spacing w:val="-9"/>
          <w:w w:val="105"/>
          <w:sz w:val="18"/>
        </w:rPr>
        <w:t xml:space="preserve"> </w:t>
      </w:r>
      <w:r>
        <w:rPr>
          <w:rFonts w:ascii="Arial"/>
          <w:i/>
          <w:spacing w:val="-4"/>
          <w:w w:val="105"/>
          <w:sz w:val="18"/>
        </w:rPr>
        <w:t>reference</w:t>
      </w:r>
      <w:r>
        <w:rPr>
          <w:rFonts w:ascii="Arial"/>
          <w:i/>
          <w:spacing w:val="-9"/>
          <w:w w:val="105"/>
          <w:sz w:val="18"/>
        </w:rPr>
        <w:t xml:space="preserve"> </w:t>
      </w:r>
      <w:r>
        <w:rPr>
          <w:rFonts w:ascii="Arial"/>
          <w:i/>
          <w:w w:val="105"/>
          <w:sz w:val="18"/>
        </w:rPr>
        <w:t>artifact</w:t>
      </w:r>
      <w:r>
        <w:rPr>
          <w:rFonts w:ascii="Arial"/>
          <w:i/>
          <w:spacing w:val="-9"/>
          <w:w w:val="105"/>
          <w:sz w:val="18"/>
        </w:rPr>
        <w:t xml:space="preserve"> </w:t>
      </w:r>
      <w:r>
        <w:rPr>
          <w:rFonts w:ascii="Arial"/>
          <w:i/>
          <w:w w:val="105"/>
          <w:sz w:val="18"/>
        </w:rPr>
        <w:t>is</w:t>
      </w:r>
      <w:r>
        <w:rPr>
          <w:rFonts w:ascii="Arial"/>
          <w:i/>
          <w:spacing w:val="-9"/>
          <w:w w:val="105"/>
          <w:sz w:val="18"/>
        </w:rPr>
        <w:t xml:space="preserve"> </w:t>
      </w:r>
      <w:r>
        <w:rPr>
          <w:rFonts w:ascii="Arial"/>
          <w:i/>
          <w:w w:val="105"/>
          <w:sz w:val="18"/>
        </w:rPr>
        <w:t>forbidden.</w:t>
      </w:r>
    </w:p>
    <w:p w:rsidR="00B66BFA" w:rsidRDefault="00B66BFA">
      <w:pPr>
        <w:pStyle w:val="Corpsdetexte"/>
        <w:spacing w:before="4"/>
        <w:rPr>
          <w:rFonts w:ascii="Arial"/>
          <w:i/>
          <w:sz w:val="19"/>
        </w:rPr>
      </w:pPr>
    </w:p>
    <w:p w:rsidR="00B66BFA" w:rsidRDefault="0044141A">
      <w:pPr>
        <w:pStyle w:val="Corpsdetexte"/>
        <w:spacing w:line="242" w:lineRule="auto"/>
        <w:ind w:left="115" w:right="6099" w:firstLine="179"/>
        <w:jc w:val="both"/>
      </w:pPr>
      <w:r>
        <w:rPr>
          <w:w w:val="110"/>
        </w:rPr>
        <w:t>The actors who will us</w:t>
      </w:r>
      <w:r w:rsidR="00645AD1">
        <w:rPr>
          <w:w w:val="110"/>
        </w:rPr>
        <w:t xml:space="preserve">e our method are called model- </w:t>
      </w:r>
      <w:r>
        <w:rPr>
          <w:w w:val="110"/>
        </w:rPr>
        <w:t>driven developer and code-driven developers. The main dif- ference</w:t>
      </w:r>
      <w:r>
        <w:rPr>
          <w:spacing w:val="-11"/>
          <w:w w:val="110"/>
        </w:rPr>
        <w:t xml:space="preserve"> </w:t>
      </w:r>
      <w:r>
        <w:rPr>
          <w:w w:val="110"/>
        </w:rPr>
        <w:t>between</w:t>
      </w:r>
      <w:r>
        <w:rPr>
          <w:spacing w:val="-11"/>
          <w:w w:val="110"/>
        </w:rPr>
        <w:t xml:space="preserve"> </w:t>
      </w:r>
      <w:r>
        <w:rPr>
          <w:w w:val="110"/>
        </w:rPr>
        <w:t>a</w:t>
      </w:r>
      <w:r>
        <w:rPr>
          <w:spacing w:val="-11"/>
          <w:w w:val="110"/>
        </w:rPr>
        <w:t xml:space="preserve"> </w:t>
      </w:r>
      <w:r>
        <w:rPr>
          <w:w w:val="110"/>
        </w:rPr>
        <w:t>model-driven</w:t>
      </w:r>
      <w:r>
        <w:rPr>
          <w:spacing w:val="-11"/>
          <w:w w:val="110"/>
        </w:rPr>
        <w:t xml:space="preserve"> </w:t>
      </w:r>
      <w:r>
        <w:rPr>
          <w:w w:val="110"/>
        </w:rPr>
        <w:t>developer</w:t>
      </w:r>
      <w:r>
        <w:rPr>
          <w:spacing w:val="-11"/>
          <w:w w:val="110"/>
        </w:rPr>
        <w:t xml:space="preserve"> </w:t>
      </w:r>
      <w:r>
        <w:rPr>
          <w:w w:val="110"/>
        </w:rPr>
        <w:t>and</w:t>
      </w:r>
      <w:r>
        <w:rPr>
          <w:spacing w:val="-11"/>
          <w:w w:val="110"/>
        </w:rPr>
        <w:t xml:space="preserve"> </w:t>
      </w:r>
      <w:r>
        <w:rPr>
          <w:w w:val="110"/>
        </w:rPr>
        <w:t>a</w:t>
      </w:r>
      <w:r>
        <w:rPr>
          <w:spacing w:val="-11"/>
          <w:w w:val="110"/>
        </w:rPr>
        <w:t xml:space="preserve"> </w:t>
      </w:r>
      <w:r>
        <w:rPr>
          <w:w w:val="110"/>
        </w:rPr>
        <w:t>code-driven developer is what they consider as the reference artifact.</w:t>
      </w:r>
    </w:p>
    <w:p w:rsidR="00B66BFA" w:rsidRDefault="00B66BFA">
      <w:pPr>
        <w:pStyle w:val="Corpsdetexte"/>
        <w:spacing w:before="6"/>
        <w:rPr>
          <w:sz w:val="16"/>
        </w:rPr>
      </w:pPr>
    </w:p>
    <w:p w:rsidR="00B66BFA" w:rsidRDefault="0082545F">
      <w:pPr>
        <w:spacing w:line="242" w:lineRule="auto"/>
        <w:ind w:left="115" w:right="6062" w:firstLine="199"/>
        <w:jc w:val="both"/>
        <w:rPr>
          <w:rFonts w:ascii="Arial"/>
          <w:i/>
          <w:sz w:val="18"/>
        </w:rPr>
      </w:pPr>
      <w:r>
        <w:pict>
          <v:group id="_x0000_s1257" style="position:absolute;left:0;text-align:left;margin-left:343.55pt;margin-top:31.45pt;width:211.55pt;height:29.5pt;z-index:-39544;mso-position-horizontal-relative:page" coordorigin="6871,629" coordsize="4231,590">
            <v:shape id="_x0000_s1262" style="position:absolute;left:8989;top:632;width:1029;height:405" coordorigin="8989,632" coordsize="1029,405" path="m9503,632r-104,4l9303,648r-87,18l9139,691r-62,30l9012,774r-23,60l8991,855r38,58l9106,963r70,27l9258,1012r92,15l9450,1035r53,1l9556,1035r100,-8l9748,1012r82,-22l9900,963r55,-32l10007,875r10,-41l10015,813r-38,-58l9900,705r-70,-27l9748,656r-92,-15l9556,633r-53,-1xe" fillcolor="#c90" stroked="f">
              <v:path arrowok="t"/>
            </v:shape>
            <v:shape id="_x0000_s1261" style="position:absolute;left:8989;top:632;width:1029;height:405" coordorigin="8989,632" coordsize="1029,405" path="m8989,834r23,-60l9077,721r62,-30l9216,666r87,-18l9399,636r104,-4l9556,633r100,8l9748,656r82,22l9900,705r55,33l10007,793r10,41l10015,855r-38,58l9900,963r-70,27l9748,1012r-92,15l9556,1035r-53,1l9450,1035r-100,-8l9258,1012r-82,-22l9106,963r-55,-32l8999,875r-10,-41xe" filled="f" strokeweight=".08794mm">
              <v:path arrowok="t"/>
            </v:shape>
            <v:shape id="_x0000_s1260" style="position:absolute;left:10071;top:632;width:1029;height:405" coordorigin="10071,632" coordsize="1029,405" path="m10585,632r-104,4l10385,647r-88,19l10221,691r-63,30l10094,774r-23,60l10073,855r38,58l10188,963r70,27l10340,1012r92,15l10532,1035r53,1l10637,1035r101,-8l10830,1012r82,-22l10982,963r55,-32l11089,875r10,-41l11096,813r-37,-58l10982,705r-70,-27l10830,656r-92,-15l10637,633r-52,-1xe" fillcolor="#c90" stroked="f">
              <v:path arrowok="t"/>
            </v:shape>
            <v:shape id="_x0000_s1259" style="position:absolute;left:4670;top:10396;width:4882;height:813" coordorigin="4670,10396" coordsize="4882,813" o:spt="100" adj="0,,0" path="m10071,834r2,-21l10081,793r13,-19l10111,755r22,-17l10158,721r30,-16l10221,691r37,-13l10297,666r43,-10l10385,647r47,-6l10481,636r51,-3l10585,632r52,1l10688,636r50,5l10785,647r45,9l10872,666r40,12l10948,691r34,14l11011,721r26,17l11059,755r17,19l11089,793r7,20l11099,834r-3,21l11089,875r-13,19l11059,913r-22,18l11011,947r-29,16l10948,977r-36,13l10872,1002r-42,10l10785,1021r-47,6l10688,1032r-51,3l10585,1036r-53,-1l10481,1032r-49,-5l10385,1021r-45,-9l10297,1002r-39,-12l10221,977r-33,-14l10158,947r-25,-16l10111,913r-17,-19l10081,875r-8,-20l10071,834xm8665,840r324,-6e" filled="f" strokeweight=".08794mm">
              <v:stroke joinstyle="round"/>
              <v:formulas/>
              <v:path arrowok="t" o:connecttype="segments"/>
            </v:shape>
            <v:shape id="_x0000_s1258" style="position:absolute;left:6873;top:937;width:3712;height:280" coordorigin="6873,937" coordsize="3712,280" path="m6873,937r,279l10585,1216r,-180e" filled="f" strokeweight=".08794mm">
              <v:path arrowok="t"/>
            </v:shape>
            <w10:wrap anchorx="page"/>
          </v:group>
        </w:pict>
      </w:r>
      <w:r w:rsidR="0044141A">
        <w:rPr>
          <w:rFonts w:ascii="PMingLiU"/>
          <w:w w:val="125"/>
          <w:sz w:val="18"/>
        </w:rPr>
        <w:t xml:space="preserve">Definition </w:t>
      </w:r>
      <w:r w:rsidR="0044141A">
        <w:rPr>
          <w:rFonts w:ascii="PMingLiU"/>
          <w:w w:val="110"/>
          <w:sz w:val="18"/>
        </w:rPr>
        <w:t xml:space="preserve">3 </w:t>
      </w:r>
      <w:r w:rsidR="0044141A">
        <w:rPr>
          <w:rFonts w:ascii="PMingLiU"/>
          <w:w w:val="125"/>
          <w:sz w:val="18"/>
        </w:rPr>
        <w:t xml:space="preserve">(Model-driven developer). </w:t>
      </w:r>
      <w:r w:rsidR="0044141A">
        <w:rPr>
          <w:rFonts w:ascii="Arial"/>
          <w:i/>
          <w:w w:val="110"/>
          <w:sz w:val="18"/>
        </w:rPr>
        <w:t xml:space="preserve">A </w:t>
      </w:r>
      <w:r w:rsidR="0044141A">
        <w:rPr>
          <w:rFonts w:ascii="Arial"/>
          <w:i/>
          <w:spacing w:val="-3"/>
          <w:w w:val="110"/>
          <w:sz w:val="18"/>
        </w:rPr>
        <w:t xml:space="preserve">model- </w:t>
      </w:r>
      <w:r w:rsidR="0044141A">
        <w:rPr>
          <w:rFonts w:ascii="Arial"/>
          <w:i/>
          <w:w w:val="110"/>
          <w:sz w:val="18"/>
        </w:rPr>
        <w:t>driven</w:t>
      </w:r>
      <w:r w:rsidR="0044141A">
        <w:rPr>
          <w:rFonts w:ascii="Arial"/>
          <w:i/>
          <w:spacing w:val="-26"/>
          <w:w w:val="110"/>
          <w:sz w:val="18"/>
        </w:rPr>
        <w:t xml:space="preserve"> </w:t>
      </w:r>
      <w:r w:rsidR="0044141A">
        <w:rPr>
          <w:rFonts w:ascii="Arial"/>
          <w:i/>
          <w:w w:val="110"/>
          <w:sz w:val="18"/>
        </w:rPr>
        <w:t>developer</w:t>
      </w:r>
      <w:r w:rsidR="0044141A">
        <w:rPr>
          <w:rFonts w:ascii="Arial"/>
          <w:i/>
          <w:spacing w:val="-26"/>
          <w:w w:val="110"/>
          <w:sz w:val="18"/>
        </w:rPr>
        <w:t xml:space="preserve"> </w:t>
      </w:r>
      <w:r w:rsidR="0044141A">
        <w:rPr>
          <w:rFonts w:ascii="Arial"/>
          <w:i/>
          <w:w w:val="110"/>
          <w:sz w:val="18"/>
        </w:rPr>
        <w:t>is</w:t>
      </w:r>
      <w:r w:rsidR="0044141A">
        <w:rPr>
          <w:rFonts w:ascii="Arial"/>
          <w:i/>
          <w:spacing w:val="-26"/>
          <w:w w:val="110"/>
          <w:sz w:val="18"/>
        </w:rPr>
        <w:t xml:space="preserve"> </w:t>
      </w:r>
      <w:r w:rsidR="0044141A">
        <w:rPr>
          <w:rFonts w:ascii="Arial"/>
          <w:i/>
          <w:w w:val="110"/>
          <w:sz w:val="18"/>
        </w:rPr>
        <w:t>a</w:t>
      </w:r>
      <w:r w:rsidR="0044141A">
        <w:rPr>
          <w:rFonts w:ascii="Arial"/>
          <w:i/>
          <w:spacing w:val="-26"/>
          <w:w w:val="110"/>
          <w:sz w:val="18"/>
        </w:rPr>
        <w:t xml:space="preserve"> </w:t>
      </w:r>
      <w:r w:rsidR="0044141A">
        <w:rPr>
          <w:rFonts w:ascii="Arial"/>
          <w:i/>
          <w:w w:val="110"/>
          <w:sz w:val="18"/>
        </w:rPr>
        <w:t>developer</w:t>
      </w:r>
      <w:r w:rsidR="0044141A">
        <w:rPr>
          <w:rFonts w:ascii="Arial"/>
          <w:i/>
          <w:spacing w:val="-26"/>
          <w:w w:val="110"/>
          <w:sz w:val="18"/>
        </w:rPr>
        <w:t xml:space="preserve"> </w:t>
      </w:r>
      <w:r w:rsidR="0044141A">
        <w:rPr>
          <w:rFonts w:ascii="Arial"/>
          <w:i/>
          <w:w w:val="110"/>
          <w:sz w:val="18"/>
        </w:rPr>
        <w:t>for</w:t>
      </w:r>
      <w:r w:rsidR="0044141A">
        <w:rPr>
          <w:rFonts w:ascii="Arial"/>
          <w:i/>
          <w:spacing w:val="-26"/>
          <w:w w:val="110"/>
          <w:sz w:val="18"/>
        </w:rPr>
        <w:t xml:space="preserve"> </w:t>
      </w:r>
      <w:r w:rsidR="0044141A">
        <w:rPr>
          <w:rFonts w:ascii="Arial"/>
          <w:i/>
          <w:w w:val="110"/>
          <w:sz w:val="18"/>
        </w:rPr>
        <w:t>whom</w:t>
      </w:r>
      <w:r w:rsidR="0044141A">
        <w:rPr>
          <w:rFonts w:ascii="Arial"/>
          <w:i/>
          <w:spacing w:val="-26"/>
          <w:w w:val="110"/>
          <w:sz w:val="18"/>
        </w:rPr>
        <w:t xml:space="preserve"> </w:t>
      </w:r>
      <w:r w:rsidR="0044141A">
        <w:rPr>
          <w:rFonts w:ascii="Arial"/>
          <w:i/>
          <w:w w:val="110"/>
          <w:sz w:val="18"/>
        </w:rPr>
        <w:t>the</w:t>
      </w:r>
      <w:r w:rsidR="0044141A">
        <w:rPr>
          <w:rFonts w:ascii="Arial"/>
          <w:i/>
          <w:spacing w:val="-26"/>
          <w:w w:val="110"/>
          <w:sz w:val="18"/>
        </w:rPr>
        <w:t xml:space="preserve"> </w:t>
      </w:r>
      <w:r w:rsidR="0044141A">
        <w:rPr>
          <w:rFonts w:ascii="Arial"/>
          <w:i/>
          <w:spacing w:val="-3"/>
          <w:w w:val="110"/>
          <w:sz w:val="18"/>
        </w:rPr>
        <w:t>model</w:t>
      </w:r>
      <w:r w:rsidR="0044141A">
        <w:rPr>
          <w:rFonts w:ascii="Arial"/>
          <w:i/>
          <w:spacing w:val="-26"/>
          <w:w w:val="110"/>
          <w:sz w:val="18"/>
        </w:rPr>
        <w:t xml:space="preserve"> </w:t>
      </w:r>
      <w:r w:rsidR="0044141A">
        <w:rPr>
          <w:rFonts w:ascii="Arial"/>
          <w:i/>
          <w:w w:val="110"/>
          <w:sz w:val="18"/>
        </w:rPr>
        <w:t>is</w:t>
      </w:r>
      <w:r w:rsidR="0044141A">
        <w:rPr>
          <w:rFonts w:ascii="Arial"/>
          <w:i/>
          <w:spacing w:val="-26"/>
          <w:w w:val="110"/>
          <w:sz w:val="18"/>
        </w:rPr>
        <w:t xml:space="preserve"> </w:t>
      </w:r>
      <w:r w:rsidR="0044141A">
        <w:rPr>
          <w:rFonts w:ascii="Arial"/>
          <w:i/>
          <w:w w:val="110"/>
          <w:sz w:val="18"/>
        </w:rPr>
        <w:t xml:space="preserve">the </w:t>
      </w:r>
      <w:r w:rsidR="0044141A">
        <w:rPr>
          <w:rFonts w:ascii="Arial"/>
          <w:i/>
          <w:spacing w:val="-4"/>
          <w:sz w:val="18"/>
        </w:rPr>
        <w:t xml:space="preserve">reference </w:t>
      </w:r>
      <w:r w:rsidR="0044141A">
        <w:rPr>
          <w:rFonts w:ascii="Arial"/>
          <w:i/>
          <w:sz w:val="18"/>
        </w:rPr>
        <w:t>artifact during</w:t>
      </w:r>
      <w:r w:rsidR="0044141A">
        <w:rPr>
          <w:rFonts w:ascii="Arial"/>
          <w:i/>
          <w:spacing w:val="38"/>
          <w:sz w:val="18"/>
        </w:rPr>
        <w:t xml:space="preserve"> </w:t>
      </w:r>
      <w:r w:rsidR="0044141A">
        <w:rPr>
          <w:rFonts w:ascii="Arial"/>
          <w:i/>
          <w:sz w:val="18"/>
        </w:rPr>
        <w:t>development.</w:t>
      </w:r>
    </w:p>
    <w:p w:rsidR="00B66BFA" w:rsidRDefault="00B66BFA">
      <w:pPr>
        <w:spacing w:line="242" w:lineRule="auto"/>
        <w:jc w:val="both"/>
        <w:rPr>
          <w:rFonts w:ascii="Arial"/>
          <w:sz w:val="18"/>
        </w:rPr>
        <w:sectPr w:rsidR="00B66BFA">
          <w:pgSz w:w="12240" w:h="15840"/>
          <w:pgMar w:top="1060" w:right="280" w:bottom="280" w:left="960" w:header="720" w:footer="720" w:gutter="0"/>
          <w:cols w:space="720"/>
        </w:sectPr>
      </w:pPr>
    </w:p>
    <w:p w:rsidR="00B66BFA" w:rsidRDefault="00B66BFA">
      <w:pPr>
        <w:pStyle w:val="Corpsdetexte"/>
        <w:spacing w:before="4"/>
        <w:rPr>
          <w:rFonts w:ascii="Arial"/>
          <w:i/>
          <w:sz w:val="19"/>
        </w:rPr>
      </w:pPr>
    </w:p>
    <w:p w:rsidR="00B66BFA" w:rsidRDefault="0044141A" w:rsidP="00C1192A">
      <w:pPr>
        <w:pStyle w:val="Corpsdetexte"/>
        <w:spacing w:line="242" w:lineRule="auto"/>
        <w:ind w:left="115" w:firstLine="179"/>
        <w:jc w:val="both"/>
        <w:rPr>
          <w:sz w:val="10"/>
        </w:rPr>
      </w:pPr>
      <w:r>
        <w:rPr>
          <w:w w:val="110"/>
        </w:rPr>
        <w:t>Otherwise said, for the model-driven developer only the model should be modified manually. The code must always be produced from the model, usually automatically through</w:t>
      </w:r>
      <w:r>
        <w:br w:type="column"/>
      </w:r>
    </w:p>
    <w:p w:rsidR="00B66BFA" w:rsidRDefault="0044141A">
      <w:pPr>
        <w:ind w:left="115" w:right="-12"/>
        <w:rPr>
          <w:rFonts w:ascii="Arial"/>
          <w:sz w:val="10"/>
        </w:rPr>
      </w:pPr>
      <w:r>
        <w:rPr>
          <w:rFonts w:ascii="Arial"/>
          <w:sz w:val="10"/>
        </w:rPr>
        <w:t>Model-driven</w:t>
      </w:r>
      <w:r>
        <w:rPr>
          <w:rFonts w:ascii="Arial"/>
          <w:spacing w:val="-16"/>
          <w:sz w:val="10"/>
        </w:rPr>
        <w:t xml:space="preserve"> </w:t>
      </w:r>
      <w:r>
        <w:rPr>
          <w:rFonts w:ascii="Arial"/>
          <w:sz w:val="10"/>
        </w:rPr>
        <w:t>Developer</w:t>
      </w:r>
    </w:p>
    <w:p w:rsidR="00B66BFA" w:rsidRDefault="0044141A">
      <w:pPr>
        <w:pStyle w:val="Corpsdetexte"/>
        <w:spacing w:before="10"/>
        <w:rPr>
          <w:rFonts w:ascii="Arial"/>
          <w:sz w:val="10"/>
        </w:rPr>
      </w:pPr>
      <w:r>
        <w:br w:type="column"/>
      </w:r>
    </w:p>
    <w:p w:rsidR="00B66BFA" w:rsidRDefault="0044141A">
      <w:pPr>
        <w:ind w:left="115" w:right="-16"/>
        <w:rPr>
          <w:rFonts w:ascii="Arial"/>
          <w:sz w:val="10"/>
        </w:rPr>
      </w:pPr>
      <w:r>
        <w:rPr>
          <w:rFonts w:ascii="Arial"/>
          <w:sz w:val="10"/>
        </w:rPr>
        <w:t>Code-driven</w:t>
      </w:r>
      <w:r>
        <w:rPr>
          <w:rFonts w:ascii="Arial"/>
          <w:spacing w:val="-12"/>
          <w:sz w:val="10"/>
        </w:rPr>
        <w:t xml:space="preserve"> </w:t>
      </w:r>
      <w:r>
        <w:rPr>
          <w:rFonts w:ascii="Arial"/>
          <w:sz w:val="10"/>
        </w:rPr>
        <w:t>Developer</w:t>
      </w:r>
    </w:p>
    <w:p w:rsidR="00B66BFA" w:rsidRDefault="0044141A">
      <w:pPr>
        <w:pStyle w:val="Corpsdetexte"/>
        <w:spacing w:before="5"/>
        <w:rPr>
          <w:rFonts w:ascii="Arial"/>
          <w:sz w:val="10"/>
        </w:rPr>
      </w:pPr>
      <w:r>
        <w:br w:type="column"/>
      </w:r>
    </w:p>
    <w:p w:rsidR="00B66BFA" w:rsidRDefault="0044141A">
      <w:pPr>
        <w:tabs>
          <w:tab w:val="left" w:pos="1182"/>
        </w:tabs>
        <w:ind w:left="115"/>
        <w:rPr>
          <w:rFonts w:ascii="Arial"/>
          <w:sz w:val="10"/>
        </w:rPr>
      </w:pPr>
      <w:r>
        <w:rPr>
          <w:rFonts w:ascii="Arial"/>
          <w:color w:val="FFFFFF"/>
          <w:sz w:val="10"/>
        </w:rPr>
        <w:t>Modify</w:t>
      </w:r>
      <w:r>
        <w:rPr>
          <w:rFonts w:ascii="Arial"/>
          <w:color w:val="FFFFFF"/>
          <w:spacing w:val="-2"/>
          <w:sz w:val="10"/>
        </w:rPr>
        <w:t xml:space="preserve"> </w:t>
      </w:r>
      <w:r>
        <w:rPr>
          <w:rFonts w:ascii="Arial"/>
          <w:color w:val="FFFFFF"/>
          <w:sz w:val="10"/>
        </w:rPr>
        <w:t>Code</w:t>
      </w:r>
      <w:r>
        <w:rPr>
          <w:rFonts w:ascii="Arial"/>
          <w:color w:val="FFFFFF"/>
          <w:sz w:val="10"/>
        </w:rPr>
        <w:tab/>
        <w:t>Modify</w:t>
      </w:r>
      <w:r>
        <w:rPr>
          <w:rFonts w:ascii="Arial"/>
          <w:color w:val="FFFFFF"/>
          <w:spacing w:val="-10"/>
          <w:sz w:val="10"/>
        </w:rPr>
        <w:t xml:space="preserve"> </w:t>
      </w:r>
      <w:r>
        <w:rPr>
          <w:rFonts w:ascii="Arial"/>
          <w:color w:val="FFFFFF"/>
          <w:sz w:val="10"/>
        </w:rPr>
        <w:t>Model</w:t>
      </w:r>
    </w:p>
    <w:p w:rsidR="00B66BFA" w:rsidRDefault="00B66BFA">
      <w:pPr>
        <w:rPr>
          <w:rFonts w:ascii="Arial"/>
          <w:sz w:val="10"/>
        </w:rPr>
        <w:sectPr w:rsidR="00B66BFA">
          <w:type w:val="continuous"/>
          <w:pgSz w:w="12240" w:h="15840"/>
          <w:pgMar w:top="1360" w:right="280" w:bottom="280" w:left="960" w:header="720" w:footer="720" w:gutter="0"/>
          <w:cols w:num="4" w:space="720" w:equalWidth="0">
            <w:col w:w="4899" w:space="372"/>
            <w:col w:w="1169" w:space="52"/>
            <w:col w:w="1136" w:space="522"/>
            <w:col w:w="2850"/>
          </w:cols>
        </w:sectPr>
      </w:pPr>
    </w:p>
    <w:p w:rsidR="00B66BFA" w:rsidRDefault="0044141A">
      <w:pPr>
        <w:pStyle w:val="Corpsdetexte"/>
        <w:spacing w:line="242" w:lineRule="auto"/>
        <w:ind w:left="115" w:right="287"/>
      </w:pPr>
      <w:proofErr w:type="gramStart"/>
      <w:r>
        <w:rPr>
          <w:w w:val="115"/>
        </w:rPr>
        <w:t>some</w:t>
      </w:r>
      <w:proofErr w:type="gramEnd"/>
      <w:r>
        <w:rPr>
          <w:w w:val="115"/>
        </w:rPr>
        <w:t xml:space="preserve"> process that guarantees that the code is conform to</w:t>
      </w:r>
      <w:r w:rsidR="0094688D">
        <w:rPr>
          <w:w w:val="115"/>
        </w:rPr>
        <w:t xml:space="preserve"> </w:t>
      </w:r>
      <w:r>
        <w:rPr>
          <w:w w:val="115"/>
        </w:rPr>
        <w:t>the model.</w:t>
      </w:r>
    </w:p>
    <w:p w:rsidR="00B66BFA" w:rsidRDefault="00B66BFA">
      <w:pPr>
        <w:pStyle w:val="Corpsdetexte"/>
        <w:spacing w:before="6"/>
        <w:rPr>
          <w:sz w:val="16"/>
        </w:rPr>
      </w:pPr>
    </w:p>
    <w:p w:rsidR="00B66BFA" w:rsidRDefault="0044141A">
      <w:pPr>
        <w:tabs>
          <w:tab w:val="left" w:pos="1663"/>
        </w:tabs>
        <w:spacing w:line="242" w:lineRule="auto"/>
        <w:ind w:left="115" w:firstLine="199"/>
        <w:rPr>
          <w:rFonts w:ascii="Arial"/>
          <w:i/>
          <w:sz w:val="18"/>
        </w:rPr>
      </w:pPr>
      <w:r>
        <w:rPr>
          <w:rFonts w:ascii="PMingLiU"/>
          <w:w w:val="125"/>
          <w:sz w:val="18"/>
        </w:rPr>
        <w:t>Definition</w:t>
      </w:r>
      <w:r>
        <w:rPr>
          <w:rFonts w:ascii="PMingLiU"/>
          <w:spacing w:val="37"/>
          <w:w w:val="125"/>
          <w:sz w:val="18"/>
        </w:rPr>
        <w:t xml:space="preserve"> </w:t>
      </w:r>
      <w:r>
        <w:rPr>
          <w:rFonts w:ascii="PMingLiU"/>
          <w:w w:val="110"/>
          <w:sz w:val="18"/>
        </w:rPr>
        <w:t>4</w:t>
      </w:r>
      <w:r>
        <w:rPr>
          <w:rFonts w:ascii="PMingLiU"/>
          <w:w w:val="110"/>
          <w:sz w:val="18"/>
        </w:rPr>
        <w:tab/>
      </w:r>
      <w:r>
        <w:rPr>
          <w:rFonts w:ascii="PMingLiU"/>
          <w:w w:val="125"/>
          <w:sz w:val="18"/>
        </w:rPr>
        <w:t xml:space="preserve">(Code-driven developer). </w:t>
      </w:r>
      <w:r>
        <w:rPr>
          <w:rFonts w:ascii="PMingLiU"/>
          <w:spacing w:val="29"/>
          <w:w w:val="125"/>
          <w:sz w:val="18"/>
        </w:rPr>
        <w:t xml:space="preserve"> </w:t>
      </w:r>
      <w:r>
        <w:rPr>
          <w:rFonts w:ascii="Arial"/>
          <w:i/>
          <w:w w:val="110"/>
          <w:sz w:val="18"/>
        </w:rPr>
        <w:t>A</w:t>
      </w:r>
      <w:r>
        <w:rPr>
          <w:rFonts w:ascii="Arial"/>
          <w:i/>
          <w:spacing w:val="6"/>
          <w:w w:val="110"/>
          <w:sz w:val="18"/>
        </w:rPr>
        <w:t xml:space="preserve"> </w:t>
      </w:r>
      <w:r>
        <w:rPr>
          <w:rFonts w:ascii="Arial"/>
          <w:i/>
          <w:w w:val="110"/>
          <w:sz w:val="18"/>
        </w:rPr>
        <w:t>model-driven</w:t>
      </w:r>
      <w:r>
        <w:rPr>
          <w:rFonts w:ascii="Arial"/>
          <w:i/>
          <w:w w:val="103"/>
          <w:sz w:val="18"/>
        </w:rPr>
        <w:t xml:space="preserve"> </w:t>
      </w:r>
      <w:r>
        <w:rPr>
          <w:rFonts w:ascii="Arial"/>
          <w:i/>
          <w:w w:val="110"/>
          <w:sz w:val="18"/>
        </w:rPr>
        <w:t>developer</w:t>
      </w:r>
      <w:r>
        <w:rPr>
          <w:rFonts w:ascii="Arial"/>
          <w:i/>
          <w:spacing w:val="-21"/>
          <w:w w:val="110"/>
          <w:sz w:val="18"/>
        </w:rPr>
        <w:t xml:space="preserve"> </w:t>
      </w:r>
      <w:r>
        <w:rPr>
          <w:rFonts w:ascii="Arial"/>
          <w:i/>
          <w:w w:val="110"/>
          <w:sz w:val="18"/>
        </w:rPr>
        <w:t>is</w:t>
      </w:r>
      <w:r>
        <w:rPr>
          <w:rFonts w:ascii="Arial"/>
          <w:i/>
          <w:spacing w:val="-21"/>
          <w:w w:val="110"/>
          <w:sz w:val="18"/>
        </w:rPr>
        <w:t xml:space="preserve"> </w:t>
      </w:r>
      <w:r>
        <w:rPr>
          <w:rFonts w:ascii="Arial"/>
          <w:i/>
          <w:w w:val="110"/>
          <w:sz w:val="18"/>
        </w:rPr>
        <w:t>a</w:t>
      </w:r>
      <w:r>
        <w:rPr>
          <w:rFonts w:ascii="Arial"/>
          <w:i/>
          <w:spacing w:val="-21"/>
          <w:w w:val="110"/>
          <w:sz w:val="18"/>
        </w:rPr>
        <w:t xml:space="preserve"> </w:t>
      </w:r>
      <w:r>
        <w:rPr>
          <w:rFonts w:ascii="Arial"/>
          <w:i/>
          <w:w w:val="110"/>
          <w:sz w:val="18"/>
        </w:rPr>
        <w:t>developer</w:t>
      </w:r>
      <w:r>
        <w:rPr>
          <w:rFonts w:ascii="Arial"/>
          <w:i/>
          <w:spacing w:val="-21"/>
          <w:w w:val="110"/>
          <w:sz w:val="18"/>
        </w:rPr>
        <w:t xml:space="preserve"> </w:t>
      </w:r>
      <w:r>
        <w:rPr>
          <w:rFonts w:ascii="Arial"/>
          <w:i/>
          <w:w w:val="110"/>
          <w:sz w:val="18"/>
        </w:rPr>
        <w:t>for</w:t>
      </w:r>
      <w:r>
        <w:rPr>
          <w:rFonts w:ascii="Arial"/>
          <w:i/>
          <w:spacing w:val="-21"/>
          <w:w w:val="110"/>
          <w:sz w:val="18"/>
        </w:rPr>
        <w:t xml:space="preserve"> </w:t>
      </w:r>
      <w:r>
        <w:rPr>
          <w:rFonts w:ascii="Arial"/>
          <w:i/>
          <w:w w:val="110"/>
          <w:sz w:val="18"/>
        </w:rPr>
        <w:t>whom</w:t>
      </w:r>
      <w:r>
        <w:rPr>
          <w:rFonts w:ascii="Arial"/>
          <w:i/>
          <w:spacing w:val="-21"/>
          <w:w w:val="110"/>
          <w:sz w:val="18"/>
        </w:rPr>
        <w:t xml:space="preserve"> </w:t>
      </w:r>
      <w:r>
        <w:rPr>
          <w:rFonts w:ascii="Arial"/>
          <w:i/>
          <w:w w:val="110"/>
          <w:sz w:val="18"/>
        </w:rPr>
        <w:t>the</w:t>
      </w:r>
      <w:r>
        <w:rPr>
          <w:rFonts w:ascii="Arial"/>
          <w:i/>
          <w:spacing w:val="-21"/>
          <w:w w:val="110"/>
          <w:sz w:val="18"/>
        </w:rPr>
        <w:t xml:space="preserve"> </w:t>
      </w:r>
      <w:r>
        <w:rPr>
          <w:rFonts w:ascii="Arial"/>
          <w:i/>
          <w:spacing w:val="-6"/>
          <w:w w:val="110"/>
          <w:sz w:val="18"/>
        </w:rPr>
        <w:t>code</w:t>
      </w:r>
      <w:r>
        <w:rPr>
          <w:rFonts w:ascii="Arial"/>
          <w:i/>
          <w:spacing w:val="-21"/>
          <w:w w:val="110"/>
          <w:sz w:val="18"/>
        </w:rPr>
        <w:t xml:space="preserve"> </w:t>
      </w:r>
      <w:r>
        <w:rPr>
          <w:rFonts w:ascii="Arial"/>
          <w:i/>
          <w:w w:val="110"/>
          <w:sz w:val="18"/>
        </w:rPr>
        <w:t>is</w:t>
      </w:r>
      <w:r>
        <w:rPr>
          <w:rFonts w:ascii="Arial"/>
          <w:i/>
          <w:spacing w:val="-21"/>
          <w:w w:val="110"/>
          <w:sz w:val="18"/>
        </w:rPr>
        <w:t xml:space="preserve"> </w:t>
      </w:r>
      <w:r>
        <w:rPr>
          <w:rFonts w:ascii="Arial"/>
          <w:i/>
          <w:w w:val="110"/>
          <w:sz w:val="18"/>
        </w:rPr>
        <w:t>the</w:t>
      </w:r>
      <w:r>
        <w:rPr>
          <w:rFonts w:ascii="Arial"/>
          <w:i/>
          <w:spacing w:val="-21"/>
          <w:w w:val="110"/>
          <w:sz w:val="18"/>
        </w:rPr>
        <w:t xml:space="preserve"> </w:t>
      </w:r>
      <w:r>
        <w:rPr>
          <w:rFonts w:ascii="Arial"/>
          <w:i/>
          <w:spacing w:val="-4"/>
          <w:w w:val="110"/>
          <w:sz w:val="18"/>
        </w:rPr>
        <w:t xml:space="preserve">reference </w:t>
      </w:r>
      <w:r>
        <w:rPr>
          <w:rFonts w:ascii="Arial"/>
          <w:i/>
          <w:sz w:val="18"/>
        </w:rPr>
        <w:t>artifact during</w:t>
      </w:r>
      <w:r>
        <w:rPr>
          <w:rFonts w:ascii="Arial"/>
          <w:i/>
          <w:spacing w:val="38"/>
          <w:sz w:val="18"/>
        </w:rPr>
        <w:t xml:space="preserve"> </w:t>
      </w:r>
      <w:r>
        <w:rPr>
          <w:rFonts w:ascii="Arial"/>
          <w:i/>
          <w:sz w:val="18"/>
        </w:rPr>
        <w:t>development.</w:t>
      </w:r>
    </w:p>
    <w:p w:rsidR="00B66BFA" w:rsidRDefault="00B66BFA">
      <w:pPr>
        <w:pStyle w:val="Corpsdetexte"/>
        <w:spacing w:before="4"/>
        <w:rPr>
          <w:rFonts w:ascii="Arial"/>
          <w:i/>
          <w:sz w:val="19"/>
        </w:rPr>
      </w:pPr>
    </w:p>
    <w:p w:rsidR="00B66BFA" w:rsidRDefault="0044141A">
      <w:pPr>
        <w:pStyle w:val="Corpsdetexte"/>
        <w:spacing w:line="242" w:lineRule="auto"/>
        <w:ind w:left="115" w:right="407" w:firstLine="179"/>
        <w:jc w:val="both"/>
      </w:pPr>
      <w:r>
        <w:rPr>
          <w:spacing w:val="-8"/>
          <w:w w:val="110"/>
        </w:rPr>
        <w:t xml:space="preserve">We </w:t>
      </w:r>
      <w:r>
        <w:rPr>
          <w:w w:val="110"/>
        </w:rPr>
        <w:t xml:space="preserve">consider actors that represent </w:t>
      </w:r>
      <w:r>
        <w:rPr>
          <w:spacing w:val="-4"/>
          <w:w w:val="110"/>
        </w:rPr>
        <w:t xml:space="preserve">two </w:t>
      </w:r>
      <w:r>
        <w:rPr>
          <w:w w:val="110"/>
        </w:rPr>
        <w:t xml:space="preserve">types of developers with stark opposite practices. As a reminder, the actors are roles played </w:t>
      </w:r>
      <w:r>
        <w:rPr>
          <w:spacing w:val="-3"/>
          <w:w w:val="110"/>
        </w:rPr>
        <w:t xml:space="preserve">by </w:t>
      </w:r>
      <w:r>
        <w:rPr>
          <w:w w:val="110"/>
        </w:rPr>
        <w:t>the developers, thus a developer can play both roles, one for each subset of the system to develop.  The next section presents the use-cases associated with the actors.</w:t>
      </w:r>
    </w:p>
    <w:p w:rsidR="00B66BFA" w:rsidRDefault="0044141A">
      <w:pPr>
        <w:pStyle w:val="Titre1"/>
        <w:numPr>
          <w:ilvl w:val="1"/>
          <w:numId w:val="5"/>
        </w:numPr>
        <w:tabs>
          <w:tab w:val="left" w:pos="653"/>
          <w:tab w:val="left" w:pos="654"/>
        </w:tabs>
        <w:spacing w:before="129"/>
      </w:pPr>
      <w:r>
        <w:t>Use-cases</w:t>
      </w:r>
    </w:p>
    <w:p w:rsidR="00B66BFA" w:rsidRDefault="0044141A">
      <w:pPr>
        <w:pStyle w:val="Corpsdetexte"/>
        <w:spacing w:before="39" w:line="242" w:lineRule="auto"/>
        <w:ind w:left="115" w:right="407" w:firstLine="179"/>
        <w:jc w:val="both"/>
      </w:pPr>
      <w:r>
        <w:rPr>
          <w:w w:val="110"/>
        </w:rPr>
        <w:t>In this section we propose a development environment with use-cases that make it possible for the actors to de- velop the system with their development preferences. Fig- ure 1 shows a UML use-case diagram of the development environment and their associations to the   actors.</w:t>
      </w:r>
    </w:p>
    <w:p w:rsidR="00B66BFA" w:rsidRDefault="0044141A">
      <w:pPr>
        <w:pStyle w:val="Corpsdetexte"/>
        <w:spacing w:line="242" w:lineRule="auto"/>
        <w:ind w:left="115" w:right="407" w:firstLine="179"/>
        <w:jc w:val="both"/>
      </w:pPr>
      <w:r>
        <w:rPr>
          <w:w w:val="110"/>
        </w:rPr>
        <w:t xml:space="preserve">There are some use-cases for manual modification of ar- tifacts. The </w:t>
      </w:r>
      <w:r>
        <w:rPr>
          <w:rFonts w:ascii="Georgia"/>
          <w:b/>
          <w:w w:val="110"/>
        </w:rPr>
        <w:t xml:space="preserve">Modify Artifact </w:t>
      </w:r>
      <w:r>
        <w:rPr>
          <w:w w:val="110"/>
        </w:rPr>
        <w:t xml:space="preserve">use-case means the devel- opment environment must </w:t>
      </w:r>
      <w:r>
        <w:rPr>
          <w:spacing w:val="-3"/>
          <w:w w:val="110"/>
        </w:rPr>
        <w:t xml:space="preserve">have </w:t>
      </w:r>
      <w:r>
        <w:rPr>
          <w:w w:val="110"/>
        </w:rPr>
        <w:t>some tool to let the devel- oper</w:t>
      </w:r>
      <w:r>
        <w:rPr>
          <w:spacing w:val="-9"/>
          <w:w w:val="110"/>
        </w:rPr>
        <w:t xml:space="preserve"> </w:t>
      </w:r>
      <w:r>
        <w:rPr>
          <w:w w:val="110"/>
        </w:rPr>
        <w:t>manually</w:t>
      </w:r>
      <w:r>
        <w:rPr>
          <w:spacing w:val="-9"/>
          <w:w w:val="110"/>
        </w:rPr>
        <w:t xml:space="preserve"> </w:t>
      </w:r>
      <w:r>
        <w:rPr>
          <w:w w:val="110"/>
        </w:rPr>
        <w:t>modify</w:t>
      </w:r>
      <w:r>
        <w:rPr>
          <w:spacing w:val="-9"/>
          <w:w w:val="110"/>
        </w:rPr>
        <w:t xml:space="preserve"> </w:t>
      </w:r>
      <w:r>
        <w:rPr>
          <w:w w:val="110"/>
        </w:rPr>
        <w:t>an</w:t>
      </w:r>
      <w:r>
        <w:rPr>
          <w:spacing w:val="-9"/>
          <w:w w:val="110"/>
        </w:rPr>
        <w:t xml:space="preserve"> </w:t>
      </w:r>
      <w:r>
        <w:rPr>
          <w:w w:val="110"/>
        </w:rPr>
        <w:t>artifact.</w:t>
      </w:r>
      <w:r>
        <w:rPr>
          <w:spacing w:val="15"/>
          <w:w w:val="110"/>
        </w:rPr>
        <w:t xml:space="preserve"> </w:t>
      </w:r>
      <w:r>
        <w:rPr>
          <w:w w:val="110"/>
        </w:rPr>
        <w:t>The</w:t>
      </w:r>
      <w:r>
        <w:rPr>
          <w:spacing w:val="-9"/>
          <w:w w:val="110"/>
        </w:rPr>
        <w:t xml:space="preserve"> </w:t>
      </w:r>
      <w:r>
        <w:rPr>
          <w:rFonts w:ascii="Georgia"/>
          <w:b/>
          <w:w w:val="110"/>
        </w:rPr>
        <w:t>Modify</w:t>
      </w:r>
      <w:r>
        <w:rPr>
          <w:rFonts w:ascii="Georgia"/>
          <w:b/>
          <w:spacing w:val="-4"/>
          <w:w w:val="110"/>
        </w:rPr>
        <w:t xml:space="preserve"> </w:t>
      </w:r>
      <w:r>
        <w:rPr>
          <w:rFonts w:ascii="Georgia"/>
          <w:b/>
          <w:w w:val="110"/>
        </w:rPr>
        <w:t>Model</w:t>
      </w:r>
      <w:r>
        <w:rPr>
          <w:rFonts w:ascii="Georgia"/>
          <w:b/>
          <w:spacing w:val="-10"/>
          <w:w w:val="110"/>
        </w:rPr>
        <w:t xml:space="preserve"> </w:t>
      </w:r>
      <w:r>
        <w:rPr>
          <w:w w:val="110"/>
        </w:rPr>
        <w:t xml:space="preserve">and </w:t>
      </w:r>
      <w:r>
        <w:rPr>
          <w:rFonts w:ascii="Georgia"/>
          <w:b/>
          <w:w w:val="110"/>
        </w:rPr>
        <w:t>Modify</w:t>
      </w:r>
      <w:r>
        <w:rPr>
          <w:rFonts w:ascii="Georgia"/>
          <w:b/>
          <w:spacing w:val="-9"/>
          <w:w w:val="110"/>
        </w:rPr>
        <w:t xml:space="preserve"> </w:t>
      </w:r>
      <w:r>
        <w:rPr>
          <w:rFonts w:ascii="Georgia"/>
          <w:b/>
          <w:w w:val="110"/>
        </w:rPr>
        <w:t>Code</w:t>
      </w:r>
      <w:r>
        <w:rPr>
          <w:rFonts w:ascii="Georgia"/>
          <w:b/>
          <w:spacing w:val="-14"/>
          <w:w w:val="110"/>
        </w:rPr>
        <w:t xml:space="preserve"> </w:t>
      </w:r>
      <w:r>
        <w:rPr>
          <w:w w:val="110"/>
        </w:rPr>
        <w:t>use-cases</w:t>
      </w:r>
      <w:r>
        <w:rPr>
          <w:spacing w:val="-14"/>
          <w:w w:val="110"/>
        </w:rPr>
        <w:t xml:space="preserve"> </w:t>
      </w:r>
      <w:r>
        <w:rPr>
          <w:w w:val="110"/>
        </w:rPr>
        <w:t>are</w:t>
      </w:r>
      <w:r>
        <w:rPr>
          <w:spacing w:val="-14"/>
          <w:w w:val="110"/>
        </w:rPr>
        <w:t xml:space="preserve"> </w:t>
      </w:r>
      <w:r>
        <w:rPr>
          <w:w w:val="110"/>
        </w:rPr>
        <w:t>specializations</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rFonts w:ascii="Georgia"/>
          <w:b/>
          <w:w w:val="110"/>
        </w:rPr>
        <w:t xml:space="preserve">Modify Artifact </w:t>
      </w:r>
      <w:r>
        <w:rPr>
          <w:w w:val="110"/>
        </w:rPr>
        <w:t>use-case where model and code are respectively the artifact in question.</w:t>
      </w:r>
    </w:p>
    <w:p w:rsidR="00B66BFA" w:rsidRDefault="0044141A">
      <w:pPr>
        <w:pStyle w:val="Corpsdetexte"/>
        <w:spacing w:line="242" w:lineRule="auto"/>
        <w:ind w:left="115" w:right="407" w:firstLine="179"/>
        <w:jc w:val="both"/>
      </w:pPr>
      <w:r>
        <w:rPr>
          <w:w w:val="110"/>
        </w:rPr>
        <w:t>There</w:t>
      </w:r>
      <w:r>
        <w:rPr>
          <w:spacing w:val="-10"/>
          <w:w w:val="110"/>
        </w:rPr>
        <w:t xml:space="preserve"> </w:t>
      </w:r>
      <w:r>
        <w:rPr>
          <w:w w:val="110"/>
        </w:rPr>
        <w:t>are</w:t>
      </w:r>
      <w:r>
        <w:rPr>
          <w:spacing w:val="-10"/>
          <w:w w:val="110"/>
        </w:rPr>
        <w:t xml:space="preserve"> </w:t>
      </w:r>
      <w:r>
        <w:rPr>
          <w:w w:val="110"/>
        </w:rPr>
        <w:t>also</w:t>
      </w:r>
      <w:r>
        <w:rPr>
          <w:spacing w:val="-10"/>
          <w:w w:val="110"/>
        </w:rPr>
        <w:t xml:space="preserve"> </w:t>
      </w:r>
      <w:r>
        <w:rPr>
          <w:w w:val="110"/>
        </w:rPr>
        <w:t>some</w:t>
      </w:r>
      <w:r>
        <w:rPr>
          <w:spacing w:val="-10"/>
          <w:w w:val="110"/>
        </w:rPr>
        <w:t xml:space="preserve"> </w:t>
      </w:r>
      <w:r>
        <w:rPr>
          <w:w w:val="110"/>
        </w:rPr>
        <w:t>use-case</w:t>
      </w:r>
      <w:r>
        <w:rPr>
          <w:spacing w:val="-10"/>
          <w:w w:val="110"/>
        </w:rPr>
        <w:t xml:space="preserve"> </w:t>
      </w:r>
      <w:r>
        <w:rPr>
          <w:w w:val="110"/>
        </w:rPr>
        <w:t>for</w:t>
      </w:r>
      <w:r>
        <w:rPr>
          <w:spacing w:val="-10"/>
          <w:w w:val="110"/>
        </w:rPr>
        <w:t xml:space="preserve"> </w:t>
      </w:r>
      <w:r>
        <w:rPr>
          <w:w w:val="110"/>
        </w:rPr>
        <w:t>the</w:t>
      </w:r>
      <w:r>
        <w:rPr>
          <w:spacing w:val="-10"/>
          <w:w w:val="110"/>
        </w:rPr>
        <w:t xml:space="preserve"> </w:t>
      </w:r>
      <w:r>
        <w:rPr>
          <w:w w:val="110"/>
        </w:rPr>
        <w:t>synchronization</w:t>
      </w:r>
      <w:r>
        <w:rPr>
          <w:spacing w:val="-10"/>
          <w:w w:val="110"/>
        </w:rPr>
        <w:t xml:space="preserve"> </w:t>
      </w:r>
      <w:r>
        <w:rPr>
          <w:w w:val="110"/>
        </w:rPr>
        <w:t>of</w:t>
      </w:r>
      <w:r>
        <w:rPr>
          <w:spacing w:val="-10"/>
          <w:w w:val="110"/>
        </w:rPr>
        <w:t xml:space="preserve"> </w:t>
      </w:r>
      <w:r>
        <w:rPr>
          <w:w w:val="110"/>
        </w:rPr>
        <w:t>ar- tifacts.</w:t>
      </w:r>
      <w:r>
        <w:rPr>
          <w:spacing w:val="-18"/>
          <w:w w:val="110"/>
        </w:rPr>
        <w:t xml:space="preserve"> </w:t>
      </w:r>
      <w:r>
        <w:rPr>
          <w:w w:val="110"/>
        </w:rPr>
        <w:t>The</w:t>
      </w:r>
      <w:r>
        <w:rPr>
          <w:spacing w:val="-31"/>
          <w:w w:val="110"/>
        </w:rPr>
        <w:t xml:space="preserve"> </w:t>
      </w:r>
      <w:r>
        <w:rPr>
          <w:rFonts w:ascii="Georgia"/>
          <w:b/>
          <w:w w:val="110"/>
        </w:rPr>
        <w:t>Synchronize</w:t>
      </w:r>
      <w:r>
        <w:rPr>
          <w:rFonts w:ascii="Georgia"/>
          <w:b/>
          <w:spacing w:val="-29"/>
          <w:w w:val="110"/>
        </w:rPr>
        <w:t xml:space="preserve"> </w:t>
      </w:r>
      <w:r>
        <w:rPr>
          <w:rFonts w:ascii="Georgia"/>
          <w:b/>
          <w:w w:val="110"/>
        </w:rPr>
        <w:t>Artifact</w:t>
      </w:r>
      <w:r>
        <w:rPr>
          <w:rFonts w:ascii="Georgia"/>
          <w:b/>
          <w:spacing w:val="-32"/>
          <w:w w:val="110"/>
        </w:rPr>
        <w:t xml:space="preserve"> </w:t>
      </w:r>
      <w:r>
        <w:rPr>
          <w:w w:val="110"/>
        </w:rPr>
        <w:t>use-case</w:t>
      </w:r>
      <w:r>
        <w:rPr>
          <w:spacing w:val="-31"/>
          <w:w w:val="110"/>
        </w:rPr>
        <w:t xml:space="preserve"> </w:t>
      </w:r>
      <w:r>
        <w:rPr>
          <w:w w:val="110"/>
        </w:rPr>
        <w:t>is</w:t>
      </w:r>
      <w:r>
        <w:rPr>
          <w:spacing w:val="-31"/>
          <w:w w:val="110"/>
        </w:rPr>
        <w:t xml:space="preserve"> </w:t>
      </w:r>
      <w:r>
        <w:rPr>
          <w:w w:val="110"/>
        </w:rPr>
        <w:t>the</w:t>
      </w:r>
      <w:r>
        <w:rPr>
          <w:spacing w:val="-31"/>
          <w:w w:val="110"/>
        </w:rPr>
        <w:t xml:space="preserve"> </w:t>
      </w:r>
      <w:r>
        <w:rPr>
          <w:w w:val="110"/>
        </w:rPr>
        <w:t xml:space="preserve">synchro- nization of </w:t>
      </w:r>
      <w:r>
        <w:rPr>
          <w:spacing w:val="-4"/>
          <w:w w:val="110"/>
        </w:rPr>
        <w:t xml:space="preserve">two </w:t>
      </w:r>
      <w:r>
        <w:rPr>
          <w:w w:val="110"/>
        </w:rPr>
        <w:t xml:space="preserve">artifacts </w:t>
      </w:r>
      <w:r>
        <w:rPr>
          <w:spacing w:val="-3"/>
          <w:w w:val="110"/>
        </w:rPr>
        <w:t xml:space="preserve">by </w:t>
      </w:r>
      <w:r>
        <w:rPr>
          <w:w w:val="110"/>
        </w:rPr>
        <w:t>comparing them, updating each artifact with modifications from the other artifact, and rec- onciling conflicts between the artifacts. The</w:t>
      </w:r>
      <w:r>
        <w:rPr>
          <w:spacing w:val="-20"/>
          <w:w w:val="110"/>
        </w:rPr>
        <w:t xml:space="preserve"> </w:t>
      </w:r>
      <w:r>
        <w:rPr>
          <w:rFonts w:ascii="Georgia"/>
          <w:b/>
          <w:w w:val="110"/>
        </w:rPr>
        <w:t>Synchronize Model</w:t>
      </w:r>
      <w:r>
        <w:rPr>
          <w:rFonts w:ascii="Georgia"/>
          <w:b/>
          <w:spacing w:val="-13"/>
          <w:w w:val="110"/>
        </w:rPr>
        <w:t xml:space="preserve"> </w:t>
      </w:r>
      <w:r>
        <w:rPr>
          <w:w w:val="110"/>
        </w:rPr>
        <w:t>and</w:t>
      </w:r>
      <w:r>
        <w:rPr>
          <w:spacing w:val="-12"/>
          <w:w w:val="110"/>
        </w:rPr>
        <w:t xml:space="preserve"> </w:t>
      </w:r>
      <w:r>
        <w:rPr>
          <w:rFonts w:ascii="Georgia"/>
          <w:b/>
          <w:w w:val="110"/>
        </w:rPr>
        <w:t>Synchronize</w:t>
      </w:r>
      <w:r>
        <w:rPr>
          <w:rFonts w:ascii="Georgia"/>
          <w:b/>
          <w:spacing w:val="-7"/>
          <w:w w:val="110"/>
        </w:rPr>
        <w:t xml:space="preserve"> </w:t>
      </w:r>
      <w:r>
        <w:rPr>
          <w:rFonts w:ascii="Georgia"/>
          <w:b/>
          <w:w w:val="110"/>
        </w:rPr>
        <w:t>Code</w:t>
      </w:r>
      <w:r>
        <w:rPr>
          <w:rFonts w:ascii="Georgia"/>
          <w:b/>
          <w:spacing w:val="-13"/>
          <w:w w:val="110"/>
        </w:rPr>
        <w:t xml:space="preserve"> </w:t>
      </w:r>
      <w:r>
        <w:rPr>
          <w:w w:val="110"/>
        </w:rPr>
        <w:t>use-cases</w:t>
      </w:r>
      <w:r>
        <w:rPr>
          <w:spacing w:val="-12"/>
          <w:w w:val="110"/>
        </w:rPr>
        <w:t xml:space="preserve"> </w:t>
      </w:r>
      <w:r>
        <w:rPr>
          <w:w w:val="110"/>
        </w:rPr>
        <w:t>are</w:t>
      </w:r>
      <w:r>
        <w:rPr>
          <w:spacing w:val="-12"/>
          <w:w w:val="110"/>
        </w:rPr>
        <w:t xml:space="preserve"> </w:t>
      </w:r>
      <w:r>
        <w:rPr>
          <w:w w:val="110"/>
        </w:rPr>
        <w:t>specializa- tions where model and code are respectively the artifact to synchronize.</w:t>
      </w:r>
    </w:p>
    <w:p w:rsidR="00B66BFA" w:rsidRDefault="0044141A">
      <w:pPr>
        <w:spacing w:line="242" w:lineRule="auto"/>
        <w:ind w:left="115" w:right="407" w:firstLine="179"/>
        <w:jc w:val="both"/>
        <w:rPr>
          <w:sz w:val="18"/>
        </w:rPr>
      </w:pPr>
      <w:r>
        <w:rPr>
          <w:w w:val="105"/>
          <w:sz w:val="18"/>
        </w:rPr>
        <w:t xml:space="preserve">The </w:t>
      </w:r>
      <w:r>
        <w:rPr>
          <w:rFonts w:ascii="Georgia"/>
          <w:b/>
          <w:w w:val="105"/>
          <w:sz w:val="18"/>
        </w:rPr>
        <w:t xml:space="preserve">Generate Code </w:t>
      </w:r>
      <w:r>
        <w:rPr>
          <w:w w:val="105"/>
          <w:sz w:val="18"/>
        </w:rPr>
        <w:t>is related to forward engineering</w:t>
      </w:r>
      <w:r>
        <w:rPr>
          <w:spacing w:val="47"/>
          <w:w w:val="105"/>
          <w:sz w:val="18"/>
        </w:rPr>
        <w:t xml:space="preserve"> </w:t>
      </w:r>
      <w:r>
        <w:rPr>
          <w:w w:val="105"/>
          <w:sz w:val="18"/>
        </w:rPr>
        <w:t xml:space="preserve">[11] The </w:t>
      </w:r>
      <w:r>
        <w:rPr>
          <w:rFonts w:ascii="Georgia"/>
          <w:b/>
          <w:w w:val="105"/>
          <w:sz w:val="18"/>
        </w:rPr>
        <w:t xml:space="preserve">Generate Code </w:t>
      </w:r>
      <w:r>
        <w:rPr>
          <w:w w:val="105"/>
          <w:sz w:val="18"/>
        </w:rPr>
        <w:t>use-case is the production of</w:t>
      </w:r>
      <w:r>
        <w:rPr>
          <w:spacing w:val="-26"/>
          <w:w w:val="105"/>
          <w:sz w:val="18"/>
        </w:rPr>
        <w:t xml:space="preserve"> </w:t>
      </w:r>
      <w:r>
        <w:rPr>
          <w:w w:val="105"/>
          <w:sz w:val="18"/>
        </w:rPr>
        <w:t xml:space="preserve">code, in a programming language, from a model, in a modeling language. The developer can either use </w:t>
      </w:r>
      <w:r>
        <w:rPr>
          <w:rFonts w:ascii="Georgia"/>
          <w:b/>
          <w:w w:val="105"/>
          <w:sz w:val="18"/>
        </w:rPr>
        <w:t xml:space="preserve">Generate Code (Batch) </w:t>
      </w:r>
      <w:r>
        <w:rPr>
          <w:w w:val="105"/>
          <w:sz w:val="18"/>
        </w:rPr>
        <w:t xml:space="preserve">or </w:t>
      </w:r>
      <w:r>
        <w:rPr>
          <w:rFonts w:ascii="Georgia"/>
          <w:b/>
          <w:w w:val="105"/>
          <w:sz w:val="18"/>
        </w:rPr>
        <w:t>Generate Code (Incremental)</w:t>
      </w:r>
      <w:r>
        <w:rPr>
          <w:w w:val="105"/>
          <w:sz w:val="18"/>
        </w:rPr>
        <w:t>. Batch code generation is defined as follows:</w:t>
      </w:r>
    </w:p>
    <w:p w:rsidR="00B66BFA" w:rsidRPr="00AE4342" w:rsidRDefault="0044141A" w:rsidP="00AE4342">
      <w:pPr>
        <w:pStyle w:val="Titre4"/>
        <w:spacing w:line="166" w:lineRule="exact"/>
        <w:ind w:left="28"/>
      </w:pPr>
      <w:r>
        <w:rPr>
          <w:b w:val="0"/>
        </w:rPr>
        <w:br w:type="column"/>
      </w:r>
      <w:r>
        <w:t>Figure 1:  Use-case Diagram:  Notations of UML</w:t>
      </w:r>
      <w:r w:rsidR="0027625E">
        <w:t xml:space="preserve"> </w:t>
      </w:r>
      <w:r>
        <w:t>are</w:t>
      </w:r>
      <w:r w:rsidR="00AE4342">
        <w:t xml:space="preserve"> </w:t>
      </w:r>
      <w:r>
        <w:t>used</w:t>
      </w:r>
    </w:p>
    <w:p w:rsidR="00B66BFA" w:rsidRDefault="00B66BFA">
      <w:pPr>
        <w:pStyle w:val="Corpsdetexte"/>
        <w:spacing w:before="9"/>
        <w:rPr>
          <w:rFonts w:ascii="Georgia"/>
          <w:b/>
          <w:sz w:val="24"/>
        </w:rPr>
      </w:pPr>
    </w:p>
    <w:p w:rsidR="00B66BFA" w:rsidRDefault="0044141A">
      <w:pPr>
        <w:spacing w:line="242" w:lineRule="auto"/>
        <w:ind w:left="28" w:right="788" w:firstLine="199"/>
        <w:jc w:val="both"/>
        <w:rPr>
          <w:rFonts w:ascii="Arial"/>
          <w:i/>
          <w:sz w:val="18"/>
        </w:rPr>
      </w:pPr>
      <w:r>
        <w:rPr>
          <w:rFonts w:ascii="PMingLiU"/>
          <w:w w:val="130"/>
          <w:sz w:val="18"/>
        </w:rPr>
        <w:t xml:space="preserve">Definition </w:t>
      </w:r>
      <w:r>
        <w:rPr>
          <w:rFonts w:ascii="PMingLiU"/>
          <w:w w:val="105"/>
          <w:sz w:val="18"/>
        </w:rPr>
        <w:t xml:space="preserve">5 </w:t>
      </w:r>
      <w:r w:rsidR="00D52331">
        <w:rPr>
          <w:rFonts w:ascii="PMingLiU"/>
          <w:spacing w:val="-3"/>
          <w:w w:val="130"/>
          <w:sz w:val="18"/>
        </w:rPr>
        <w:t xml:space="preserve">(Batch </w:t>
      </w:r>
      <w:r>
        <w:rPr>
          <w:rFonts w:ascii="PMingLiU"/>
          <w:w w:val="130"/>
          <w:sz w:val="18"/>
        </w:rPr>
        <w:t xml:space="preserve">code generation </w:t>
      </w:r>
      <w:r>
        <w:rPr>
          <w:rFonts w:ascii="PMingLiU"/>
          <w:w w:val="105"/>
          <w:sz w:val="18"/>
        </w:rPr>
        <w:t xml:space="preserve">[15]).  </w:t>
      </w:r>
      <w:r>
        <w:rPr>
          <w:rFonts w:ascii="Arial"/>
          <w:i/>
          <w:w w:val="105"/>
          <w:sz w:val="18"/>
        </w:rPr>
        <w:t xml:space="preserve">Batch </w:t>
      </w:r>
      <w:r>
        <w:rPr>
          <w:rFonts w:ascii="Arial"/>
          <w:i/>
          <w:spacing w:val="-6"/>
          <w:w w:val="105"/>
          <w:sz w:val="18"/>
        </w:rPr>
        <w:t>code</w:t>
      </w:r>
      <w:r>
        <w:rPr>
          <w:rFonts w:ascii="Arial"/>
          <w:i/>
          <w:spacing w:val="-35"/>
          <w:w w:val="105"/>
          <w:sz w:val="18"/>
        </w:rPr>
        <w:t xml:space="preserve"> </w:t>
      </w:r>
      <w:r>
        <w:rPr>
          <w:rFonts w:ascii="Arial"/>
          <w:i/>
          <w:w w:val="105"/>
          <w:sz w:val="18"/>
        </w:rPr>
        <w:t>generation</w:t>
      </w:r>
      <w:r>
        <w:rPr>
          <w:rFonts w:ascii="Arial"/>
          <w:i/>
          <w:spacing w:val="-35"/>
          <w:w w:val="105"/>
          <w:sz w:val="18"/>
        </w:rPr>
        <w:t xml:space="preserve"> </w:t>
      </w:r>
      <w:r>
        <w:rPr>
          <w:rFonts w:ascii="Arial"/>
          <w:i/>
          <w:w w:val="105"/>
          <w:sz w:val="18"/>
        </w:rPr>
        <w:t>is</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spacing w:val="-5"/>
          <w:w w:val="105"/>
          <w:sz w:val="18"/>
        </w:rPr>
        <w:t>process</w:t>
      </w:r>
      <w:r>
        <w:rPr>
          <w:rFonts w:ascii="Arial"/>
          <w:i/>
          <w:spacing w:val="-35"/>
          <w:w w:val="105"/>
          <w:sz w:val="18"/>
        </w:rPr>
        <w:t xml:space="preserve"> </w:t>
      </w:r>
      <w:r>
        <w:rPr>
          <w:rFonts w:ascii="Arial"/>
          <w:i/>
          <w:w w:val="105"/>
          <w:sz w:val="18"/>
        </w:rPr>
        <w:t>of</w:t>
      </w:r>
      <w:r>
        <w:rPr>
          <w:rFonts w:ascii="Arial"/>
          <w:i/>
          <w:spacing w:val="-35"/>
          <w:w w:val="105"/>
          <w:sz w:val="18"/>
        </w:rPr>
        <w:t xml:space="preserve"> </w:t>
      </w:r>
      <w:r>
        <w:rPr>
          <w:rFonts w:ascii="Arial"/>
          <w:i/>
          <w:w w:val="105"/>
          <w:sz w:val="18"/>
        </w:rPr>
        <w:t>generating</w:t>
      </w:r>
      <w:r>
        <w:rPr>
          <w:rFonts w:ascii="Arial"/>
          <w:i/>
          <w:spacing w:val="-35"/>
          <w:w w:val="105"/>
          <w:sz w:val="18"/>
        </w:rPr>
        <w:t xml:space="preserve"> </w:t>
      </w:r>
      <w:r>
        <w:rPr>
          <w:rFonts w:ascii="Arial"/>
          <w:i/>
          <w:spacing w:val="-5"/>
          <w:w w:val="105"/>
          <w:sz w:val="18"/>
        </w:rPr>
        <w:t>code</w:t>
      </w:r>
      <w:r>
        <w:rPr>
          <w:rFonts w:ascii="Arial"/>
          <w:i/>
          <w:spacing w:val="-35"/>
          <w:w w:val="105"/>
          <w:sz w:val="18"/>
        </w:rPr>
        <w:t xml:space="preserve"> </w:t>
      </w:r>
      <w:r>
        <w:rPr>
          <w:rFonts w:ascii="Arial"/>
          <w:i/>
          <w:spacing w:val="-3"/>
          <w:w w:val="105"/>
          <w:sz w:val="18"/>
        </w:rPr>
        <w:t>from</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w w:val="105"/>
          <w:sz w:val="18"/>
        </w:rPr>
        <w:t xml:space="preserve">model, </w:t>
      </w:r>
      <w:r>
        <w:rPr>
          <w:rFonts w:ascii="Arial"/>
          <w:i/>
          <w:spacing w:val="-3"/>
          <w:w w:val="105"/>
          <w:sz w:val="18"/>
        </w:rPr>
        <w:t>from</w:t>
      </w:r>
      <w:r>
        <w:rPr>
          <w:rFonts w:ascii="Arial"/>
          <w:i/>
          <w:spacing w:val="-10"/>
          <w:w w:val="105"/>
          <w:sz w:val="18"/>
        </w:rPr>
        <w:t xml:space="preserve"> </w:t>
      </w:r>
      <w:r>
        <w:rPr>
          <w:rFonts w:ascii="Arial"/>
          <w:i/>
          <w:w w:val="105"/>
          <w:sz w:val="18"/>
        </w:rPr>
        <w:t>scratch.</w:t>
      </w:r>
      <w:r>
        <w:rPr>
          <w:rFonts w:ascii="Arial"/>
          <w:i/>
          <w:spacing w:val="3"/>
          <w:w w:val="105"/>
          <w:sz w:val="18"/>
        </w:rPr>
        <w:t xml:space="preserve"> </w:t>
      </w:r>
      <w:r>
        <w:rPr>
          <w:rFonts w:ascii="Arial"/>
          <w:i/>
          <w:w w:val="105"/>
          <w:sz w:val="18"/>
        </w:rPr>
        <w:t>Any</w:t>
      </w:r>
      <w:r>
        <w:rPr>
          <w:rFonts w:ascii="Arial"/>
          <w:i/>
          <w:spacing w:val="-10"/>
          <w:w w:val="105"/>
          <w:sz w:val="18"/>
        </w:rPr>
        <w:t xml:space="preserve"> </w:t>
      </w:r>
      <w:r>
        <w:rPr>
          <w:rFonts w:ascii="Arial"/>
          <w:i/>
          <w:w w:val="105"/>
          <w:sz w:val="18"/>
        </w:rPr>
        <w:t>existing</w:t>
      </w:r>
      <w:r>
        <w:rPr>
          <w:rFonts w:ascii="Arial"/>
          <w:i/>
          <w:spacing w:val="-10"/>
          <w:w w:val="105"/>
          <w:sz w:val="18"/>
        </w:rPr>
        <w:t xml:space="preserve"> </w:t>
      </w:r>
      <w:r>
        <w:rPr>
          <w:rFonts w:ascii="Arial"/>
          <w:i/>
          <w:spacing w:val="-6"/>
          <w:w w:val="105"/>
          <w:sz w:val="18"/>
        </w:rPr>
        <w:t>code</w:t>
      </w:r>
      <w:r>
        <w:rPr>
          <w:rFonts w:ascii="Arial"/>
          <w:i/>
          <w:spacing w:val="-10"/>
          <w:w w:val="105"/>
          <w:sz w:val="18"/>
        </w:rPr>
        <w:t xml:space="preserve"> </w:t>
      </w:r>
      <w:r>
        <w:rPr>
          <w:rFonts w:ascii="Arial"/>
          <w:i/>
          <w:w w:val="105"/>
          <w:sz w:val="18"/>
        </w:rPr>
        <w:t>is</w:t>
      </w:r>
      <w:r>
        <w:rPr>
          <w:rFonts w:ascii="Arial"/>
          <w:i/>
          <w:spacing w:val="-10"/>
          <w:w w:val="105"/>
          <w:sz w:val="18"/>
        </w:rPr>
        <w:t xml:space="preserve"> </w:t>
      </w:r>
      <w:r>
        <w:rPr>
          <w:rFonts w:ascii="Arial"/>
          <w:i/>
          <w:w w:val="105"/>
          <w:sz w:val="18"/>
        </w:rPr>
        <w:t>overwritten</w:t>
      </w:r>
      <w:r>
        <w:rPr>
          <w:rFonts w:ascii="Arial"/>
          <w:i/>
          <w:spacing w:val="-10"/>
          <w:w w:val="105"/>
          <w:sz w:val="18"/>
        </w:rPr>
        <w:t xml:space="preserve"> </w:t>
      </w:r>
      <w:r>
        <w:rPr>
          <w:rFonts w:ascii="Arial"/>
          <w:i/>
          <w:w w:val="105"/>
          <w:sz w:val="18"/>
        </w:rPr>
        <w:t>by</w:t>
      </w:r>
      <w:r>
        <w:rPr>
          <w:rFonts w:ascii="Arial"/>
          <w:i/>
          <w:spacing w:val="-10"/>
          <w:w w:val="105"/>
          <w:sz w:val="18"/>
        </w:rPr>
        <w:t xml:space="preserve"> </w:t>
      </w:r>
      <w:r>
        <w:rPr>
          <w:rFonts w:ascii="Arial"/>
          <w:i/>
          <w:w w:val="105"/>
          <w:sz w:val="18"/>
        </w:rPr>
        <w:t>the</w:t>
      </w:r>
      <w:r>
        <w:rPr>
          <w:rFonts w:ascii="Arial"/>
          <w:i/>
          <w:spacing w:val="-10"/>
          <w:w w:val="105"/>
          <w:sz w:val="18"/>
        </w:rPr>
        <w:t xml:space="preserve"> </w:t>
      </w:r>
      <w:r>
        <w:rPr>
          <w:rFonts w:ascii="Arial"/>
          <w:i/>
          <w:w w:val="105"/>
          <w:sz w:val="18"/>
        </w:rPr>
        <w:t xml:space="preserve">newly </w:t>
      </w:r>
      <w:r>
        <w:rPr>
          <w:rFonts w:ascii="Arial"/>
          <w:i/>
          <w:spacing w:val="-3"/>
          <w:w w:val="95"/>
          <w:sz w:val="18"/>
        </w:rPr>
        <w:t>generated</w:t>
      </w:r>
      <w:r>
        <w:rPr>
          <w:rFonts w:ascii="Arial"/>
          <w:i/>
          <w:spacing w:val="20"/>
          <w:w w:val="95"/>
          <w:sz w:val="18"/>
        </w:rPr>
        <w:t xml:space="preserve"> </w:t>
      </w:r>
      <w:r>
        <w:rPr>
          <w:rFonts w:ascii="Arial"/>
          <w:i/>
          <w:spacing w:val="-5"/>
          <w:w w:val="95"/>
          <w:sz w:val="18"/>
        </w:rPr>
        <w:t>code.</w:t>
      </w:r>
    </w:p>
    <w:p w:rsidR="00B66BFA" w:rsidRDefault="0044141A">
      <w:pPr>
        <w:pStyle w:val="Corpsdetexte"/>
        <w:spacing w:before="138" w:line="242" w:lineRule="auto"/>
        <w:ind w:left="28" w:right="839" w:firstLine="179"/>
        <w:jc w:val="both"/>
      </w:pPr>
      <w:r>
        <w:rPr>
          <w:w w:val="115"/>
        </w:rPr>
        <w:t>Incremental</w:t>
      </w:r>
      <w:r>
        <w:rPr>
          <w:spacing w:val="-7"/>
          <w:w w:val="115"/>
        </w:rPr>
        <w:t xml:space="preserve"> </w:t>
      </w:r>
      <w:r>
        <w:rPr>
          <w:w w:val="115"/>
        </w:rPr>
        <w:t>code</w:t>
      </w:r>
      <w:r>
        <w:rPr>
          <w:spacing w:val="-7"/>
          <w:w w:val="115"/>
        </w:rPr>
        <w:t xml:space="preserve"> </w:t>
      </w:r>
      <w:r>
        <w:rPr>
          <w:w w:val="115"/>
        </w:rPr>
        <w:t>generation</w:t>
      </w:r>
      <w:r>
        <w:rPr>
          <w:spacing w:val="-7"/>
          <w:w w:val="115"/>
        </w:rPr>
        <w:t xml:space="preserve"> </w:t>
      </w:r>
      <w:r>
        <w:rPr>
          <w:w w:val="115"/>
        </w:rPr>
        <w:t>is</w:t>
      </w:r>
      <w:r>
        <w:rPr>
          <w:spacing w:val="-7"/>
          <w:w w:val="115"/>
        </w:rPr>
        <w:t xml:space="preserve"> </w:t>
      </w:r>
      <w:r>
        <w:rPr>
          <w:w w:val="115"/>
        </w:rPr>
        <w:t>a</w:t>
      </w:r>
      <w:r>
        <w:rPr>
          <w:spacing w:val="-7"/>
          <w:w w:val="115"/>
        </w:rPr>
        <w:t xml:space="preserve"> </w:t>
      </w:r>
      <w:r>
        <w:rPr>
          <w:w w:val="115"/>
        </w:rPr>
        <w:t>specialization</w:t>
      </w:r>
      <w:r>
        <w:rPr>
          <w:spacing w:val="-7"/>
          <w:w w:val="115"/>
        </w:rPr>
        <w:t xml:space="preserve"> </w:t>
      </w:r>
      <w:r>
        <w:rPr>
          <w:w w:val="115"/>
        </w:rPr>
        <w:t>of</w:t>
      </w:r>
      <w:r>
        <w:rPr>
          <w:spacing w:val="-7"/>
          <w:w w:val="115"/>
        </w:rPr>
        <w:t xml:space="preserve"> </w:t>
      </w:r>
      <w:r>
        <w:rPr>
          <w:w w:val="115"/>
        </w:rPr>
        <w:t>incre- mental model transformation, which is defined in [15] as model</w:t>
      </w:r>
      <w:r>
        <w:rPr>
          <w:spacing w:val="-10"/>
          <w:w w:val="115"/>
        </w:rPr>
        <w:t xml:space="preserve"> </w:t>
      </w:r>
      <w:r>
        <w:rPr>
          <w:w w:val="115"/>
        </w:rPr>
        <w:t>transformation</w:t>
      </w:r>
      <w:r>
        <w:rPr>
          <w:spacing w:val="-10"/>
          <w:w w:val="115"/>
        </w:rPr>
        <w:t xml:space="preserve"> </w:t>
      </w:r>
      <w:r>
        <w:rPr>
          <w:w w:val="115"/>
        </w:rPr>
        <w:t>that</w:t>
      </w:r>
      <w:r>
        <w:rPr>
          <w:spacing w:val="-10"/>
          <w:w w:val="115"/>
        </w:rPr>
        <w:t xml:space="preserve"> </w:t>
      </w:r>
      <w:r>
        <w:rPr>
          <w:w w:val="115"/>
        </w:rPr>
        <w:t>does</w:t>
      </w:r>
      <w:r>
        <w:rPr>
          <w:spacing w:val="-10"/>
          <w:w w:val="115"/>
        </w:rPr>
        <w:t xml:space="preserve"> </w:t>
      </w:r>
      <w:r>
        <w:rPr>
          <w:w w:val="115"/>
        </w:rPr>
        <w:t>not</w:t>
      </w:r>
      <w:r>
        <w:rPr>
          <w:spacing w:val="-10"/>
          <w:w w:val="115"/>
        </w:rPr>
        <w:t xml:space="preserve"> </w:t>
      </w:r>
      <w:r>
        <w:rPr>
          <w:w w:val="115"/>
        </w:rPr>
        <w:t>generate</w:t>
      </w:r>
      <w:r>
        <w:rPr>
          <w:spacing w:val="-10"/>
          <w:w w:val="115"/>
        </w:rPr>
        <w:t xml:space="preserve"> </w:t>
      </w:r>
      <w:r>
        <w:rPr>
          <w:w w:val="115"/>
        </w:rPr>
        <w:t>the</w:t>
      </w:r>
      <w:r>
        <w:rPr>
          <w:spacing w:val="-10"/>
          <w:w w:val="115"/>
        </w:rPr>
        <w:t xml:space="preserve"> </w:t>
      </w:r>
      <w:r>
        <w:rPr>
          <w:w w:val="115"/>
        </w:rPr>
        <w:t>whole</w:t>
      </w:r>
      <w:r>
        <w:rPr>
          <w:spacing w:val="-10"/>
          <w:w w:val="115"/>
        </w:rPr>
        <w:t xml:space="preserve"> </w:t>
      </w:r>
      <w:r>
        <w:rPr>
          <w:w w:val="115"/>
        </w:rPr>
        <w:t>tar- get</w:t>
      </w:r>
      <w:r>
        <w:rPr>
          <w:spacing w:val="-14"/>
          <w:w w:val="115"/>
        </w:rPr>
        <w:t xml:space="preserve"> </w:t>
      </w:r>
      <w:r>
        <w:rPr>
          <w:w w:val="115"/>
        </w:rPr>
        <w:t>models</w:t>
      </w:r>
      <w:r>
        <w:rPr>
          <w:spacing w:val="-14"/>
          <w:w w:val="115"/>
        </w:rPr>
        <w:t xml:space="preserve"> </w:t>
      </w:r>
      <w:r>
        <w:rPr>
          <w:w w:val="115"/>
        </w:rPr>
        <w:t>from</w:t>
      </w:r>
      <w:r>
        <w:rPr>
          <w:spacing w:val="-14"/>
          <w:w w:val="115"/>
        </w:rPr>
        <w:t xml:space="preserve"> </w:t>
      </w:r>
      <w:r>
        <w:rPr>
          <w:w w:val="115"/>
        </w:rPr>
        <w:t>scratch</w:t>
      </w:r>
      <w:r>
        <w:rPr>
          <w:spacing w:val="-14"/>
          <w:w w:val="115"/>
        </w:rPr>
        <w:t xml:space="preserve"> </w:t>
      </w:r>
      <w:r>
        <w:rPr>
          <w:w w:val="115"/>
        </w:rPr>
        <w:t>but</w:t>
      </w:r>
      <w:r>
        <w:rPr>
          <w:spacing w:val="-14"/>
          <w:w w:val="115"/>
        </w:rPr>
        <w:t xml:space="preserve"> </w:t>
      </w:r>
      <w:r>
        <w:rPr>
          <w:w w:val="115"/>
        </w:rPr>
        <w:t>only</w:t>
      </w:r>
      <w:r>
        <w:rPr>
          <w:spacing w:val="-14"/>
          <w:w w:val="115"/>
        </w:rPr>
        <w:t xml:space="preserve"> </w:t>
      </w:r>
      <w:r>
        <w:rPr>
          <w:w w:val="115"/>
        </w:rPr>
        <w:t>updates</w:t>
      </w:r>
      <w:r>
        <w:rPr>
          <w:spacing w:val="-14"/>
          <w:w w:val="115"/>
        </w:rPr>
        <w:t xml:space="preserve"> </w:t>
      </w:r>
      <w:r>
        <w:rPr>
          <w:w w:val="115"/>
        </w:rPr>
        <w:t>the</w:t>
      </w:r>
      <w:r>
        <w:rPr>
          <w:spacing w:val="-14"/>
          <w:w w:val="115"/>
        </w:rPr>
        <w:t xml:space="preserve"> </w:t>
      </w:r>
      <w:r>
        <w:rPr>
          <w:w w:val="115"/>
        </w:rPr>
        <w:t>target</w:t>
      </w:r>
      <w:r>
        <w:rPr>
          <w:spacing w:val="-14"/>
          <w:w w:val="115"/>
        </w:rPr>
        <w:t xml:space="preserve"> </w:t>
      </w:r>
      <w:r>
        <w:rPr>
          <w:w w:val="115"/>
        </w:rPr>
        <w:t xml:space="preserve">models </w:t>
      </w:r>
      <w:r>
        <w:rPr>
          <w:spacing w:val="-3"/>
          <w:w w:val="115"/>
        </w:rPr>
        <w:t>by</w:t>
      </w:r>
      <w:r>
        <w:rPr>
          <w:spacing w:val="-24"/>
          <w:w w:val="115"/>
        </w:rPr>
        <w:t xml:space="preserve"> </w:t>
      </w:r>
      <w:r>
        <w:rPr>
          <w:w w:val="115"/>
        </w:rPr>
        <w:t>propagating</w:t>
      </w:r>
      <w:r>
        <w:rPr>
          <w:spacing w:val="-24"/>
          <w:w w:val="115"/>
        </w:rPr>
        <w:t xml:space="preserve"> </w:t>
      </w:r>
      <w:r>
        <w:rPr>
          <w:w w:val="115"/>
        </w:rPr>
        <w:t>modifications</w:t>
      </w:r>
      <w:r>
        <w:rPr>
          <w:spacing w:val="-24"/>
          <w:w w:val="115"/>
        </w:rPr>
        <w:t xml:space="preserve"> </w:t>
      </w:r>
      <w:r>
        <w:rPr>
          <w:w w:val="115"/>
        </w:rPr>
        <w:t>in</w:t>
      </w:r>
      <w:r>
        <w:rPr>
          <w:spacing w:val="-24"/>
          <w:w w:val="115"/>
        </w:rPr>
        <w:t xml:space="preserve"> </w:t>
      </w:r>
      <w:r>
        <w:rPr>
          <w:w w:val="115"/>
        </w:rPr>
        <w:t>the</w:t>
      </w:r>
      <w:r>
        <w:rPr>
          <w:spacing w:val="-24"/>
          <w:w w:val="115"/>
        </w:rPr>
        <w:t xml:space="preserve"> </w:t>
      </w:r>
      <w:r>
        <w:rPr>
          <w:w w:val="115"/>
        </w:rPr>
        <w:t>source</w:t>
      </w:r>
      <w:r>
        <w:rPr>
          <w:spacing w:val="-24"/>
          <w:w w:val="115"/>
        </w:rPr>
        <w:t xml:space="preserve"> </w:t>
      </w:r>
      <w:r>
        <w:rPr>
          <w:w w:val="115"/>
        </w:rPr>
        <w:t>models.</w:t>
      </w:r>
    </w:p>
    <w:p w:rsidR="00B66BFA" w:rsidRDefault="0044141A">
      <w:pPr>
        <w:pStyle w:val="Corpsdetexte"/>
        <w:spacing w:line="242" w:lineRule="auto"/>
        <w:ind w:left="28" w:right="839" w:firstLine="179"/>
        <w:jc w:val="both"/>
      </w:pPr>
      <w:r>
        <w:rPr>
          <w:w w:val="110"/>
        </w:rPr>
        <w:t>Deduced from the definition of incremental model trans- formation, incremental code generation is defined in this</w:t>
      </w:r>
      <w:r>
        <w:rPr>
          <w:spacing w:val="-23"/>
          <w:w w:val="110"/>
        </w:rPr>
        <w:t xml:space="preserve"> </w:t>
      </w:r>
      <w:r>
        <w:rPr>
          <w:w w:val="110"/>
        </w:rPr>
        <w:t>pa- per as</w:t>
      </w:r>
      <w:r>
        <w:rPr>
          <w:spacing w:val="-26"/>
          <w:w w:val="110"/>
        </w:rPr>
        <w:t xml:space="preserve"> </w:t>
      </w:r>
      <w:r>
        <w:rPr>
          <w:w w:val="110"/>
        </w:rPr>
        <w:t>follows:</w:t>
      </w:r>
    </w:p>
    <w:p w:rsidR="00B66BFA" w:rsidRDefault="0044141A" w:rsidP="00322D78">
      <w:pPr>
        <w:tabs>
          <w:tab w:val="left" w:pos="1575"/>
        </w:tabs>
        <w:spacing w:before="106" w:line="242" w:lineRule="auto"/>
        <w:ind w:left="28" w:right="101" w:firstLine="199"/>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xml:space="preserve"> </w:t>
      </w:r>
      <w:r>
        <w:rPr>
          <w:rFonts w:ascii="PMingLiU"/>
          <w:w w:val="117"/>
          <w:sz w:val="18"/>
        </w:rPr>
        <w:t>6</w:t>
      </w:r>
      <w:r>
        <w:rPr>
          <w:rFonts w:ascii="PMingLiU"/>
          <w:sz w:val="18"/>
        </w:rPr>
        <w:tab/>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xml:space="preserve"> </w:t>
      </w:r>
      <w:r>
        <w:rPr>
          <w:rFonts w:ascii="PMingLiU"/>
          <w:w w:val="135"/>
          <w:sz w:val="18"/>
        </w:rPr>
        <w:t>cod</w:t>
      </w:r>
      <w:r>
        <w:rPr>
          <w:rFonts w:ascii="PMingLiU"/>
          <w:w w:val="133"/>
          <w:sz w:val="18"/>
        </w:rPr>
        <w:t>e</w:t>
      </w:r>
      <w:r>
        <w:rPr>
          <w:rFonts w:ascii="PMingLiU"/>
          <w:spacing w:val="21"/>
          <w:sz w:val="18"/>
        </w:rPr>
        <w:t xml:space="preserve"> </w:t>
      </w:r>
      <w:r>
        <w:rPr>
          <w:rFonts w:ascii="PMingLiU"/>
          <w:spacing w:val="-1"/>
          <w:w w:val="135"/>
          <w:sz w:val="18"/>
        </w:rPr>
        <w:t>g</w:t>
      </w:r>
      <w:r>
        <w:rPr>
          <w:rFonts w:ascii="PMingLiU"/>
          <w:w w:val="131"/>
          <w:sz w:val="18"/>
        </w:rPr>
        <w:t>e</w:t>
      </w:r>
      <w:r>
        <w:rPr>
          <w:rFonts w:ascii="PMingLiU"/>
          <w:spacing w:val="-1"/>
          <w:w w:val="131"/>
          <w:sz w:val="18"/>
        </w:rPr>
        <w:t>n</w:t>
      </w:r>
      <w:r>
        <w:rPr>
          <w:rFonts w:ascii="PMingLiU"/>
          <w:spacing w:val="-1"/>
          <w:w w:val="133"/>
          <w:sz w:val="18"/>
        </w:rPr>
        <w:t>e</w:t>
      </w:r>
      <w:r>
        <w:rPr>
          <w:rFonts w:ascii="PMingLiU"/>
          <w:w w:val="165"/>
          <w:sz w:val="18"/>
        </w:rPr>
        <w:t>r</w:t>
      </w:r>
      <w:r>
        <w:rPr>
          <w:rFonts w:ascii="PMingLiU"/>
          <w:spacing w:val="-12"/>
          <w:w w:val="165"/>
          <w:sz w:val="18"/>
        </w:rPr>
        <w:t>a</w:t>
      </w:r>
      <w:r>
        <w:rPr>
          <w:rFonts w:ascii="PMingLiU"/>
          <w:w w:val="153"/>
          <w:sz w:val="18"/>
        </w:rPr>
        <w:t>ti</w:t>
      </w:r>
      <w:r>
        <w:rPr>
          <w:rFonts w:ascii="PMingLiU"/>
          <w:spacing w:val="-1"/>
          <w:w w:val="153"/>
          <w:sz w:val="18"/>
        </w:rPr>
        <w:t>o</w:t>
      </w:r>
      <w:r>
        <w:rPr>
          <w:rFonts w:ascii="PMingLiU"/>
          <w:w w:val="133"/>
          <w:sz w:val="18"/>
        </w:rPr>
        <w:t>n).</w:t>
      </w:r>
      <w:r>
        <w:rPr>
          <w:rFonts w:ascii="PMingLiU"/>
          <w:spacing w:val="-4"/>
          <w:sz w:val="18"/>
        </w:rPr>
        <w:t xml:space="preserve"> </w:t>
      </w:r>
      <w:r>
        <w:rPr>
          <w:rFonts w:ascii="Arial"/>
          <w:i/>
          <w:spacing w:val="-1"/>
          <w:w w:val="141"/>
          <w:sz w:val="18"/>
        </w:rPr>
        <w:t>I</w:t>
      </w:r>
      <w:r>
        <w:rPr>
          <w:rFonts w:ascii="Arial"/>
          <w:i/>
          <w:w w:val="106"/>
          <w:sz w:val="18"/>
        </w:rPr>
        <w:t>nc</w:t>
      </w:r>
      <w:r>
        <w:rPr>
          <w:rFonts w:ascii="Arial"/>
          <w:i/>
          <w:spacing w:val="-10"/>
          <w:w w:val="106"/>
          <w:sz w:val="18"/>
        </w:rPr>
        <w:t>r</w:t>
      </w:r>
      <w:r>
        <w:rPr>
          <w:rFonts w:ascii="Arial"/>
          <w:i/>
          <w:w w:val="94"/>
          <w:sz w:val="18"/>
        </w:rPr>
        <w:t>e</w:t>
      </w:r>
      <w:r>
        <w:rPr>
          <w:rFonts w:ascii="Arial"/>
          <w:i/>
          <w:spacing w:val="-1"/>
          <w:w w:val="94"/>
          <w:sz w:val="18"/>
        </w:rPr>
        <w:t>m</w:t>
      </w:r>
      <w:r>
        <w:rPr>
          <w:rFonts w:ascii="Arial"/>
          <w:i/>
          <w:w w:val="97"/>
          <w:sz w:val="18"/>
        </w:rPr>
        <w:t>ent</w:t>
      </w:r>
      <w:r>
        <w:rPr>
          <w:rFonts w:ascii="Arial"/>
          <w:i/>
          <w:spacing w:val="-1"/>
          <w:w w:val="97"/>
          <w:sz w:val="18"/>
        </w:rPr>
        <w:t>a</w:t>
      </w:r>
      <w:r w:rsidR="00C948F0">
        <w:rPr>
          <w:rFonts w:ascii="Arial"/>
          <w:i/>
          <w:w w:val="117"/>
          <w:sz w:val="18"/>
        </w:rPr>
        <w:t xml:space="preserve">l </w:t>
      </w:r>
      <w:r>
        <w:rPr>
          <w:rFonts w:ascii="Arial"/>
          <w:i/>
          <w:spacing w:val="-6"/>
          <w:w w:val="105"/>
          <w:sz w:val="18"/>
        </w:rPr>
        <w:t>code</w:t>
      </w:r>
      <w:r>
        <w:rPr>
          <w:rFonts w:ascii="Arial"/>
          <w:i/>
          <w:spacing w:val="-14"/>
          <w:w w:val="105"/>
          <w:sz w:val="18"/>
        </w:rPr>
        <w:t xml:space="preserve"> </w:t>
      </w:r>
      <w:r>
        <w:rPr>
          <w:rFonts w:ascii="Arial"/>
          <w:i/>
          <w:w w:val="105"/>
          <w:sz w:val="18"/>
        </w:rPr>
        <w:t>generation</w:t>
      </w:r>
      <w:r>
        <w:rPr>
          <w:rFonts w:ascii="Arial"/>
          <w:i/>
          <w:spacing w:val="-14"/>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the</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w w:val="105"/>
          <w:sz w:val="18"/>
        </w:rPr>
        <w:t>taking</w:t>
      </w:r>
      <w:r>
        <w:rPr>
          <w:rFonts w:ascii="Arial"/>
          <w:i/>
          <w:spacing w:val="-14"/>
          <w:w w:val="105"/>
          <w:sz w:val="18"/>
        </w:rPr>
        <w:t xml:space="preserve"> </w:t>
      </w:r>
      <w:r>
        <w:rPr>
          <w:rFonts w:ascii="Arial"/>
          <w:i/>
          <w:w w:val="105"/>
          <w:sz w:val="18"/>
        </w:rPr>
        <w:t>as</w:t>
      </w:r>
      <w:r>
        <w:rPr>
          <w:rFonts w:ascii="Arial"/>
          <w:i/>
          <w:spacing w:val="-14"/>
          <w:w w:val="105"/>
          <w:sz w:val="18"/>
        </w:rPr>
        <w:t xml:space="preserve"> </w:t>
      </w:r>
      <w:r>
        <w:rPr>
          <w:rFonts w:ascii="Arial"/>
          <w:i/>
          <w:w w:val="105"/>
          <w:sz w:val="18"/>
        </w:rPr>
        <w:t>input</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modified</w:t>
      </w:r>
      <w:r w:rsidR="00322D78">
        <w:rPr>
          <w:rFonts w:ascii="Arial"/>
          <w:i/>
          <w:sz w:val="18"/>
        </w:rPr>
        <w:t xml:space="preserve"> </w:t>
      </w:r>
      <w:r>
        <w:rPr>
          <w:rFonts w:ascii="Arial"/>
          <w:i/>
          <w:sz w:val="18"/>
        </w:rPr>
        <w:t xml:space="preserve">model, and an existing code, and then to update the code by propagating modifications in the </w:t>
      </w:r>
      <w:r w:rsidR="000F4868">
        <w:rPr>
          <w:rFonts w:ascii="Arial"/>
          <w:i/>
          <w:sz w:val="18"/>
        </w:rPr>
        <w:t>model to the</w:t>
      </w:r>
      <w:r>
        <w:rPr>
          <w:rFonts w:ascii="Arial"/>
          <w:i/>
          <w:sz w:val="18"/>
        </w:rPr>
        <w:t xml:space="preserve"> code.</w:t>
      </w:r>
    </w:p>
    <w:p w:rsidR="00B66BFA" w:rsidRDefault="0044141A">
      <w:pPr>
        <w:spacing w:before="138" w:line="242" w:lineRule="auto"/>
        <w:ind w:left="28" w:right="839" w:firstLine="179"/>
        <w:jc w:val="both"/>
        <w:rPr>
          <w:sz w:val="18"/>
        </w:rPr>
      </w:pPr>
      <w:r>
        <w:rPr>
          <w:spacing w:val="-3"/>
          <w:w w:val="105"/>
          <w:sz w:val="18"/>
        </w:rPr>
        <w:t xml:space="preserve">Finally, </w:t>
      </w:r>
      <w:r>
        <w:rPr>
          <w:w w:val="105"/>
          <w:sz w:val="18"/>
        </w:rPr>
        <w:t xml:space="preserve">the </w:t>
      </w:r>
      <w:r>
        <w:rPr>
          <w:rFonts w:ascii="Georgia"/>
          <w:b/>
          <w:w w:val="105"/>
          <w:sz w:val="18"/>
        </w:rPr>
        <w:t xml:space="preserve">Reverse Code </w:t>
      </w:r>
      <w:r>
        <w:rPr>
          <w:w w:val="105"/>
          <w:sz w:val="18"/>
        </w:rPr>
        <w:t xml:space="preserve">is related to reverse engineer- ing [11] The </w:t>
      </w:r>
      <w:r>
        <w:rPr>
          <w:rFonts w:ascii="Georgia"/>
          <w:b/>
          <w:w w:val="105"/>
          <w:sz w:val="18"/>
        </w:rPr>
        <w:t xml:space="preserve">Reverse Code </w:t>
      </w:r>
      <w:r>
        <w:rPr>
          <w:w w:val="105"/>
          <w:sz w:val="18"/>
        </w:rPr>
        <w:t xml:space="preserve">use-case is the production of model, in a modeling language, from code, in a programming language. The developer can either use </w:t>
      </w:r>
      <w:r>
        <w:rPr>
          <w:rFonts w:ascii="Georgia"/>
          <w:b/>
          <w:w w:val="105"/>
          <w:sz w:val="18"/>
        </w:rPr>
        <w:t>Reverse Code (Batch)</w:t>
      </w:r>
      <w:r>
        <w:rPr>
          <w:rFonts w:ascii="Georgia"/>
          <w:b/>
          <w:spacing w:val="-20"/>
          <w:w w:val="105"/>
          <w:sz w:val="18"/>
        </w:rPr>
        <w:t xml:space="preserve"> </w:t>
      </w:r>
      <w:r>
        <w:rPr>
          <w:w w:val="105"/>
          <w:sz w:val="18"/>
        </w:rPr>
        <w:t>or</w:t>
      </w:r>
      <w:r>
        <w:rPr>
          <w:spacing w:val="-19"/>
          <w:w w:val="105"/>
          <w:sz w:val="18"/>
        </w:rPr>
        <w:t xml:space="preserve"> </w:t>
      </w:r>
      <w:r>
        <w:rPr>
          <w:rFonts w:ascii="Georgia"/>
          <w:b/>
          <w:w w:val="105"/>
          <w:sz w:val="18"/>
        </w:rPr>
        <w:t>Reverse</w:t>
      </w:r>
      <w:r>
        <w:rPr>
          <w:rFonts w:ascii="Georgia"/>
          <w:b/>
          <w:spacing w:val="-15"/>
          <w:w w:val="105"/>
          <w:sz w:val="18"/>
        </w:rPr>
        <w:t xml:space="preserve"> </w:t>
      </w:r>
      <w:r>
        <w:rPr>
          <w:rFonts w:ascii="Georgia"/>
          <w:b/>
          <w:w w:val="105"/>
          <w:sz w:val="18"/>
        </w:rPr>
        <w:t>Code</w:t>
      </w:r>
      <w:r>
        <w:rPr>
          <w:rFonts w:ascii="Georgia"/>
          <w:b/>
          <w:spacing w:val="-15"/>
          <w:w w:val="105"/>
          <w:sz w:val="18"/>
        </w:rPr>
        <w:t xml:space="preserve"> </w:t>
      </w:r>
      <w:r>
        <w:rPr>
          <w:rFonts w:ascii="Georgia"/>
          <w:b/>
          <w:w w:val="105"/>
          <w:sz w:val="18"/>
        </w:rPr>
        <w:t>(Incremental)</w:t>
      </w:r>
      <w:r>
        <w:rPr>
          <w:w w:val="105"/>
          <w:sz w:val="18"/>
        </w:rPr>
        <w:t>,</w:t>
      </w:r>
      <w:r>
        <w:rPr>
          <w:spacing w:val="-17"/>
          <w:w w:val="105"/>
          <w:sz w:val="18"/>
        </w:rPr>
        <w:t xml:space="preserve"> </w:t>
      </w:r>
      <w:r>
        <w:rPr>
          <w:w w:val="105"/>
          <w:sz w:val="18"/>
        </w:rPr>
        <w:t>defined</w:t>
      </w:r>
      <w:r>
        <w:rPr>
          <w:spacing w:val="-19"/>
          <w:w w:val="105"/>
          <w:sz w:val="18"/>
        </w:rPr>
        <w:t xml:space="preserve"> </w:t>
      </w:r>
      <w:r>
        <w:rPr>
          <w:w w:val="105"/>
          <w:sz w:val="18"/>
        </w:rPr>
        <w:t>in</w:t>
      </w:r>
      <w:r>
        <w:rPr>
          <w:spacing w:val="-19"/>
          <w:w w:val="105"/>
          <w:sz w:val="18"/>
        </w:rPr>
        <w:t xml:space="preserve"> </w:t>
      </w:r>
      <w:r>
        <w:rPr>
          <w:w w:val="105"/>
          <w:sz w:val="18"/>
        </w:rPr>
        <w:t>this paper as</w:t>
      </w:r>
      <w:r>
        <w:rPr>
          <w:spacing w:val="43"/>
          <w:w w:val="105"/>
          <w:sz w:val="18"/>
        </w:rPr>
        <w:t xml:space="preserve"> </w:t>
      </w:r>
      <w:r>
        <w:rPr>
          <w:w w:val="105"/>
          <w:sz w:val="18"/>
        </w:rPr>
        <w:t>follows:</w:t>
      </w:r>
    </w:p>
    <w:p w:rsidR="00B66BFA" w:rsidRDefault="0044141A">
      <w:pPr>
        <w:spacing w:before="106" w:line="242" w:lineRule="auto"/>
        <w:ind w:left="28" w:right="831" w:firstLine="199"/>
        <w:jc w:val="both"/>
        <w:rPr>
          <w:rFonts w:ascii="Arial"/>
          <w:i/>
          <w:sz w:val="18"/>
        </w:rPr>
      </w:pPr>
      <w:r>
        <w:rPr>
          <w:rFonts w:ascii="PMingLiU"/>
          <w:w w:val="125"/>
          <w:sz w:val="18"/>
        </w:rPr>
        <w:t xml:space="preserve">Definition </w:t>
      </w:r>
      <w:r>
        <w:rPr>
          <w:rFonts w:ascii="PMingLiU"/>
          <w:w w:val="105"/>
          <w:sz w:val="18"/>
        </w:rPr>
        <w:t xml:space="preserve">7 </w:t>
      </w:r>
      <w:r>
        <w:rPr>
          <w:rFonts w:ascii="PMingLiU"/>
          <w:spacing w:val="-3"/>
          <w:w w:val="125"/>
          <w:sz w:val="18"/>
        </w:rPr>
        <w:t xml:space="preserve">(Batch </w:t>
      </w:r>
      <w:r>
        <w:rPr>
          <w:rFonts w:ascii="PMingLiU"/>
          <w:w w:val="125"/>
          <w:sz w:val="18"/>
        </w:rPr>
        <w:t xml:space="preserve">reverse engineering).  </w:t>
      </w:r>
      <w:r>
        <w:rPr>
          <w:rFonts w:ascii="Arial"/>
          <w:i/>
          <w:w w:val="105"/>
          <w:sz w:val="18"/>
        </w:rPr>
        <w:t>Batch reverse</w:t>
      </w:r>
      <w:r>
        <w:rPr>
          <w:rFonts w:ascii="Arial"/>
          <w:i/>
          <w:spacing w:val="-14"/>
          <w:w w:val="105"/>
          <w:sz w:val="18"/>
        </w:rPr>
        <w:t xml:space="preserve"> </w:t>
      </w:r>
      <w:r>
        <w:rPr>
          <w:rFonts w:ascii="Arial"/>
          <w:i/>
          <w:w w:val="105"/>
          <w:sz w:val="18"/>
        </w:rPr>
        <w:t>engineering</w:t>
      </w:r>
      <w:r>
        <w:rPr>
          <w:rFonts w:ascii="Arial"/>
          <w:i/>
          <w:spacing w:val="-13"/>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spacing w:val="-3"/>
          <w:w w:val="105"/>
          <w:sz w:val="18"/>
        </w:rPr>
        <w:t>producing</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model</w:t>
      </w:r>
      <w:r>
        <w:rPr>
          <w:rFonts w:ascii="Arial"/>
          <w:i/>
          <w:spacing w:val="-13"/>
          <w:w w:val="105"/>
          <w:sz w:val="18"/>
        </w:rPr>
        <w:t xml:space="preserve"> </w:t>
      </w:r>
      <w:r>
        <w:rPr>
          <w:rFonts w:ascii="Arial"/>
          <w:i/>
          <w:spacing w:val="-3"/>
          <w:w w:val="105"/>
          <w:sz w:val="18"/>
        </w:rPr>
        <w:t xml:space="preserve">from </w:t>
      </w:r>
      <w:r>
        <w:rPr>
          <w:rFonts w:ascii="Arial"/>
          <w:i/>
          <w:spacing w:val="-5"/>
          <w:w w:val="105"/>
          <w:sz w:val="18"/>
        </w:rPr>
        <w:t>code,</w:t>
      </w:r>
      <w:r>
        <w:rPr>
          <w:rFonts w:ascii="Arial"/>
          <w:i/>
          <w:spacing w:val="-18"/>
          <w:w w:val="105"/>
          <w:sz w:val="18"/>
        </w:rPr>
        <w:t xml:space="preserve"> </w:t>
      </w:r>
      <w:r>
        <w:rPr>
          <w:rFonts w:ascii="Arial"/>
          <w:i/>
          <w:spacing w:val="-3"/>
          <w:w w:val="105"/>
          <w:sz w:val="18"/>
        </w:rPr>
        <w:t>from</w:t>
      </w:r>
      <w:r>
        <w:rPr>
          <w:rFonts w:ascii="Arial"/>
          <w:i/>
          <w:spacing w:val="-19"/>
          <w:w w:val="105"/>
          <w:sz w:val="18"/>
        </w:rPr>
        <w:t xml:space="preserve"> </w:t>
      </w:r>
      <w:r>
        <w:rPr>
          <w:rFonts w:ascii="Arial"/>
          <w:i/>
          <w:w w:val="105"/>
          <w:sz w:val="18"/>
        </w:rPr>
        <w:t>scratch.</w:t>
      </w:r>
      <w:r>
        <w:rPr>
          <w:rFonts w:ascii="Arial"/>
          <w:i/>
          <w:spacing w:val="-6"/>
          <w:w w:val="105"/>
          <w:sz w:val="18"/>
        </w:rPr>
        <w:t xml:space="preserve"> </w:t>
      </w:r>
      <w:r>
        <w:rPr>
          <w:rFonts w:ascii="Arial"/>
          <w:i/>
          <w:w w:val="105"/>
          <w:sz w:val="18"/>
        </w:rPr>
        <w:t>Any</w:t>
      </w:r>
      <w:r>
        <w:rPr>
          <w:rFonts w:ascii="Arial"/>
          <w:i/>
          <w:spacing w:val="-20"/>
          <w:w w:val="105"/>
          <w:sz w:val="18"/>
        </w:rPr>
        <w:t xml:space="preserve"> </w:t>
      </w:r>
      <w:r>
        <w:rPr>
          <w:rFonts w:ascii="Arial"/>
          <w:i/>
          <w:w w:val="105"/>
          <w:sz w:val="18"/>
        </w:rPr>
        <w:t>existing</w:t>
      </w:r>
      <w:r>
        <w:rPr>
          <w:rFonts w:ascii="Arial"/>
          <w:i/>
          <w:spacing w:val="-19"/>
          <w:w w:val="105"/>
          <w:sz w:val="18"/>
        </w:rPr>
        <w:t xml:space="preserve"> </w:t>
      </w:r>
      <w:r>
        <w:rPr>
          <w:rFonts w:ascii="Arial"/>
          <w:i/>
          <w:spacing w:val="-3"/>
          <w:w w:val="105"/>
          <w:sz w:val="18"/>
        </w:rPr>
        <w:t>model</w:t>
      </w:r>
      <w:r>
        <w:rPr>
          <w:rFonts w:ascii="Arial"/>
          <w:i/>
          <w:spacing w:val="-19"/>
          <w:w w:val="105"/>
          <w:sz w:val="18"/>
        </w:rPr>
        <w:t xml:space="preserve"> </w:t>
      </w:r>
      <w:r>
        <w:rPr>
          <w:rFonts w:ascii="Arial"/>
          <w:i/>
          <w:w w:val="105"/>
          <w:sz w:val="18"/>
        </w:rPr>
        <w:t>is</w:t>
      </w:r>
      <w:r>
        <w:rPr>
          <w:rFonts w:ascii="Arial"/>
          <w:i/>
          <w:spacing w:val="-20"/>
          <w:w w:val="105"/>
          <w:sz w:val="18"/>
        </w:rPr>
        <w:t xml:space="preserve"> </w:t>
      </w:r>
      <w:r>
        <w:rPr>
          <w:rFonts w:ascii="Arial"/>
          <w:i/>
          <w:w w:val="105"/>
          <w:sz w:val="18"/>
        </w:rPr>
        <w:t>overwritten</w:t>
      </w:r>
      <w:r>
        <w:rPr>
          <w:rFonts w:ascii="Arial"/>
          <w:i/>
          <w:spacing w:val="-19"/>
          <w:w w:val="105"/>
          <w:sz w:val="18"/>
        </w:rPr>
        <w:t xml:space="preserve"> </w:t>
      </w:r>
      <w:r>
        <w:rPr>
          <w:rFonts w:ascii="Arial"/>
          <w:i/>
          <w:w w:val="105"/>
          <w:sz w:val="18"/>
        </w:rPr>
        <w:t>by</w:t>
      </w:r>
      <w:r>
        <w:rPr>
          <w:rFonts w:ascii="Arial"/>
          <w:i/>
          <w:spacing w:val="-19"/>
          <w:w w:val="105"/>
          <w:sz w:val="18"/>
        </w:rPr>
        <w:t xml:space="preserve"> </w:t>
      </w:r>
      <w:r>
        <w:rPr>
          <w:rFonts w:ascii="Arial"/>
          <w:i/>
          <w:w w:val="105"/>
          <w:sz w:val="18"/>
        </w:rPr>
        <w:t xml:space="preserve">the </w:t>
      </w:r>
      <w:r>
        <w:rPr>
          <w:rFonts w:ascii="Arial"/>
          <w:i/>
          <w:sz w:val="18"/>
        </w:rPr>
        <w:t xml:space="preserve">newly </w:t>
      </w:r>
      <w:r>
        <w:rPr>
          <w:rFonts w:ascii="Arial"/>
          <w:i/>
          <w:spacing w:val="-6"/>
          <w:sz w:val="18"/>
        </w:rPr>
        <w:t>produced</w:t>
      </w:r>
      <w:r>
        <w:rPr>
          <w:rFonts w:ascii="Arial"/>
          <w:i/>
          <w:spacing w:val="-11"/>
          <w:sz w:val="18"/>
        </w:rPr>
        <w:t xml:space="preserve"> </w:t>
      </w:r>
      <w:r>
        <w:rPr>
          <w:rFonts w:ascii="Arial"/>
          <w:i/>
          <w:spacing w:val="-2"/>
          <w:sz w:val="18"/>
        </w:rPr>
        <w:t>model.</w:t>
      </w:r>
    </w:p>
    <w:p w:rsidR="00B66BFA" w:rsidRDefault="0044141A">
      <w:pPr>
        <w:spacing w:before="107" w:line="242" w:lineRule="auto"/>
        <w:ind w:left="28" w:right="806" w:firstLine="199"/>
        <w:jc w:val="both"/>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xml:space="preserve"> </w:t>
      </w:r>
      <w:r>
        <w:rPr>
          <w:rFonts w:ascii="PMingLiU"/>
          <w:w w:val="117"/>
          <w:sz w:val="18"/>
        </w:rPr>
        <w:t>8</w:t>
      </w:r>
      <w:r>
        <w:rPr>
          <w:rFonts w:ascii="PMingLiU"/>
          <w:sz w:val="18"/>
        </w:rPr>
        <w:t xml:space="preserve">    </w:t>
      </w:r>
      <w:r>
        <w:rPr>
          <w:rFonts w:ascii="PMingLiU"/>
          <w:spacing w:val="1"/>
          <w:sz w:val="18"/>
        </w:rPr>
        <w:t xml:space="preserve"> </w:t>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xml:space="preserve"> </w:t>
      </w:r>
      <w:r>
        <w:rPr>
          <w:rFonts w:ascii="PMingLiU"/>
          <w:w w:val="158"/>
          <w:sz w:val="18"/>
        </w:rPr>
        <w:t>r</w:t>
      </w:r>
      <w:r>
        <w:rPr>
          <w:rFonts w:ascii="PMingLiU"/>
          <w:spacing w:val="-1"/>
          <w:w w:val="158"/>
          <w:sz w:val="18"/>
        </w:rPr>
        <w:t>e</w:t>
      </w:r>
      <w:r>
        <w:rPr>
          <w:rFonts w:ascii="PMingLiU"/>
          <w:w w:val="131"/>
          <w:sz w:val="18"/>
        </w:rPr>
        <w:t>v</w:t>
      </w:r>
      <w:r>
        <w:rPr>
          <w:rFonts w:ascii="PMingLiU"/>
          <w:spacing w:val="-1"/>
          <w:w w:val="131"/>
          <w:sz w:val="18"/>
        </w:rPr>
        <w:t>e</w:t>
      </w:r>
      <w:r>
        <w:rPr>
          <w:rFonts w:ascii="PMingLiU"/>
          <w:w w:val="155"/>
          <w:sz w:val="18"/>
        </w:rPr>
        <w:t>r</w:t>
      </w:r>
      <w:r>
        <w:rPr>
          <w:rFonts w:ascii="PMingLiU"/>
          <w:spacing w:val="-1"/>
          <w:w w:val="155"/>
          <w:sz w:val="18"/>
        </w:rPr>
        <w:t>s</w:t>
      </w:r>
      <w:r>
        <w:rPr>
          <w:rFonts w:ascii="PMingLiU"/>
          <w:w w:val="133"/>
          <w:sz w:val="18"/>
        </w:rPr>
        <w:t>e</w:t>
      </w:r>
      <w:r>
        <w:rPr>
          <w:rFonts w:ascii="PMingLiU"/>
          <w:spacing w:val="20"/>
          <w:sz w:val="18"/>
        </w:rPr>
        <w:t xml:space="preserve"> </w:t>
      </w:r>
      <w:r>
        <w:rPr>
          <w:rFonts w:ascii="PMingLiU"/>
          <w:w w:val="131"/>
          <w:sz w:val="18"/>
        </w:rPr>
        <w:t>e</w:t>
      </w:r>
      <w:r>
        <w:rPr>
          <w:rFonts w:ascii="PMingLiU"/>
          <w:spacing w:val="-1"/>
          <w:w w:val="131"/>
          <w:sz w:val="18"/>
        </w:rPr>
        <w:t>n</w:t>
      </w:r>
      <w:r>
        <w:rPr>
          <w:rFonts w:ascii="PMingLiU"/>
          <w:w w:val="130"/>
          <w:sz w:val="18"/>
        </w:rPr>
        <w:t>gine</w:t>
      </w:r>
      <w:r>
        <w:rPr>
          <w:rFonts w:ascii="PMingLiU"/>
          <w:spacing w:val="-1"/>
          <w:w w:val="133"/>
          <w:sz w:val="18"/>
        </w:rPr>
        <w:t>e</w:t>
      </w:r>
      <w:r>
        <w:rPr>
          <w:rFonts w:ascii="PMingLiU"/>
          <w:w w:val="144"/>
          <w:sz w:val="18"/>
        </w:rPr>
        <w:t>ri</w:t>
      </w:r>
      <w:r>
        <w:rPr>
          <w:rFonts w:ascii="PMingLiU"/>
          <w:spacing w:val="-1"/>
          <w:w w:val="144"/>
          <w:sz w:val="18"/>
        </w:rPr>
        <w:t>n</w:t>
      </w:r>
      <w:r>
        <w:rPr>
          <w:rFonts w:ascii="PMingLiU"/>
          <w:w w:val="136"/>
          <w:sz w:val="18"/>
        </w:rPr>
        <w:t xml:space="preserve">g). </w:t>
      </w:r>
      <w:r>
        <w:rPr>
          <w:rFonts w:ascii="Arial"/>
          <w:i/>
          <w:w w:val="105"/>
          <w:sz w:val="18"/>
        </w:rPr>
        <w:t>Incremental</w:t>
      </w:r>
      <w:r>
        <w:rPr>
          <w:rFonts w:ascii="Arial"/>
          <w:i/>
          <w:spacing w:val="-16"/>
          <w:w w:val="105"/>
          <w:sz w:val="18"/>
        </w:rPr>
        <w:t xml:space="preserve"> </w:t>
      </w:r>
      <w:r>
        <w:rPr>
          <w:rFonts w:ascii="Arial"/>
          <w:i/>
          <w:w w:val="105"/>
          <w:sz w:val="18"/>
        </w:rPr>
        <w:t>reverse</w:t>
      </w:r>
      <w:r>
        <w:rPr>
          <w:rFonts w:ascii="Arial"/>
          <w:i/>
          <w:spacing w:val="-16"/>
          <w:w w:val="105"/>
          <w:sz w:val="18"/>
        </w:rPr>
        <w:t xml:space="preserve"> </w:t>
      </w:r>
      <w:r>
        <w:rPr>
          <w:rFonts w:ascii="Arial"/>
          <w:i/>
          <w:w w:val="105"/>
          <w:sz w:val="18"/>
        </w:rPr>
        <w:t>engineering</w:t>
      </w:r>
      <w:r>
        <w:rPr>
          <w:rFonts w:ascii="Arial"/>
          <w:i/>
          <w:spacing w:val="-16"/>
          <w:w w:val="105"/>
          <w:sz w:val="18"/>
        </w:rPr>
        <w:t xml:space="preserve"> </w:t>
      </w:r>
      <w:r>
        <w:rPr>
          <w:rFonts w:ascii="Arial"/>
          <w:i/>
          <w:w w:val="105"/>
          <w:sz w:val="18"/>
        </w:rPr>
        <w:t>is</w:t>
      </w:r>
      <w:r>
        <w:rPr>
          <w:rFonts w:ascii="Arial"/>
          <w:i/>
          <w:spacing w:val="-16"/>
          <w:w w:val="105"/>
          <w:sz w:val="18"/>
        </w:rPr>
        <w:t xml:space="preserve"> </w:t>
      </w:r>
      <w:r>
        <w:rPr>
          <w:rFonts w:ascii="Arial"/>
          <w:i/>
          <w:w w:val="105"/>
          <w:sz w:val="18"/>
        </w:rPr>
        <w:t>the</w:t>
      </w:r>
      <w:r>
        <w:rPr>
          <w:rFonts w:ascii="Arial"/>
          <w:i/>
          <w:spacing w:val="-16"/>
          <w:w w:val="105"/>
          <w:sz w:val="18"/>
        </w:rPr>
        <w:t xml:space="preserve"> </w:t>
      </w:r>
      <w:r>
        <w:rPr>
          <w:rFonts w:ascii="Arial"/>
          <w:i/>
          <w:spacing w:val="-5"/>
          <w:w w:val="105"/>
          <w:sz w:val="18"/>
        </w:rPr>
        <w:t>process</w:t>
      </w:r>
      <w:r>
        <w:rPr>
          <w:rFonts w:ascii="Arial"/>
          <w:i/>
          <w:spacing w:val="-16"/>
          <w:w w:val="105"/>
          <w:sz w:val="18"/>
        </w:rPr>
        <w:t xml:space="preserve"> </w:t>
      </w:r>
      <w:r>
        <w:rPr>
          <w:rFonts w:ascii="Arial"/>
          <w:i/>
          <w:w w:val="105"/>
          <w:sz w:val="18"/>
        </w:rPr>
        <w:t>of</w:t>
      </w:r>
      <w:r>
        <w:rPr>
          <w:rFonts w:ascii="Arial"/>
          <w:i/>
          <w:spacing w:val="-16"/>
          <w:w w:val="105"/>
          <w:sz w:val="18"/>
        </w:rPr>
        <w:t xml:space="preserve"> </w:t>
      </w:r>
      <w:r>
        <w:rPr>
          <w:rFonts w:ascii="Arial"/>
          <w:i/>
          <w:w w:val="105"/>
          <w:sz w:val="18"/>
        </w:rPr>
        <w:t>taking</w:t>
      </w:r>
      <w:r>
        <w:rPr>
          <w:rFonts w:ascii="Arial"/>
          <w:i/>
          <w:spacing w:val="-16"/>
          <w:w w:val="105"/>
          <w:sz w:val="18"/>
        </w:rPr>
        <w:t xml:space="preserve"> </w:t>
      </w:r>
      <w:r>
        <w:rPr>
          <w:rFonts w:ascii="Arial"/>
          <w:i/>
          <w:w w:val="105"/>
          <w:sz w:val="18"/>
        </w:rPr>
        <w:t xml:space="preserve">as input a </w:t>
      </w:r>
      <w:r>
        <w:rPr>
          <w:rFonts w:ascii="Arial"/>
          <w:i/>
          <w:spacing w:val="-3"/>
          <w:w w:val="105"/>
          <w:sz w:val="18"/>
        </w:rPr>
        <w:t xml:space="preserve">modified </w:t>
      </w:r>
      <w:r>
        <w:rPr>
          <w:rFonts w:ascii="Arial"/>
          <w:i/>
          <w:spacing w:val="-5"/>
          <w:w w:val="105"/>
          <w:sz w:val="18"/>
        </w:rPr>
        <w:t xml:space="preserve">code, </w:t>
      </w:r>
      <w:r>
        <w:rPr>
          <w:rFonts w:ascii="Arial"/>
          <w:i/>
          <w:w w:val="105"/>
          <w:sz w:val="18"/>
        </w:rPr>
        <w:t xml:space="preserve">and an existing </w:t>
      </w:r>
      <w:r>
        <w:rPr>
          <w:rFonts w:ascii="Arial"/>
          <w:i/>
          <w:spacing w:val="-2"/>
          <w:w w:val="105"/>
          <w:sz w:val="18"/>
        </w:rPr>
        <w:t xml:space="preserve">model, </w:t>
      </w:r>
      <w:r>
        <w:rPr>
          <w:rFonts w:ascii="Arial"/>
          <w:i/>
          <w:w w:val="105"/>
          <w:sz w:val="18"/>
        </w:rPr>
        <w:t>and then to update</w:t>
      </w:r>
      <w:r>
        <w:rPr>
          <w:rFonts w:ascii="Arial"/>
          <w:i/>
          <w:spacing w:val="-26"/>
          <w:w w:val="105"/>
          <w:sz w:val="18"/>
        </w:rPr>
        <w:t xml:space="preserve"> </w:t>
      </w:r>
      <w:r>
        <w:rPr>
          <w:rFonts w:ascii="Arial"/>
          <w:i/>
          <w:w w:val="105"/>
          <w:sz w:val="18"/>
        </w:rPr>
        <w:t>the</w:t>
      </w:r>
      <w:r>
        <w:rPr>
          <w:rFonts w:ascii="Arial"/>
          <w:i/>
          <w:spacing w:val="-26"/>
          <w:w w:val="105"/>
          <w:sz w:val="18"/>
        </w:rPr>
        <w:t xml:space="preserve"> </w:t>
      </w:r>
      <w:r>
        <w:rPr>
          <w:rFonts w:ascii="Arial"/>
          <w:i/>
          <w:spacing w:val="-3"/>
          <w:w w:val="105"/>
          <w:sz w:val="18"/>
        </w:rPr>
        <w:t>model</w:t>
      </w:r>
      <w:r>
        <w:rPr>
          <w:rFonts w:ascii="Arial"/>
          <w:i/>
          <w:spacing w:val="-26"/>
          <w:w w:val="105"/>
          <w:sz w:val="18"/>
        </w:rPr>
        <w:t xml:space="preserve"> </w:t>
      </w:r>
      <w:r>
        <w:rPr>
          <w:rFonts w:ascii="Arial"/>
          <w:i/>
          <w:w w:val="105"/>
          <w:sz w:val="18"/>
        </w:rPr>
        <w:t>by</w:t>
      </w:r>
      <w:r>
        <w:rPr>
          <w:rFonts w:ascii="Arial"/>
          <w:i/>
          <w:spacing w:val="-26"/>
          <w:w w:val="105"/>
          <w:sz w:val="18"/>
        </w:rPr>
        <w:t xml:space="preserve"> </w:t>
      </w:r>
      <w:r>
        <w:rPr>
          <w:rFonts w:ascii="Arial"/>
          <w:i/>
          <w:spacing w:val="-3"/>
          <w:w w:val="105"/>
          <w:sz w:val="18"/>
        </w:rPr>
        <w:t>propagating</w:t>
      </w:r>
      <w:r>
        <w:rPr>
          <w:rFonts w:ascii="Arial"/>
          <w:i/>
          <w:spacing w:val="-25"/>
          <w:w w:val="105"/>
          <w:sz w:val="18"/>
        </w:rPr>
        <w:t xml:space="preserve"> </w:t>
      </w:r>
      <w:r>
        <w:rPr>
          <w:rFonts w:ascii="Arial"/>
          <w:i/>
          <w:spacing w:val="-2"/>
          <w:w w:val="105"/>
          <w:sz w:val="18"/>
        </w:rPr>
        <w:t>modifications</w:t>
      </w:r>
      <w:r>
        <w:rPr>
          <w:rFonts w:ascii="Arial"/>
          <w:i/>
          <w:spacing w:val="-26"/>
          <w:w w:val="105"/>
          <w:sz w:val="18"/>
        </w:rPr>
        <w:t xml:space="preserve"> </w:t>
      </w:r>
      <w:r>
        <w:rPr>
          <w:rFonts w:ascii="Arial"/>
          <w:i/>
          <w:w w:val="105"/>
          <w:sz w:val="18"/>
        </w:rPr>
        <w:t>in</w:t>
      </w:r>
      <w:r>
        <w:rPr>
          <w:rFonts w:ascii="Arial"/>
          <w:i/>
          <w:spacing w:val="-25"/>
          <w:w w:val="105"/>
          <w:sz w:val="18"/>
        </w:rPr>
        <w:t xml:space="preserve"> </w:t>
      </w:r>
      <w:r>
        <w:rPr>
          <w:rFonts w:ascii="Arial"/>
          <w:i/>
          <w:w w:val="105"/>
          <w:sz w:val="18"/>
        </w:rPr>
        <w:t>the</w:t>
      </w:r>
      <w:r>
        <w:rPr>
          <w:rFonts w:ascii="Arial"/>
          <w:i/>
          <w:spacing w:val="-26"/>
          <w:w w:val="105"/>
          <w:sz w:val="18"/>
        </w:rPr>
        <w:t xml:space="preserve"> </w:t>
      </w:r>
      <w:r>
        <w:rPr>
          <w:rFonts w:ascii="Arial"/>
          <w:i/>
          <w:spacing w:val="-5"/>
          <w:w w:val="105"/>
          <w:sz w:val="18"/>
        </w:rPr>
        <w:t>code</w:t>
      </w:r>
      <w:r>
        <w:rPr>
          <w:rFonts w:ascii="Arial"/>
          <w:i/>
          <w:spacing w:val="-26"/>
          <w:w w:val="105"/>
          <w:sz w:val="18"/>
        </w:rPr>
        <w:t xml:space="preserve"> </w:t>
      </w:r>
      <w:r>
        <w:rPr>
          <w:rFonts w:ascii="Arial"/>
          <w:i/>
          <w:w w:val="105"/>
          <w:sz w:val="18"/>
        </w:rPr>
        <w:t xml:space="preserve">to </w:t>
      </w:r>
      <w:r>
        <w:rPr>
          <w:rFonts w:ascii="Arial"/>
          <w:i/>
          <w:sz w:val="18"/>
        </w:rPr>
        <w:t>the</w:t>
      </w:r>
      <w:r>
        <w:rPr>
          <w:rFonts w:ascii="Arial"/>
          <w:i/>
          <w:spacing w:val="-11"/>
          <w:sz w:val="18"/>
        </w:rPr>
        <w:t xml:space="preserve"> </w:t>
      </w:r>
      <w:r>
        <w:rPr>
          <w:rFonts w:ascii="Arial"/>
          <w:i/>
          <w:spacing w:val="-2"/>
          <w:sz w:val="18"/>
        </w:rPr>
        <w:t>model.</w:t>
      </w:r>
    </w:p>
    <w:p w:rsidR="00B66BFA" w:rsidRDefault="0044141A">
      <w:pPr>
        <w:pStyle w:val="Corpsdetexte"/>
        <w:spacing w:before="138" w:line="242" w:lineRule="auto"/>
        <w:ind w:left="28" w:right="839" w:firstLine="179"/>
        <w:jc w:val="both"/>
      </w:pPr>
      <w:r>
        <w:rPr>
          <w:w w:val="110"/>
        </w:rPr>
        <w:t>For readability, in this paper sometimes we will designate batch and incremental as modes of code generation/reverse,</w:t>
      </w:r>
    </w:p>
    <w:p w:rsidR="00B66BFA" w:rsidRDefault="0044141A">
      <w:pPr>
        <w:pStyle w:val="Corpsdetexte"/>
        <w:ind w:left="28"/>
      </w:pPr>
      <w:proofErr w:type="gramStart"/>
      <w:r>
        <w:rPr>
          <w:w w:val="110"/>
        </w:rPr>
        <w:t>e.g</w:t>
      </w:r>
      <w:proofErr w:type="gramEnd"/>
      <w:r>
        <w:rPr>
          <w:w w:val="110"/>
        </w:rPr>
        <w:t>. we generate code in batch mode from a model.</w:t>
      </w:r>
    </w:p>
    <w:p w:rsidR="00B66BFA" w:rsidRDefault="00B66BFA">
      <w:pPr>
        <w:sectPr w:rsidR="00B66BFA">
          <w:type w:val="continuous"/>
          <w:pgSz w:w="12240" w:h="15840"/>
          <w:pgMar w:top="1360" w:right="280" w:bottom="280" w:left="960" w:header="720" w:footer="720" w:gutter="0"/>
          <w:cols w:num="2" w:space="720" w:equalWidth="0">
            <w:col w:w="5309" w:space="40"/>
            <w:col w:w="5651"/>
          </w:cols>
        </w:sectPr>
      </w:pPr>
    </w:p>
    <w:p w:rsidR="00B66BFA" w:rsidRDefault="00B66BFA">
      <w:pPr>
        <w:pStyle w:val="Corpsdetexte"/>
        <w:rPr>
          <w:sz w:val="20"/>
        </w:rPr>
      </w:pPr>
    </w:p>
    <w:p w:rsidR="00B66BFA" w:rsidRDefault="00B66BFA">
      <w:pPr>
        <w:pStyle w:val="Corpsdetexte"/>
        <w:spacing w:before="8"/>
        <w:rPr>
          <w:sz w:val="19"/>
        </w:rPr>
      </w:pPr>
    </w:p>
    <w:p w:rsidR="00B66BFA" w:rsidRDefault="0082545F">
      <w:pPr>
        <w:tabs>
          <w:tab w:val="left" w:pos="7031"/>
        </w:tabs>
        <w:spacing w:after="7"/>
        <w:ind w:left="1771"/>
        <w:rPr>
          <w:rFonts w:ascii="Arial"/>
          <w:sz w:val="16"/>
        </w:rPr>
      </w:pPr>
      <w:r>
        <w:pict>
          <v:group id="_x0000_s1254" style="position:absolute;left:0;text-align:left;margin-left:119.5pt;margin-top:-1.65pt;width:12.5pt;height:12.45pt;z-index:-38872;mso-position-horizontal-relative:page" coordorigin="2390,-33" coordsize="250,249">
            <v:shape id="_x0000_s1256" type="#_x0000_t75" style="position:absolute;left:2390;top:-33;width:250;height:249">
              <v:imagedata r:id="rId12" o:title=""/>
            </v:shape>
            <v:shape id="_x0000_s1255" type="#_x0000_t202" style="position:absolute;left:2390;top:-33;width:250;height:249" filled="f" stroked="f">
              <v:textbox inset="0,0,0,0">
                <w:txbxContent>
                  <w:p w:rsidR="0082545F" w:rsidRDefault="0082545F">
                    <w:pPr>
                      <w:spacing w:before="28"/>
                      <w:ind w:left="80"/>
                      <w:rPr>
                        <w:rFonts w:ascii="Arial"/>
                        <w:sz w:val="16"/>
                      </w:rPr>
                    </w:pPr>
                    <w:r>
                      <w:rPr>
                        <w:rFonts w:ascii="Arial"/>
                        <w:color w:val="FFFFFF"/>
                        <w:w w:val="98"/>
                        <w:sz w:val="16"/>
                      </w:rPr>
                      <w:t>1</w:t>
                    </w:r>
                  </w:p>
                </w:txbxContent>
              </v:textbox>
            </v:shape>
            <w10:wrap anchorx="page"/>
          </v:group>
        </w:pict>
      </w:r>
      <w:r>
        <w:pict>
          <v:group id="_x0000_s1251" style="position:absolute;left:0;text-align:left;margin-left:382.5pt;margin-top:-1.65pt;width:12.5pt;height:12.45pt;z-index:-38824;mso-position-horizontal-relative:page" coordorigin="7650,-33" coordsize="250,249">
            <v:shape id="_x0000_s1253" type="#_x0000_t75" style="position:absolute;left:7650;top:-33;width:250;height:249">
              <v:imagedata r:id="rId12" o:title=""/>
            </v:shape>
            <v:shape id="_x0000_s1252" type="#_x0000_t202" style="position:absolute;left:7650;top:-33;width:250;height:249" filled="f" stroked="f">
              <v:textbox inset="0,0,0,0">
                <w:txbxContent>
                  <w:p w:rsidR="0082545F" w:rsidRDefault="0082545F">
                    <w:pPr>
                      <w:spacing w:before="28"/>
                      <w:ind w:left="80"/>
                      <w:rPr>
                        <w:rFonts w:ascii="Arial"/>
                        <w:sz w:val="16"/>
                      </w:rPr>
                    </w:pPr>
                    <w:r>
                      <w:rPr>
                        <w:rFonts w:ascii="Arial"/>
                        <w:color w:val="FFFFFF"/>
                        <w:w w:val="98"/>
                        <w:sz w:val="16"/>
                      </w:rPr>
                      <w:t>1</w:t>
                    </w:r>
                  </w:p>
                </w:txbxContent>
              </v:textbox>
            </v:shape>
            <w10:wrap anchorx="page"/>
          </v:group>
        </w:pict>
      </w:r>
      <w:r w:rsidR="0044141A">
        <w:rPr>
          <w:rFonts w:ascii="Arial"/>
          <w:sz w:val="16"/>
        </w:rPr>
        <w:t>Generate</w:t>
      </w:r>
      <w:r w:rsidR="0044141A">
        <w:rPr>
          <w:rFonts w:ascii="Arial"/>
          <w:spacing w:val="-8"/>
          <w:sz w:val="16"/>
        </w:rPr>
        <w:t xml:space="preserve"> </w:t>
      </w:r>
      <w:r w:rsidR="0044141A">
        <w:rPr>
          <w:rFonts w:ascii="Arial"/>
          <w:sz w:val="16"/>
        </w:rPr>
        <w:t>code</w:t>
      </w:r>
      <w:r w:rsidR="0044141A">
        <w:rPr>
          <w:rFonts w:ascii="Arial"/>
          <w:sz w:val="16"/>
        </w:rPr>
        <w:tab/>
        <w:t>Generate</w:t>
      </w:r>
      <w:r w:rsidR="0044141A">
        <w:rPr>
          <w:rFonts w:ascii="Arial"/>
          <w:spacing w:val="-22"/>
          <w:sz w:val="16"/>
        </w:rPr>
        <w:t xml:space="preserve"> </w:t>
      </w:r>
      <w:r w:rsidR="0044141A">
        <w:rPr>
          <w:rFonts w:ascii="Arial"/>
          <w:sz w:val="16"/>
        </w:rPr>
        <w:t>code</w:t>
      </w:r>
    </w:p>
    <w:p w:rsidR="00B66BFA" w:rsidRDefault="0082545F">
      <w:pPr>
        <w:tabs>
          <w:tab w:val="left" w:pos="5818"/>
        </w:tabs>
        <w:ind w:left="557"/>
        <w:rPr>
          <w:rFonts w:ascii="Arial"/>
          <w:sz w:val="20"/>
        </w:rPr>
      </w:pPr>
      <w:r>
        <w:rPr>
          <w:rFonts w:ascii="Arial"/>
          <w:sz w:val="20"/>
        </w:rPr>
      </w:r>
      <w:r>
        <w:rPr>
          <w:rFonts w:ascii="Arial"/>
          <w:sz w:val="20"/>
        </w:rPr>
        <w:pict>
          <v:group id="_x0000_s1231" style="width:170.1pt;height:77.25pt;mso-position-horizontal-relative:char;mso-position-vertical-relative:line" coordsize="3402,1545">
            <v:shape id="_x0000_s1250" style="position:absolute;width:748;height:499" coordsize="748,499" path="m748,l,,,464r86,18l151,493r43,5l236,495r71,-11l391,464r69,-23l483,433r76,-19l623,405r78,-5l748,400,748,xe" fillcolor="#99f" stroked="f">
              <v:path arrowok="t"/>
            </v:shape>
            <v:shape id="_x0000_s1249" style="position:absolute;width:748;height:499" coordsize="748,499" path="m,l748,r,400l701,400r-41,2l589,409r-82,17l438,448r-23,8l338,478r-64,12l194,498r-43,-5l116,487,86,482,58,476,30,470,,464,,xe" filled="f" strokeweight="0">
              <v:path arrowok="t"/>
            </v:shape>
            <v:shape id="_x0000_s1248" type="#_x0000_t75" style="position:absolute;left:1794;top:598;width:249;height:249">
              <v:imagedata r:id="rId13" o:title=""/>
            </v:shape>
            <v:line id="_x0000_s1247" style="position:absolute" from="2566,1295" to="671,466" strokeweight=".0155mm"/>
            <v:shape id="_x0000_s1246" style="position:absolute;left:573;top:424;width:118;height:80" coordorigin="573,424" coordsize="118,80" path="m573,424r88,79l691,434,573,424xe" fillcolor="black" stroked="f">
              <v:path arrowok="t"/>
            </v:shape>
            <v:shape id="_x0000_s1245" type="#_x0000_t75" style="position:absolute;left:274;top:1096;width:249;height:249">
              <v:imagedata r:id="rId14" o:title=""/>
            </v:shape>
            <v:shape id="_x0000_s1244" style="position:absolute;left:2454;top:186;width:113;height:75" coordorigin="2454,186" coordsize="113,75" path="m2454,186r,75l2566,224,2454,186xe" fillcolor="black" stroked="f">
              <v:path arrowok="t"/>
            </v:shape>
            <v:line id="_x0000_s1243" style="position:absolute" from="3064,473" to="3064,939" strokeweight=".0155mm"/>
            <v:shape id="_x0000_s1242" style="position:absolute;left:3027;top:934;width:75;height:112" coordorigin="3027,934" coordsize="75,112" path="m3101,934r-74,l3064,1046r37,-112xe" fillcolor="black" stroked="f">
              <v:path arrowok="t"/>
            </v:shape>
            <v:shape id="_x0000_s1241" style="position:absolute;left:2566;width:836;height:499" coordorigin="2566" coordsize="836,499" path="m3402,l2566,r,464l2630,476r65,11l2783,498r43,-3l2899,486r60,-12l3035,455r45,-14l3103,434r76,-17l3239,408r73,-6l3402,401,3402,xe" fillcolor="#c90" stroked="f">
              <v:path arrowok="t"/>
            </v:shape>
            <v:shape id="_x0000_s1240" style="position:absolute;left:2566;width:836;height:499" coordorigin="2566" coordsize="836,499" path="m2566,r836,l3402,401r-47,l3312,402r-73,6l3179,417r-76,17l3058,448r-23,7l2959,474r-60,12l2826,495r-43,3l2735,493r-40,-6l2661,482r-31,-6l2600,470r-34,-6l2566,xe" filled="f" strokeweight="0">
              <v:path arrowok="t"/>
            </v:shape>
            <v:shape id="_x0000_s1239" style="position:absolute;left:2566;top:1047;width:836;height:499" coordorigin="2566,1047" coordsize="836,499" path="m3402,1047r-836,l2566,1511r65,12l2696,1534r88,11l2827,1542r73,-9l2960,1521r75,-20l3081,1488r23,-7l3179,1463r60,-9l3312,1449r90,-2l3402,1047xe" fillcolor="#c90" stroked="f">
              <v:path arrowok="t"/>
            </v:shape>
            <v:shape id="_x0000_s1238" style="position:absolute;left:2566;top:1047;width:836;height:499" coordorigin="2566,1047" coordsize="836,499" path="m2566,1047r836,l3402,1447r-47,l3312,1449r-73,5l3179,1463r-75,18l3058,1494r-23,7l2960,1521r-60,12l2827,1542r-43,3l2736,1539r-40,-5l2662,1528r-31,-5l2600,1517r-34,-6l2566,1047xe" filled="f" strokeweight="0">
              <v:path arrowok="t"/>
            </v:shape>
            <v:shape id="_x0000_s1237" type="#_x0000_t202" style="position:absolute;left:159;top:126;width:2296;height:160" filled="f" stroked="f">
              <v:textbox inset="0,0,0,0">
                <w:txbxContent>
                  <w:p w:rsidR="0082545F" w:rsidRDefault="0082545F">
                    <w:pPr>
                      <w:tabs>
                        <w:tab w:val="left" w:pos="1372"/>
                        <w:tab w:val="left" w:pos="2131"/>
                      </w:tabs>
                      <w:spacing w:line="159" w:lineRule="exact"/>
                      <w:rPr>
                        <w:sz w:val="16"/>
                      </w:rPr>
                    </w:pPr>
                    <w:r>
                      <w:rPr>
                        <w:rFonts w:ascii="Arial"/>
                        <w:color w:val="FFFFFF"/>
                        <w:sz w:val="16"/>
                      </w:rPr>
                      <w:t xml:space="preserve">Model   </w:t>
                    </w:r>
                    <w:r>
                      <w:rPr>
                        <w:rFonts w:ascii="Arial"/>
                        <w:color w:val="FFFFFF"/>
                        <w:spacing w:val="5"/>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_x0000_s1236" type="#_x0000_t202" style="position:absolute;left:1279;top:7;width:924;height:278" filled="f" stroked="f">
              <v:textbox inset="0,0,0,0">
                <w:txbxContent>
                  <w:p w:rsidR="0082545F" w:rsidRDefault="0082545F">
                    <w:pPr>
                      <w:spacing w:line="130" w:lineRule="exact"/>
                      <w:ind w:right="8"/>
                      <w:jc w:val="center"/>
                      <w:rPr>
                        <w:rFonts w:ascii="Arial"/>
                        <w:sz w:val="16"/>
                      </w:rPr>
                    </w:pPr>
                    <w:r>
                      <w:rPr>
                        <w:rFonts w:ascii="Arial"/>
                        <w:sz w:val="16"/>
                      </w:rPr>
                      <w:t>(Batch)</w:t>
                    </w:r>
                  </w:p>
                  <w:p w:rsidR="0082545F" w:rsidRDefault="0082545F">
                    <w:pPr>
                      <w:tabs>
                        <w:tab w:val="left" w:pos="759"/>
                      </w:tabs>
                      <w:spacing w:line="148" w:lineRule="exact"/>
                      <w:ind w:left="-1"/>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_x0000_s1235" type="#_x0000_t202" style="position:absolute;left:2611;top:37;width:746;height:336" filled="f" stroked="f">
              <v:textbox inset="0,0,0,0">
                <w:txbxContent>
                  <w:p w:rsidR="0082545F" w:rsidRDefault="0082545F">
                    <w:pPr>
                      <w:spacing w:line="159" w:lineRule="exact"/>
                      <w:ind w:left="-1"/>
                      <w:jc w:val="center"/>
                      <w:rPr>
                        <w:rFonts w:ascii="Arial"/>
                        <w:sz w:val="16"/>
                      </w:rPr>
                    </w:pPr>
                    <w:r>
                      <w:rPr>
                        <w:rFonts w:ascii="Arial"/>
                        <w:color w:val="FFFFFF"/>
                        <w:w w:val="95"/>
                        <w:sz w:val="16"/>
                      </w:rPr>
                      <w:t>Generated</w:t>
                    </w:r>
                  </w:p>
                  <w:p w:rsidR="0082545F" w:rsidRDefault="0082545F">
                    <w:pPr>
                      <w:spacing w:line="177" w:lineRule="exact"/>
                      <w:jc w:val="center"/>
                      <w:rPr>
                        <w:rFonts w:ascii="Arial"/>
                        <w:sz w:val="16"/>
                      </w:rPr>
                    </w:pPr>
                    <w:r>
                      <w:rPr>
                        <w:rFonts w:ascii="Arial"/>
                        <w:color w:val="FFFFFF"/>
                        <w:sz w:val="16"/>
                      </w:rPr>
                      <w:t>Code</w:t>
                    </w:r>
                  </w:p>
                </w:txbxContent>
              </v:textbox>
            </v:shape>
            <v:shape id="_x0000_s1234" type="#_x0000_t202" style="position:absolute;left:1874;top:648;width:1140;height:163" filled="f" stroked="f">
              <v:textbox inset="0,0,0,0">
                <w:txbxContent>
                  <w:p w:rsidR="0082545F" w:rsidRDefault="0082545F">
                    <w:pPr>
                      <w:spacing w:line="163" w:lineRule="exact"/>
                      <w:ind w:right="-1"/>
                      <w:rPr>
                        <w:rFonts w:ascii="Arial"/>
                        <w:sz w:val="16"/>
                      </w:rPr>
                    </w:pPr>
                    <w:r>
                      <w:rPr>
                        <w:rFonts w:ascii="Arial"/>
                        <w:color w:val="FFFFFF"/>
                        <w:sz w:val="16"/>
                      </w:rPr>
                      <w:t xml:space="preserve">2   </w:t>
                    </w:r>
                    <w:r>
                      <w:rPr>
                        <w:rFonts w:ascii="Arial"/>
                        <w:sz w:val="16"/>
                      </w:rPr>
                      <w:t>Modify Code</w:t>
                    </w:r>
                  </w:p>
                </w:txbxContent>
              </v:textbox>
            </v:shape>
            <v:shape id="_x0000_s1233" type="#_x0000_t202" style="position:absolute;left:355;top:1146;width:1876;height:163" filled="f" stroked="f">
              <v:textbox inset="0,0,0,0">
                <w:txbxContent>
                  <w:p w:rsidR="0082545F" w:rsidRDefault="0082545F">
                    <w:pPr>
                      <w:tabs>
                        <w:tab w:val="left" w:pos="314"/>
                      </w:tabs>
                      <w:spacing w:line="163" w:lineRule="exact"/>
                      <w:rPr>
                        <w:rFonts w:ascii="Arial"/>
                        <w:sz w:val="16"/>
                      </w:rPr>
                    </w:pPr>
                    <w:r>
                      <w:rPr>
                        <w:rFonts w:ascii="Arial"/>
                        <w:color w:val="FFFFFF"/>
                        <w:sz w:val="16"/>
                      </w:rPr>
                      <w:t>3</w:t>
                    </w:r>
                    <w:r>
                      <w:rPr>
                        <w:rFonts w:ascii="Arial"/>
                        <w:color w:val="FFFFFF"/>
                        <w:sz w:val="16"/>
                      </w:rPr>
                      <w:tab/>
                    </w:r>
                    <w:r>
                      <w:rPr>
                        <w:rFonts w:ascii="Arial"/>
                        <w:sz w:val="16"/>
                      </w:rPr>
                      <w:t>Reverse Code</w:t>
                    </w:r>
                    <w:r>
                      <w:rPr>
                        <w:rFonts w:ascii="Arial"/>
                        <w:spacing w:val="-27"/>
                        <w:sz w:val="16"/>
                      </w:rPr>
                      <w:t xml:space="preserve"> </w:t>
                    </w:r>
                    <w:r>
                      <w:rPr>
                        <w:rFonts w:ascii="Arial"/>
                        <w:sz w:val="16"/>
                      </w:rPr>
                      <w:t>(Batch)</w:t>
                    </w:r>
                  </w:p>
                </w:txbxContent>
              </v:textbox>
            </v:shape>
            <v:shape id="_x0000_s1232" type="#_x0000_t202" style="position:absolute;left:2686;top:1084;width:596;height:336" filled="f" stroked="f">
              <v:textbox inset="0,0,0,0">
                <w:txbxContent>
                  <w:p w:rsidR="0082545F" w:rsidRDefault="0082545F">
                    <w:pPr>
                      <w:spacing w:line="159" w:lineRule="exact"/>
                      <w:jc w:val="center"/>
                      <w:rPr>
                        <w:rFonts w:ascii="Arial"/>
                        <w:sz w:val="16"/>
                      </w:rPr>
                    </w:pPr>
                    <w:r>
                      <w:rPr>
                        <w:rFonts w:ascii="Arial"/>
                        <w:color w:val="FFFFFF"/>
                        <w:w w:val="95"/>
                        <w:sz w:val="16"/>
                      </w:rPr>
                      <w:t>Modified</w:t>
                    </w:r>
                  </w:p>
                  <w:p w:rsidR="0082545F" w:rsidRDefault="0082545F">
                    <w:pPr>
                      <w:spacing w:line="177" w:lineRule="exact"/>
                      <w:ind w:left="1"/>
                      <w:jc w:val="center"/>
                      <w:rPr>
                        <w:rFonts w:ascii="Arial"/>
                        <w:sz w:val="16"/>
                      </w:rPr>
                    </w:pPr>
                    <w:r>
                      <w:rPr>
                        <w:rFonts w:ascii="Arial"/>
                        <w:color w:val="FFFFFF"/>
                        <w:sz w:val="16"/>
                      </w:rPr>
                      <w:t>Code</w:t>
                    </w:r>
                  </w:p>
                </w:txbxContent>
              </v:textbox>
            </v:shape>
            <w10:anchorlock/>
          </v:group>
        </w:pict>
      </w:r>
      <w:r w:rsidR="0044141A">
        <w:rPr>
          <w:rFonts w:ascii="Arial"/>
          <w:sz w:val="20"/>
        </w:rPr>
        <w:tab/>
      </w:r>
      <w:r>
        <w:rPr>
          <w:rFonts w:ascii="Arial"/>
          <w:sz w:val="20"/>
        </w:rPr>
      </w:r>
      <w:r>
        <w:rPr>
          <w:rFonts w:ascii="Arial"/>
          <w:sz w:val="20"/>
        </w:rPr>
        <w:pict>
          <v:group id="_x0000_s1222" style="width:37.4pt;height:77.25pt;mso-position-horizontal-relative:char;mso-position-vertical-relative:line" coordsize="748,1545">
            <v:shape id="_x0000_s1230" style="position:absolute;width:748;height:499" coordsize="748,499" path="m748,l,,,464r86,18l151,493r43,5l236,495r71,-11l391,464r69,-23l483,433r76,-19l623,405r78,-5l748,400,748,xe" fillcolor="#99f" stroked="f">
              <v:path arrowok="t"/>
            </v:shape>
            <v:shape id="_x0000_s1229" style="position:absolute;width:748;height:499" coordsize="748,499" path="m,l748,r,400l701,400r-41,2l589,409r-82,17l438,448r-23,8l338,478r-64,12l194,498r-43,-5l116,487,86,482,58,476,30,470,,464,,xe" filled="f" strokeweight="0">
              <v:path arrowok="t"/>
            </v:shape>
            <v:line id="_x0000_s1228" style="position:absolute" from="373,473" to="373,939" strokeweight=".0155mm"/>
            <v:shape id="_x0000_s1227" style="position:absolute;left:337;top:934;width:75;height:112" coordorigin="337,934" coordsize="75,112" path="m411,934r-74,l373,1046,411,934xe" fillcolor="black" stroked="f">
              <v:path arrowok="t"/>
            </v:shape>
            <v:shape id="_x0000_s1226" type="#_x0000_t75" style="position:absolute;left:448;top:598;width:250;height:249">
              <v:imagedata r:id="rId15" o:title=""/>
            </v:shape>
            <v:shape id="_x0000_s1225" style="position:absolute;top:1046;width:748;height:499" coordorigin=",1046" coordsize="748,499" path="m748,1046l,1046r,464l86,1528r65,11l194,1544r42,-4l307,1530r84,-20l460,1487r23,-7l559,1460r64,-9l701,1447r47,l748,1046xe" fillcolor="#99f" stroked="f">
              <v:path arrowok="t"/>
            </v:shape>
            <v:shape id="_x0000_s1224" style="position:absolute;top:1046;width:748;height:499" coordorigin=",1046" coordsize="748,499" path="m,1046r748,l748,1447r-47,l660,1448r-71,7l507,1473r-69,22l415,1502r-77,22l274,1536r-80,8l151,1539,86,1528,,1510,,1046xe" filled="f" strokeweight="0">
              <v:path arrowok="t"/>
            </v:shape>
            <v:shape id="_x0000_s1223" type="#_x0000_t202" style="position:absolute;width:748;height:1545" filled="f" stroked="f">
              <v:textbox inset="0,0,0,0">
                <w:txbxContent>
                  <w:p w:rsidR="0082545F" w:rsidRDefault="0082545F">
                    <w:pPr>
                      <w:spacing w:before="104"/>
                      <w:ind w:right="157"/>
                      <w:jc w:val="right"/>
                      <w:rPr>
                        <w:rFonts w:ascii="Arial"/>
                        <w:sz w:val="16"/>
                      </w:rPr>
                    </w:pPr>
                    <w:r>
                      <w:rPr>
                        <w:rFonts w:ascii="Arial"/>
                        <w:color w:val="FFFFFF"/>
                        <w:w w:val="95"/>
                        <w:sz w:val="16"/>
                      </w:rPr>
                      <w:t>Model</w:t>
                    </w:r>
                  </w:p>
                  <w:p w:rsidR="0082545F" w:rsidRDefault="0082545F">
                    <w:pPr>
                      <w:rPr>
                        <w:rFonts w:ascii="Arial"/>
                        <w:sz w:val="16"/>
                      </w:rPr>
                    </w:pPr>
                  </w:p>
                  <w:p w:rsidR="0082545F" w:rsidRDefault="0082545F">
                    <w:pPr>
                      <w:spacing w:before="4"/>
                      <w:rPr>
                        <w:rFonts w:ascii="Arial"/>
                        <w:sz w:val="13"/>
                      </w:rPr>
                    </w:pPr>
                  </w:p>
                  <w:p w:rsidR="0082545F" w:rsidRDefault="0082545F">
                    <w:pPr>
                      <w:ind w:right="128"/>
                      <w:jc w:val="right"/>
                      <w:rPr>
                        <w:rFonts w:ascii="Arial"/>
                        <w:sz w:val="16"/>
                      </w:rPr>
                    </w:pPr>
                    <w:r>
                      <w:rPr>
                        <w:rFonts w:ascii="Arial"/>
                        <w:color w:val="FFFFFF"/>
                        <w:w w:val="98"/>
                        <w:sz w:val="16"/>
                      </w:rPr>
                      <w:t>2</w:t>
                    </w:r>
                  </w:p>
                  <w:p w:rsidR="0082545F" w:rsidRDefault="0082545F">
                    <w:pPr>
                      <w:spacing w:before="5"/>
                      <w:rPr>
                        <w:rFonts w:ascii="Arial"/>
                      </w:rPr>
                    </w:pPr>
                  </w:p>
                  <w:p w:rsidR="0082545F" w:rsidRDefault="0082545F">
                    <w:pPr>
                      <w:spacing w:line="178" w:lineRule="exact"/>
                      <w:ind w:left="53" w:right="96"/>
                      <w:jc w:val="center"/>
                      <w:rPr>
                        <w:rFonts w:ascii="Arial"/>
                        <w:sz w:val="16"/>
                      </w:rPr>
                    </w:pPr>
                    <w:r>
                      <w:rPr>
                        <w:rFonts w:ascii="Arial"/>
                        <w:color w:val="FFFFFF"/>
                        <w:w w:val="95"/>
                        <w:sz w:val="16"/>
                      </w:rPr>
                      <w:t xml:space="preserve">Modified </w:t>
                    </w:r>
                    <w:r>
                      <w:rPr>
                        <w:rFonts w:ascii="Arial"/>
                        <w:color w:val="FFFFFF"/>
                        <w:sz w:val="16"/>
                      </w:rPr>
                      <w:t>Model</w:t>
                    </w:r>
                  </w:p>
                </w:txbxContent>
              </v:textbox>
            </v:shape>
            <w10:anchorlock/>
          </v:group>
        </w:pict>
      </w:r>
      <w:r w:rsidR="0044141A">
        <w:rPr>
          <w:spacing w:val="-47"/>
          <w:sz w:val="20"/>
        </w:rPr>
        <w:t xml:space="preserve"> </w:t>
      </w:r>
      <w:r>
        <w:rPr>
          <w:rFonts w:ascii="Arial"/>
          <w:spacing w:val="-47"/>
          <w:position w:val="17"/>
          <w:sz w:val="20"/>
        </w:rPr>
      </w:r>
      <w:r>
        <w:rPr>
          <w:rFonts w:ascii="Arial"/>
          <w:spacing w:val="-47"/>
          <w:position w:val="17"/>
          <w:sz w:val="20"/>
        </w:rPr>
        <w:pict>
          <v:group id="_x0000_s1211" style="width:131.5pt;height:68.55pt;mso-position-horizontal-relative:char;mso-position-vertical-relative:line" coordsize="2630,1371">
            <v:shape id="_x0000_s1221" style="position:absolute;left:1681;top:186;width:113;height:75" coordorigin="1681,186" coordsize="113,75" path="m1681,186r,75l1794,224,1681,186xe" fillcolor="black" stroked="f">
              <v:path arrowok="t"/>
            </v:shape>
            <v:line id="_x0000_s1220" style="position:absolute" from="50,1295" to="1942,585" strokeweight=".0155mm"/>
            <v:shape id="_x0000_s1219" style="position:absolute;left:1925;top:547;width:118;height:75" coordorigin="1925,547" coordsize="118,75" path="m2042,547r-117,5l1951,622r91,-75xe" fillcolor="black" stroked="f">
              <v:path arrowok="t"/>
            </v:shape>
            <v:shape id="_x0000_s1218" type="#_x0000_t75" style="position:absolute;left:622;top:1120;width:250;height:250">
              <v:imagedata r:id="rId16" o:title=""/>
            </v:shape>
            <v:shape id="_x0000_s1217" style="position:absolute;left:1794;width:836;height:499" coordorigin="1794" coordsize="836,499" path="m2629,l1794,r,464l1858,477r65,10l2012,498r42,-3l2127,486r61,-11l2263,455r69,-20l2355,428r80,-16l2502,404r80,-3l2629,401,2629,xe" fillcolor="#c90" stroked="f">
              <v:path arrowok="t"/>
            </v:shape>
            <v:shape id="_x0000_s1216" style="position:absolute;left:1794;width:836;height:499" coordorigin="1794" coordsize="836,499" path="m1794,r835,l2629,401r-47,l2540,402r-73,6l2407,417r-75,18l2286,448r-23,7l2188,475r-61,11l2054,495r-42,3l1963,493r-74,-11l1827,471r-33,-7l1794,xe" filled="f" strokeweight="0">
              <v:path arrowok="t"/>
            </v:shape>
            <v:shape id="_x0000_s1215" type="#_x0000_t202" style="position:absolute;top:127;width:1683;height:159" filled="f" stroked="f">
              <v:textbox inset="0,0,0,0">
                <w:txbxContent>
                  <w:p w:rsidR="0082545F" w:rsidRDefault="0082545F">
                    <w:pPr>
                      <w:tabs>
                        <w:tab w:val="left" w:pos="759"/>
                        <w:tab w:val="left" w:pos="1518"/>
                      </w:tabs>
                      <w:spacing w:line="158" w:lineRule="exact"/>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_x0000_s1214" type="#_x0000_t202" style="position:absolute;left:506;top:7;width:924;height:278" filled="f" stroked="f">
              <v:textbox inset="0,0,0,0">
                <w:txbxContent>
                  <w:p w:rsidR="0082545F" w:rsidRDefault="0082545F">
                    <w:pPr>
                      <w:spacing w:line="130" w:lineRule="exact"/>
                      <w:ind w:right="8"/>
                      <w:jc w:val="center"/>
                      <w:rPr>
                        <w:rFonts w:ascii="Arial"/>
                        <w:sz w:val="16"/>
                      </w:rPr>
                    </w:pPr>
                    <w:r>
                      <w:rPr>
                        <w:rFonts w:ascii="Arial"/>
                        <w:sz w:val="16"/>
                      </w:rPr>
                      <w:t>(Batch)</w:t>
                    </w:r>
                  </w:p>
                  <w:p w:rsidR="0082545F" w:rsidRDefault="0082545F">
                    <w:pPr>
                      <w:tabs>
                        <w:tab w:val="left" w:pos="759"/>
                      </w:tabs>
                      <w:spacing w:line="148" w:lineRule="exact"/>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_x0000_s1213" type="#_x0000_t202" style="position:absolute;left:1839;top:37;width:746;height:336" filled="f" stroked="f">
              <v:textbox inset="0,0,0,0">
                <w:txbxContent>
                  <w:p w:rsidR="0082545F" w:rsidRDefault="0082545F">
                    <w:pPr>
                      <w:spacing w:line="159" w:lineRule="exact"/>
                      <w:jc w:val="center"/>
                      <w:rPr>
                        <w:rFonts w:ascii="Arial"/>
                        <w:sz w:val="16"/>
                      </w:rPr>
                    </w:pPr>
                    <w:r>
                      <w:rPr>
                        <w:rFonts w:ascii="Arial"/>
                        <w:color w:val="FFFFFF"/>
                        <w:w w:val="95"/>
                        <w:sz w:val="16"/>
                      </w:rPr>
                      <w:t>Generated</w:t>
                    </w:r>
                  </w:p>
                  <w:p w:rsidR="0082545F" w:rsidRDefault="0082545F">
                    <w:pPr>
                      <w:spacing w:line="177" w:lineRule="exact"/>
                      <w:jc w:val="center"/>
                      <w:rPr>
                        <w:rFonts w:ascii="Arial"/>
                        <w:sz w:val="16"/>
                      </w:rPr>
                    </w:pPr>
                    <w:r>
                      <w:rPr>
                        <w:rFonts w:ascii="Arial"/>
                        <w:color w:val="FFFFFF"/>
                        <w:sz w:val="16"/>
                      </w:rPr>
                      <w:t>Code</w:t>
                    </w:r>
                  </w:p>
                </w:txbxContent>
              </v:textbox>
            </v:shape>
            <v:shape id="_x0000_s1212" type="#_x0000_t202" style="position:absolute;left:12;top:652;width:2539;height:677" filled="f" stroked="f">
              <v:textbox inset="0,0,0,0">
                <w:txbxContent>
                  <w:p w:rsidR="0082545F" w:rsidRDefault="0082545F">
                    <w:pPr>
                      <w:spacing w:line="162" w:lineRule="exact"/>
                      <w:ind w:right="-4"/>
                      <w:rPr>
                        <w:rFonts w:ascii="Arial"/>
                        <w:sz w:val="16"/>
                      </w:rPr>
                    </w:pPr>
                    <w:r>
                      <w:rPr>
                        <w:rFonts w:ascii="Arial"/>
                        <w:sz w:val="16"/>
                      </w:rPr>
                      <w:t>Modify Model</w:t>
                    </w:r>
                  </w:p>
                  <w:p w:rsidR="0082545F" w:rsidRDefault="0082545F">
                    <w:pPr>
                      <w:rPr>
                        <w:sz w:val="16"/>
                      </w:rPr>
                    </w:pPr>
                  </w:p>
                  <w:p w:rsidR="0082545F" w:rsidRDefault="0082545F">
                    <w:pPr>
                      <w:spacing w:before="1"/>
                      <w:rPr>
                        <w:sz w:val="13"/>
                      </w:rPr>
                    </w:pPr>
                  </w:p>
                  <w:p w:rsidR="0082545F" w:rsidRDefault="0082545F">
                    <w:pPr>
                      <w:spacing w:line="180" w:lineRule="exact"/>
                      <w:ind w:left="690" w:right="-4"/>
                      <w:rPr>
                        <w:rFonts w:ascii="Arial"/>
                        <w:sz w:val="16"/>
                      </w:rPr>
                    </w:pPr>
                    <w:proofErr w:type="gramStart"/>
                    <w:r>
                      <w:rPr>
                        <w:rFonts w:ascii="Arial"/>
                        <w:color w:val="FFFFFF"/>
                        <w:sz w:val="16"/>
                      </w:rPr>
                      <w:t xml:space="preserve">3  </w:t>
                    </w:r>
                    <w:r>
                      <w:rPr>
                        <w:rFonts w:ascii="Arial"/>
                        <w:sz w:val="16"/>
                      </w:rPr>
                      <w:t>Generate</w:t>
                    </w:r>
                    <w:proofErr w:type="gramEnd"/>
                    <w:r>
                      <w:rPr>
                        <w:rFonts w:ascii="Arial"/>
                        <w:sz w:val="16"/>
                      </w:rPr>
                      <w:t xml:space="preserve"> Code (Batch)</w:t>
                    </w:r>
                  </w:p>
                </w:txbxContent>
              </v:textbox>
            </v:shape>
            <w10:anchorlock/>
          </v:group>
        </w:pict>
      </w:r>
    </w:p>
    <w:p w:rsidR="00B66BFA" w:rsidRDefault="00B66BFA">
      <w:pPr>
        <w:pStyle w:val="Corpsdetexte"/>
        <w:spacing w:before="4"/>
        <w:rPr>
          <w:rFonts w:ascii="Arial"/>
          <w:sz w:val="15"/>
        </w:rPr>
      </w:pPr>
    </w:p>
    <w:p w:rsidR="00B66BFA" w:rsidRDefault="00B66BFA">
      <w:pPr>
        <w:rPr>
          <w:rFonts w:ascii="Arial"/>
          <w:sz w:val="15"/>
        </w:rPr>
        <w:sectPr w:rsidR="00B66BFA">
          <w:pgSz w:w="12240" w:h="15840"/>
          <w:pgMar w:top="1500" w:right="680" w:bottom="280" w:left="960" w:header="720" w:footer="720" w:gutter="0"/>
          <w:cols w:space="720"/>
        </w:sectPr>
      </w:pPr>
    </w:p>
    <w:p w:rsidR="00B66BFA" w:rsidRDefault="0044141A">
      <w:pPr>
        <w:pStyle w:val="Titre4"/>
        <w:spacing w:before="69" w:line="244" w:lineRule="auto"/>
        <w:ind w:left="0" w:right="176"/>
        <w:jc w:val="right"/>
      </w:pPr>
      <w:r>
        <w:t>Figure 2: Model-code synchronization in case only</w:t>
      </w:r>
      <w:r>
        <w:rPr>
          <w:w w:val="110"/>
        </w:rPr>
        <w:t xml:space="preserve"> </w:t>
      </w:r>
      <w:r>
        <w:t>code is modifted: Dashed arrows are steps are per-</w:t>
      </w:r>
      <w:r>
        <w:rPr>
          <w:w w:val="97"/>
        </w:rPr>
        <w:t xml:space="preserve"> </w:t>
      </w:r>
      <w:r>
        <w:t>formed only once. Filled arrows are repeating steps.</w:t>
      </w:r>
    </w:p>
    <w:p w:rsidR="00B66BFA" w:rsidRDefault="00B66BFA">
      <w:pPr>
        <w:pStyle w:val="Corpsdetexte"/>
        <w:rPr>
          <w:rFonts w:ascii="Georgia"/>
          <w:b/>
        </w:rPr>
      </w:pPr>
    </w:p>
    <w:p w:rsidR="00B66BFA" w:rsidRDefault="00B66BFA">
      <w:pPr>
        <w:pStyle w:val="Corpsdetexte"/>
        <w:rPr>
          <w:rFonts w:ascii="Georgia"/>
          <w:b/>
          <w:sz w:val="16"/>
        </w:rPr>
      </w:pPr>
    </w:p>
    <w:p w:rsidR="00B66BFA" w:rsidRDefault="0044141A">
      <w:pPr>
        <w:pStyle w:val="Corpsdetexte"/>
        <w:spacing w:line="242" w:lineRule="auto"/>
        <w:ind w:left="115" w:right="176" w:firstLine="179"/>
        <w:jc w:val="both"/>
      </w:pPr>
      <w:r>
        <w:rPr>
          <w:w w:val="110"/>
        </w:rPr>
        <w:t xml:space="preserve">In the next section, the use-cases of the development en- vironment will </w:t>
      </w:r>
      <w:r>
        <w:rPr>
          <w:spacing w:val="2"/>
          <w:w w:val="110"/>
        </w:rPr>
        <w:t xml:space="preserve">be </w:t>
      </w:r>
      <w:r>
        <w:rPr>
          <w:w w:val="110"/>
        </w:rPr>
        <w:t>integrated into some processes. The pro- cesses</w:t>
      </w:r>
      <w:r>
        <w:rPr>
          <w:spacing w:val="-16"/>
          <w:w w:val="110"/>
        </w:rPr>
        <w:t xml:space="preserve"> </w:t>
      </w:r>
      <w:r>
        <w:rPr>
          <w:spacing w:val="-3"/>
          <w:w w:val="110"/>
        </w:rPr>
        <w:t>cover</w:t>
      </w:r>
      <w:r>
        <w:rPr>
          <w:spacing w:val="-16"/>
          <w:w w:val="110"/>
        </w:rPr>
        <w:t xml:space="preserve"> </w:t>
      </w:r>
      <w:r>
        <w:rPr>
          <w:w w:val="110"/>
        </w:rPr>
        <w:t>model-code</w:t>
      </w:r>
      <w:r>
        <w:rPr>
          <w:spacing w:val="-16"/>
          <w:w w:val="110"/>
        </w:rPr>
        <w:t xml:space="preserve"> </w:t>
      </w:r>
      <w:r>
        <w:rPr>
          <w:w w:val="110"/>
        </w:rPr>
        <w:t>synchronization</w:t>
      </w:r>
      <w:r>
        <w:rPr>
          <w:spacing w:val="-16"/>
          <w:w w:val="110"/>
        </w:rPr>
        <w:t xml:space="preserve"> </w:t>
      </w:r>
      <w:r>
        <w:rPr>
          <w:w w:val="110"/>
        </w:rPr>
        <w:t>in</w:t>
      </w:r>
      <w:r>
        <w:rPr>
          <w:spacing w:val="-16"/>
          <w:w w:val="110"/>
        </w:rPr>
        <w:t xml:space="preserve"> </w:t>
      </w:r>
      <w:r>
        <w:rPr>
          <w:w w:val="110"/>
        </w:rPr>
        <w:t>several</w:t>
      </w:r>
      <w:r>
        <w:rPr>
          <w:spacing w:val="-16"/>
          <w:w w:val="110"/>
        </w:rPr>
        <w:t xml:space="preserve"> </w:t>
      </w:r>
      <w:r>
        <w:rPr>
          <w:w w:val="110"/>
        </w:rPr>
        <w:t>scenarios that correspond to the practices of both actors, i.e. model- driven developers and code-driven</w:t>
      </w:r>
      <w:r>
        <w:rPr>
          <w:spacing w:val="-20"/>
          <w:w w:val="110"/>
        </w:rPr>
        <w:t xml:space="preserve"> </w:t>
      </w:r>
      <w:r>
        <w:rPr>
          <w:w w:val="110"/>
        </w:rPr>
        <w:t>developers.</w:t>
      </w:r>
    </w:p>
    <w:p w:rsidR="00B66BFA" w:rsidRDefault="00B66BFA">
      <w:pPr>
        <w:pStyle w:val="Corpsdetexte"/>
        <w:spacing w:before="5"/>
        <w:rPr>
          <w:sz w:val="19"/>
        </w:rPr>
      </w:pPr>
    </w:p>
    <w:p w:rsidR="00B66BFA" w:rsidRDefault="0044141A">
      <w:pPr>
        <w:pStyle w:val="Titre1"/>
        <w:numPr>
          <w:ilvl w:val="0"/>
          <w:numId w:val="5"/>
        </w:numPr>
        <w:tabs>
          <w:tab w:val="left" w:pos="534"/>
          <w:tab w:val="left" w:pos="535"/>
        </w:tabs>
        <w:spacing w:line="242" w:lineRule="auto"/>
      </w:pPr>
      <w:r>
        <w:t>PROCESSES</w:t>
      </w:r>
      <w:r>
        <w:rPr>
          <w:spacing w:val="-26"/>
        </w:rPr>
        <w:t xml:space="preserve"> </w:t>
      </w:r>
      <w:r>
        <w:rPr>
          <w:spacing w:val="-3"/>
        </w:rPr>
        <w:t>TO</w:t>
      </w:r>
      <w:r>
        <w:rPr>
          <w:spacing w:val="-26"/>
        </w:rPr>
        <w:t xml:space="preserve"> </w:t>
      </w:r>
      <w:r>
        <w:t>SYNCHRONIZE</w:t>
      </w:r>
      <w:r>
        <w:rPr>
          <w:spacing w:val="-26"/>
        </w:rPr>
        <w:t xml:space="preserve"> </w:t>
      </w:r>
      <w:r>
        <w:t>MODEL AND</w:t>
      </w:r>
      <w:r>
        <w:rPr>
          <w:spacing w:val="-6"/>
        </w:rPr>
        <w:t xml:space="preserve"> </w:t>
      </w:r>
      <w:r>
        <w:t>CODE</w:t>
      </w:r>
    </w:p>
    <w:p w:rsidR="00B66BFA" w:rsidRDefault="0044141A">
      <w:pPr>
        <w:pStyle w:val="Corpsdetexte"/>
        <w:spacing w:before="36" w:line="242" w:lineRule="auto"/>
        <w:ind w:left="115" w:right="176" w:firstLine="179"/>
        <w:jc w:val="both"/>
      </w:pPr>
      <w:r>
        <w:rPr>
          <w:w w:val="110"/>
        </w:rPr>
        <w:t>This section shows some processes to synchronize model and</w:t>
      </w:r>
      <w:r>
        <w:rPr>
          <w:spacing w:val="-11"/>
          <w:w w:val="110"/>
        </w:rPr>
        <w:t xml:space="preserve"> </w:t>
      </w:r>
      <w:r>
        <w:rPr>
          <w:w w:val="110"/>
        </w:rPr>
        <w:t>code</w:t>
      </w:r>
      <w:r>
        <w:rPr>
          <w:spacing w:val="-11"/>
          <w:w w:val="110"/>
        </w:rPr>
        <w:t xml:space="preserve"> </w:t>
      </w:r>
      <w:r>
        <w:rPr>
          <w:w w:val="110"/>
        </w:rPr>
        <w:t>within</w:t>
      </w:r>
      <w:r>
        <w:rPr>
          <w:spacing w:val="-11"/>
          <w:w w:val="110"/>
        </w:rPr>
        <w:t xml:space="preserve"> </w:t>
      </w:r>
      <w:r>
        <w:rPr>
          <w:w w:val="110"/>
        </w:rPr>
        <w:t>different</w:t>
      </w:r>
      <w:r>
        <w:rPr>
          <w:spacing w:val="-11"/>
          <w:w w:val="110"/>
        </w:rPr>
        <w:t xml:space="preserve"> </w:t>
      </w:r>
      <w:r>
        <w:rPr>
          <w:w w:val="110"/>
        </w:rPr>
        <w:t>scenarios.</w:t>
      </w:r>
      <w:r>
        <w:rPr>
          <w:spacing w:val="18"/>
          <w:w w:val="110"/>
        </w:rPr>
        <w:t xml:space="preserve"> </w:t>
      </w:r>
      <w:r>
        <w:rPr>
          <w:w w:val="110"/>
        </w:rPr>
        <w:t>The</w:t>
      </w:r>
      <w:r>
        <w:rPr>
          <w:spacing w:val="-11"/>
          <w:w w:val="110"/>
        </w:rPr>
        <w:t xml:space="preserve"> </w:t>
      </w:r>
      <w:r>
        <w:rPr>
          <w:w w:val="110"/>
        </w:rPr>
        <w:t>scenarios</w:t>
      </w:r>
      <w:r>
        <w:rPr>
          <w:spacing w:val="-11"/>
          <w:w w:val="110"/>
        </w:rPr>
        <w:t xml:space="preserve"> </w:t>
      </w:r>
      <w:r>
        <w:rPr>
          <w:w w:val="110"/>
        </w:rPr>
        <w:t>are</w:t>
      </w:r>
      <w:r>
        <w:rPr>
          <w:spacing w:val="-11"/>
          <w:w w:val="110"/>
        </w:rPr>
        <w:t xml:space="preserve"> </w:t>
      </w:r>
      <w:r>
        <w:rPr>
          <w:w w:val="110"/>
        </w:rPr>
        <w:t>distin- guished according to the type of developers, i.e. the actors, working on the system to</w:t>
      </w:r>
      <w:r>
        <w:rPr>
          <w:spacing w:val="23"/>
          <w:w w:val="110"/>
        </w:rPr>
        <w:t xml:space="preserve"> </w:t>
      </w:r>
      <w:r>
        <w:rPr>
          <w:w w:val="110"/>
        </w:rPr>
        <w:t>develop.</w:t>
      </w:r>
    </w:p>
    <w:p w:rsidR="00B66BFA" w:rsidRDefault="0044141A">
      <w:pPr>
        <w:pStyle w:val="Corpsdetexte"/>
        <w:spacing w:line="242" w:lineRule="auto"/>
        <w:ind w:left="115" w:right="177" w:firstLine="179"/>
        <w:jc w:val="both"/>
      </w:pPr>
      <w:r>
        <w:rPr>
          <w:spacing w:val="-8"/>
          <w:w w:val="110"/>
        </w:rPr>
        <w:t xml:space="preserve">We </w:t>
      </w:r>
      <w:r>
        <w:rPr>
          <w:w w:val="110"/>
        </w:rPr>
        <w:t xml:space="preserve">assume that the common starting point of each pro- cess, for each scenario, is the model. Therefore if there is some legacy code without a model, the legacy code must first </w:t>
      </w:r>
      <w:r>
        <w:rPr>
          <w:spacing w:val="2"/>
          <w:w w:val="110"/>
        </w:rPr>
        <w:t xml:space="preserve">be </w:t>
      </w:r>
      <w:r>
        <w:rPr>
          <w:w w:val="110"/>
        </w:rPr>
        <w:t xml:space="preserve">reversed into a new model in order to enter any of the processes. This can </w:t>
      </w:r>
      <w:r>
        <w:rPr>
          <w:spacing w:val="2"/>
          <w:w w:val="110"/>
        </w:rPr>
        <w:t xml:space="preserve">be </w:t>
      </w:r>
      <w:r>
        <w:rPr>
          <w:w w:val="110"/>
        </w:rPr>
        <w:t xml:space="preserve">done with the </w:t>
      </w:r>
      <w:r>
        <w:rPr>
          <w:rFonts w:ascii="Georgia"/>
          <w:b/>
          <w:w w:val="110"/>
        </w:rPr>
        <w:t>Reverse Code (Batch)</w:t>
      </w:r>
      <w:r>
        <w:rPr>
          <w:rFonts w:ascii="Georgia"/>
          <w:b/>
          <w:spacing w:val="-20"/>
          <w:w w:val="110"/>
        </w:rPr>
        <w:t xml:space="preserve"> </w:t>
      </w:r>
      <w:r>
        <w:rPr>
          <w:w w:val="110"/>
        </w:rPr>
        <w:t>use-case</w:t>
      </w:r>
      <w:r>
        <w:rPr>
          <w:spacing w:val="-19"/>
          <w:w w:val="110"/>
        </w:rPr>
        <w:t xml:space="preserve"> </w:t>
      </w:r>
      <w:r>
        <w:rPr>
          <w:w w:val="110"/>
        </w:rPr>
        <w:t>of</w:t>
      </w:r>
      <w:r>
        <w:rPr>
          <w:spacing w:val="-19"/>
          <w:w w:val="110"/>
        </w:rPr>
        <w:t xml:space="preserve"> </w:t>
      </w:r>
      <w:r>
        <w:rPr>
          <w:w w:val="110"/>
        </w:rPr>
        <w:t>the</w:t>
      </w:r>
      <w:r>
        <w:rPr>
          <w:spacing w:val="-19"/>
          <w:w w:val="110"/>
        </w:rPr>
        <w:t xml:space="preserve"> </w:t>
      </w:r>
      <w:r>
        <w:rPr>
          <w:w w:val="110"/>
        </w:rPr>
        <w:t>development</w:t>
      </w:r>
      <w:r>
        <w:rPr>
          <w:spacing w:val="-19"/>
          <w:w w:val="110"/>
        </w:rPr>
        <w:t xml:space="preserve"> </w:t>
      </w:r>
      <w:r>
        <w:rPr>
          <w:w w:val="110"/>
        </w:rPr>
        <w:t>environment</w:t>
      </w:r>
      <w:r>
        <w:rPr>
          <w:spacing w:val="-19"/>
          <w:w w:val="110"/>
        </w:rPr>
        <w:t xml:space="preserve"> </w:t>
      </w:r>
      <w:r>
        <w:rPr>
          <w:w w:val="110"/>
        </w:rPr>
        <w:t>proposed in Section</w:t>
      </w:r>
      <w:r>
        <w:rPr>
          <w:spacing w:val="3"/>
          <w:w w:val="110"/>
        </w:rPr>
        <w:t xml:space="preserve"> </w:t>
      </w:r>
      <w:r>
        <w:rPr>
          <w:w w:val="110"/>
        </w:rPr>
        <w:t>3.</w:t>
      </w:r>
    </w:p>
    <w:p w:rsidR="00B66BFA" w:rsidRDefault="0044141A">
      <w:pPr>
        <w:pStyle w:val="Corpsdetexte"/>
        <w:spacing w:line="242" w:lineRule="auto"/>
        <w:ind w:left="115" w:right="176" w:firstLine="179"/>
        <w:jc w:val="both"/>
      </w:pPr>
      <w:r>
        <w:rPr>
          <w:w w:val="110"/>
        </w:rPr>
        <w:t>Each of the following section describes a scenario and the process associated with it for model and code synchroniza- tion.</w:t>
      </w:r>
    </w:p>
    <w:p w:rsidR="00B66BFA" w:rsidRDefault="0044141A">
      <w:pPr>
        <w:pStyle w:val="Titre1"/>
        <w:numPr>
          <w:ilvl w:val="1"/>
          <w:numId w:val="5"/>
        </w:numPr>
        <w:tabs>
          <w:tab w:val="left" w:pos="653"/>
          <w:tab w:val="left" w:pos="654"/>
        </w:tabs>
        <w:spacing w:before="109"/>
      </w:pPr>
      <w:r>
        <w:t>Scenario</w:t>
      </w:r>
      <w:r>
        <w:rPr>
          <w:spacing w:val="-20"/>
        </w:rPr>
        <w:t xml:space="preserve"> </w:t>
      </w:r>
      <w:r>
        <w:t>1:</w:t>
      </w:r>
      <w:r>
        <w:rPr>
          <w:spacing w:val="-1"/>
        </w:rPr>
        <w:t xml:space="preserve"> </w:t>
      </w:r>
      <w:r>
        <w:t>modifications</w:t>
      </w:r>
      <w:r>
        <w:rPr>
          <w:spacing w:val="-20"/>
        </w:rPr>
        <w:t xml:space="preserve"> </w:t>
      </w:r>
      <w:r>
        <w:t>only</w:t>
      </w:r>
      <w:r>
        <w:rPr>
          <w:spacing w:val="-20"/>
        </w:rPr>
        <w:t xml:space="preserve"> </w:t>
      </w:r>
      <w:r>
        <w:t>made</w:t>
      </w:r>
      <w:r>
        <w:rPr>
          <w:spacing w:val="-20"/>
        </w:rPr>
        <w:t xml:space="preserve"> </w:t>
      </w:r>
      <w:r>
        <w:t>to</w:t>
      </w:r>
      <w:r>
        <w:rPr>
          <w:spacing w:val="-20"/>
        </w:rPr>
        <w:t xml:space="preserve"> </w:t>
      </w:r>
      <w:r>
        <w:t>code</w:t>
      </w:r>
    </w:p>
    <w:p w:rsidR="00B66BFA" w:rsidRDefault="0044141A" w:rsidP="00BA4B59">
      <w:pPr>
        <w:pStyle w:val="Corpsdetexte"/>
        <w:spacing w:before="39" w:line="242" w:lineRule="auto"/>
        <w:ind w:left="113" w:right="176" w:firstLine="181"/>
        <w:jc w:val="both"/>
      </w:pPr>
      <w:r>
        <w:rPr>
          <w:w w:val="110"/>
        </w:rPr>
        <w:t>The assumption in scenario 1 is that the code is the only</w:t>
      </w:r>
      <w:r>
        <w:rPr>
          <w:w w:val="107"/>
        </w:rPr>
        <w:t xml:space="preserve"> </w:t>
      </w:r>
      <w:r>
        <w:rPr>
          <w:w w:val="110"/>
        </w:rPr>
        <w:t>reference artifact. Otherwise said, only the code may be</w:t>
      </w:r>
      <w:r>
        <w:rPr>
          <w:w w:val="102"/>
        </w:rPr>
        <w:t xml:space="preserve"> </w:t>
      </w:r>
      <w:r>
        <w:rPr>
          <w:w w:val="110"/>
        </w:rPr>
        <w:t>modified manually. We assume that during development,</w:t>
      </w:r>
      <w:r>
        <w:rPr>
          <w:w w:val="113"/>
        </w:rPr>
        <w:t xml:space="preserve"> </w:t>
      </w:r>
      <w:r>
        <w:rPr>
          <w:w w:val="110"/>
        </w:rPr>
        <w:t>sporadically the model needs to be synchronized sporadically</w:t>
      </w:r>
      <w:r>
        <w:rPr>
          <w:w w:val="105"/>
        </w:rPr>
        <w:t xml:space="preserve"> </w:t>
      </w:r>
      <w:r>
        <w:rPr>
          <w:w w:val="110"/>
        </w:rPr>
        <w:t>with the code. This scenario suits the code-driven developer. Figure 2 shows the process to synchronize code and model</w:t>
      </w:r>
      <w:r>
        <w:rPr>
          <w:w w:val="102"/>
        </w:rPr>
        <w:t xml:space="preserve"> </w:t>
      </w:r>
      <w:r>
        <w:rPr>
          <w:w w:val="110"/>
        </w:rPr>
        <w:t>in scenario 1. Note that each step is a use-case of the de-</w:t>
      </w:r>
      <w:r>
        <w:rPr>
          <w:w w:val="102"/>
        </w:rPr>
        <w:t xml:space="preserve"> </w:t>
      </w:r>
      <w:r>
        <w:rPr>
          <w:w w:val="110"/>
        </w:rPr>
        <w:t>velopment environment proposed in Section 3. The general</w:t>
      </w:r>
      <w:r>
        <w:rPr>
          <w:w w:val="102"/>
        </w:rPr>
        <w:t xml:space="preserve"> </w:t>
      </w:r>
      <w:r>
        <w:rPr>
          <w:w w:val="110"/>
        </w:rPr>
        <w:t>approach is to always overwrite the model with a new model</w:t>
      </w:r>
      <w:r w:rsidR="003D2F1B">
        <w:t xml:space="preserve"> </w:t>
      </w:r>
      <w:r w:rsidR="00730F96">
        <w:rPr>
          <w:w w:val="110"/>
        </w:rPr>
        <w:t>produced from the modified code.</w:t>
      </w:r>
    </w:p>
    <w:p w:rsidR="00B66BFA" w:rsidRDefault="0044141A" w:rsidP="000F536A">
      <w:pPr>
        <w:pStyle w:val="Corpsdetexte"/>
        <w:spacing w:before="2" w:line="242" w:lineRule="auto"/>
        <w:ind w:left="115" w:right="175" w:firstLine="179"/>
        <w:jc w:val="both"/>
      </w:pPr>
      <w:r>
        <w:rPr>
          <w:w w:val="110"/>
        </w:rPr>
        <w:t xml:space="preserve">In Figure 2, as a reminder of the general assumption, the starting point of the process is the model. In step </w:t>
      </w:r>
      <w:r>
        <w:rPr>
          <w:rFonts w:ascii="Georgia"/>
          <w:b/>
          <w:w w:val="110"/>
        </w:rPr>
        <w:t>(1)</w:t>
      </w:r>
      <w:r>
        <w:rPr>
          <w:w w:val="110"/>
        </w:rPr>
        <w:t xml:space="preserve">, code is generated in batch mode from the model to begin imple- mentation. The developers then work with this generated code. The code is modified during development as step </w:t>
      </w:r>
      <w:r>
        <w:rPr>
          <w:rFonts w:ascii="Georgia"/>
          <w:b/>
          <w:w w:val="110"/>
        </w:rPr>
        <w:t xml:space="preserve">(2) </w:t>
      </w:r>
      <w:r>
        <w:rPr>
          <w:w w:val="110"/>
        </w:rPr>
        <w:t xml:space="preserve">in the figure. After the code is modified, in step </w:t>
      </w:r>
      <w:r>
        <w:rPr>
          <w:rFonts w:ascii="Georgia"/>
          <w:b/>
          <w:w w:val="110"/>
        </w:rPr>
        <w:t xml:space="preserve">(3) </w:t>
      </w:r>
      <w:r>
        <w:rPr>
          <w:w w:val="110"/>
        </w:rPr>
        <w:t xml:space="preserve">it is re- versed in batch mode, i.e. the existing model is overwritten </w:t>
      </w:r>
      <w:r>
        <w:rPr>
          <w:spacing w:val="-3"/>
          <w:w w:val="110"/>
        </w:rPr>
        <w:t xml:space="preserve">by </w:t>
      </w:r>
      <w:r>
        <w:rPr>
          <w:w w:val="110"/>
        </w:rPr>
        <w:t>a new model reversed from the code. Obviously code</w:t>
      </w:r>
      <w:r>
        <w:rPr>
          <w:spacing w:val="-22"/>
          <w:w w:val="110"/>
        </w:rPr>
        <w:t xml:space="preserve"> </w:t>
      </w:r>
      <w:r>
        <w:rPr>
          <w:w w:val="110"/>
        </w:rPr>
        <w:t>can evolve</w:t>
      </w:r>
      <w:r>
        <w:rPr>
          <w:spacing w:val="-12"/>
          <w:w w:val="110"/>
        </w:rPr>
        <w:t xml:space="preserve"> </w:t>
      </w:r>
      <w:r>
        <w:rPr>
          <w:w w:val="110"/>
        </w:rPr>
        <w:t>several</w:t>
      </w:r>
      <w:r>
        <w:rPr>
          <w:spacing w:val="-12"/>
          <w:w w:val="110"/>
        </w:rPr>
        <w:t xml:space="preserve"> </w:t>
      </w:r>
      <w:r>
        <w:rPr>
          <w:w w:val="110"/>
        </w:rPr>
        <w:t>times</w:t>
      </w:r>
      <w:r>
        <w:rPr>
          <w:spacing w:val="-12"/>
          <w:w w:val="110"/>
        </w:rPr>
        <w:t xml:space="preserve"> </w:t>
      </w:r>
      <w:r>
        <w:rPr>
          <w:w w:val="110"/>
        </w:rPr>
        <w:t>through</w:t>
      </w:r>
      <w:r>
        <w:rPr>
          <w:spacing w:val="-12"/>
          <w:w w:val="110"/>
        </w:rPr>
        <w:t xml:space="preserve"> </w:t>
      </w:r>
      <w:r>
        <w:rPr>
          <w:w w:val="110"/>
        </w:rPr>
        <w:t>successive</w:t>
      </w:r>
      <w:r>
        <w:rPr>
          <w:spacing w:val="-12"/>
          <w:w w:val="110"/>
        </w:rPr>
        <w:t xml:space="preserve"> </w:t>
      </w:r>
      <w:r>
        <w:rPr>
          <w:w w:val="110"/>
        </w:rPr>
        <w:t>modifications.</w:t>
      </w:r>
      <w:r>
        <w:rPr>
          <w:spacing w:val="6"/>
          <w:w w:val="110"/>
        </w:rPr>
        <w:t xml:space="preserve"> </w:t>
      </w:r>
      <w:r>
        <w:rPr>
          <w:w w:val="110"/>
        </w:rPr>
        <w:t xml:space="preserve">After each set of modifications, it can </w:t>
      </w:r>
      <w:r>
        <w:rPr>
          <w:spacing w:val="2"/>
          <w:w w:val="110"/>
        </w:rPr>
        <w:t xml:space="preserve">be </w:t>
      </w:r>
      <w:r>
        <w:rPr>
          <w:w w:val="110"/>
        </w:rPr>
        <w:t>reversed in batch mode</w:t>
      </w:r>
      <w:r>
        <w:rPr>
          <w:b/>
        </w:rPr>
        <w:br w:type="column"/>
      </w:r>
      <w:r>
        <w:t>Figure 3: Model-code synchronization in case only model</w:t>
      </w:r>
      <w:r>
        <w:rPr>
          <w:spacing w:val="-10"/>
        </w:rPr>
        <w:t xml:space="preserve"> </w:t>
      </w:r>
      <w:r>
        <w:t>is</w:t>
      </w:r>
      <w:r>
        <w:rPr>
          <w:spacing w:val="-10"/>
        </w:rPr>
        <w:t xml:space="preserve"> </w:t>
      </w:r>
      <w:r>
        <w:t>modifted:</w:t>
      </w:r>
      <w:r>
        <w:rPr>
          <w:spacing w:val="8"/>
        </w:rPr>
        <w:t xml:space="preserve"> </w:t>
      </w:r>
      <w:r>
        <w:t>Dashed</w:t>
      </w:r>
      <w:r>
        <w:rPr>
          <w:spacing w:val="-10"/>
        </w:rPr>
        <w:t xml:space="preserve"> </w:t>
      </w:r>
      <w:r>
        <w:t>arrows</w:t>
      </w:r>
      <w:r>
        <w:rPr>
          <w:spacing w:val="-10"/>
        </w:rPr>
        <w:t xml:space="preserve"> </w:t>
      </w:r>
      <w:r>
        <w:t>are</w:t>
      </w:r>
      <w:r>
        <w:rPr>
          <w:spacing w:val="-10"/>
        </w:rPr>
        <w:t xml:space="preserve"> </w:t>
      </w:r>
      <w:r>
        <w:t>steps</w:t>
      </w:r>
      <w:r>
        <w:rPr>
          <w:spacing w:val="-10"/>
        </w:rPr>
        <w:t xml:space="preserve"> </w:t>
      </w:r>
      <w:r>
        <w:t>are</w:t>
      </w:r>
      <w:r>
        <w:rPr>
          <w:spacing w:val="-10"/>
        </w:rPr>
        <w:t xml:space="preserve"> </w:t>
      </w:r>
      <w:r>
        <w:t>per- formed</w:t>
      </w:r>
      <w:r>
        <w:rPr>
          <w:spacing w:val="-11"/>
        </w:rPr>
        <w:t xml:space="preserve"> </w:t>
      </w:r>
      <w:r>
        <w:t>only</w:t>
      </w:r>
      <w:r>
        <w:rPr>
          <w:spacing w:val="-11"/>
        </w:rPr>
        <w:t xml:space="preserve"> </w:t>
      </w:r>
      <w:r>
        <w:t>once.</w:t>
      </w:r>
      <w:r>
        <w:rPr>
          <w:spacing w:val="9"/>
        </w:rPr>
        <w:t xml:space="preserve"> </w:t>
      </w:r>
      <w:r>
        <w:t>Filled</w:t>
      </w:r>
      <w:r>
        <w:rPr>
          <w:spacing w:val="-11"/>
        </w:rPr>
        <w:t xml:space="preserve"> </w:t>
      </w:r>
      <w:r>
        <w:t>arrows</w:t>
      </w:r>
      <w:r>
        <w:rPr>
          <w:spacing w:val="-11"/>
        </w:rPr>
        <w:t xml:space="preserve"> </w:t>
      </w:r>
      <w:r>
        <w:t>are</w:t>
      </w:r>
      <w:r>
        <w:rPr>
          <w:spacing w:val="-11"/>
        </w:rPr>
        <w:t xml:space="preserve"> </w:t>
      </w:r>
      <w:r>
        <w:t>repeating</w:t>
      </w:r>
      <w:r>
        <w:rPr>
          <w:spacing w:val="-11"/>
        </w:rPr>
        <w:t xml:space="preserve"> </w:t>
      </w:r>
      <w:r>
        <w:t>steps.</w:t>
      </w:r>
    </w:p>
    <w:p w:rsidR="00B66BFA" w:rsidRDefault="00B66BFA">
      <w:pPr>
        <w:pStyle w:val="Corpsdetexte"/>
        <w:rPr>
          <w:rFonts w:ascii="Georgia"/>
          <w:b/>
        </w:rPr>
      </w:pPr>
    </w:p>
    <w:p w:rsidR="00B66BFA" w:rsidRDefault="0044141A">
      <w:pPr>
        <w:pStyle w:val="Corpsdetexte"/>
        <w:spacing w:before="157"/>
        <w:ind w:left="115" w:right="199"/>
      </w:pPr>
      <w:proofErr w:type="gramStart"/>
      <w:r>
        <w:rPr>
          <w:w w:val="115"/>
        </w:rPr>
        <w:t>to</w:t>
      </w:r>
      <w:proofErr w:type="gramEnd"/>
      <w:r w:rsidR="00A41753">
        <w:rPr>
          <w:w w:val="115"/>
        </w:rPr>
        <w:t xml:space="preserve"> </w:t>
      </w:r>
      <w:r>
        <w:rPr>
          <w:w w:val="115"/>
        </w:rPr>
        <w:t xml:space="preserve">the model. Therefore steps </w:t>
      </w:r>
      <w:r>
        <w:rPr>
          <w:rFonts w:ascii="Georgia"/>
          <w:b/>
          <w:w w:val="115"/>
        </w:rPr>
        <w:t xml:space="preserve">(2) </w:t>
      </w:r>
      <w:r>
        <w:rPr>
          <w:w w:val="115"/>
        </w:rPr>
        <w:t xml:space="preserve">and </w:t>
      </w:r>
      <w:r>
        <w:rPr>
          <w:rFonts w:ascii="Georgia"/>
          <w:b/>
          <w:w w:val="115"/>
        </w:rPr>
        <w:t xml:space="preserve">(3) </w:t>
      </w:r>
      <w:r>
        <w:rPr>
          <w:w w:val="115"/>
        </w:rPr>
        <w:t>are repeating steps in the process.</w:t>
      </w:r>
    </w:p>
    <w:p w:rsidR="00B66BFA" w:rsidRDefault="0044141A">
      <w:pPr>
        <w:pStyle w:val="Titre1"/>
        <w:numPr>
          <w:ilvl w:val="1"/>
          <w:numId w:val="5"/>
        </w:numPr>
        <w:tabs>
          <w:tab w:val="left" w:pos="654"/>
        </w:tabs>
        <w:spacing w:before="100"/>
        <w:jc w:val="both"/>
      </w:pPr>
      <w:r>
        <w:t>Scenario</w:t>
      </w:r>
      <w:r>
        <w:rPr>
          <w:spacing w:val="-20"/>
        </w:rPr>
        <w:t xml:space="preserve"> </w:t>
      </w:r>
      <w:r>
        <w:t>2:</w:t>
      </w:r>
      <w:r>
        <w:rPr>
          <w:spacing w:val="-1"/>
        </w:rPr>
        <w:t xml:space="preserve"> </w:t>
      </w:r>
      <w:r>
        <w:t>modifications</w:t>
      </w:r>
      <w:r>
        <w:rPr>
          <w:spacing w:val="-20"/>
        </w:rPr>
        <w:t xml:space="preserve"> </w:t>
      </w:r>
      <w:r>
        <w:t>only</w:t>
      </w:r>
      <w:r>
        <w:rPr>
          <w:spacing w:val="-20"/>
        </w:rPr>
        <w:t xml:space="preserve"> </w:t>
      </w:r>
      <w:r>
        <w:t>made</w:t>
      </w:r>
      <w:r>
        <w:rPr>
          <w:spacing w:val="-20"/>
        </w:rPr>
        <w:t xml:space="preserve"> </w:t>
      </w:r>
      <w:r>
        <w:t>to</w:t>
      </w:r>
      <w:r>
        <w:rPr>
          <w:spacing w:val="-20"/>
        </w:rPr>
        <w:t xml:space="preserve"> </w:t>
      </w:r>
      <w:r>
        <w:t>model</w:t>
      </w:r>
    </w:p>
    <w:p w:rsidR="00B66BFA" w:rsidRDefault="0044141A">
      <w:pPr>
        <w:pStyle w:val="Corpsdetexte"/>
        <w:spacing w:before="39" w:line="242" w:lineRule="auto"/>
        <w:ind w:left="115" w:right="439" w:firstLine="179"/>
        <w:jc w:val="both"/>
      </w:pPr>
      <w:r>
        <w:rPr>
          <w:w w:val="110"/>
        </w:rPr>
        <w:t xml:space="preserve">Scenario 2 is the opposite of scenario 1.  In scenario 2 the assumption is that the model is the only development artifact. Otherwise said, only the model may </w:t>
      </w:r>
      <w:r>
        <w:rPr>
          <w:spacing w:val="2"/>
          <w:w w:val="110"/>
        </w:rPr>
        <w:t xml:space="preserve">be </w:t>
      </w:r>
      <w:r>
        <w:rPr>
          <w:w w:val="110"/>
        </w:rPr>
        <w:t xml:space="preserve">modified </w:t>
      </w:r>
      <w:r>
        <w:rPr>
          <w:spacing w:val="-3"/>
          <w:w w:val="110"/>
        </w:rPr>
        <w:t xml:space="preserve">manually.  </w:t>
      </w:r>
      <w:r>
        <w:rPr>
          <w:w w:val="110"/>
        </w:rPr>
        <w:t>This scenario suits the model-driven</w:t>
      </w:r>
      <w:r>
        <w:rPr>
          <w:spacing w:val="24"/>
          <w:w w:val="110"/>
        </w:rPr>
        <w:t xml:space="preserve"> </w:t>
      </w:r>
      <w:r>
        <w:rPr>
          <w:w w:val="110"/>
        </w:rPr>
        <w:t>developer.</w:t>
      </w:r>
    </w:p>
    <w:p w:rsidR="00B66BFA" w:rsidRDefault="0044141A">
      <w:pPr>
        <w:pStyle w:val="Corpsdetexte"/>
        <w:spacing w:line="242" w:lineRule="auto"/>
        <w:ind w:left="115" w:right="439" w:firstLine="179"/>
        <w:jc w:val="both"/>
      </w:pPr>
      <w:r>
        <w:rPr>
          <w:w w:val="110"/>
        </w:rPr>
        <w:t>Figure</w:t>
      </w:r>
      <w:r>
        <w:rPr>
          <w:spacing w:val="-8"/>
          <w:w w:val="110"/>
        </w:rPr>
        <w:t xml:space="preserve"> </w:t>
      </w:r>
      <w:r>
        <w:rPr>
          <w:w w:val="110"/>
        </w:rPr>
        <w:t>3</w:t>
      </w:r>
      <w:r>
        <w:rPr>
          <w:spacing w:val="-8"/>
          <w:w w:val="110"/>
        </w:rPr>
        <w:t xml:space="preserve"> </w:t>
      </w:r>
      <w:r>
        <w:rPr>
          <w:w w:val="110"/>
        </w:rPr>
        <w:t>shows</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to</w:t>
      </w:r>
      <w:r>
        <w:rPr>
          <w:spacing w:val="-8"/>
          <w:w w:val="110"/>
        </w:rPr>
        <w:t xml:space="preserve"> </w:t>
      </w:r>
      <w:r>
        <w:rPr>
          <w:w w:val="110"/>
        </w:rPr>
        <w:t>synchronize</w:t>
      </w:r>
      <w:r>
        <w:rPr>
          <w:spacing w:val="-8"/>
          <w:w w:val="110"/>
        </w:rPr>
        <w:t xml:space="preserve"> </w:t>
      </w:r>
      <w:r>
        <w:rPr>
          <w:w w:val="110"/>
        </w:rPr>
        <w:t>code</w:t>
      </w:r>
      <w:r>
        <w:rPr>
          <w:spacing w:val="-8"/>
          <w:w w:val="110"/>
        </w:rPr>
        <w:t xml:space="preserve"> </w:t>
      </w:r>
      <w:r>
        <w:rPr>
          <w:w w:val="110"/>
        </w:rPr>
        <w:t>and</w:t>
      </w:r>
      <w:r>
        <w:rPr>
          <w:spacing w:val="-8"/>
          <w:w w:val="110"/>
        </w:rPr>
        <w:t xml:space="preserve"> </w:t>
      </w:r>
      <w:r>
        <w:rPr>
          <w:w w:val="110"/>
        </w:rPr>
        <w:t xml:space="preserve">model in scenario 2. The general approach is to always overwrite the code with new code produced from the modified model. As a reminder, </w:t>
      </w:r>
      <w:r>
        <w:rPr>
          <w:spacing w:val="-3"/>
          <w:w w:val="110"/>
        </w:rPr>
        <w:t xml:space="preserve">we </w:t>
      </w:r>
      <w:r>
        <w:rPr>
          <w:w w:val="110"/>
        </w:rPr>
        <w:t>assume the model is a development ar- tifact so it contains enough information for the full imple- mentation of the</w:t>
      </w:r>
      <w:r>
        <w:rPr>
          <w:spacing w:val="46"/>
          <w:w w:val="110"/>
        </w:rPr>
        <w:t xml:space="preserve"> </w:t>
      </w:r>
      <w:r>
        <w:rPr>
          <w:w w:val="110"/>
        </w:rPr>
        <w:t>system.</w:t>
      </w:r>
    </w:p>
    <w:p w:rsidR="00B66BFA" w:rsidRDefault="0044141A">
      <w:pPr>
        <w:pStyle w:val="Corpsdetexte"/>
        <w:spacing w:line="242" w:lineRule="auto"/>
        <w:ind w:left="115" w:right="439" w:firstLine="179"/>
        <w:jc w:val="both"/>
      </w:pPr>
      <w:r>
        <w:rPr>
          <w:w w:val="110"/>
        </w:rPr>
        <w:t xml:space="preserve">In Figure 3, in step </w:t>
      </w:r>
      <w:r>
        <w:rPr>
          <w:rFonts w:ascii="Georgia"/>
          <w:b/>
          <w:w w:val="110"/>
        </w:rPr>
        <w:t xml:space="preserve">(1) </w:t>
      </w:r>
      <w:r>
        <w:rPr>
          <w:w w:val="110"/>
        </w:rPr>
        <w:t>code is generated in batch mode from</w:t>
      </w:r>
      <w:r>
        <w:rPr>
          <w:spacing w:val="-8"/>
          <w:w w:val="110"/>
        </w:rPr>
        <w:t xml:space="preserve"> </w:t>
      </w:r>
      <w:r>
        <w:rPr>
          <w:w w:val="110"/>
        </w:rPr>
        <w:t>the</w:t>
      </w:r>
      <w:r>
        <w:rPr>
          <w:spacing w:val="-8"/>
          <w:w w:val="110"/>
        </w:rPr>
        <w:t xml:space="preserve"> </w:t>
      </w:r>
      <w:r>
        <w:rPr>
          <w:w w:val="110"/>
        </w:rPr>
        <w:t>model</w:t>
      </w:r>
      <w:r>
        <w:rPr>
          <w:spacing w:val="-8"/>
          <w:w w:val="110"/>
        </w:rPr>
        <w:t xml:space="preserve"> </w:t>
      </w:r>
      <w:r>
        <w:rPr>
          <w:w w:val="110"/>
        </w:rPr>
        <w:t>to</w:t>
      </w:r>
      <w:r>
        <w:rPr>
          <w:spacing w:val="-8"/>
          <w:w w:val="110"/>
        </w:rPr>
        <w:t xml:space="preserve"> </w:t>
      </w:r>
      <w:r>
        <w:rPr>
          <w:w w:val="110"/>
        </w:rPr>
        <w:t>begin</w:t>
      </w:r>
      <w:r>
        <w:rPr>
          <w:spacing w:val="-8"/>
          <w:w w:val="110"/>
        </w:rPr>
        <w:t xml:space="preserve"> </w:t>
      </w:r>
      <w:r>
        <w:rPr>
          <w:w w:val="110"/>
        </w:rPr>
        <w:t>implementation.</w:t>
      </w:r>
      <w:r>
        <w:rPr>
          <w:spacing w:val="23"/>
          <w:w w:val="110"/>
        </w:rPr>
        <w:t xml:space="preserve"> </w:t>
      </w:r>
      <w:r>
        <w:rPr>
          <w:w w:val="110"/>
        </w:rPr>
        <w:t>The</w:t>
      </w:r>
      <w:r>
        <w:rPr>
          <w:spacing w:val="-8"/>
          <w:w w:val="110"/>
        </w:rPr>
        <w:t xml:space="preserve"> </w:t>
      </w:r>
      <w:r>
        <w:rPr>
          <w:w w:val="110"/>
        </w:rPr>
        <w:t>model</w:t>
      </w:r>
      <w:r>
        <w:rPr>
          <w:spacing w:val="-8"/>
          <w:w w:val="110"/>
        </w:rPr>
        <w:t xml:space="preserve"> </w:t>
      </w:r>
      <w:r>
        <w:rPr>
          <w:w w:val="110"/>
        </w:rPr>
        <w:t>is</w:t>
      </w:r>
      <w:r>
        <w:rPr>
          <w:spacing w:val="-8"/>
          <w:w w:val="110"/>
        </w:rPr>
        <w:t xml:space="preserve"> </w:t>
      </w:r>
      <w:r>
        <w:rPr>
          <w:w w:val="110"/>
        </w:rPr>
        <w:t xml:space="preserve">mod- ified during development as step </w:t>
      </w:r>
      <w:r>
        <w:rPr>
          <w:rFonts w:ascii="Georgia"/>
          <w:b/>
          <w:w w:val="110"/>
        </w:rPr>
        <w:t xml:space="preserve">(2) </w:t>
      </w:r>
      <w:r>
        <w:rPr>
          <w:w w:val="110"/>
        </w:rPr>
        <w:t xml:space="preserve">in the figure. After the model is modified, in step </w:t>
      </w:r>
      <w:r>
        <w:rPr>
          <w:rFonts w:ascii="Georgia"/>
          <w:b/>
          <w:w w:val="110"/>
        </w:rPr>
        <w:t xml:space="preserve">(3) </w:t>
      </w:r>
      <w:r>
        <w:rPr>
          <w:w w:val="110"/>
        </w:rPr>
        <w:t xml:space="preserve">code is generated in batch mode, i.e. the existing code is overwritten </w:t>
      </w:r>
      <w:r>
        <w:rPr>
          <w:spacing w:val="-3"/>
          <w:w w:val="110"/>
        </w:rPr>
        <w:t xml:space="preserve">by </w:t>
      </w:r>
      <w:r>
        <w:rPr>
          <w:w w:val="110"/>
        </w:rPr>
        <w:t xml:space="preserve">new code gen- erated from the model. Each time </w:t>
      </w:r>
      <w:r>
        <w:rPr>
          <w:spacing w:val="-3"/>
          <w:w w:val="110"/>
        </w:rPr>
        <w:t xml:space="preserve">we </w:t>
      </w:r>
      <w:r>
        <w:rPr>
          <w:w w:val="110"/>
        </w:rPr>
        <w:t xml:space="preserve">modify the model code is generated from it in batch mode.   Therefore    </w:t>
      </w:r>
      <w:r>
        <w:rPr>
          <w:spacing w:val="7"/>
          <w:w w:val="110"/>
        </w:rPr>
        <w:t xml:space="preserve"> </w:t>
      </w:r>
      <w:r>
        <w:rPr>
          <w:w w:val="110"/>
        </w:rPr>
        <w:t>steps</w:t>
      </w:r>
    </w:p>
    <w:p w:rsidR="00B66BFA" w:rsidRDefault="0044141A">
      <w:pPr>
        <w:pStyle w:val="Corpsdetexte"/>
        <w:ind w:left="115"/>
        <w:jc w:val="both"/>
      </w:pPr>
      <w:r>
        <w:rPr>
          <w:rFonts w:ascii="Georgia"/>
          <w:b/>
          <w:w w:val="110"/>
        </w:rPr>
        <w:t>(2)</w:t>
      </w:r>
      <w:r w:rsidR="00A53C19">
        <w:rPr>
          <w:rFonts w:ascii="Georgia"/>
          <w:b/>
          <w:w w:val="110"/>
        </w:rPr>
        <w:t xml:space="preserve"> </w:t>
      </w:r>
      <w:proofErr w:type="gramStart"/>
      <w:r>
        <w:rPr>
          <w:w w:val="110"/>
        </w:rPr>
        <w:t>and</w:t>
      </w:r>
      <w:proofErr w:type="gramEnd"/>
      <w:r>
        <w:rPr>
          <w:w w:val="110"/>
        </w:rPr>
        <w:t xml:space="preserve"> </w:t>
      </w:r>
      <w:r>
        <w:rPr>
          <w:rFonts w:ascii="Georgia"/>
          <w:b/>
          <w:w w:val="110"/>
        </w:rPr>
        <w:t xml:space="preserve">(3) </w:t>
      </w:r>
      <w:r>
        <w:rPr>
          <w:w w:val="110"/>
        </w:rPr>
        <w:t>are repeating steps in the  process.</w:t>
      </w:r>
    </w:p>
    <w:p w:rsidR="00B66BFA" w:rsidRDefault="0044141A">
      <w:pPr>
        <w:pStyle w:val="Titre1"/>
        <w:numPr>
          <w:ilvl w:val="1"/>
          <w:numId w:val="5"/>
        </w:numPr>
        <w:tabs>
          <w:tab w:val="left" w:pos="654"/>
        </w:tabs>
        <w:spacing w:before="120"/>
        <w:jc w:val="both"/>
      </w:pPr>
      <w:r>
        <w:t>Scenario 3: concurrent</w:t>
      </w:r>
      <w:r>
        <w:rPr>
          <w:spacing w:val="-20"/>
        </w:rPr>
        <w:t xml:space="preserve"> </w:t>
      </w:r>
      <w:r>
        <w:t>modifications</w:t>
      </w:r>
    </w:p>
    <w:p w:rsidR="00B66BFA" w:rsidRDefault="0044141A" w:rsidP="00D668DB">
      <w:pPr>
        <w:pStyle w:val="Corpsdetexte"/>
        <w:spacing w:before="39" w:line="242" w:lineRule="auto"/>
        <w:ind w:left="115" w:right="439" w:firstLine="179"/>
        <w:jc w:val="both"/>
      </w:pPr>
      <w:r>
        <w:rPr>
          <w:w w:val="110"/>
        </w:rPr>
        <w:t>Note that the process proposed for scenario 1 and</w:t>
      </w:r>
      <w:r>
        <w:rPr>
          <w:spacing w:val="-32"/>
          <w:w w:val="110"/>
        </w:rPr>
        <w:t xml:space="preserve"> </w:t>
      </w:r>
      <w:r>
        <w:rPr>
          <w:w w:val="110"/>
        </w:rPr>
        <w:t>scenario 2</w:t>
      </w:r>
      <w:r>
        <w:rPr>
          <w:spacing w:val="-7"/>
          <w:w w:val="110"/>
        </w:rPr>
        <w:t xml:space="preserve"> </w:t>
      </w:r>
      <w:r>
        <w:rPr>
          <w:w w:val="110"/>
        </w:rPr>
        <w:t>are</w:t>
      </w:r>
      <w:r>
        <w:rPr>
          <w:spacing w:val="-7"/>
          <w:w w:val="110"/>
        </w:rPr>
        <w:t xml:space="preserve"> </w:t>
      </w:r>
      <w:r>
        <w:rPr>
          <w:w w:val="110"/>
        </w:rPr>
        <w:t>classic</w:t>
      </w:r>
      <w:r>
        <w:rPr>
          <w:spacing w:val="-7"/>
          <w:w w:val="110"/>
        </w:rPr>
        <w:t xml:space="preserve"> </w:t>
      </w:r>
      <w:r>
        <w:rPr>
          <w:w w:val="110"/>
        </w:rPr>
        <w:t>cases</w:t>
      </w:r>
      <w:r>
        <w:rPr>
          <w:spacing w:val="-7"/>
          <w:w w:val="110"/>
        </w:rPr>
        <w:t xml:space="preserve"> </w:t>
      </w:r>
      <w:r>
        <w:rPr>
          <w:w w:val="110"/>
        </w:rPr>
        <w:t>of</w:t>
      </w:r>
      <w:r>
        <w:rPr>
          <w:spacing w:val="-7"/>
          <w:w w:val="110"/>
        </w:rPr>
        <w:t xml:space="preserve"> </w:t>
      </w:r>
      <w:r>
        <w:rPr>
          <w:w w:val="110"/>
        </w:rPr>
        <w:t>forward</w:t>
      </w:r>
      <w:r>
        <w:rPr>
          <w:spacing w:val="-7"/>
          <w:w w:val="110"/>
        </w:rPr>
        <w:t xml:space="preserve"> </w:t>
      </w:r>
      <w:r>
        <w:rPr>
          <w:w w:val="110"/>
        </w:rPr>
        <w:t>and</w:t>
      </w:r>
      <w:r>
        <w:rPr>
          <w:spacing w:val="-7"/>
          <w:w w:val="110"/>
        </w:rPr>
        <w:t xml:space="preserve"> </w:t>
      </w:r>
      <w:r>
        <w:rPr>
          <w:w w:val="110"/>
        </w:rPr>
        <w:t>reverse</w:t>
      </w:r>
      <w:r>
        <w:rPr>
          <w:spacing w:val="-7"/>
          <w:w w:val="110"/>
        </w:rPr>
        <w:t xml:space="preserve"> </w:t>
      </w:r>
      <w:r>
        <w:rPr>
          <w:w w:val="110"/>
        </w:rPr>
        <w:t>engineering,</w:t>
      </w:r>
      <w:r>
        <w:rPr>
          <w:spacing w:val="-6"/>
          <w:w w:val="110"/>
        </w:rPr>
        <w:t xml:space="preserve"> </w:t>
      </w:r>
      <w:r>
        <w:rPr>
          <w:w w:val="110"/>
        </w:rPr>
        <w:t>rather than a full round-trip engineering case with the issues of</w:t>
      </w:r>
      <w:r w:rsidR="00523CB9">
        <w:rPr>
          <w:w w:val="110"/>
        </w:rPr>
        <w:t xml:space="preserve"> </w:t>
      </w:r>
      <w:r>
        <w:rPr>
          <w:w w:val="110"/>
        </w:rPr>
        <w:t>synchronization. Indeed, code is produced from model in batch mode. When it is reversed, it is revered to the model</w:t>
      </w:r>
      <w:r w:rsidR="004042B2">
        <w:rPr>
          <w:w w:val="110"/>
        </w:rPr>
        <w:t xml:space="preserve"> </w:t>
      </w:r>
      <w:r>
        <w:rPr>
          <w:w w:val="110"/>
        </w:rPr>
        <w:t>in batch mode. There is no real need for synchronization strategies since only code or model is the reference</w:t>
      </w:r>
      <w:r w:rsidR="00C6152A">
        <w:rPr>
          <w:w w:val="110"/>
        </w:rPr>
        <w:t xml:space="preserve"> </w:t>
      </w:r>
      <w:r>
        <w:rPr>
          <w:w w:val="110"/>
        </w:rPr>
        <w:t>artifact</w:t>
      </w:r>
      <w:r w:rsidR="004808D9">
        <w:rPr>
          <w:w w:val="110"/>
        </w:rPr>
        <w:t>,</w:t>
      </w:r>
      <w:r w:rsidR="00D668DB">
        <w:rPr>
          <w:w w:val="110"/>
        </w:rPr>
        <w:t xml:space="preserve"> </w:t>
      </w:r>
      <w:r>
        <w:rPr>
          <w:w w:val="110"/>
        </w:rPr>
        <w:t>i.e. only one is modified manually and there is no concurrent evolution.</w:t>
      </w:r>
    </w:p>
    <w:p w:rsidR="00B66BFA" w:rsidRDefault="0044141A">
      <w:pPr>
        <w:pStyle w:val="Corpsdetexte"/>
        <w:spacing w:line="242" w:lineRule="auto"/>
        <w:ind w:left="115" w:right="439" w:firstLine="179"/>
        <w:jc w:val="both"/>
      </w:pPr>
      <w:r>
        <w:rPr>
          <w:w w:val="110"/>
        </w:rPr>
        <w:t>In scenario 3, there is no un</w:t>
      </w:r>
      <w:r w:rsidR="00DB2ACC">
        <w:rPr>
          <w:w w:val="110"/>
        </w:rPr>
        <w:t>ique reference artifact, there-</w:t>
      </w:r>
      <w:r>
        <w:rPr>
          <w:w w:val="110"/>
        </w:rPr>
        <w:t>fore</w:t>
      </w:r>
      <w:r>
        <w:rPr>
          <w:spacing w:val="-4"/>
          <w:w w:val="110"/>
        </w:rPr>
        <w:t xml:space="preserve"> </w:t>
      </w:r>
      <w:r>
        <w:rPr>
          <w:w w:val="110"/>
        </w:rPr>
        <w:t>both</w:t>
      </w:r>
      <w:r>
        <w:rPr>
          <w:spacing w:val="-4"/>
          <w:w w:val="110"/>
        </w:rPr>
        <w:t xml:space="preserve"> </w:t>
      </w:r>
      <w:r>
        <w:rPr>
          <w:w w:val="110"/>
        </w:rPr>
        <w:t>the</w:t>
      </w:r>
      <w:r>
        <w:rPr>
          <w:spacing w:val="-5"/>
          <w:w w:val="110"/>
        </w:rPr>
        <w:t xml:space="preserve"> </w:t>
      </w:r>
      <w:r>
        <w:rPr>
          <w:w w:val="110"/>
        </w:rPr>
        <w:t>model</w:t>
      </w:r>
      <w:r>
        <w:rPr>
          <w:spacing w:val="-4"/>
          <w:w w:val="110"/>
        </w:rPr>
        <w:t xml:space="preserve"> </w:t>
      </w:r>
      <w:r>
        <w:rPr>
          <w:w w:val="110"/>
        </w:rPr>
        <w:t>and</w:t>
      </w:r>
      <w:r>
        <w:rPr>
          <w:spacing w:val="-4"/>
          <w:w w:val="110"/>
        </w:rPr>
        <w:t xml:space="preserve"> </w:t>
      </w:r>
      <w:r>
        <w:rPr>
          <w:w w:val="110"/>
        </w:rPr>
        <w:t>the</w:t>
      </w:r>
      <w:r>
        <w:rPr>
          <w:spacing w:val="-5"/>
          <w:w w:val="110"/>
        </w:rPr>
        <w:t xml:space="preserve"> </w:t>
      </w:r>
      <w:r>
        <w:rPr>
          <w:w w:val="110"/>
        </w:rPr>
        <w:t>code</w:t>
      </w:r>
      <w:r>
        <w:rPr>
          <w:spacing w:val="-5"/>
          <w:w w:val="110"/>
        </w:rPr>
        <w:t xml:space="preserve"> </w:t>
      </w:r>
      <w:r>
        <w:rPr>
          <w:w w:val="110"/>
        </w:rPr>
        <w:t>may</w:t>
      </w:r>
      <w:r>
        <w:rPr>
          <w:spacing w:val="-4"/>
          <w:w w:val="110"/>
        </w:rPr>
        <w:t xml:space="preserve"> </w:t>
      </w:r>
      <w:r>
        <w:rPr>
          <w:spacing w:val="2"/>
          <w:w w:val="110"/>
        </w:rPr>
        <w:t>be</w:t>
      </w:r>
      <w:r>
        <w:rPr>
          <w:spacing w:val="-5"/>
          <w:w w:val="110"/>
        </w:rPr>
        <w:t xml:space="preserve"> </w:t>
      </w:r>
      <w:r>
        <w:rPr>
          <w:w w:val="110"/>
        </w:rPr>
        <w:t>modified</w:t>
      </w:r>
      <w:r>
        <w:rPr>
          <w:spacing w:val="-4"/>
          <w:w w:val="110"/>
        </w:rPr>
        <w:t xml:space="preserve"> </w:t>
      </w:r>
      <w:r>
        <w:rPr>
          <w:spacing w:val="-3"/>
          <w:w w:val="110"/>
        </w:rPr>
        <w:t xml:space="preserve">manually. </w:t>
      </w:r>
      <w:r>
        <w:rPr>
          <w:w w:val="110"/>
        </w:rPr>
        <w:t>Therefore they evolve concurrently during development and several</w:t>
      </w:r>
      <w:r>
        <w:rPr>
          <w:spacing w:val="-11"/>
          <w:w w:val="110"/>
        </w:rPr>
        <w:t xml:space="preserve"> </w:t>
      </w:r>
      <w:r>
        <w:rPr>
          <w:w w:val="110"/>
        </w:rPr>
        <w:t>synchronization</w:t>
      </w:r>
      <w:r>
        <w:rPr>
          <w:spacing w:val="-11"/>
          <w:w w:val="110"/>
        </w:rPr>
        <w:t xml:space="preserve"> </w:t>
      </w:r>
      <w:r>
        <w:rPr>
          <w:w w:val="110"/>
        </w:rPr>
        <w:t>issues</w:t>
      </w:r>
      <w:r>
        <w:rPr>
          <w:spacing w:val="-11"/>
          <w:w w:val="110"/>
        </w:rPr>
        <w:t xml:space="preserve"> </w:t>
      </w:r>
      <w:r>
        <w:rPr>
          <w:w w:val="110"/>
        </w:rPr>
        <w:t>are</w:t>
      </w:r>
      <w:r>
        <w:rPr>
          <w:spacing w:val="-11"/>
          <w:w w:val="110"/>
        </w:rPr>
        <w:t xml:space="preserve"> </w:t>
      </w:r>
      <w:r>
        <w:rPr>
          <w:w w:val="110"/>
        </w:rPr>
        <w:t>raised.</w:t>
      </w:r>
      <w:r>
        <w:rPr>
          <w:spacing w:val="14"/>
          <w:w w:val="110"/>
        </w:rPr>
        <w:t xml:space="preserve"> </w:t>
      </w:r>
      <w:r>
        <w:rPr>
          <w:w w:val="110"/>
        </w:rPr>
        <w:t>This</w:t>
      </w:r>
      <w:r>
        <w:rPr>
          <w:spacing w:val="-11"/>
          <w:w w:val="110"/>
        </w:rPr>
        <w:t xml:space="preserve"> </w:t>
      </w:r>
      <w:r>
        <w:rPr>
          <w:w w:val="110"/>
        </w:rPr>
        <w:t>scenario</w:t>
      </w:r>
      <w:r>
        <w:rPr>
          <w:spacing w:val="-11"/>
          <w:w w:val="110"/>
        </w:rPr>
        <w:t xml:space="preserve"> </w:t>
      </w:r>
      <w:r>
        <w:rPr>
          <w:w w:val="110"/>
        </w:rPr>
        <w:t>tack- les the problem where model-driven and code-driven devel- opers</w:t>
      </w:r>
      <w:r>
        <w:rPr>
          <w:spacing w:val="-9"/>
          <w:w w:val="110"/>
        </w:rPr>
        <w:t xml:space="preserve"> </w:t>
      </w:r>
      <w:r>
        <w:rPr>
          <w:w w:val="110"/>
        </w:rPr>
        <w:t>collaborate.</w:t>
      </w:r>
      <w:r>
        <w:rPr>
          <w:spacing w:val="17"/>
          <w:w w:val="110"/>
        </w:rPr>
        <w:t xml:space="preserve"> </w:t>
      </w:r>
      <w:r>
        <w:rPr>
          <w:w w:val="110"/>
        </w:rPr>
        <w:t>Figure</w:t>
      </w:r>
      <w:r>
        <w:rPr>
          <w:spacing w:val="-9"/>
          <w:w w:val="110"/>
        </w:rPr>
        <w:t xml:space="preserve"> </w:t>
      </w:r>
      <w:r>
        <w:rPr>
          <w:w w:val="110"/>
        </w:rPr>
        <w:t>4</w:t>
      </w:r>
      <w:r>
        <w:rPr>
          <w:spacing w:val="-9"/>
          <w:w w:val="110"/>
        </w:rPr>
        <w:t xml:space="preserve"> </w:t>
      </w:r>
      <w:r>
        <w:rPr>
          <w:w w:val="110"/>
        </w:rPr>
        <w:t>shows</w:t>
      </w:r>
      <w:r>
        <w:rPr>
          <w:spacing w:val="-9"/>
          <w:w w:val="110"/>
        </w:rPr>
        <w:t xml:space="preserve"> </w:t>
      </w:r>
      <w:r>
        <w:rPr>
          <w:w w:val="110"/>
        </w:rPr>
        <w:t>the</w:t>
      </w:r>
      <w:r>
        <w:rPr>
          <w:spacing w:val="-9"/>
          <w:w w:val="110"/>
        </w:rPr>
        <w:t xml:space="preserve"> </w:t>
      </w:r>
      <w:r>
        <w:rPr>
          <w:w w:val="110"/>
        </w:rPr>
        <w:t>process</w:t>
      </w:r>
      <w:r>
        <w:rPr>
          <w:spacing w:val="-9"/>
          <w:w w:val="110"/>
        </w:rPr>
        <w:t xml:space="preserve"> </w:t>
      </w:r>
      <w:r>
        <w:rPr>
          <w:w w:val="110"/>
        </w:rPr>
        <w:t>to</w:t>
      </w:r>
      <w:r>
        <w:rPr>
          <w:spacing w:val="-9"/>
          <w:w w:val="110"/>
        </w:rPr>
        <w:t xml:space="preserve"> </w:t>
      </w:r>
      <w:r>
        <w:rPr>
          <w:w w:val="110"/>
        </w:rPr>
        <w:t>synchronize code and model in scenario</w:t>
      </w:r>
      <w:r>
        <w:rPr>
          <w:spacing w:val="23"/>
          <w:w w:val="110"/>
        </w:rPr>
        <w:t xml:space="preserve"> </w:t>
      </w:r>
      <w:r>
        <w:rPr>
          <w:w w:val="110"/>
        </w:rPr>
        <w:t>3.</w:t>
      </w:r>
    </w:p>
    <w:p w:rsidR="00B66BFA" w:rsidRDefault="0044141A">
      <w:pPr>
        <w:pStyle w:val="Corpsdetexte"/>
        <w:spacing w:line="242" w:lineRule="auto"/>
        <w:ind w:left="115" w:right="439" w:firstLine="179"/>
        <w:jc w:val="both"/>
      </w:pPr>
      <w:r>
        <w:rPr>
          <w:w w:val="110"/>
        </w:rPr>
        <w:t xml:space="preserve">In Figure 4, like with the other processes, in step </w:t>
      </w:r>
      <w:r>
        <w:rPr>
          <w:rFonts w:ascii="Georgia"/>
          <w:b/>
          <w:w w:val="110"/>
        </w:rPr>
        <w:t xml:space="preserve">(1) </w:t>
      </w:r>
      <w:r>
        <w:rPr>
          <w:w w:val="110"/>
        </w:rPr>
        <w:t xml:space="preserve">code is generated in batch mode from the model. Afterwards both the model and code </w:t>
      </w:r>
      <w:r>
        <w:rPr>
          <w:spacing w:val="-3"/>
          <w:w w:val="110"/>
        </w:rPr>
        <w:t xml:space="preserve">may </w:t>
      </w:r>
      <w:r>
        <w:rPr>
          <w:spacing w:val="2"/>
          <w:w w:val="110"/>
        </w:rPr>
        <w:t xml:space="preserve">be </w:t>
      </w:r>
      <w:r>
        <w:rPr>
          <w:w w:val="110"/>
        </w:rPr>
        <w:t xml:space="preserve">modified in step </w:t>
      </w:r>
      <w:r>
        <w:rPr>
          <w:rFonts w:ascii="Georgia"/>
          <w:b/>
          <w:w w:val="110"/>
        </w:rPr>
        <w:t xml:space="preserve">(2.a) </w:t>
      </w:r>
      <w:r>
        <w:rPr>
          <w:w w:val="110"/>
        </w:rPr>
        <w:t xml:space="preserve">and </w:t>
      </w:r>
      <w:r>
        <w:rPr>
          <w:rFonts w:ascii="Georgia"/>
          <w:b/>
          <w:w w:val="110"/>
        </w:rPr>
        <w:t xml:space="preserve">(2.b) </w:t>
      </w:r>
      <w:r>
        <w:rPr>
          <w:w w:val="110"/>
        </w:rPr>
        <w:t xml:space="preserve">respectively. After both artifacts </w:t>
      </w:r>
      <w:r>
        <w:rPr>
          <w:spacing w:val="-3"/>
          <w:w w:val="110"/>
        </w:rPr>
        <w:t xml:space="preserve">have </w:t>
      </w:r>
      <w:r>
        <w:rPr>
          <w:w w:val="110"/>
        </w:rPr>
        <w:t xml:space="preserve">been modified concurrently, </w:t>
      </w:r>
      <w:r>
        <w:rPr>
          <w:spacing w:val="-3"/>
          <w:w w:val="110"/>
        </w:rPr>
        <w:t xml:space="preserve">we </w:t>
      </w:r>
      <w:r>
        <w:rPr>
          <w:w w:val="110"/>
        </w:rPr>
        <w:t>need to s</w:t>
      </w:r>
      <w:r w:rsidR="00E504FE">
        <w:rPr>
          <w:w w:val="110"/>
        </w:rPr>
        <w:t xml:space="preserve">ynchronize these artifacts in </w:t>
      </w:r>
      <w:r>
        <w:rPr>
          <w:w w:val="110"/>
        </w:rPr>
        <w:t>step</w:t>
      </w:r>
    </w:p>
    <w:p w:rsidR="00B66BFA" w:rsidRDefault="00B66BFA">
      <w:pPr>
        <w:spacing w:line="242" w:lineRule="auto"/>
        <w:jc w:val="both"/>
        <w:sectPr w:rsidR="00B66BFA">
          <w:type w:val="continuous"/>
          <w:pgSz w:w="12240" w:h="15840"/>
          <w:pgMar w:top="1360" w:right="680" w:bottom="280" w:left="960" w:header="720" w:footer="720" w:gutter="0"/>
          <w:cols w:num="2" w:space="720" w:equalWidth="0">
            <w:col w:w="5077" w:space="184"/>
            <w:col w:w="5339"/>
          </w:cols>
        </w:sectPr>
      </w:pPr>
    </w:p>
    <w:p w:rsidR="00B66BFA" w:rsidRDefault="00B66BFA">
      <w:pPr>
        <w:pStyle w:val="Corpsdetexte"/>
        <w:spacing w:before="5"/>
        <w:rPr>
          <w:sz w:val="17"/>
        </w:rPr>
      </w:pPr>
    </w:p>
    <w:p w:rsidR="00B66BFA" w:rsidRDefault="0044141A">
      <w:pPr>
        <w:spacing w:line="259" w:lineRule="auto"/>
        <w:ind w:left="5597" w:right="-1" w:hanging="67"/>
        <w:rPr>
          <w:rFonts w:ascii="Arial"/>
          <w:sz w:val="12"/>
        </w:rPr>
      </w:pPr>
      <w:r>
        <w:rPr>
          <w:rFonts w:ascii="Arial"/>
          <w:color w:val="FFFFFF"/>
          <w:sz w:val="12"/>
        </w:rPr>
        <w:t xml:space="preserve">Modified </w:t>
      </w:r>
      <w:r>
        <w:rPr>
          <w:rFonts w:ascii="Arial"/>
          <w:color w:val="FFFFFF"/>
          <w:w w:val="105"/>
          <w:sz w:val="12"/>
        </w:rPr>
        <w:t>model</w:t>
      </w:r>
    </w:p>
    <w:p w:rsidR="00B66BFA" w:rsidRDefault="0044141A">
      <w:pPr>
        <w:spacing w:before="68" w:line="109" w:lineRule="exact"/>
        <w:ind w:left="388" w:right="-16"/>
        <w:rPr>
          <w:rFonts w:ascii="Arial"/>
          <w:sz w:val="12"/>
        </w:rPr>
      </w:pPr>
      <w:r>
        <w:br w:type="column"/>
      </w:r>
      <w:r>
        <w:rPr>
          <w:rFonts w:ascii="Arial"/>
          <w:spacing w:val="-1"/>
          <w:w w:val="105"/>
          <w:sz w:val="12"/>
        </w:rPr>
        <w:t>Synchronize</w:t>
      </w:r>
    </w:p>
    <w:p w:rsidR="00B66BFA" w:rsidRDefault="0082545F">
      <w:pPr>
        <w:spacing w:line="179" w:lineRule="exact"/>
        <w:ind w:left="211" w:right="-16"/>
        <w:rPr>
          <w:rFonts w:ascii="Arial"/>
          <w:sz w:val="12"/>
        </w:rPr>
      </w:pPr>
      <w:r>
        <w:pict>
          <v:group id="_x0000_s1198" style="position:absolute;left:0;text-align:left;margin-left:316.75pt;margin-top:-3.3pt;width:239.25pt;height:33.45pt;z-index:-38728;mso-position-horizontal-relative:page" coordorigin="6335,-66" coordsize="4785,669">
            <v:shape id="_x0000_s1210" type="#_x0000_t75" style="position:absolute;left:7155;top:-52;width:187;height:187">
              <v:imagedata r:id="rId17" o:title=""/>
            </v:shape>
            <v:shape id="_x0000_s1209" style="position:absolute;left:7115;top:180;width:1080;height:54" coordorigin="7115,180" coordsize="1080,54" o:spt="100" adj="0,,0" path="m7204,180r-89,27l7204,234r,-23l7195,211r,-9l7204,202r,-22xm8106,180r,54l8180,211r-65,l8115,202r65,l8106,180xm7204,202r-9,l7195,211r9,l7204,202xm8106,202r-902,l7204,211r902,l8106,202xm8180,202r-65,l8115,211r65,l8195,207r-15,-5xe" fillcolor="black" stroked="f">
              <v:stroke joinstyle="round"/>
              <v:formulas/>
              <v:path arrowok="t" o:connecttype="segments"/>
            </v:shape>
            <v:shape id="_x0000_s1208" style="position:absolute;left:8196;top:-8;width:1066;height:424" coordorigin="8196,-8" coordsize="1066,424" path="m9261,-8r-1065,l8196,393r88,11l8363,411r71,4l8497,416r29,-1l8607,410r74,-10l8849,371r26,-5l8960,354r63,-7l9093,341r79,-3l9261,336r,-344xe" fillcolor="#99f" stroked="f">
              <v:path arrowok="t"/>
            </v:shape>
            <v:shape id="_x0000_s1207" style="position:absolute;left:8196;top:-8;width:1066;height:424" coordorigin="8196,-8" coordsize="1066,424" path="m8196,-8r1065,l9261,336r-46,1l9172,338r-79,3l9023,347r-63,7l8875,366r-75,14l8776,384r-24,4l8681,400r-74,10l8526,415r-29,1l8466,416r-67,-2l8325,408r-84,-9l8196,393r,-401xe" filled="f" strokeweight=".15053mm">
              <v:path arrowok="t"/>
            </v:shape>
            <v:shape id="_x0000_s1206" style="position:absolute;left:10341;top:-8;width:775;height:424" coordorigin="10341,-8" coordsize="775,424" path="m11115,-8r-774,l10341,393r82,14l10495,414r61,2l10584,415r76,-8l10728,393r92,-23l10845,364r84,-15l10995,341r77,-4l11115,336r,-344xe" fillcolor="#c90" stroked="f">
              <v:path arrowok="t"/>
            </v:shape>
            <v:shape id="_x0000_s1205" style="position:absolute;left:10341;top:-8;width:775;height:424" coordorigin="10341,-8" coordsize="775,424" path="m10341,-8r774,l11115,336r-43,1l11032,339r-71,5l10899,353r-79,17l10750,387r-22,6l10660,407r-76,8l10556,416r-29,-1l10460,411r-76,-10l10341,393r,-401xe" filled="f" strokeweight=".15053mm">
              <v:path arrowok="t"/>
            </v:shape>
            <v:shape id="_x0000_s1204" style="position:absolute;left:9261;top:180;width:1080;height:54" coordorigin="9261,180" coordsize="1080,54" o:spt="100" adj="0,,0" path="m9350,180r-89,27l9350,234r,-23l9341,211r,-9l9350,202r,-22xm9350,202r-9,l9341,211r9,l9350,202xm10341,202r-991,l9350,211r991,l10341,202xe" fillcolor="black" stroked="f">
              <v:stroke joinstyle="round"/>
              <v:formulas/>
              <v:path arrowok="t" o:connecttype="segments"/>
            </v:shape>
            <v:shape id="_x0000_s1203" type="#_x0000_t75" style="position:absolute;left:9302;top:-66;width:187;height:187">
              <v:imagedata r:id="rId18" o:title=""/>
            </v:shape>
            <v:shape id="_x0000_s1202" style="position:absolute;left:9261;top:268;width:1080;height:54" coordorigin="9261,268" coordsize="1080,54" o:spt="100" adj="0,,0" path="m10252,268r,53l10326,299r-65,l10261,290r65,l10252,268xm10252,290r-991,l9261,299r991,l10252,290xm10326,290r-65,l10261,299r65,l10341,294r-15,-4xe" fillcolor="black" stroked="f">
              <v:stroke joinstyle="round"/>
              <v:formulas/>
              <v:path arrowok="t" o:connecttype="segments"/>
            </v:shape>
            <v:shape id="_x0000_s1201" type="#_x0000_t75" style="position:absolute;left:9196;top:417;width:186;height:186">
              <v:imagedata r:id="rId19" o:title=""/>
            </v:shape>
            <v:shape id="_x0000_s1200" style="position:absolute;left:6339;top:-8;width:776;height:424" coordorigin="6339,-8" coordsize="776,424" path="m7115,-8r-776,l6339,393r83,14l6494,414r61,2l6583,415r76,-8l6727,393r92,-23l6845,364r84,-15l6995,341r77,-4l7115,336r,-344xe" fillcolor="#99f" stroked="f">
              <v:path arrowok="t"/>
            </v:shape>
            <v:shape id="_x0000_s1199" style="position:absolute;left:6339;top:-8;width:776;height:424" coordorigin="6339,-8" coordsize="776,424" path="m6339,-8r776,l7115,336r-43,1l7032,339r-71,5l6899,353r-80,17l6750,387r-23,6l6659,407r-76,8l6555,416r-29,-1l6459,411r-76,-10l6339,393r,-401xe" filled="f" strokeweight=".15053mm">
              <v:path arrowok="t"/>
            </v:shape>
            <w10:wrap anchorx="page"/>
          </v:group>
        </w:pict>
      </w:r>
      <w:proofErr w:type="gramStart"/>
      <w:r w:rsidR="0044141A">
        <w:rPr>
          <w:rFonts w:ascii="Arial"/>
          <w:color w:val="FFFFFF"/>
          <w:w w:val="105"/>
          <w:position w:val="7"/>
          <w:sz w:val="12"/>
        </w:rPr>
        <w:t xml:space="preserve">2  </w:t>
      </w:r>
      <w:r w:rsidR="0044141A">
        <w:rPr>
          <w:rFonts w:ascii="Arial"/>
          <w:w w:val="105"/>
          <w:sz w:val="12"/>
        </w:rPr>
        <w:t>Model</w:t>
      </w:r>
      <w:proofErr w:type="gramEnd"/>
    </w:p>
    <w:p w:rsidR="00B66BFA" w:rsidRDefault="0044141A">
      <w:pPr>
        <w:pStyle w:val="Corpsdetexte"/>
        <w:spacing w:before="5"/>
        <w:rPr>
          <w:rFonts w:ascii="Arial"/>
          <w:sz w:val="17"/>
        </w:rPr>
      </w:pPr>
      <w:r>
        <w:br w:type="column"/>
      </w:r>
    </w:p>
    <w:p w:rsidR="00B66BFA" w:rsidRDefault="0044141A">
      <w:pPr>
        <w:spacing w:line="259" w:lineRule="auto"/>
        <w:ind w:left="197" w:right="-13" w:hanging="29"/>
        <w:rPr>
          <w:rFonts w:ascii="Arial"/>
          <w:sz w:val="12"/>
        </w:rPr>
      </w:pPr>
      <w:r>
        <w:rPr>
          <w:rFonts w:ascii="Arial"/>
          <w:color w:val="FFFFFF"/>
          <w:spacing w:val="-1"/>
          <w:w w:val="105"/>
          <w:sz w:val="12"/>
        </w:rPr>
        <w:t xml:space="preserve">Synchronization </w:t>
      </w:r>
      <w:r>
        <w:rPr>
          <w:rFonts w:ascii="Arial"/>
          <w:color w:val="FFFFFF"/>
          <w:w w:val="105"/>
          <w:sz w:val="12"/>
        </w:rPr>
        <w:t>artifact (model)</w:t>
      </w:r>
    </w:p>
    <w:p w:rsidR="00B66BFA" w:rsidRDefault="0044141A">
      <w:pPr>
        <w:spacing w:before="61" w:line="109" w:lineRule="exact"/>
        <w:ind w:left="335" w:right="-16"/>
        <w:rPr>
          <w:rFonts w:ascii="Arial"/>
          <w:sz w:val="12"/>
        </w:rPr>
      </w:pPr>
      <w:r>
        <w:br w:type="column"/>
      </w:r>
      <w:r>
        <w:rPr>
          <w:rFonts w:ascii="Arial"/>
          <w:w w:val="105"/>
          <w:sz w:val="12"/>
        </w:rPr>
        <w:t>Reverse</w:t>
      </w:r>
    </w:p>
    <w:p w:rsidR="00B66BFA" w:rsidRDefault="0044141A">
      <w:pPr>
        <w:spacing w:line="179" w:lineRule="exact"/>
        <w:ind w:left="148" w:right="-16"/>
        <w:rPr>
          <w:rFonts w:ascii="Arial"/>
          <w:sz w:val="12"/>
        </w:rPr>
      </w:pPr>
      <w:r>
        <w:rPr>
          <w:rFonts w:ascii="Arial"/>
          <w:color w:val="FFFFFF"/>
          <w:w w:val="105"/>
          <w:position w:val="7"/>
          <w:sz w:val="12"/>
        </w:rPr>
        <w:t xml:space="preserve">1   </w:t>
      </w:r>
      <w:r>
        <w:rPr>
          <w:rFonts w:ascii="Arial"/>
          <w:w w:val="105"/>
          <w:sz w:val="12"/>
        </w:rPr>
        <w:t>Code (Batch)</w:t>
      </w:r>
    </w:p>
    <w:p w:rsidR="00B66BFA" w:rsidRDefault="0044141A">
      <w:pPr>
        <w:pStyle w:val="Corpsdetexte"/>
        <w:spacing w:before="2"/>
        <w:rPr>
          <w:rFonts w:ascii="Arial"/>
          <w:sz w:val="2"/>
        </w:rPr>
      </w:pPr>
      <w:r>
        <w:br w:type="column"/>
      </w:r>
    </w:p>
    <w:p w:rsidR="00B66BFA" w:rsidRDefault="0044141A">
      <w:pPr>
        <w:pStyle w:val="Corpsdetexte"/>
        <w:spacing w:line="39" w:lineRule="exact"/>
        <w:ind w:left="235"/>
        <w:rPr>
          <w:rFonts w:ascii="Arial"/>
          <w:sz w:val="3"/>
        </w:rPr>
      </w:pPr>
      <w:r>
        <w:rPr>
          <w:rFonts w:ascii="Arial"/>
          <w:noProof/>
          <w:sz w:val="3"/>
          <w:lang w:val="fr-FR" w:eastAsia="fr-FR"/>
        </w:rPr>
        <w:drawing>
          <wp:inline distT="0" distB="0" distL="0" distR="0">
            <wp:extent cx="306777" cy="25336"/>
            <wp:effectExtent l="0" t="0" r="0" b="0"/>
            <wp:docPr id="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png"/>
                    <pic:cNvPicPr/>
                  </pic:nvPicPr>
                  <pic:blipFill>
                    <a:blip r:embed="rId20" cstate="print"/>
                    <a:stretch>
                      <a:fillRect/>
                    </a:stretch>
                  </pic:blipFill>
                  <pic:spPr>
                    <a:xfrm>
                      <a:off x="0" y="0"/>
                      <a:ext cx="306777" cy="25336"/>
                    </a:xfrm>
                    <a:prstGeom prst="rect">
                      <a:avLst/>
                    </a:prstGeom>
                  </pic:spPr>
                </pic:pic>
              </a:graphicData>
            </a:graphic>
          </wp:inline>
        </w:drawing>
      </w:r>
    </w:p>
    <w:p w:rsidR="00B66BFA" w:rsidRDefault="00B66BFA">
      <w:pPr>
        <w:pStyle w:val="Corpsdetexte"/>
        <w:spacing w:before="10"/>
        <w:rPr>
          <w:rFonts w:ascii="Arial"/>
          <w:sz w:val="11"/>
        </w:rPr>
      </w:pPr>
    </w:p>
    <w:p w:rsidR="00B66BFA" w:rsidRDefault="0044141A">
      <w:pPr>
        <w:spacing w:line="259" w:lineRule="auto"/>
        <w:ind w:left="270" w:right="432" w:hanging="101"/>
        <w:rPr>
          <w:rFonts w:ascii="Arial"/>
          <w:sz w:val="12"/>
        </w:rPr>
      </w:pPr>
      <w:r>
        <w:rPr>
          <w:rFonts w:ascii="Arial"/>
          <w:color w:val="FFFFFF"/>
          <w:sz w:val="12"/>
        </w:rPr>
        <w:t xml:space="preserve">Modified </w:t>
      </w:r>
      <w:r>
        <w:rPr>
          <w:rFonts w:ascii="Arial"/>
          <w:color w:val="FFFFFF"/>
          <w:w w:val="105"/>
          <w:sz w:val="12"/>
        </w:rPr>
        <w:t>code</w:t>
      </w:r>
    </w:p>
    <w:p w:rsidR="00B66BFA" w:rsidRDefault="00B66BFA">
      <w:pPr>
        <w:spacing w:line="259" w:lineRule="auto"/>
        <w:rPr>
          <w:rFonts w:ascii="Arial"/>
          <w:sz w:val="12"/>
        </w:rPr>
        <w:sectPr w:rsidR="00B66BFA">
          <w:pgSz w:w="12240" w:h="15840"/>
          <w:pgMar w:top="1080" w:right="840" w:bottom="280" w:left="960" w:header="720" w:footer="720" w:gutter="0"/>
          <w:cols w:num="5" w:space="720" w:equalWidth="0">
            <w:col w:w="6003" w:space="40"/>
            <w:col w:w="1075" w:space="40"/>
            <w:col w:w="1057" w:space="40"/>
            <w:col w:w="1070" w:space="40"/>
            <w:col w:w="1075"/>
          </w:cols>
        </w:sectPr>
      </w:pPr>
    </w:p>
    <w:p w:rsidR="00B66BFA" w:rsidRDefault="00B66BFA">
      <w:pPr>
        <w:pStyle w:val="Corpsdetexte"/>
        <w:rPr>
          <w:rFonts w:ascii="Arial"/>
          <w:sz w:val="16"/>
        </w:rPr>
      </w:pPr>
    </w:p>
    <w:p w:rsidR="00B66BFA" w:rsidRDefault="00B66BFA">
      <w:pPr>
        <w:pStyle w:val="Corpsdetexte"/>
        <w:spacing w:before="9"/>
        <w:rPr>
          <w:rFonts w:ascii="Arial"/>
          <w:sz w:val="16"/>
        </w:rPr>
      </w:pPr>
    </w:p>
    <w:p w:rsidR="00B66BFA" w:rsidRDefault="0082545F">
      <w:pPr>
        <w:spacing w:before="1" w:line="180" w:lineRule="exact"/>
        <w:ind w:left="1378"/>
        <w:rPr>
          <w:rFonts w:ascii="Arial"/>
          <w:sz w:val="16"/>
        </w:rPr>
      </w:pPr>
      <w:r>
        <w:pict>
          <v:group id="_x0000_s1178" style="position:absolute;left:0;text-align:left;margin-left:69.3pt;margin-top:-1.6pt;width:170.15pt;height:88.5pt;z-index:-38800;mso-position-horizontal-relative:page" coordorigin="1386,-32" coordsize="3403,1770">
            <v:shape id="_x0000_s1197" style="position:absolute;left:1386;top:192;width:748;height:499" coordorigin="1386,192" coordsize="748,499" path="m2134,192r-748,l1386,656r86,18l1537,685r43,6l1622,687r71,-11l1777,656r69,-23l1869,626r76,-20l2009,597r78,-4l2134,592r,-400xe" fillcolor="#99f" stroked="f">
              <v:path arrowok="t"/>
            </v:shape>
            <v:shape id="_x0000_s1196" style="position:absolute;left:1386;top:192;width:748;height:499" coordorigin="1386,192" coordsize="748,499" path="m1386,192r748,l2134,592r-47,1l2046,594r-71,7l1893,619r-69,22l1801,648r-77,22l1660,682r-80,9l1537,685r-35,-5l1472,674r-28,-5l1416,663r-30,-7l1386,192xe" filled="f" strokeweight="0">
              <v:path arrowok="t"/>
            </v:shape>
            <v:line id="_x0000_s1195" style="position:absolute" from="1759,665" to="1759,1131" strokeweight=".0155mm"/>
            <v:shape id="_x0000_s1194" style="position:absolute;left:1386;top:1239;width:748;height:499" coordorigin="1386,1239" coordsize="748,499" path="m2134,1239r-748,l1386,1703r86,18l1537,1731r43,6l1622,1734r72,-11l1777,1703r69,-23l1869,1672r76,-19l2009,1644r78,-5l2134,1639r,-400xe" fillcolor="#99f" stroked="f">
              <v:path arrowok="t"/>
            </v:shape>
            <v:shape id="_x0000_s1193" style="position:absolute;left:1386;top:1239;width:748;height:499" coordorigin="1386,1239" coordsize="748,499" path="m1386,1239r748,l2134,1639r-47,l2046,1641r-71,7l1893,1665r-69,22l1801,1695r-77,22l1660,1729r-80,8l1537,1731r-65,-10l1386,1703r,-464xe" filled="f" strokeweight="0">
              <v:path arrowok="t"/>
            </v:shape>
            <v:shape id="_x0000_s1192" style="position:absolute;left:1723;top:1127;width:75;height:112" coordorigin="1723,1127" coordsize="75,112" path="m1797,1127r-74,l1759,1238r38,-111xe" fillcolor="black" stroked="f">
              <v:path arrowok="t"/>
            </v:shape>
            <v:shape id="_x0000_s1191" type="#_x0000_t75" style="position:absolute;left:1834;top:790;width:250;height:249">
              <v:imagedata r:id="rId15" o:title=""/>
            </v:shape>
            <v:line id="_x0000_s1190" style="position:absolute" from="2240,1488" to="3845,1488" strokeweight=".0155mm"/>
            <v:shape id="_x0000_s1189" style="position:absolute;left:2133;top:1450;width:1820;height:75" coordorigin="2133,1450" coordsize="1820,75" o:spt="100" adj="0,,0" path="m2245,1450r-112,38l2245,1525r,-75m3952,1488r-112,-38l3840,1525r112,-37e" fillcolor="black" stroked="f">
              <v:stroke joinstyle="round"/>
              <v:formulas/>
              <v:path arrowok="t" o:connecttype="segments"/>
            </v:shape>
            <v:shape id="_x0000_s1188" type="#_x0000_t75" style="position:absolute;left:2158;top:1163;width:249;height:250">
              <v:imagedata r:id="rId21" o:title=""/>
            </v:shape>
            <v:shape id="_x0000_s1187" type="#_x0000_t75" style="position:absolute;left:2258;top:-32;width:250;height:249">
              <v:imagedata r:id="rId12" o:title=""/>
            </v:shape>
            <v:shape id="_x0000_s1186" style="position:absolute;left:3815;top:379;width:112;height:75" coordorigin="3815,379" coordsize="112,75" path="m3815,379r,74l3927,416,3815,379xe" fillcolor="black" stroked="f">
              <v:path arrowok="t"/>
            </v:shape>
            <v:line id="_x0000_s1185" style="position:absolute" from="4450,665" to="4450,1131" strokeweight=".0155mm"/>
            <v:shape id="_x0000_s1184" style="position:absolute;left:4413;top:1127;width:75;height:112" coordorigin="4413,1127" coordsize="75,112" path="m4487,1127r-74,l4450,1238r37,-111xe" fillcolor="black" stroked="f">
              <v:path arrowok="t"/>
            </v:shape>
            <v:shape id="_x0000_s1183" type="#_x0000_t75" style="position:absolute;left:4152;top:790;width:249;height:249">
              <v:imagedata r:id="rId22" o:title=""/>
            </v:shape>
            <v:shape id="_x0000_s1182" style="position:absolute;left:3952;top:192;width:836;height:499" coordorigin="3952,192" coordsize="836,499" path="m4788,192r-836,l3952,656r65,13l4082,680r88,11l4213,687r73,-8l4346,667r75,-20l4490,627r24,-6l4594,604r66,-7l4741,593r47,l4788,192xe" fillcolor="#c90" stroked="f">
              <v:path arrowok="t"/>
            </v:shape>
            <v:shape id="_x0000_s1181" style="position:absolute;left:3952;top:192;width:836;height:499" coordorigin="3952,192" coordsize="836,499" path="m3952,192r836,l4788,593r-47,l4698,594r-73,6l4565,609r-75,18l4444,640r-23,7l4346,667r-60,12l4213,687r-43,4l4122,685r-74,-10l3986,663r-34,-7l3952,192xe" filled="f" strokeweight="0">
              <v:path arrowok="t"/>
            </v:shape>
            <v:shape id="_x0000_s1180" style="position:absolute;left:3953;top:1239;width:836;height:499" coordorigin="3953,1239" coordsize="836,499" path="m4789,1239r-836,l3953,1703r64,12l4082,1726r88,11l4213,1734r73,-9l4346,1713r75,-19l4467,1680r23,-7l4565,1656r61,-9l4699,1641r90,-1l4789,1239xe" fillcolor="#c90" stroked="f">
              <v:path arrowok="t"/>
            </v:shape>
            <v:shape id="_x0000_s1179" style="position:absolute;left:3953;top:1239;width:836;height:499" coordorigin="3953,1239" coordsize="836,499" path="m3953,1239r836,l4789,1640r-48,l4699,1641r-73,6l4565,1656r-75,17l4444,1687r-23,7l4346,1713r-60,12l4213,1734r-43,3l4122,1732r-40,-6l4048,1721r-31,-6l3986,1709r-33,-6l3953,1239xe" filled="f" strokeweight="0">
              <v:path arrowok="t"/>
            </v:shape>
            <w10:wrap anchorx="page"/>
          </v:group>
        </w:pict>
      </w:r>
      <w:r w:rsidR="0044141A">
        <w:rPr>
          <w:rFonts w:ascii="Arial"/>
          <w:color w:val="FFFFFF"/>
          <w:sz w:val="16"/>
        </w:rPr>
        <w:t xml:space="preserve">1    </w:t>
      </w:r>
      <w:r w:rsidR="0044141A">
        <w:rPr>
          <w:rFonts w:ascii="Arial"/>
          <w:sz w:val="16"/>
        </w:rPr>
        <w:t>Generate code</w:t>
      </w:r>
    </w:p>
    <w:p w:rsidR="00B66BFA" w:rsidRDefault="0044141A">
      <w:pPr>
        <w:tabs>
          <w:tab w:val="left" w:pos="3037"/>
        </w:tabs>
        <w:spacing w:line="113" w:lineRule="exact"/>
        <w:ind w:left="1906"/>
        <w:rPr>
          <w:rFonts w:ascii="Arial"/>
          <w:sz w:val="16"/>
        </w:rPr>
      </w:pPr>
      <w:r>
        <w:rPr>
          <w:rFonts w:ascii="Arial"/>
          <w:position w:val="3"/>
          <w:sz w:val="16"/>
        </w:rPr>
        <w:t>(Batch)</w:t>
      </w:r>
      <w:r>
        <w:rPr>
          <w:rFonts w:ascii="Arial"/>
          <w:position w:val="3"/>
          <w:sz w:val="16"/>
        </w:rPr>
        <w:tab/>
      </w:r>
      <w:r>
        <w:rPr>
          <w:rFonts w:ascii="Arial"/>
          <w:color w:val="FFFFFF"/>
          <w:spacing w:val="-1"/>
          <w:w w:val="95"/>
          <w:sz w:val="16"/>
        </w:rPr>
        <w:t>Generated</w:t>
      </w:r>
    </w:p>
    <w:p w:rsidR="00B66BFA" w:rsidRDefault="0044141A">
      <w:pPr>
        <w:spacing w:before="102" w:line="120" w:lineRule="auto"/>
        <w:ind w:left="1559" w:right="456" w:hanging="181"/>
        <w:rPr>
          <w:rFonts w:ascii="Arial"/>
          <w:sz w:val="12"/>
        </w:rPr>
      </w:pPr>
      <w:r>
        <w:br w:type="column"/>
      </w:r>
      <w:r>
        <w:rPr>
          <w:rFonts w:ascii="Arial"/>
          <w:color w:val="FFFFFF"/>
          <w:w w:val="105"/>
          <w:position w:val="-7"/>
          <w:sz w:val="12"/>
        </w:rPr>
        <w:t xml:space="preserve">3 </w:t>
      </w:r>
      <w:r>
        <w:rPr>
          <w:rFonts w:ascii="Arial"/>
          <w:w w:val="105"/>
          <w:sz w:val="12"/>
        </w:rPr>
        <w:t>Generate Code (Incremental)</w:t>
      </w:r>
    </w:p>
    <w:p w:rsidR="00B66BFA" w:rsidRDefault="00B66BFA">
      <w:pPr>
        <w:spacing w:line="120" w:lineRule="auto"/>
        <w:rPr>
          <w:rFonts w:ascii="Arial"/>
          <w:sz w:val="12"/>
        </w:rPr>
        <w:sectPr w:rsidR="00B66BFA">
          <w:type w:val="continuous"/>
          <w:pgSz w:w="12240" w:h="15840"/>
          <w:pgMar w:top="1360" w:right="840" w:bottom="280" w:left="960" w:header="720" w:footer="720" w:gutter="0"/>
          <w:cols w:num="2" w:space="720" w:equalWidth="0">
            <w:col w:w="3784" w:space="3133"/>
            <w:col w:w="3523"/>
          </w:cols>
        </w:sectPr>
      </w:pPr>
    </w:p>
    <w:p w:rsidR="00B66BFA" w:rsidRDefault="0044141A">
      <w:pPr>
        <w:spacing w:before="2"/>
        <w:ind w:left="585"/>
        <w:rPr>
          <w:sz w:val="16"/>
        </w:rPr>
      </w:pPr>
      <w:r>
        <w:rPr>
          <w:rFonts w:ascii="Arial"/>
          <w:color w:val="FFFFFF"/>
          <w:sz w:val="16"/>
        </w:rPr>
        <w:t xml:space="preserve">Model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p>
    <w:p w:rsidR="00B66BFA" w:rsidRDefault="00B66BFA">
      <w:pPr>
        <w:pStyle w:val="Corpsdetexte"/>
        <w:rPr>
          <w:sz w:val="16"/>
        </w:rPr>
      </w:pPr>
    </w:p>
    <w:p w:rsidR="00B66BFA" w:rsidRDefault="00B66BFA">
      <w:pPr>
        <w:pStyle w:val="Corpsdetexte"/>
        <w:spacing w:before="8"/>
        <w:rPr>
          <w:sz w:val="13"/>
        </w:rPr>
      </w:pPr>
    </w:p>
    <w:p w:rsidR="00B66BFA" w:rsidRDefault="0044141A">
      <w:pPr>
        <w:pStyle w:val="Paragraphedeliste"/>
        <w:numPr>
          <w:ilvl w:val="1"/>
          <w:numId w:val="4"/>
        </w:numPr>
        <w:tabs>
          <w:tab w:val="left" w:pos="1211"/>
        </w:tabs>
        <w:spacing w:before="1"/>
        <w:ind w:hanging="321"/>
        <w:jc w:val="left"/>
        <w:rPr>
          <w:rFonts w:ascii="Arial"/>
          <w:sz w:val="16"/>
        </w:rPr>
      </w:pPr>
      <w:r>
        <w:rPr>
          <w:rFonts w:ascii="Arial"/>
          <w:sz w:val="16"/>
        </w:rPr>
        <w:t>Modify</w:t>
      </w:r>
      <w:r>
        <w:rPr>
          <w:rFonts w:ascii="Arial"/>
          <w:spacing w:val="-20"/>
          <w:sz w:val="16"/>
        </w:rPr>
        <w:t xml:space="preserve"> </w:t>
      </w:r>
      <w:r>
        <w:rPr>
          <w:rFonts w:ascii="Arial"/>
          <w:sz w:val="16"/>
        </w:rPr>
        <w:t>model</w:t>
      </w:r>
    </w:p>
    <w:p w:rsidR="00B66BFA" w:rsidRDefault="0044141A">
      <w:pPr>
        <w:spacing w:before="90"/>
        <w:ind w:left="301"/>
        <w:rPr>
          <w:rFonts w:ascii="Arial"/>
          <w:sz w:val="16"/>
        </w:rPr>
      </w:pPr>
      <w:r>
        <w:br w:type="column"/>
      </w:r>
      <w:r>
        <w:rPr>
          <w:rFonts w:ascii="Arial"/>
          <w:color w:val="FFFFFF"/>
          <w:sz w:val="16"/>
        </w:rPr>
        <w:t>Code</w:t>
      </w:r>
    </w:p>
    <w:p w:rsidR="00B66BFA" w:rsidRDefault="00B66BFA">
      <w:pPr>
        <w:pStyle w:val="Corpsdetexte"/>
        <w:rPr>
          <w:rFonts w:ascii="Arial"/>
          <w:sz w:val="22"/>
        </w:rPr>
      </w:pPr>
    </w:p>
    <w:p w:rsidR="00B66BFA" w:rsidRDefault="0044141A">
      <w:pPr>
        <w:pStyle w:val="Paragraphedeliste"/>
        <w:numPr>
          <w:ilvl w:val="1"/>
          <w:numId w:val="4"/>
        </w:numPr>
        <w:tabs>
          <w:tab w:val="left" w:pos="632"/>
        </w:tabs>
        <w:ind w:left="631" w:hanging="347"/>
        <w:jc w:val="left"/>
        <w:rPr>
          <w:rFonts w:ascii="Arial"/>
          <w:sz w:val="16"/>
        </w:rPr>
      </w:pPr>
      <w:r>
        <w:rPr>
          <w:rFonts w:ascii="Arial"/>
          <w:sz w:val="16"/>
        </w:rPr>
        <w:t>Modify</w:t>
      </w:r>
      <w:r>
        <w:rPr>
          <w:rFonts w:ascii="Arial"/>
          <w:spacing w:val="-19"/>
          <w:sz w:val="16"/>
        </w:rPr>
        <w:t xml:space="preserve"> </w:t>
      </w:r>
      <w:r>
        <w:rPr>
          <w:rFonts w:ascii="Arial"/>
          <w:sz w:val="16"/>
        </w:rPr>
        <w:t>code</w:t>
      </w:r>
    </w:p>
    <w:p w:rsidR="00B66BFA" w:rsidRDefault="0044141A">
      <w:pPr>
        <w:pStyle w:val="Titre4"/>
        <w:spacing w:line="174" w:lineRule="exact"/>
        <w:ind w:left="585"/>
      </w:pPr>
      <w:r>
        <w:rPr>
          <w:b w:val="0"/>
        </w:rPr>
        <w:br w:type="column"/>
      </w:r>
      <w:r>
        <w:t xml:space="preserve">Figure 6:  Synchronization strategy using </w:t>
      </w:r>
      <w:proofErr w:type="gramStart"/>
      <w:r>
        <w:t>model  as</w:t>
      </w:r>
      <w:proofErr w:type="gramEnd"/>
    </w:p>
    <w:p w:rsidR="00B66BFA" w:rsidRDefault="0044141A">
      <w:pPr>
        <w:spacing w:before="4"/>
        <w:ind w:left="585"/>
        <w:rPr>
          <w:rFonts w:ascii="Georgia"/>
          <w:b/>
          <w:sz w:val="18"/>
        </w:rPr>
      </w:pPr>
      <w:proofErr w:type="gramStart"/>
      <w:r>
        <w:rPr>
          <w:rFonts w:ascii="Georgia"/>
          <w:b/>
          <w:w w:val="95"/>
          <w:sz w:val="18"/>
        </w:rPr>
        <w:t>synchronization  artifact</w:t>
      </w:r>
      <w:proofErr w:type="gramEnd"/>
    </w:p>
    <w:p w:rsidR="00B66BFA" w:rsidRDefault="00B66BFA">
      <w:pPr>
        <w:rPr>
          <w:rFonts w:ascii="Georgia"/>
          <w:sz w:val="18"/>
        </w:rPr>
        <w:sectPr w:rsidR="00B66BFA">
          <w:type w:val="continuous"/>
          <w:pgSz w:w="12240" w:h="15840"/>
          <w:pgMar w:top="1360" w:right="840" w:bottom="280" w:left="960" w:header="720" w:footer="720" w:gutter="0"/>
          <w:cols w:num="3" w:space="720" w:equalWidth="0">
            <w:col w:w="2881" w:space="40"/>
            <w:col w:w="1481" w:space="389"/>
            <w:col w:w="5649"/>
          </w:cols>
        </w:sectPr>
      </w:pPr>
    </w:p>
    <w:p w:rsidR="00B66BFA" w:rsidRDefault="00B66BFA">
      <w:pPr>
        <w:pStyle w:val="Corpsdetexte"/>
        <w:spacing w:before="5"/>
        <w:rPr>
          <w:rFonts w:ascii="Georgia"/>
          <w:b/>
          <w:sz w:val="22"/>
        </w:rPr>
      </w:pPr>
    </w:p>
    <w:p w:rsidR="00B66BFA" w:rsidRDefault="0044141A">
      <w:pPr>
        <w:spacing w:line="178" w:lineRule="exact"/>
        <w:ind w:left="585" w:right="-18" w:hanging="107"/>
        <w:rPr>
          <w:rFonts w:ascii="Arial"/>
          <w:sz w:val="16"/>
        </w:rPr>
      </w:pPr>
      <w:r>
        <w:rPr>
          <w:rFonts w:ascii="Arial"/>
          <w:color w:val="FFFFFF"/>
          <w:spacing w:val="-1"/>
          <w:sz w:val="16"/>
        </w:rPr>
        <w:t xml:space="preserve">Modified </w:t>
      </w:r>
      <w:r>
        <w:rPr>
          <w:rFonts w:ascii="Arial"/>
          <w:color w:val="FFFFFF"/>
          <w:sz w:val="16"/>
        </w:rPr>
        <w:t>Model</w:t>
      </w:r>
    </w:p>
    <w:p w:rsidR="00B66BFA" w:rsidRDefault="0044141A">
      <w:pPr>
        <w:pStyle w:val="Corpsdetexte"/>
        <w:spacing w:before="5"/>
        <w:rPr>
          <w:rFonts w:ascii="Arial"/>
          <w:sz w:val="16"/>
        </w:rPr>
      </w:pPr>
      <w:r>
        <w:br w:type="column"/>
      </w:r>
    </w:p>
    <w:p w:rsidR="00B66BFA" w:rsidRDefault="0044141A">
      <w:pPr>
        <w:pStyle w:val="Paragraphedeliste"/>
        <w:numPr>
          <w:ilvl w:val="0"/>
          <w:numId w:val="4"/>
        </w:numPr>
        <w:tabs>
          <w:tab w:val="left" w:pos="394"/>
        </w:tabs>
        <w:ind w:left="393" w:hanging="230"/>
        <w:jc w:val="left"/>
        <w:rPr>
          <w:rFonts w:ascii="Arial"/>
          <w:color w:val="FFFFFF"/>
          <w:sz w:val="16"/>
        </w:rPr>
      </w:pPr>
      <w:r>
        <w:rPr>
          <w:rFonts w:ascii="Arial"/>
          <w:sz w:val="16"/>
        </w:rPr>
        <w:t>Synchronize</w:t>
      </w:r>
      <w:r>
        <w:rPr>
          <w:rFonts w:ascii="Arial"/>
          <w:spacing w:val="-29"/>
          <w:sz w:val="16"/>
        </w:rPr>
        <w:t xml:space="preserve"> </w:t>
      </w:r>
      <w:r>
        <w:rPr>
          <w:rFonts w:ascii="Arial"/>
          <w:sz w:val="16"/>
        </w:rPr>
        <w:t>artifacts</w:t>
      </w:r>
    </w:p>
    <w:p w:rsidR="00B66BFA" w:rsidRDefault="0044141A">
      <w:pPr>
        <w:pStyle w:val="Corpsdetexte"/>
        <w:spacing w:before="2"/>
        <w:rPr>
          <w:rFonts w:ascii="Arial"/>
          <w:sz w:val="22"/>
        </w:rPr>
      </w:pPr>
      <w:r>
        <w:br w:type="column"/>
      </w:r>
    </w:p>
    <w:p w:rsidR="00B66BFA" w:rsidRDefault="0044141A">
      <w:pPr>
        <w:spacing w:line="178" w:lineRule="exact"/>
        <w:ind w:left="209" w:hanging="110"/>
        <w:rPr>
          <w:rFonts w:ascii="Arial"/>
          <w:sz w:val="16"/>
        </w:rPr>
      </w:pPr>
      <w:r>
        <w:rPr>
          <w:rFonts w:ascii="Arial"/>
          <w:color w:val="FFFFFF"/>
          <w:w w:val="95"/>
          <w:sz w:val="16"/>
        </w:rPr>
        <w:t xml:space="preserve">Modified </w:t>
      </w:r>
      <w:r>
        <w:rPr>
          <w:rFonts w:ascii="Arial"/>
          <w:color w:val="FFFFFF"/>
          <w:sz w:val="16"/>
        </w:rPr>
        <w:t>Code</w:t>
      </w:r>
    </w:p>
    <w:p w:rsidR="00B66BFA" w:rsidRDefault="0044141A">
      <w:pPr>
        <w:pStyle w:val="Corpsdetexte"/>
        <w:spacing w:before="90" w:line="242" w:lineRule="auto"/>
        <w:ind w:left="479" w:right="145"/>
      </w:pPr>
      <w:r>
        <w:br w:type="column"/>
      </w:r>
      <w:proofErr w:type="gramStart"/>
      <w:r>
        <w:rPr>
          <w:w w:val="110"/>
        </w:rPr>
        <w:t>synchronization</w:t>
      </w:r>
      <w:proofErr w:type="gramEnd"/>
      <w:r>
        <w:rPr>
          <w:w w:val="110"/>
        </w:rPr>
        <w:t xml:space="preserve"> artifact is reversed incrementally to update the modified model.</w:t>
      </w:r>
    </w:p>
    <w:p w:rsidR="00B66BFA" w:rsidRDefault="0044141A">
      <w:pPr>
        <w:pStyle w:val="Corpsdetexte"/>
        <w:spacing w:line="242" w:lineRule="auto"/>
        <w:ind w:left="479" w:right="145" w:firstLine="179"/>
      </w:pPr>
      <w:r>
        <w:rPr>
          <w:w w:val="110"/>
        </w:rPr>
        <w:t>Figure 6 shows the synchronization strategy based on us- ing model as the synchronization artifact.  This strategy is</w:t>
      </w:r>
    </w:p>
    <w:p w:rsidR="00B66BFA" w:rsidRDefault="00B66BFA">
      <w:pPr>
        <w:spacing w:line="242" w:lineRule="auto"/>
        <w:sectPr w:rsidR="00B66BFA">
          <w:type w:val="continuous"/>
          <w:pgSz w:w="12240" w:h="15840"/>
          <w:pgMar w:top="1360" w:right="840" w:bottom="280" w:left="960" w:header="720" w:footer="720" w:gutter="0"/>
          <w:cols w:num="4" w:space="720" w:equalWidth="0">
            <w:col w:w="1077" w:space="40"/>
            <w:col w:w="1857" w:space="40"/>
            <w:col w:w="697" w:space="1187"/>
            <w:col w:w="5542"/>
          </w:cols>
        </w:sectPr>
      </w:pPr>
    </w:p>
    <w:p w:rsidR="00B66BFA" w:rsidRDefault="0044141A">
      <w:pPr>
        <w:pStyle w:val="Titre4"/>
        <w:spacing w:before="84" w:line="244" w:lineRule="auto"/>
        <w:jc w:val="both"/>
      </w:pPr>
      <w:r>
        <w:t>Figure</w:t>
      </w:r>
      <w:r>
        <w:rPr>
          <w:spacing w:val="-12"/>
        </w:rPr>
        <w:t xml:space="preserve"> </w:t>
      </w:r>
      <w:r>
        <w:t>4:</w:t>
      </w:r>
      <w:r>
        <w:rPr>
          <w:spacing w:val="7"/>
        </w:rPr>
        <w:t xml:space="preserve"> </w:t>
      </w:r>
      <w:r>
        <w:t>Model-code</w:t>
      </w:r>
      <w:r>
        <w:rPr>
          <w:spacing w:val="-12"/>
        </w:rPr>
        <w:t xml:space="preserve"> </w:t>
      </w:r>
      <w:r>
        <w:t>synchronization</w:t>
      </w:r>
      <w:r>
        <w:rPr>
          <w:spacing w:val="-12"/>
        </w:rPr>
        <w:t xml:space="preserve"> </w:t>
      </w:r>
      <w:r>
        <w:t>in</w:t>
      </w:r>
      <w:r>
        <w:rPr>
          <w:spacing w:val="-12"/>
        </w:rPr>
        <w:t xml:space="preserve"> </w:t>
      </w:r>
      <w:r>
        <w:t>case</w:t>
      </w:r>
      <w:r>
        <w:rPr>
          <w:spacing w:val="-12"/>
        </w:rPr>
        <w:t xml:space="preserve"> </w:t>
      </w:r>
      <w:r>
        <w:t>model and</w:t>
      </w:r>
      <w:r>
        <w:rPr>
          <w:spacing w:val="-11"/>
        </w:rPr>
        <w:t xml:space="preserve"> </w:t>
      </w:r>
      <w:r>
        <w:t>code</w:t>
      </w:r>
      <w:r>
        <w:rPr>
          <w:spacing w:val="-11"/>
        </w:rPr>
        <w:t xml:space="preserve"> </w:t>
      </w:r>
      <w:r>
        <w:t>are</w:t>
      </w:r>
      <w:r>
        <w:rPr>
          <w:spacing w:val="-11"/>
        </w:rPr>
        <w:t xml:space="preserve"> </w:t>
      </w:r>
      <w:r>
        <w:t>concurrently</w:t>
      </w:r>
      <w:r>
        <w:rPr>
          <w:spacing w:val="-11"/>
        </w:rPr>
        <w:t xml:space="preserve"> </w:t>
      </w:r>
      <w:r>
        <w:t>modifted:</w:t>
      </w:r>
      <w:r>
        <w:rPr>
          <w:spacing w:val="4"/>
        </w:rPr>
        <w:t xml:space="preserve"> </w:t>
      </w:r>
      <w:r>
        <w:t>Dashed</w:t>
      </w:r>
      <w:r>
        <w:rPr>
          <w:spacing w:val="-11"/>
        </w:rPr>
        <w:t xml:space="preserve"> </w:t>
      </w:r>
      <w:r>
        <w:t>arrows are</w:t>
      </w:r>
      <w:r>
        <w:rPr>
          <w:spacing w:val="-11"/>
        </w:rPr>
        <w:t xml:space="preserve"> </w:t>
      </w:r>
      <w:r>
        <w:t>steps</w:t>
      </w:r>
      <w:r>
        <w:rPr>
          <w:spacing w:val="-11"/>
        </w:rPr>
        <w:t xml:space="preserve"> </w:t>
      </w:r>
      <w:r>
        <w:t>are</w:t>
      </w:r>
      <w:r>
        <w:rPr>
          <w:spacing w:val="-11"/>
        </w:rPr>
        <w:t xml:space="preserve"> </w:t>
      </w:r>
      <w:r>
        <w:t>performed</w:t>
      </w:r>
      <w:r>
        <w:rPr>
          <w:spacing w:val="-11"/>
        </w:rPr>
        <w:t xml:space="preserve"> </w:t>
      </w:r>
      <w:r>
        <w:t>only</w:t>
      </w:r>
      <w:r>
        <w:rPr>
          <w:spacing w:val="-11"/>
        </w:rPr>
        <w:t xml:space="preserve"> </w:t>
      </w:r>
      <w:r>
        <w:t>once.</w:t>
      </w:r>
      <w:r>
        <w:rPr>
          <w:spacing w:val="9"/>
        </w:rPr>
        <w:t xml:space="preserve"> </w:t>
      </w:r>
      <w:r>
        <w:t>Filled</w:t>
      </w:r>
      <w:r>
        <w:rPr>
          <w:spacing w:val="-11"/>
        </w:rPr>
        <w:t xml:space="preserve"> </w:t>
      </w:r>
      <w:r>
        <w:t>arrows</w:t>
      </w:r>
      <w:r>
        <w:rPr>
          <w:spacing w:val="-11"/>
        </w:rPr>
        <w:t xml:space="preserve"> </w:t>
      </w:r>
      <w:r>
        <w:t>are repeating</w:t>
      </w:r>
      <w:r>
        <w:rPr>
          <w:spacing w:val="-8"/>
        </w:rPr>
        <w:t xml:space="preserve"> </w:t>
      </w:r>
      <w:r>
        <w:t>steps.</w:t>
      </w:r>
    </w:p>
    <w:p w:rsidR="00B66BFA" w:rsidRDefault="0044141A" w:rsidP="00EA4665">
      <w:pPr>
        <w:pStyle w:val="Corpsdetexte"/>
        <w:spacing w:line="242" w:lineRule="auto"/>
        <w:ind w:left="115" w:right="279"/>
        <w:jc w:val="both"/>
        <w:sectPr w:rsidR="00B66BFA">
          <w:type w:val="continuous"/>
          <w:pgSz w:w="12240" w:h="15840"/>
          <w:pgMar w:top="1360" w:right="840" w:bottom="280" w:left="960" w:header="720" w:footer="720" w:gutter="0"/>
          <w:cols w:num="2" w:space="720" w:equalWidth="0">
            <w:col w:w="4899" w:space="362"/>
            <w:col w:w="5179"/>
          </w:cols>
        </w:sectPr>
      </w:pPr>
      <w:r>
        <w:br w:type="column"/>
      </w:r>
      <w:proofErr w:type="gramStart"/>
      <w:r>
        <w:rPr>
          <w:w w:val="110"/>
        </w:rPr>
        <w:t>the</w:t>
      </w:r>
      <w:proofErr w:type="gramEnd"/>
      <w:r>
        <w:rPr>
          <w:w w:val="110"/>
        </w:rPr>
        <w:t xml:space="preserve"> opposite of the strategy presented in Figure 5. The syn- chronization artifact is obtained by reversing the modified code in batch mode in step </w:t>
      </w:r>
      <w:r>
        <w:rPr>
          <w:rFonts w:ascii="Georgia"/>
          <w:b/>
          <w:w w:val="110"/>
        </w:rPr>
        <w:t>(1)</w:t>
      </w:r>
      <w:r>
        <w:rPr>
          <w:w w:val="110"/>
        </w:rPr>
        <w:t xml:space="preserve">. Afterwards the synchro- nization artifact is synchronized with the modified model in step </w:t>
      </w:r>
      <w:r>
        <w:rPr>
          <w:rFonts w:ascii="Georgia"/>
          <w:b/>
          <w:w w:val="110"/>
        </w:rPr>
        <w:t>(2)</w:t>
      </w:r>
      <w:r>
        <w:rPr>
          <w:w w:val="110"/>
        </w:rPr>
        <w:t>.  Finally, we ge</w:t>
      </w:r>
      <w:r w:rsidR="00EA4665">
        <w:rPr>
          <w:w w:val="110"/>
        </w:rPr>
        <w:t xml:space="preserve">nerate code incrementally from </w:t>
      </w:r>
      <w:r>
        <w:rPr>
          <w:w w:val="110"/>
        </w:rPr>
        <w:t>the</w:t>
      </w:r>
    </w:p>
    <w:p w:rsidR="00B66BFA" w:rsidRDefault="00B66BFA">
      <w:pPr>
        <w:pStyle w:val="Corpsdetexte"/>
        <w:rPr>
          <w:sz w:val="12"/>
        </w:rPr>
      </w:pPr>
    </w:p>
    <w:p w:rsidR="00B66BFA" w:rsidRDefault="00B66BFA">
      <w:pPr>
        <w:pStyle w:val="Corpsdetexte"/>
        <w:spacing w:before="2"/>
        <w:rPr>
          <w:sz w:val="15"/>
        </w:rPr>
      </w:pPr>
    </w:p>
    <w:p w:rsidR="00B66BFA" w:rsidRDefault="0044141A">
      <w:pPr>
        <w:spacing w:line="259" w:lineRule="auto"/>
        <w:ind w:left="336" w:hanging="67"/>
        <w:rPr>
          <w:rFonts w:ascii="Arial"/>
          <w:sz w:val="12"/>
        </w:rPr>
      </w:pPr>
      <w:r>
        <w:rPr>
          <w:rFonts w:ascii="Arial"/>
          <w:color w:val="FFFFFF"/>
          <w:sz w:val="12"/>
        </w:rPr>
        <w:t xml:space="preserve">Modified </w:t>
      </w:r>
      <w:r>
        <w:rPr>
          <w:rFonts w:ascii="Arial"/>
          <w:color w:val="FFFFFF"/>
          <w:w w:val="105"/>
          <w:sz w:val="12"/>
        </w:rPr>
        <w:t>model</w:t>
      </w:r>
    </w:p>
    <w:p w:rsidR="00B66BFA" w:rsidRDefault="0044141A">
      <w:pPr>
        <w:pStyle w:val="Corpsdetexte"/>
        <w:rPr>
          <w:rFonts w:ascii="Arial"/>
          <w:sz w:val="12"/>
        </w:rPr>
      </w:pPr>
      <w:r>
        <w:br w:type="column"/>
      </w:r>
    </w:p>
    <w:p w:rsidR="00B66BFA" w:rsidRDefault="0044141A">
      <w:pPr>
        <w:spacing w:before="1" w:line="109" w:lineRule="exact"/>
        <w:ind w:left="376"/>
        <w:rPr>
          <w:rFonts w:ascii="Arial"/>
          <w:sz w:val="12"/>
        </w:rPr>
      </w:pPr>
      <w:r>
        <w:rPr>
          <w:noProof/>
          <w:lang w:val="fr-FR" w:eastAsia="fr-FR"/>
        </w:rPr>
        <w:drawing>
          <wp:anchor distT="0" distB="0" distL="0" distR="0" simplePos="0" relativeHeight="1816" behindDoc="0" locked="0" layoutInCell="1" allowOverlap="1">
            <wp:simplePos x="0" y="0"/>
            <wp:positionH relativeFrom="page">
              <wp:posOffset>3364213</wp:posOffset>
            </wp:positionH>
            <wp:positionV relativeFrom="paragraph">
              <wp:posOffset>-21907</wp:posOffset>
            </wp:positionV>
            <wp:extent cx="306363" cy="26670"/>
            <wp:effectExtent l="0" t="0" r="0" b="0"/>
            <wp:wrapNone/>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pic:nvPicPr>
                  <pic:blipFill>
                    <a:blip r:embed="rId20" cstate="print"/>
                    <a:stretch>
                      <a:fillRect/>
                    </a:stretch>
                  </pic:blipFill>
                  <pic:spPr>
                    <a:xfrm>
                      <a:off x="0" y="0"/>
                      <a:ext cx="306363" cy="26670"/>
                    </a:xfrm>
                    <a:prstGeom prst="rect">
                      <a:avLst/>
                    </a:prstGeom>
                  </pic:spPr>
                </pic:pic>
              </a:graphicData>
            </a:graphic>
          </wp:anchor>
        </w:drawing>
      </w:r>
      <w:r>
        <w:rPr>
          <w:rFonts w:ascii="Arial"/>
          <w:w w:val="105"/>
          <w:sz w:val="12"/>
        </w:rPr>
        <w:t>Generate</w:t>
      </w:r>
    </w:p>
    <w:p w:rsidR="00B66BFA" w:rsidRDefault="0082545F">
      <w:pPr>
        <w:pStyle w:val="Paragraphedeliste"/>
        <w:numPr>
          <w:ilvl w:val="0"/>
          <w:numId w:val="3"/>
        </w:numPr>
        <w:tabs>
          <w:tab w:val="left" w:pos="377"/>
        </w:tabs>
        <w:spacing w:line="179" w:lineRule="exact"/>
        <w:jc w:val="left"/>
        <w:rPr>
          <w:rFonts w:ascii="Arial"/>
          <w:sz w:val="12"/>
        </w:rPr>
      </w:pPr>
      <w:r>
        <w:pict>
          <v:group id="_x0000_s1165" style="position:absolute;left:0;text-align:left;margin-left:53.75pt;margin-top:-2.6pt;width:239.25pt;height:35.15pt;z-index:-38752;mso-position-horizontal-relative:page" coordorigin="1075,-52" coordsize="4785,703">
            <v:shape id="_x0000_s1177" type="#_x0000_t75" style="position:absolute;left:1883;top:-52;width:186;height:187">
              <v:imagedata r:id="rId23" o:title=""/>
            </v:shape>
            <v:shape id="_x0000_s1176" style="position:absolute;left:5080;top:34;width:775;height:424" coordorigin="5080,34" coordsize="775,424" path="m5855,34r-775,l5080,434r83,14l5234,455r62,2l5324,456r75,-8l5468,434r92,-23l5585,405r84,-15l5735,383r77,-5l5855,378r,-344xe" fillcolor="#c90" stroked="f">
              <v:path arrowok="t"/>
            </v:shape>
            <v:shape id="_x0000_s1175" style="position:absolute;left:5080;top:34;width:775;height:424" coordorigin="5080,34" coordsize="775,424" path="m5080,34r775,l5855,378r-43,l5772,380r-71,6l5639,395r-79,16l5490,429r-22,5l5399,448r-75,8l5296,457r-30,l5200,453r-77,-11l5080,434r,-400xe" filled="f" strokeweight=".15053mm">
              <v:path arrowok="t"/>
            </v:shape>
            <v:shape id="_x0000_s1174" style="position:absolute;left:1855;top:222;width:1080;height:54" coordorigin="1855,222" coordsize="1080,54" o:spt="100" adj="0,,0" path="m2846,222r,53l2920,253r-65,l2855,244r65,l2846,222xm2846,244r-991,l1855,253r991,l2846,244xm2920,244r-65,l2855,253r65,l2935,248r-15,-4xe" fillcolor="black" stroked="f">
              <v:stroke joinstyle="round"/>
              <v:formulas/>
              <v:path arrowok="t" o:connecttype="segments"/>
            </v:shape>
            <v:shape id="_x0000_s1173" style="position:absolute;left:2935;top:34;width:1066;height:424" coordorigin="2935,34" coordsize="1066,424" path="m4001,34r-1066,l2935,434r89,12l3103,453r70,4l3237,457r29,l3347,451r74,-9l3589,412r26,-4l3699,395r64,-7l3833,383r79,-4l4001,378r,-344xe" fillcolor="#c90" stroked="f">
              <v:path arrowok="t"/>
            </v:shape>
            <v:shape id="_x0000_s1172" style="position:absolute;left:2935;top:34;width:1066;height:424" coordorigin="2935,34" coordsize="1066,424" path="m2935,34r1066,l4001,378r-46,l3912,379r-79,4l3763,388r-64,7l3615,408r-76,13l3515,425r-23,5l3421,442r-74,9l3266,457r-29,l3206,457r-67,-2l3065,450r-84,-10l2935,434r,-400xe" filled="f" strokeweight=".15053mm">
              <v:path arrowok="t"/>
            </v:shape>
            <v:shape id="_x0000_s1171" style="position:absolute;left:4001;top:222;width:1080;height:54" coordorigin="4001,222" coordsize="1080,54" o:spt="100" adj="0,,0" path="m4090,222r-89,26l4090,275r,-22l4081,253r,-9l4090,244r,-22xm4992,222r,53l5066,253r-65,l5001,244r65,l4992,222xm4090,244r-9,l4081,253r9,l4090,244xm4992,244r-902,l4090,253r902,l4992,244xm5066,244r-65,l5001,253r65,l5081,248r-15,-4xe" fillcolor="black" stroked="f">
              <v:stroke joinstyle="round"/>
              <v:formulas/>
              <v:path arrowok="t" o:connecttype="segments"/>
            </v:shape>
            <v:shape id="_x0000_s1170" type="#_x0000_t75" style="position:absolute;left:4041;top:-24;width:187;height:186">
              <v:imagedata r:id="rId24" o:title=""/>
            </v:shape>
            <v:shape id="_x0000_s1169" style="position:absolute;left:1855;top:310;width:1080;height:54" coordorigin="1855,310" coordsize="1080,54" o:spt="100" adj="0,,0" path="m1944,310r-89,27l1944,364r,-23l1935,341r,-9l1944,332r,-22xm1944,332r-9,l1935,341r9,l1944,332xm2935,332r-991,l1944,341r991,l2935,332xe" fillcolor="black" stroked="f">
              <v:stroke joinstyle="round"/>
              <v:formulas/>
              <v:path arrowok="t" o:connecttype="segments"/>
            </v:shape>
            <v:shape id="_x0000_s1168" type="#_x0000_t75" style="position:absolute;left:1813;top:465;width:187;height:186">
              <v:imagedata r:id="rId25" o:title=""/>
            </v:shape>
            <v:shape id="_x0000_s1167" style="position:absolute;left:1079;top:34;width:776;height:424" coordorigin="1079,34" coordsize="776,424" path="m1855,34r-776,l1079,434r83,14l1233,455r62,2l1323,456r76,-8l1467,434r92,-23l1584,405r84,-15l1735,383r77,-5l1855,378r,-344xe" fillcolor="#99f" stroked="f">
              <v:path arrowok="t"/>
            </v:shape>
            <v:shape id="_x0000_s1166" style="position:absolute;left:1079;top:34;width:776;height:424" coordorigin="1079,34" coordsize="776,424" path="m1079,34r776,l1855,378r-43,l1772,380r-72,6l1639,395r-80,16l1489,429r-22,5l1399,448r-76,8l1295,457r-30,l1199,453r-77,-11l1079,434r,-400xe" filled="f" strokeweight=".15053mm">
              <v:path arrowok="t"/>
            </v:shape>
            <w10:wrap anchorx="page"/>
          </v:group>
        </w:pict>
      </w:r>
      <w:r w:rsidR="0044141A">
        <w:rPr>
          <w:rFonts w:ascii="Arial"/>
          <w:w w:val="105"/>
          <w:sz w:val="12"/>
        </w:rPr>
        <w:t>Code</w:t>
      </w:r>
      <w:r w:rsidR="0044141A">
        <w:rPr>
          <w:rFonts w:ascii="Arial"/>
          <w:spacing w:val="-11"/>
          <w:w w:val="105"/>
          <w:sz w:val="12"/>
        </w:rPr>
        <w:t xml:space="preserve"> </w:t>
      </w:r>
      <w:r w:rsidR="0044141A">
        <w:rPr>
          <w:rFonts w:ascii="Arial"/>
          <w:w w:val="105"/>
          <w:sz w:val="12"/>
        </w:rPr>
        <w:t>(Batch)</w:t>
      </w:r>
    </w:p>
    <w:p w:rsidR="00B66BFA" w:rsidRDefault="0044141A">
      <w:pPr>
        <w:pStyle w:val="Corpsdetexte"/>
        <w:rPr>
          <w:rFonts w:ascii="Arial"/>
          <w:sz w:val="12"/>
        </w:rPr>
      </w:pPr>
      <w:r>
        <w:br w:type="column"/>
      </w:r>
    </w:p>
    <w:p w:rsidR="00B66BFA" w:rsidRDefault="00B66BFA">
      <w:pPr>
        <w:pStyle w:val="Corpsdetexte"/>
        <w:spacing w:before="2"/>
        <w:rPr>
          <w:rFonts w:ascii="Arial"/>
          <w:sz w:val="15"/>
        </w:rPr>
      </w:pPr>
    </w:p>
    <w:p w:rsidR="00B66BFA" w:rsidRDefault="0044141A">
      <w:pPr>
        <w:spacing w:line="259" w:lineRule="auto"/>
        <w:ind w:left="195" w:right="-14" w:hanging="63"/>
        <w:rPr>
          <w:rFonts w:ascii="Arial"/>
          <w:sz w:val="12"/>
        </w:rPr>
      </w:pPr>
      <w:r>
        <w:rPr>
          <w:rFonts w:ascii="Arial"/>
          <w:color w:val="FFFFFF"/>
          <w:spacing w:val="-1"/>
          <w:w w:val="105"/>
          <w:sz w:val="12"/>
        </w:rPr>
        <w:t xml:space="preserve">Synchronization </w:t>
      </w:r>
      <w:r>
        <w:rPr>
          <w:rFonts w:ascii="Arial"/>
          <w:color w:val="FFFFFF"/>
          <w:w w:val="105"/>
          <w:sz w:val="12"/>
        </w:rPr>
        <w:t>artifact (code)</w:t>
      </w:r>
    </w:p>
    <w:p w:rsidR="00B66BFA" w:rsidRDefault="0044141A">
      <w:pPr>
        <w:pStyle w:val="Corpsdetexte"/>
        <w:spacing w:before="1"/>
        <w:rPr>
          <w:rFonts w:ascii="Arial"/>
          <w:sz w:val="15"/>
        </w:rPr>
      </w:pPr>
      <w:r>
        <w:br w:type="column"/>
      </w:r>
    </w:p>
    <w:p w:rsidR="00B66BFA" w:rsidRDefault="0044141A">
      <w:pPr>
        <w:spacing w:line="109" w:lineRule="exact"/>
        <w:ind w:left="336" w:right="-16"/>
        <w:rPr>
          <w:rFonts w:ascii="Arial"/>
          <w:sz w:val="12"/>
        </w:rPr>
      </w:pPr>
      <w:r>
        <w:rPr>
          <w:rFonts w:ascii="Arial"/>
          <w:spacing w:val="-1"/>
          <w:w w:val="105"/>
          <w:sz w:val="12"/>
        </w:rPr>
        <w:t>Synchronize</w:t>
      </w:r>
    </w:p>
    <w:p w:rsidR="00B66BFA" w:rsidRDefault="0044141A">
      <w:pPr>
        <w:pStyle w:val="Paragraphedeliste"/>
        <w:numPr>
          <w:ilvl w:val="0"/>
          <w:numId w:val="3"/>
        </w:numPr>
        <w:tabs>
          <w:tab w:val="left" w:pos="337"/>
        </w:tabs>
        <w:spacing w:line="179" w:lineRule="exact"/>
        <w:ind w:left="336" w:hanging="188"/>
        <w:jc w:val="left"/>
        <w:rPr>
          <w:rFonts w:ascii="Arial"/>
          <w:sz w:val="12"/>
        </w:rPr>
      </w:pPr>
      <w:r>
        <w:rPr>
          <w:rFonts w:ascii="Arial"/>
          <w:w w:val="105"/>
          <w:sz w:val="12"/>
        </w:rPr>
        <w:t>Code</w:t>
      </w:r>
    </w:p>
    <w:p w:rsidR="00B66BFA" w:rsidRDefault="0044141A">
      <w:pPr>
        <w:pStyle w:val="Corpsdetexte"/>
        <w:rPr>
          <w:rFonts w:ascii="Arial"/>
          <w:sz w:val="12"/>
        </w:rPr>
      </w:pPr>
      <w:r>
        <w:br w:type="column"/>
      </w:r>
    </w:p>
    <w:p w:rsidR="00B66BFA" w:rsidRDefault="00B66BFA">
      <w:pPr>
        <w:pStyle w:val="Corpsdetexte"/>
        <w:spacing w:before="2"/>
        <w:rPr>
          <w:rFonts w:ascii="Arial"/>
          <w:sz w:val="15"/>
        </w:rPr>
      </w:pPr>
    </w:p>
    <w:p w:rsidR="00B66BFA" w:rsidRDefault="0044141A">
      <w:pPr>
        <w:spacing w:line="259" w:lineRule="auto"/>
        <w:ind w:left="318" w:hanging="101"/>
        <w:rPr>
          <w:rFonts w:ascii="Arial"/>
          <w:sz w:val="12"/>
        </w:rPr>
      </w:pPr>
      <w:r>
        <w:rPr>
          <w:rFonts w:ascii="Arial"/>
          <w:color w:val="FFFFFF"/>
          <w:sz w:val="12"/>
        </w:rPr>
        <w:t xml:space="preserve">Modified </w:t>
      </w:r>
      <w:r>
        <w:rPr>
          <w:rFonts w:ascii="Arial"/>
          <w:color w:val="FFFFFF"/>
          <w:w w:val="105"/>
          <w:sz w:val="12"/>
        </w:rPr>
        <w:t>code</w:t>
      </w:r>
    </w:p>
    <w:p w:rsidR="00B66BFA" w:rsidRDefault="0044141A">
      <w:pPr>
        <w:pStyle w:val="Corpsdetexte"/>
        <w:spacing w:line="207" w:lineRule="exact"/>
        <w:ind w:left="270"/>
      </w:pPr>
      <w:r>
        <w:br w:type="column"/>
      </w:r>
      <w:proofErr w:type="gramStart"/>
      <w:r>
        <w:rPr>
          <w:w w:val="110"/>
        </w:rPr>
        <w:t>synchronization</w:t>
      </w:r>
      <w:proofErr w:type="gramEnd"/>
      <w:r>
        <w:rPr>
          <w:w w:val="110"/>
        </w:rPr>
        <w:t xml:space="preserve"> artifact to update the modified code in  step</w:t>
      </w:r>
    </w:p>
    <w:p w:rsidR="00B66BFA" w:rsidRDefault="0044141A">
      <w:pPr>
        <w:spacing w:before="2"/>
        <w:ind w:left="270"/>
        <w:rPr>
          <w:sz w:val="18"/>
        </w:rPr>
      </w:pPr>
      <w:r>
        <w:rPr>
          <w:rFonts w:ascii="Georgia"/>
          <w:b/>
          <w:w w:val="105"/>
          <w:sz w:val="18"/>
        </w:rPr>
        <w:t>(3)</w:t>
      </w:r>
      <w:r>
        <w:rPr>
          <w:w w:val="105"/>
          <w:sz w:val="18"/>
        </w:rPr>
        <w:t>.</w:t>
      </w:r>
    </w:p>
    <w:p w:rsidR="00B66BFA" w:rsidRDefault="0044141A">
      <w:pPr>
        <w:pStyle w:val="Corpsdetexte"/>
        <w:spacing w:before="1"/>
        <w:ind w:left="456" w:right="288"/>
        <w:jc w:val="center"/>
      </w:pPr>
      <w:r>
        <w:rPr>
          <w:w w:val="110"/>
        </w:rPr>
        <w:t>Two strategies, with synchronization artifacts in different</w:t>
      </w:r>
    </w:p>
    <w:p w:rsidR="00B66BFA" w:rsidRDefault="00B66BFA">
      <w:pPr>
        <w:jc w:val="center"/>
        <w:sectPr w:rsidR="00B66BFA">
          <w:type w:val="continuous"/>
          <w:pgSz w:w="12240" w:h="15840"/>
          <w:pgMar w:top="1360" w:right="840" w:bottom="280" w:left="960" w:header="720" w:footer="720" w:gutter="0"/>
          <w:cols w:num="6" w:space="720" w:equalWidth="0">
            <w:col w:w="743" w:space="40"/>
            <w:col w:w="1111" w:space="40"/>
            <w:col w:w="1020" w:space="40"/>
            <w:col w:w="1023" w:space="40"/>
            <w:col w:w="762" w:space="289"/>
            <w:col w:w="5332"/>
          </w:cols>
        </w:sectPr>
      </w:pPr>
    </w:p>
    <w:p w:rsidR="00B66BFA" w:rsidRDefault="0044141A">
      <w:pPr>
        <w:pStyle w:val="Paragraphedeliste"/>
        <w:numPr>
          <w:ilvl w:val="0"/>
          <w:numId w:val="3"/>
        </w:numPr>
        <w:tabs>
          <w:tab w:val="left" w:pos="1093"/>
        </w:tabs>
        <w:spacing w:before="38" w:line="184" w:lineRule="exact"/>
        <w:ind w:left="1092" w:right="2111" w:hanging="180"/>
        <w:jc w:val="center"/>
        <w:rPr>
          <w:rFonts w:ascii="Arial"/>
          <w:sz w:val="12"/>
        </w:rPr>
      </w:pPr>
      <w:r>
        <w:rPr>
          <w:rFonts w:ascii="Arial"/>
          <w:w w:val="105"/>
          <w:sz w:val="12"/>
        </w:rPr>
        <w:t>Reverse</w:t>
      </w:r>
      <w:r>
        <w:rPr>
          <w:rFonts w:ascii="Arial"/>
          <w:spacing w:val="-12"/>
          <w:w w:val="105"/>
          <w:sz w:val="12"/>
        </w:rPr>
        <w:t xml:space="preserve"> </w:t>
      </w:r>
      <w:r>
        <w:rPr>
          <w:rFonts w:ascii="Arial"/>
          <w:w w:val="105"/>
          <w:sz w:val="12"/>
        </w:rPr>
        <w:t>Code</w:t>
      </w:r>
    </w:p>
    <w:p w:rsidR="00B66BFA" w:rsidRDefault="0044141A">
      <w:pPr>
        <w:spacing w:line="104" w:lineRule="exact"/>
        <w:ind w:left="1070" w:right="3062"/>
        <w:jc w:val="center"/>
        <w:rPr>
          <w:rFonts w:ascii="Arial"/>
          <w:sz w:val="12"/>
        </w:rPr>
      </w:pPr>
      <w:r>
        <w:rPr>
          <w:rFonts w:ascii="Arial"/>
          <w:w w:val="105"/>
          <w:sz w:val="12"/>
        </w:rPr>
        <w:t>(Incremental)</w:t>
      </w:r>
    </w:p>
    <w:p w:rsidR="00B66BFA" w:rsidRDefault="00B66BFA">
      <w:pPr>
        <w:pStyle w:val="Corpsdetexte"/>
        <w:rPr>
          <w:rFonts w:ascii="Arial"/>
          <w:sz w:val="12"/>
        </w:rPr>
      </w:pPr>
    </w:p>
    <w:p w:rsidR="00B66BFA" w:rsidRDefault="00B66BFA">
      <w:pPr>
        <w:pStyle w:val="Corpsdetexte"/>
        <w:spacing w:before="8"/>
        <w:rPr>
          <w:rFonts w:ascii="Arial"/>
          <w:sz w:val="14"/>
        </w:rPr>
      </w:pPr>
    </w:p>
    <w:p w:rsidR="00B66BFA" w:rsidRDefault="0044141A">
      <w:pPr>
        <w:pStyle w:val="Titre4"/>
        <w:spacing w:line="244" w:lineRule="auto"/>
      </w:pPr>
      <w:r>
        <w:t xml:space="preserve">Figure 5: Synchronization strategy using code as </w:t>
      </w:r>
      <w:r w:rsidR="00A554D9">
        <w:rPr>
          <w:w w:val="95"/>
        </w:rPr>
        <w:t xml:space="preserve">synchronization </w:t>
      </w:r>
      <w:r>
        <w:rPr>
          <w:w w:val="95"/>
        </w:rPr>
        <w:t>artifact</w:t>
      </w:r>
    </w:p>
    <w:p w:rsidR="00B66BFA" w:rsidRDefault="00B66BFA">
      <w:pPr>
        <w:pStyle w:val="Corpsdetexte"/>
        <w:rPr>
          <w:rFonts w:ascii="Georgia"/>
          <w:b/>
        </w:rPr>
      </w:pPr>
    </w:p>
    <w:p w:rsidR="00B66BFA" w:rsidRDefault="0044141A">
      <w:pPr>
        <w:spacing w:before="152"/>
        <w:ind w:left="115"/>
        <w:rPr>
          <w:sz w:val="18"/>
        </w:rPr>
      </w:pPr>
      <w:r>
        <w:rPr>
          <w:rFonts w:ascii="Georgia"/>
          <w:b/>
          <w:w w:val="105"/>
          <w:sz w:val="18"/>
        </w:rPr>
        <w:t>(3)</w:t>
      </w:r>
      <w:r>
        <w:rPr>
          <w:w w:val="105"/>
          <w:sz w:val="18"/>
        </w:rPr>
        <w:t>.</w:t>
      </w:r>
    </w:p>
    <w:p w:rsidR="00B66BFA" w:rsidRDefault="0044141A">
      <w:pPr>
        <w:pStyle w:val="Corpsdetexte"/>
        <w:spacing w:before="1" w:line="242" w:lineRule="auto"/>
        <w:ind w:left="115" w:right="13" w:firstLine="179"/>
        <w:jc w:val="both"/>
      </w:pPr>
      <w:r>
        <w:rPr>
          <w:w w:val="110"/>
        </w:rPr>
        <w:t>One problem of synchronizing model and code that are modified concurrently is that they are in different</w:t>
      </w:r>
      <w:r>
        <w:rPr>
          <w:spacing w:val="-34"/>
          <w:w w:val="110"/>
        </w:rPr>
        <w:t xml:space="preserve"> </w:t>
      </w:r>
      <w:r>
        <w:rPr>
          <w:w w:val="110"/>
        </w:rPr>
        <w:t xml:space="preserve">languages. Therefore, some strategy must </w:t>
      </w:r>
      <w:r>
        <w:rPr>
          <w:spacing w:val="2"/>
          <w:w w:val="110"/>
        </w:rPr>
        <w:t xml:space="preserve">be </w:t>
      </w:r>
      <w:r>
        <w:rPr>
          <w:w w:val="110"/>
        </w:rPr>
        <w:t xml:space="preserve">provided so both artifacts can </w:t>
      </w:r>
      <w:r>
        <w:rPr>
          <w:spacing w:val="2"/>
          <w:w w:val="110"/>
        </w:rPr>
        <w:t>be</w:t>
      </w:r>
      <w:r>
        <w:rPr>
          <w:spacing w:val="-2"/>
          <w:w w:val="110"/>
        </w:rPr>
        <w:t xml:space="preserve"> </w:t>
      </w:r>
      <w:r>
        <w:rPr>
          <w:w w:val="110"/>
        </w:rPr>
        <w:t>synchronized.</w:t>
      </w:r>
    </w:p>
    <w:p w:rsidR="00B66BFA" w:rsidRDefault="0044141A">
      <w:pPr>
        <w:pStyle w:val="Corpsdetexte"/>
        <w:spacing w:line="242" w:lineRule="auto"/>
        <w:ind w:left="115" w:right="13" w:firstLine="179"/>
        <w:jc w:val="both"/>
      </w:pPr>
      <w:r>
        <w:rPr>
          <w:w w:val="110"/>
        </w:rPr>
        <w:t xml:space="preserve">In this paper we propose two synchronization strategies. The general approach behind our synchronization strategies is to represent the one artifact in the language of the other artifact. These artifacts can then be compared. Let us define a concept of </w:t>
      </w:r>
      <w:proofErr w:type="gramStart"/>
      <w:r>
        <w:rPr>
          <w:w w:val="110"/>
        </w:rPr>
        <w:t>an</w:t>
      </w:r>
      <w:proofErr w:type="gramEnd"/>
      <w:r>
        <w:rPr>
          <w:w w:val="110"/>
        </w:rPr>
        <w:t xml:space="preserve"> synchronization artifact within the scope of our work:</w:t>
      </w:r>
    </w:p>
    <w:p w:rsidR="00B66BFA" w:rsidRDefault="0044141A">
      <w:pPr>
        <w:spacing w:before="153" w:line="210" w:lineRule="exact"/>
        <w:ind w:left="115" w:firstLine="199"/>
        <w:jc w:val="both"/>
        <w:rPr>
          <w:rFonts w:ascii="Arial"/>
          <w:i/>
          <w:sz w:val="18"/>
        </w:rPr>
      </w:pPr>
      <w:r>
        <w:rPr>
          <w:rFonts w:ascii="PMingLiU"/>
          <w:w w:val="125"/>
          <w:sz w:val="18"/>
        </w:rPr>
        <w:t xml:space="preserve">Definition 9 (Synchronization </w:t>
      </w:r>
      <w:r>
        <w:rPr>
          <w:rFonts w:ascii="PMingLiU"/>
          <w:spacing w:val="-4"/>
          <w:w w:val="140"/>
          <w:sz w:val="18"/>
        </w:rPr>
        <w:t xml:space="preserve">artifact). </w:t>
      </w:r>
      <w:r w:rsidR="00343E0A">
        <w:rPr>
          <w:rFonts w:ascii="Arial"/>
          <w:i/>
          <w:spacing w:val="-3"/>
          <w:w w:val="105"/>
          <w:sz w:val="18"/>
        </w:rPr>
        <w:t xml:space="preserve">A </w:t>
      </w:r>
      <w:r>
        <w:rPr>
          <w:rFonts w:ascii="Arial"/>
          <w:i/>
          <w:w w:val="105"/>
          <w:sz w:val="18"/>
        </w:rPr>
        <w:t>syn- chronization</w:t>
      </w:r>
      <w:r>
        <w:rPr>
          <w:rFonts w:ascii="Arial"/>
          <w:i/>
          <w:spacing w:val="-36"/>
          <w:w w:val="105"/>
          <w:sz w:val="18"/>
        </w:rPr>
        <w:t xml:space="preserve"> </w:t>
      </w:r>
      <w:r>
        <w:rPr>
          <w:rFonts w:ascii="Arial"/>
          <w:i/>
          <w:w w:val="120"/>
          <w:sz w:val="18"/>
        </w:rPr>
        <w:t>artifact</w:t>
      </w:r>
      <w:r>
        <w:rPr>
          <w:rFonts w:ascii="Arial"/>
          <w:i/>
          <w:spacing w:val="-43"/>
          <w:w w:val="120"/>
          <w:sz w:val="18"/>
        </w:rPr>
        <w:t xml:space="preserve"> </w:t>
      </w:r>
      <w:r>
        <w:rPr>
          <w:rFonts w:ascii="Arial"/>
          <w:i/>
          <w:w w:val="105"/>
          <w:sz w:val="18"/>
        </w:rPr>
        <w:t>is</w:t>
      </w:r>
      <w:r>
        <w:rPr>
          <w:rFonts w:ascii="Arial"/>
          <w:i/>
          <w:spacing w:val="-36"/>
          <w:w w:val="105"/>
          <w:sz w:val="18"/>
        </w:rPr>
        <w:t xml:space="preserve"> </w:t>
      </w:r>
      <w:r>
        <w:rPr>
          <w:rFonts w:ascii="Arial"/>
          <w:i/>
          <w:w w:val="105"/>
          <w:sz w:val="18"/>
        </w:rPr>
        <w:t>an</w:t>
      </w:r>
      <w:r>
        <w:rPr>
          <w:rFonts w:ascii="Arial"/>
          <w:i/>
          <w:spacing w:val="-36"/>
          <w:w w:val="105"/>
          <w:sz w:val="18"/>
        </w:rPr>
        <w:t xml:space="preserve"> </w:t>
      </w:r>
      <w:r>
        <w:rPr>
          <w:rFonts w:ascii="Arial"/>
          <w:i/>
          <w:w w:val="105"/>
          <w:sz w:val="18"/>
        </w:rPr>
        <w:t>artifact</w:t>
      </w:r>
      <w:r>
        <w:rPr>
          <w:rFonts w:ascii="Arial"/>
          <w:i/>
          <w:spacing w:val="-36"/>
          <w:w w:val="105"/>
          <w:sz w:val="18"/>
        </w:rPr>
        <w:t xml:space="preserve"> </w:t>
      </w:r>
      <w:r>
        <w:rPr>
          <w:rFonts w:ascii="Arial"/>
          <w:i/>
          <w:spacing w:val="-3"/>
          <w:w w:val="105"/>
          <w:sz w:val="18"/>
        </w:rPr>
        <w:t>used</w:t>
      </w:r>
      <w:r>
        <w:rPr>
          <w:rFonts w:ascii="Arial"/>
          <w:i/>
          <w:spacing w:val="-36"/>
          <w:w w:val="105"/>
          <w:sz w:val="18"/>
        </w:rPr>
        <w:t xml:space="preserve"> </w:t>
      </w:r>
      <w:r>
        <w:rPr>
          <w:rFonts w:ascii="Arial"/>
          <w:i/>
          <w:w w:val="105"/>
          <w:sz w:val="18"/>
        </w:rPr>
        <w:t>to</w:t>
      </w:r>
      <w:r>
        <w:rPr>
          <w:rFonts w:ascii="Arial"/>
          <w:i/>
          <w:spacing w:val="-36"/>
          <w:w w:val="105"/>
          <w:sz w:val="18"/>
        </w:rPr>
        <w:t xml:space="preserve"> </w:t>
      </w:r>
      <w:r>
        <w:rPr>
          <w:rFonts w:ascii="Arial"/>
          <w:i/>
          <w:w w:val="105"/>
          <w:sz w:val="18"/>
        </w:rPr>
        <w:t>synchronize</w:t>
      </w:r>
      <w:r>
        <w:rPr>
          <w:rFonts w:ascii="Arial"/>
          <w:i/>
          <w:spacing w:val="-36"/>
          <w:w w:val="105"/>
          <w:sz w:val="18"/>
        </w:rPr>
        <w:t xml:space="preserve"> </w:t>
      </w:r>
      <w:r>
        <w:rPr>
          <w:rFonts w:ascii="Arial"/>
          <w:i/>
          <w:spacing w:val="-3"/>
          <w:w w:val="105"/>
          <w:sz w:val="18"/>
        </w:rPr>
        <w:t xml:space="preserve">model </w:t>
      </w:r>
      <w:r>
        <w:rPr>
          <w:rFonts w:ascii="Arial"/>
          <w:i/>
          <w:w w:val="105"/>
          <w:sz w:val="18"/>
        </w:rPr>
        <w:t>and</w:t>
      </w:r>
      <w:r>
        <w:rPr>
          <w:rFonts w:ascii="Arial"/>
          <w:i/>
          <w:spacing w:val="-17"/>
          <w:w w:val="105"/>
          <w:sz w:val="18"/>
        </w:rPr>
        <w:t xml:space="preserve"> </w:t>
      </w:r>
      <w:r>
        <w:rPr>
          <w:rFonts w:ascii="Arial"/>
          <w:i/>
          <w:spacing w:val="-5"/>
          <w:w w:val="105"/>
          <w:sz w:val="18"/>
        </w:rPr>
        <w:t>code.</w:t>
      </w:r>
      <w:r>
        <w:rPr>
          <w:rFonts w:ascii="Arial"/>
          <w:i/>
          <w:spacing w:val="-1"/>
          <w:w w:val="105"/>
          <w:sz w:val="18"/>
        </w:rPr>
        <w:t xml:space="preserve"> </w:t>
      </w:r>
      <w:r>
        <w:rPr>
          <w:rFonts w:ascii="Arial"/>
          <w:i/>
          <w:w w:val="125"/>
          <w:sz w:val="18"/>
        </w:rPr>
        <w:t>It</w:t>
      </w:r>
      <w:r>
        <w:rPr>
          <w:rFonts w:ascii="Arial"/>
          <w:i/>
          <w:spacing w:val="-27"/>
          <w:w w:val="125"/>
          <w:sz w:val="18"/>
        </w:rPr>
        <w:t xml:space="preserve"> </w:t>
      </w:r>
      <w:r>
        <w:rPr>
          <w:rFonts w:ascii="Arial"/>
          <w:i/>
          <w:w w:val="105"/>
          <w:sz w:val="18"/>
        </w:rPr>
        <w:t>is</w:t>
      </w:r>
      <w:r>
        <w:rPr>
          <w:rFonts w:ascii="Arial"/>
          <w:i/>
          <w:spacing w:val="-17"/>
          <w:w w:val="105"/>
          <w:sz w:val="18"/>
        </w:rPr>
        <w:t xml:space="preserve"> </w:t>
      </w:r>
      <w:r>
        <w:rPr>
          <w:rFonts w:ascii="Arial"/>
          <w:i/>
          <w:w w:val="105"/>
          <w:sz w:val="18"/>
        </w:rPr>
        <w:t>an</w:t>
      </w:r>
      <w:r>
        <w:rPr>
          <w:rFonts w:ascii="Arial"/>
          <w:i/>
          <w:spacing w:val="-17"/>
          <w:w w:val="105"/>
          <w:sz w:val="18"/>
        </w:rPr>
        <w:t xml:space="preserve"> </w:t>
      </w:r>
      <w:r>
        <w:rPr>
          <w:rFonts w:ascii="Arial"/>
          <w:i/>
          <w:w w:val="105"/>
          <w:sz w:val="18"/>
        </w:rPr>
        <w:t>image</w:t>
      </w:r>
      <w:r>
        <w:rPr>
          <w:rFonts w:ascii="Arial"/>
          <w:i/>
          <w:spacing w:val="-17"/>
          <w:w w:val="105"/>
          <w:sz w:val="18"/>
        </w:rPr>
        <w:t xml:space="preserve"> </w:t>
      </w:r>
      <w:r>
        <w:rPr>
          <w:rFonts w:ascii="Arial"/>
          <w:i/>
          <w:w w:val="105"/>
          <w:sz w:val="18"/>
        </w:rPr>
        <w:t>of</w:t>
      </w:r>
      <w:r>
        <w:rPr>
          <w:rFonts w:ascii="Arial"/>
          <w:i/>
          <w:spacing w:val="-17"/>
          <w:w w:val="105"/>
          <w:sz w:val="18"/>
        </w:rPr>
        <w:t xml:space="preserve"> </w:t>
      </w:r>
      <w:r>
        <w:rPr>
          <w:rFonts w:ascii="Arial"/>
          <w:i/>
          <w:w w:val="105"/>
          <w:sz w:val="18"/>
        </w:rPr>
        <w:t>one</w:t>
      </w:r>
      <w:r>
        <w:rPr>
          <w:rFonts w:ascii="Arial"/>
          <w:i/>
          <w:spacing w:val="-17"/>
          <w:w w:val="105"/>
          <w:sz w:val="18"/>
        </w:rPr>
        <w:t xml:space="preserve"> </w:t>
      </w:r>
      <w:r>
        <w:rPr>
          <w:rFonts w:ascii="Arial"/>
          <w:i/>
          <w:w w:val="105"/>
          <w:sz w:val="18"/>
        </w:rPr>
        <w:t>of</w:t>
      </w:r>
      <w:r>
        <w:rPr>
          <w:rFonts w:ascii="Arial"/>
          <w:i/>
          <w:spacing w:val="-17"/>
          <w:w w:val="105"/>
          <w:sz w:val="18"/>
        </w:rPr>
        <w:t xml:space="preserve"> </w:t>
      </w:r>
      <w:r>
        <w:rPr>
          <w:rFonts w:ascii="Arial"/>
          <w:i/>
          <w:w w:val="105"/>
          <w:sz w:val="18"/>
        </w:rPr>
        <w:t>the</w:t>
      </w:r>
      <w:r>
        <w:rPr>
          <w:rFonts w:ascii="Arial"/>
          <w:i/>
          <w:spacing w:val="-17"/>
          <w:w w:val="105"/>
          <w:sz w:val="18"/>
        </w:rPr>
        <w:t xml:space="preserve"> </w:t>
      </w:r>
      <w:r>
        <w:rPr>
          <w:rFonts w:ascii="Arial"/>
          <w:i/>
          <w:w w:val="105"/>
          <w:sz w:val="18"/>
        </w:rPr>
        <w:t>artifacts,</w:t>
      </w:r>
      <w:r>
        <w:rPr>
          <w:rFonts w:ascii="Arial"/>
          <w:i/>
          <w:spacing w:val="-16"/>
          <w:w w:val="105"/>
          <w:sz w:val="18"/>
        </w:rPr>
        <w:t xml:space="preserve"> </w:t>
      </w:r>
      <w:r>
        <w:rPr>
          <w:rFonts w:ascii="Arial"/>
          <w:i/>
          <w:w w:val="105"/>
          <w:sz w:val="18"/>
        </w:rPr>
        <w:t>either</w:t>
      </w:r>
      <w:r>
        <w:rPr>
          <w:rFonts w:ascii="Arial"/>
          <w:i/>
          <w:spacing w:val="-17"/>
          <w:w w:val="105"/>
          <w:sz w:val="18"/>
        </w:rPr>
        <w:t xml:space="preserve"> </w:t>
      </w:r>
      <w:r>
        <w:rPr>
          <w:rFonts w:ascii="Arial"/>
          <w:i/>
          <w:spacing w:val="-3"/>
          <w:w w:val="105"/>
          <w:sz w:val="18"/>
        </w:rPr>
        <w:t xml:space="preserve">model </w:t>
      </w:r>
      <w:r>
        <w:rPr>
          <w:rFonts w:ascii="Arial"/>
          <w:i/>
          <w:w w:val="105"/>
          <w:sz w:val="18"/>
        </w:rPr>
        <w:t xml:space="preserve">or </w:t>
      </w:r>
      <w:r>
        <w:rPr>
          <w:rFonts w:ascii="Arial"/>
          <w:i/>
          <w:spacing w:val="-5"/>
          <w:w w:val="105"/>
          <w:sz w:val="18"/>
        </w:rPr>
        <w:t xml:space="preserve">code. </w:t>
      </w:r>
      <w:r>
        <w:rPr>
          <w:rFonts w:ascii="Arial"/>
          <w:i/>
          <w:w w:val="125"/>
          <w:sz w:val="18"/>
        </w:rPr>
        <w:t xml:space="preserve">In </w:t>
      </w:r>
      <w:r>
        <w:rPr>
          <w:rFonts w:ascii="Arial"/>
          <w:i/>
          <w:w w:val="105"/>
          <w:sz w:val="18"/>
        </w:rPr>
        <w:t xml:space="preserve">this </w:t>
      </w:r>
      <w:r>
        <w:rPr>
          <w:rFonts w:ascii="Arial"/>
          <w:i/>
          <w:spacing w:val="-4"/>
          <w:w w:val="105"/>
          <w:sz w:val="18"/>
        </w:rPr>
        <w:t xml:space="preserve">paper, </w:t>
      </w:r>
      <w:r>
        <w:rPr>
          <w:rFonts w:ascii="Arial"/>
          <w:i/>
          <w:w w:val="105"/>
          <w:sz w:val="18"/>
        </w:rPr>
        <w:t xml:space="preserve">an image </w:t>
      </w:r>
      <w:r>
        <w:rPr>
          <w:rFonts w:ascii="Verdana"/>
          <w:i/>
          <w:w w:val="105"/>
          <w:sz w:val="18"/>
        </w:rPr>
        <w:t xml:space="preserve">I </w:t>
      </w:r>
      <w:r>
        <w:rPr>
          <w:rFonts w:ascii="Arial"/>
          <w:i/>
          <w:w w:val="105"/>
          <w:sz w:val="18"/>
        </w:rPr>
        <w:t xml:space="preserve">of an </w:t>
      </w:r>
      <w:r>
        <w:rPr>
          <w:rFonts w:ascii="Arial"/>
          <w:i/>
          <w:w w:val="125"/>
          <w:sz w:val="18"/>
        </w:rPr>
        <w:t xml:space="preserve">artifact </w:t>
      </w:r>
      <w:r>
        <w:rPr>
          <w:rFonts w:ascii="Verdana"/>
          <w:i/>
          <w:w w:val="105"/>
          <w:sz w:val="18"/>
        </w:rPr>
        <w:t xml:space="preserve">A </w:t>
      </w:r>
      <w:r>
        <w:rPr>
          <w:rFonts w:ascii="Arial"/>
          <w:i/>
          <w:w w:val="105"/>
          <w:sz w:val="18"/>
        </w:rPr>
        <w:t xml:space="preserve">is a </w:t>
      </w:r>
      <w:r>
        <w:rPr>
          <w:rFonts w:ascii="Arial"/>
          <w:i/>
          <w:spacing w:val="-3"/>
          <w:w w:val="105"/>
          <w:sz w:val="18"/>
        </w:rPr>
        <w:t xml:space="preserve">copy </w:t>
      </w:r>
      <w:r>
        <w:rPr>
          <w:rFonts w:ascii="Arial"/>
          <w:i/>
          <w:w w:val="105"/>
          <w:sz w:val="18"/>
        </w:rPr>
        <w:t xml:space="preserve">of </w:t>
      </w:r>
      <w:proofErr w:type="gramStart"/>
      <w:r>
        <w:rPr>
          <w:rFonts w:ascii="Verdana"/>
          <w:i/>
          <w:w w:val="105"/>
          <w:sz w:val="18"/>
        </w:rPr>
        <w:t>A</w:t>
      </w:r>
      <w:proofErr w:type="gramEnd"/>
      <w:r>
        <w:rPr>
          <w:rFonts w:ascii="Verdana"/>
          <w:i/>
          <w:w w:val="105"/>
          <w:sz w:val="18"/>
        </w:rPr>
        <w:t xml:space="preserve"> </w:t>
      </w:r>
      <w:r>
        <w:rPr>
          <w:rFonts w:ascii="Arial"/>
          <w:i/>
          <w:w w:val="105"/>
          <w:sz w:val="18"/>
        </w:rPr>
        <w:t xml:space="preserve">obtained by transforming </w:t>
      </w:r>
      <w:r>
        <w:rPr>
          <w:rFonts w:ascii="Verdana"/>
          <w:i/>
          <w:w w:val="105"/>
          <w:sz w:val="18"/>
        </w:rPr>
        <w:t xml:space="preserve">A </w:t>
      </w:r>
      <w:r>
        <w:rPr>
          <w:rFonts w:ascii="Arial"/>
          <w:i/>
          <w:w w:val="105"/>
          <w:sz w:val="18"/>
        </w:rPr>
        <w:t xml:space="preserve">to </w:t>
      </w:r>
      <w:r>
        <w:rPr>
          <w:rFonts w:ascii="Verdana"/>
          <w:i/>
          <w:spacing w:val="7"/>
          <w:w w:val="105"/>
          <w:sz w:val="18"/>
        </w:rPr>
        <w:t>I</w:t>
      </w:r>
      <w:r>
        <w:rPr>
          <w:rFonts w:ascii="Arial"/>
          <w:i/>
          <w:spacing w:val="7"/>
          <w:w w:val="105"/>
          <w:sz w:val="18"/>
        </w:rPr>
        <w:t xml:space="preserve">. </w:t>
      </w:r>
      <w:proofErr w:type="gramStart"/>
      <w:r w:rsidR="003769BF">
        <w:rPr>
          <w:rFonts w:ascii="Verdana"/>
          <w:i/>
          <w:w w:val="105"/>
          <w:sz w:val="18"/>
        </w:rPr>
        <w:t xml:space="preserve">A </w:t>
      </w:r>
      <w:r>
        <w:rPr>
          <w:rFonts w:ascii="Arial"/>
          <w:i/>
          <w:w w:val="105"/>
          <w:sz w:val="18"/>
        </w:rPr>
        <w:t>and</w:t>
      </w:r>
      <w:proofErr w:type="gramEnd"/>
      <w:r>
        <w:rPr>
          <w:rFonts w:ascii="Arial"/>
          <w:i/>
          <w:w w:val="105"/>
          <w:sz w:val="18"/>
        </w:rPr>
        <w:t xml:space="preserve"> </w:t>
      </w:r>
      <w:r>
        <w:rPr>
          <w:rFonts w:ascii="Verdana"/>
          <w:i/>
          <w:w w:val="105"/>
          <w:sz w:val="18"/>
        </w:rPr>
        <w:t xml:space="preserve">I </w:t>
      </w:r>
      <w:r>
        <w:rPr>
          <w:rFonts w:ascii="Arial"/>
          <w:i/>
          <w:spacing w:val="-4"/>
          <w:w w:val="105"/>
          <w:sz w:val="18"/>
        </w:rPr>
        <w:t xml:space="preserve">are </w:t>
      </w:r>
      <w:r>
        <w:rPr>
          <w:rFonts w:ascii="Arial"/>
          <w:i/>
          <w:w w:val="125"/>
          <w:sz w:val="18"/>
        </w:rPr>
        <w:t xml:space="preserve">in </w:t>
      </w:r>
      <w:r>
        <w:rPr>
          <w:rFonts w:ascii="Arial"/>
          <w:i/>
          <w:spacing w:val="-1"/>
          <w:sz w:val="18"/>
        </w:rPr>
        <w:t>different</w:t>
      </w:r>
      <w:r>
        <w:rPr>
          <w:rFonts w:ascii="Arial"/>
          <w:i/>
          <w:spacing w:val="-17"/>
          <w:sz w:val="18"/>
        </w:rPr>
        <w:t xml:space="preserve"> </w:t>
      </w:r>
      <w:r>
        <w:rPr>
          <w:rFonts w:ascii="Arial"/>
          <w:i/>
          <w:spacing w:val="-1"/>
          <w:sz w:val="18"/>
        </w:rPr>
        <w:t>languages.</w:t>
      </w:r>
    </w:p>
    <w:p w:rsidR="00B66BFA" w:rsidRDefault="0044141A">
      <w:pPr>
        <w:pStyle w:val="Corpsdetexte"/>
        <w:spacing w:before="152" w:line="242" w:lineRule="auto"/>
        <w:ind w:left="115" w:right="14" w:firstLine="179"/>
        <w:jc w:val="both"/>
      </w:pPr>
      <w:r>
        <w:rPr>
          <w:w w:val="110"/>
        </w:rPr>
        <w:t>For example a synchronization artifact can be code gen- erated from the modified model in batch mode. In this case it is code that represents an image of the modified   model.</w:t>
      </w:r>
    </w:p>
    <w:p w:rsidR="00B66BFA" w:rsidRDefault="0044141A">
      <w:pPr>
        <w:pStyle w:val="Corpsdetexte"/>
        <w:spacing w:line="242" w:lineRule="auto"/>
        <w:ind w:left="115" w:right="13" w:firstLine="179"/>
        <w:jc w:val="both"/>
      </w:pPr>
      <w:r>
        <w:rPr>
          <w:w w:val="110"/>
        </w:rPr>
        <w:t>Using the concept of synchronization artifact, two strate- gies are proposed in this paper: one where the synchroniza- tion artifact is code, and one where the synchronization ar- tifact is model. Figure 5 shows the synchronization strategy based on using code as the synchronization artifact.</w:t>
      </w:r>
    </w:p>
    <w:p w:rsidR="00B66BFA" w:rsidRDefault="0044141A" w:rsidP="00F20088">
      <w:pPr>
        <w:pStyle w:val="Corpsdetexte"/>
        <w:spacing w:line="242" w:lineRule="auto"/>
        <w:ind w:left="115" w:right="13" w:firstLine="179"/>
        <w:jc w:val="both"/>
      </w:pPr>
      <w:r>
        <w:rPr>
          <w:w w:val="110"/>
        </w:rPr>
        <w:t xml:space="preserve">First </w:t>
      </w:r>
      <w:r>
        <w:rPr>
          <w:spacing w:val="-3"/>
          <w:w w:val="110"/>
        </w:rPr>
        <w:t xml:space="preserve">we </w:t>
      </w:r>
      <w:r>
        <w:rPr>
          <w:w w:val="110"/>
        </w:rPr>
        <w:t xml:space="preserve">create a synchronization artifact from the mod- ified model in step </w:t>
      </w:r>
      <w:r>
        <w:rPr>
          <w:rFonts w:ascii="Georgia"/>
          <w:b/>
          <w:w w:val="110"/>
        </w:rPr>
        <w:t>(1)</w:t>
      </w:r>
      <w:r>
        <w:rPr>
          <w:w w:val="110"/>
        </w:rPr>
        <w:t xml:space="preserve">, </w:t>
      </w:r>
      <w:r>
        <w:rPr>
          <w:spacing w:val="-3"/>
          <w:w w:val="110"/>
        </w:rPr>
        <w:t xml:space="preserve">by </w:t>
      </w:r>
      <w:r>
        <w:rPr>
          <w:w w:val="110"/>
        </w:rPr>
        <w:t xml:space="preserve">generating code in batch mode. This synchronization artifact is code and it is an image of the modified model. Then in step </w:t>
      </w:r>
      <w:r>
        <w:rPr>
          <w:rFonts w:ascii="Georgia"/>
          <w:b/>
          <w:w w:val="110"/>
        </w:rPr>
        <w:t>(2)</w:t>
      </w:r>
      <w:r w:rsidR="00876958">
        <w:rPr>
          <w:w w:val="110"/>
        </w:rPr>
        <w:t xml:space="preserve"> </w:t>
      </w:r>
      <w:r w:rsidR="005A786E">
        <w:rPr>
          <w:w w:val="110"/>
        </w:rPr>
        <w:t xml:space="preserve">the </w:t>
      </w:r>
      <w:r>
        <w:rPr>
          <w:w w:val="110"/>
        </w:rPr>
        <w:t>synchronization artifact is synchronized with the modified code. Since the synchronization artifact is code itself, this step is done with</w:t>
      </w:r>
      <w:r>
        <w:rPr>
          <w:spacing w:val="-8"/>
          <w:w w:val="110"/>
        </w:rPr>
        <w:t xml:space="preserve"> </w:t>
      </w:r>
      <w:r>
        <w:rPr>
          <w:w w:val="110"/>
        </w:rPr>
        <w:t>the</w:t>
      </w:r>
      <w:r>
        <w:rPr>
          <w:spacing w:val="-8"/>
          <w:w w:val="110"/>
        </w:rPr>
        <w:t xml:space="preserve"> </w:t>
      </w:r>
      <w:r>
        <w:rPr>
          <w:w w:val="110"/>
        </w:rPr>
        <w:t>use-case</w:t>
      </w:r>
      <w:r>
        <w:rPr>
          <w:spacing w:val="-8"/>
          <w:w w:val="110"/>
        </w:rPr>
        <w:t xml:space="preserve"> </w:t>
      </w:r>
      <w:r>
        <w:rPr>
          <w:rFonts w:ascii="Georgia"/>
          <w:b/>
          <w:w w:val="110"/>
        </w:rPr>
        <w:t>Synchronize</w:t>
      </w:r>
      <w:r>
        <w:rPr>
          <w:rFonts w:ascii="Georgia"/>
          <w:b/>
          <w:spacing w:val="-3"/>
          <w:w w:val="110"/>
        </w:rPr>
        <w:t xml:space="preserve"> </w:t>
      </w:r>
      <w:r>
        <w:rPr>
          <w:rFonts w:ascii="Georgia"/>
          <w:b/>
          <w:w w:val="110"/>
        </w:rPr>
        <w:t>Code</w:t>
      </w:r>
      <w:r>
        <w:rPr>
          <w:rFonts w:ascii="Georgia"/>
          <w:b/>
          <w:spacing w:val="-9"/>
          <w:w w:val="110"/>
        </w:rPr>
        <w:t xml:space="preserve"> </w:t>
      </w:r>
      <w:r>
        <w:rPr>
          <w:w w:val="110"/>
        </w:rPr>
        <w:t>of</w:t>
      </w:r>
      <w:r>
        <w:rPr>
          <w:spacing w:val="-8"/>
          <w:w w:val="110"/>
        </w:rPr>
        <w:t xml:space="preserve"> </w:t>
      </w:r>
      <w:r>
        <w:rPr>
          <w:w w:val="110"/>
        </w:rPr>
        <w:t>the</w:t>
      </w:r>
      <w:r>
        <w:rPr>
          <w:spacing w:val="-8"/>
          <w:w w:val="110"/>
        </w:rPr>
        <w:t xml:space="preserve"> </w:t>
      </w:r>
      <w:r>
        <w:rPr>
          <w:w w:val="110"/>
        </w:rPr>
        <w:t xml:space="preserve">development environment proposed previously. Once synchronization ar- tifact and modified code are synchronized, in step </w:t>
      </w:r>
      <w:r w:rsidR="00F20088">
        <w:rPr>
          <w:rFonts w:ascii="Georgia"/>
          <w:b/>
          <w:w w:val="110"/>
        </w:rPr>
        <w:t xml:space="preserve">(3) </w:t>
      </w:r>
      <w:r>
        <w:rPr>
          <w:w w:val="110"/>
        </w:rPr>
        <w:t>the</w:t>
      </w:r>
      <w:r>
        <w:br w:type="column"/>
      </w:r>
      <w:r>
        <w:rPr>
          <w:w w:val="110"/>
        </w:rPr>
        <w:t xml:space="preserve">languages, are proposed so the developer can choose to ei- </w:t>
      </w:r>
      <w:r>
        <w:rPr>
          <w:w w:val="105"/>
        </w:rPr>
        <w:t xml:space="preserve">ther use the </w:t>
      </w:r>
      <w:r>
        <w:rPr>
          <w:rFonts w:ascii="Georgia"/>
          <w:b/>
          <w:w w:val="105"/>
        </w:rPr>
        <w:t xml:space="preserve">Synchronize Code </w:t>
      </w:r>
      <w:r>
        <w:rPr>
          <w:w w:val="105"/>
        </w:rPr>
        <w:t xml:space="preserve">or </w:t>
      </w:r>
      <w:r>
        <w:rPr>
          <w:rFonts w:ascii="Georgia"/>
          <w:b/>
          <w:w w:val="105"/>
        </w:rPr>
        <w:t>Synchronize</w:t>
      </w:r>
      <w:r>
        <w:rPr>
          <w:rFonts w:ascii="Georgia"/>
          <w:b/>
          <w:spacing w:val="-17"/>
          <w:w w:val="105"/>
        </w:rPr>
        <w:t xml:space="preserve"> </w:t>
      </w:r>
      <w:r>
        <w:rPr>
          <w:rFonts w:ascii="Georgia"/>
          <w:b/>
          <w:w w:val="105"/>
        </w:rPr>
        <w:t xml:space="preserve">Model </w:t>
      </w:r>
      <w:r>
        <w:rPr>
          <w:w w:val="110"/>
        </w:rPr>
        <w:t xml:space="preserve">use-cases in the development environment. His choice may </w:t>
      </w:r>
      <w:r>
        <w:rPr>
          <w:spacing w:val="2"/>
          <w:w w:val="110"/>
        </w:rPr>
        <w:t xml:space="preserve">be </w:t>
      </w:r>
      <w:r>
        <w:rPr>
          <w:w w:val="110"/>
        </w:rPr>
        <w:t xml:space="preserve">due to development practices, or the </w:t>
      </w:r>
      <w:r>
        <w:rPr>
          <w:spacing w:val="-3"/>
          <w:w w:val="110"/>
        </w:rPr>
        <w:t xml:space="preserve">availability </w:t>
      </w:r>
      <w:r>
        <w:rPr>
          <w:w w:val="110"/>
        </w:rPr>
        <w:t xml:space="preserve">of tools. In the next section </w:t>
      </w:r>
      <w:r>
        <w:rPr>
          <w:spacing w:val="-3"/>
          <w:w w:val="110"/>
        </w:rPr>
        <w:t xml:space="preserve">we </w:t>
      </w:r>
      <w:r>
        <w:rPr>
          <w:w w:val="110"/>
        </w:rPr>
        <w:t>propose an implementation of the de- velopment environment and synchronization processes, thus offering tooling for our</w:t>
      </w:r>
      <w:r>
        <w:rPr>
          <w:spacing w:val="6"/>
          <w:w w:val="110"/>
        </w:rPr>
        <w:t xml:space="preserve"> </w:t>
      </w:r>
      <w:r>
        <w:rPr>
          <w:w w:val="110"/>
        </w:rPr>
        <w:t>method.</w:t>
      </w:r>
    </w:p>
    <w:p w:rsidR="00B66BFA" w:rsidRDefault="00B66BFA">
      <w:pPr>
        <w:pStyle w:val="Corpsdetexte"/>
        <w:spacing w:before="4"/>
        <w:rPr>
          <w:sz w:val="24"/>
        </w:rPr>
      </w:pPr>
    </w:p>
    <w:p w:rsidR="00B66BFA" w:rsidRDefault="0044141A">
      <w:pPr>
        <w:pStyle w:val="Titre1"/>
        <w:numPr>
          <w:ilvl w:val="0"/>
          <w:numId w:val="5"/>
        </w:numPr>
        <w:tabs>
          <w:tab w:val="left" w:pos="534"/>
          <w:tab w:val="left" w:pos="535"/>
        </w:tabs>
        <w:spacing w:line="242" w:lineRule="auto"/>
        <w:ind w:right="115"/>
      </w:pPr>
      <w:r>
        <w:rPr>
          <w:spacing w:val="-4"/>
        </w:rPr>
        <w:t xml:space="preserve">IMPLEMENTATION </w:t>
      </w:r>
      <w:r>
        <w:t>FOR</w:t>
      </w:r>
      <w:r>
        <w:rPr>
          <w:spacing w:val="-40"/>
        </w:rPr>
        <w:t xml:space="preserve"> </w:t>
      </w:r>
      <w:r>
        <w:t>SYNCHRONIZ- ING UML MODEL AND C++</w:t>
      </w:r>
      <w:r>
        <w:rPr>
          <w:spacing w:val="-19"/>
        </w:rPr>
        <w:t xml:space="preserve"> </w:t>
      </w:r>
      <w:r>
        <w:t>CODE</w:t>
      </w:r>
    </w:p>
    <w:p w:rsidR="00B66BFA" w:rsidRDefault="0044141A">
      <w:pPr>
        <w:pStyle w:val="Corpsdetexte"/>
        <w:spacing w:before="36" w:line="242" w:lineRule="auto"/>
        <w:ind w:left="115" w:right="279" w:firstLine="179"/>
        <w:jc w:val="both"/>
      </w:pPr>
      <w:r>
        <w:rPr>
          <w:w w:val="110"/>
        </w:rPr>
        <w:t>Through tooling, the model-code synchronization method can be automated. We propose an Eclipse-based implemen- tation of the development environment proposed in Section</w:t>
      </w:r>
    </w:p>
    <w:p w:rsidR="00B66BFA" w:rsidRDefault="0044141A">
      <w:pPr>
        <w:pStyle w:val="Corpsdetexte"/>
        <w:spacing w:line="242" w:lineRule="auto"/>
        <w:ind w:left="115" w:right="279"/>
        <w:jc w:val="both"/>
      </w:pPr>
      <w:r>
        <w:rPr>
          <w:w w:val="110"/>
        </w:rPr>
        <w:t xml:space="preserve">3. The implementation is used in the synchronization pro- cesses proposed in Section 4. Our implementation targets synchronization of Object Management Group (OMG) stan- </w:t>
      </w:r>
      <w:proofErr w:type="gramStart"/>
      <w:r>
        <w:rPr>
          <w:w w:val="110"/>
        </w:rPr>
        <w:t>dard</w:t>
      </w:r>
      <w:proofErr w:type="gramEnd"/>
      <w:r>
        <w:rPr>
          <w:w w:val="110"/>
        </w:rPr>
        <w:t xml:space="preserve"> UML 2 [25] and</w:t>
      </w:r>
      <w:r w:rsidR="00253959">
        <w:rPr>
          <w:w w:val="110"/>
        </w:rPr>
        <w:t xml:space="preserve"> C++11</w:t>
      </w:r>
      <w:r w:rsidR="00E950E5">
        <w:rPr>
          <w:w w:val="110"/>
        </w:rPr>
        <w:t xml:space="preserve"> </w:t>
      </w:r>
      <w:r>
        <w:rPr>
          <w:w w:val="110"/>
        </w:rPr>
        <w:t>code.</w:t>
      </w:r>
    </w:p>
    <w:p w:rsidR="00B66BFA" w:rsidRDefault="0044141A">
      <w:pPr>
        <w:pStyle w:val="Corpsdetexte"/>
        <w:spacing w:line="242" w:lineRule="auto"/>
        <w:ind w:left="115" w:right="279" w:firstLine="179"/>
        <w:jc w:val="both"/>
      </w:pPr>
      <w:r>
        <w:rPr>
          <w:w w:val="110"/>
        </w:rPr>
        <w:t>The use-cases of the development environment are imple- mented</w:t>
      </w:r>
      <w:r>
        <w:rPr>
          <w:spacing w:val="-17"/>
          <w:w w:val="110"/>
        </w:rPr>
        <w:t xml:space="preserve"> </w:t>
      </w:r>
      <w:r>
        <w:rPr>
          <w:w w:val="110"/>
        </w:rPr>
        <w:t>with</w:t>
      </w:r>
      <w:r>
        <w:rPr>
          <w:spacing w:val="-17"/>
          <w:w w:val="110"/>
        </w:rPr>
        <w:t xml:space="preserve"> </w:t>
      </w:r>
      <w:r>
        <w:rPr>
          <w:w w:val="110"/>
        </w:rPr>
        <w:t>some</w:t>
      </w:r>
      <w:r>
        <w:rPr>
          <w:spacing w:val="-17"/>
          <w:w w:val="110"/>
        </w:rPr>
        <w:t xml:space="preserve"> </w:t>
      </w:r>
      <w:r>
        <w:rPr>
          <w:w w:val="110"/>
        </w:rPr>
        <w:t>Eclipse</w:t>
      </w:r>
      <w:r>
        <w:rPr>
          <w:spacing w:val="-17"/>
          <w:w w:val="110"/>
        </w:rPr>
        <w:t xml:space="preserve"> </w:t>
      </w:r>
      <w:r>
        <w:rPr>
          <w:w w:val="110"/>
        </w:rPr>
        <w:t>technologies.</w:t>
      </w:r>
      <w:r>
        <w:rPr>
          <w:spacing w:val="4"/>
          <w:w w:val="110"/>
        </w:rPr>
        <w:t xml:space="preserve"> </w:t>
      </w:r>
      <w:r>
        <w:rPr>
          <w:rFonts w:ascii="Georgia"/>
          <w:b/>
          <w:w w:val="110"/>
        </w:rPr>
        <w:t>Eclipse</w:t>
      </w:r>
      <w:r>
        <w:rPr>
          <w:rFonts w:ascii="Georgia"/>
          <w:b/>
          <w:spacing w:val="-13"/>
          <w:w w:val="110"/>
        </w:rPr>
        <w:t xml:space="preserve"> </w:t>
      </w:r>
      <w:r>
        <w:rPr>
          <w:rFonts w:ascii="Georgia"/>
          <w:b/>
          <w:w w:val="110"/>
        </w:rPr>
        <w:t>CDT</w:t>
      </w:r>
      <w:r>
        <w:rPr>
          <w:rFonts w:ascii="Georgia"/>
          <w:b/>
          <w:spacing w:val="-17"/>
          <w:w w:val="110"/>
        </w:rPr>
        <w:t xml:space="preserve"> </w:t>
      </w:r>
      <w:r>
        <w:rPr>
          <w:w w:val="110"/>
        </w:rPr>
        <w:t>is</w:t>
      </w:r>
      <w:r>
        <w:rPr>
          <w:spacing w:val="-17"/>
          <w:w w:val="110"/>
        </w:rPr>
        <w:t xml:space="preserve"> </w:t>
      </w:r>
      <w:r>
        <w:rPr>
          <w:w w:val="110"/>
        </w:rPr>
        <w:t xml:space="preserve">an IDE for C++ development.  It is used to modify the  </w:t>
      </w:r>
      <w:r>
        <w:rPr>
          <w:spacing w:val="24"/>
          <w:w w:val="110"/>
        </w:rPr>
        <w:t xml:space="preserve"> </w:t>
      </w:r>
      <w:r>
        <w:rPr>
          <w:w w:val="110"/>
        </w:rPr>
        <w:t>code.</w:t>
      </w:r>
    </w:p>
    <w:p w:rsidR="00B66BFA" w:rsidRDefault="0044141A">
      <w:pPr>
        <w:pStyle w:val="Corpsdetexte"/>
        <w:spacing w:line="242" w:lineRule="auto"/>
        <w:ind w:left="115" w:right="187" w:firstLine="179"/>
      </w:pPr>
      <w:r>
        <w:rPr>
          <w:w w:val="110"/>
        </w:rPr>
        <w:t>Eclipse</w:t>
      </w:r>
      <w:r>
        <w:rPr>
          <w:spacing w:val="-11"/>
          <w:w w:val="110"/>
        </w:rPr>
        <w:t xml:space="preserve"> </w:t>
      </w:r>
      <w:r>
        <w:rPr>
          <w:rFonts w:ascii="Georgia"/>
          <w:b/>
          <w:w w:val="110"/>
        </w:rPr>
        <w:t>Papyrus</w:t>
      </w:r>
      <w:r>
        <w:rPr>
          <w:rFonts w:ascii="Georgia"/>
          <w:b/>
          <w:spacing w:val="-12"/>
          <w:w w:val="110"/>
        </w:rPr>
        <w:t xml:space="preserve"> </w:t>
      </w:r>
      <w:r>
        <w:rPr>
          <w:w w:val="110"/>
        </w:rPr>
        <w:t>[14]</w:t>
      </w:r>
      <w:r>
        <w:rPr>
          <w:spacing w:val="-11"/>
          <w:w w:val="110"/>
        </w:rPr>
        <w:t xml:space="preserve"> </w:t>
      </w:r>
      <w:r>
        <w:rPr>
          <w:w w:val="110"/>
        </w:rPr>
        <w:t>is</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model</w:t>
      </w:r>
      <w:r>
        <w:rPr>
          <w:spacing w:val="-11"/>
          <w:w w:val="110"/>
        </w:rPr>
        <w:t xml:space="preserve"> </w:t>
      </w:r>
      <w:r>
        <w:rPr>
          <w:w w:val="110"/>
        </w:rPr>
        <w:t>modification.</w:t>
      </w:r>
      <w:r>
        <w:rPr>
          <w:spacing w:val="4"/>
          <w:w w:val="110"/>
        </w:rPr>
        <w:t xml:space="preserve"> </w:t>
      </w:r>
      <w:r>
        <w:rPr>
          <w:w w:val="110"/>
        </w:rPr>
        <w:t xml:space="preserve">Pa- pyrus is a UML modeler that uses the Eclipse Modeling </w:t>
      </w:r>
      <w:r>
        <w:rPr>
          <w:spacing w:val="-3"/>
          <w:w w:val="110"/>
        </w:rPr>
        <w:t>Framework</w:t>
      </w:r>
      <w:r>
        <w:rPr>
          <w:spacing w:val="-9"/>
          <w:w w:val="110"/>
        </w:rPr>
        <w:t xml:space="preserve"> </w:t>
      </w:r>
      <w:r>
        <w:rPr>
          <w:w w:val="110"/>
        </w:rPr>
        <w:t>(EMF)</w:t>
      </w:r>
      <w:r>
        <w:rPr>
          <w:spacing w:val="-9"/>
          <w:w w:val="110"/>
        </w:rPr>
        <w:t xml:space="preserve"> </w:t>
      </w:r>
      <w:r>
        <w:rPr>
          <w:w w:val="110"/>
        </w:rPr>
        <w:t>[33]</w:t>
      </w:r>
      <w:r>
        <w:rPr>
          <w:spacing w:val="-9"/>
          <w:w w:val="110"/>
        </w:rPr>
        <w:t xml:space="preserve"> </w:t>
      </w:r>
      <w:r>
        <w:rPr>
          <w:w w:val="110"/>
        </w:rPr>
        <w:t>implementation</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 xml:space="preserve">OMG-standard UML 2. Papyrus supports UML profiles for domain-specific modeling, and </w:t>
      </w:r>
      <w:r>
        <w:rPr>
          <w:spacing w:val="-3"/>
          <w:w w:val="110"/>
        </w:rPr>
        <w:t xml:space="preserve">we </w:t>
      </w:r>
      <w:r>
        <w:rPr>
          <w:w w:val="110"/>
        </w:rPr>
        <w:t>use the UML profile of Papyrus dedicated to C++. Furthermore, in standard UML there are elements like OpaqueBehavior which allow to express programming language specifics in the</w:t>
      </w:r>
      <w:r>
        <w:rPr>
          <w:spacing w:val="-5"/>
          <w:w w:val="110"/>
        </w:rPr>
        <w:t xml:space="preserve"> </w:t>
      </w:r>
      <w:r>
        <w:rPr>
          <w:w w:val="110"/>
        </w:rPr>
        <w:t>model.</w:t>
      </w:r>
    </w:p>
    <w:p w:rsidR="00B66BFA" w:rsidRDefault="0044141A">
      <w:pPr>
        <w:pStyle w:val="Corpsdetexte"/>
        <w:spacing w:line="242" w:lineRule="auto"/>
        <w:ind w:left="115" w:right="279" w:firstLine="179"/>
        <w:jc w:val="both"/>
      </w:pPr>
      <w:r>
        <w:rPr>
          <w:spacing w:val="-8"/>
          <w:w w:val="110"/>
        </w:rPr>
        <w:t xml:space="preserve">We </w:t>
      </w:r>
      <w:r>
        <w:rPr>
          <w:w w:val="110"/>
        </w:rPr>
        <w:t>developed plugins for Papyrus for C++ code gener- ation from UML and C++ code reverse to UML. In order   to perform incremental code generation and incremental re- verse,</w:t>
      </w:r>
      <w:r>
        <w:rPr>
          <w:spacing w:val="-5"/>
          <w:w w:val="110"/>
        </w:rPr>
        <w:t xml:space="preserve"> </w:t>
      </w:r>
      <w:r>
        <w:rPr>
          <w:w w:val="110"/>
        </w:rPr>
        <w:t>our</w:t>
      </w:r>
      <w:r>
        <w:rPr>
          <w:spacing w:val="-8"/>
          <w:w w:val="110"/>
        </w:rPr>
        <w:t xml:space="preserve"> </w:t>
      </w:r>
      <w:r>
        <w:rPr>
          <w:w w:val="110"/>
        </w:rPr>
        <w:t>plugins</w:t>
      </w:r>
      <w:r>
        <w:rPr>
          <w:spacing w:val="-8"/>
          <w:w w:val="110"/>
        </w:rPr>
        <w:t xml:space="preserve"> </w:t>
      </w:r>
      <w:r>
        <w:rPr>
          <w:w w:val="110"/>
        </w:rPr>
        <w:t>need</w:t>
      </w:r>
      <w:r>
        <w:rPr>
          <w:spacing w:val="-8"/>
          <w:w w:val="110"/>
        </w:rPr>
        <w:t xml:space="preserve"> </w:t>
      </w:r>
      <w:r>
        <w:rPr>
          <w:w w:val="110"/>
        </w:rPr>
        <w:t>to</w:t>
      </w:r>
      <w:r>
        <w:rPr>
          <w:spacing w:val="-8"/>
          <w:w w:val="110"/>
        </w:rPr>
        <w:t xml:space="preserve"> </w:t>
      </w:r>
      <w:r>
        <w:rPr>
          <w:w w:val="110"/>
        </w:rPr>
        <w:t>listen</w:t>
      </w:r>
      <w:r>
        <w:rPr>
          <w:spacing w:val="-8"/>
          <w:w w:val="110"/>
        </w:rPr>
        <w:t xml:space="preserve"> </w:t>
      </w:r>
      <w:r>
        <w:rPr>
          <w:w w:val="110"/>
        </w:rPr>
        <w:t>to</w:t>
      </w:r>
      <w:r>
        <w:rPr>
          <w:spacing w:val="-8"/>
          <w:w w:val="110"/>
        </w:rPr>
        <w:t xml:space="preserve"> </w:t>
      </w:r>
      <w:r>
        <w:rPr>
          <w:w w:val="110"/>
        </w:rPr>
        <w:t>modification</w:t>
      </w:r>
      <w:r>
        <w:rPr>
          <w:spacing w:val="-8"/>
          <w:w w:val="110"/>
        </w:rPr>
        <w:t xml:space="preserve"> </w:t>
      </w:r>
      <w:r>
        <w:rPr>
          <w:w w:val="110"/>
        </w:rPr>
        <w:t>events</w:t>
      </w:r>
      <w:r>
        <w:rPr>
          <w:spacing w:val="-8"/>
          <w:w w:val="110"/>
        </w:rPr>
        <w:t xml:space="preserve"> </w:t>
      </w:r>
      <w:r>
        <w:rPr>
          <w:w w:val="110"/>
        </w:rPr>
        <w:t>in</w:t>
      </w:r>
      <w:r>
        <w:rPr>
          <w:spacing w:val="-8"/>
          <w:w w:val="110"/>
        </w:rPr>
        <w:t xml:space="preserve"> </w:t>
      </w:r>
      <w:r>
        <w:rPr>
          <w:w w:val="110"/>
        </w:rPr>
        <w:t xml:space="preserve">the model and code respectively. The </w:t>
      </w:r>
      <w:r>
        <w:rPr>
          <w:rFonts w:ascii="Georgia"/>
          <w:b/>
          <w:w w:val="110"/>
        </w:rPr>
        <w:t xml:space="preserve">Viatra </w:t>
      </w:r>
      <w:r>
        <w:rPr>
          <w:w w:val="110"/>
        </w:rPr>
        <w:t>[5] API is used</w:t>
      </w:r>
      <w:r>
        <w:rPr>
          <w:spacing w:val="-33"/>
          <w:w w:val="110"/>
        </w:rPr>
        <w:t xml:space="preserve"> </w:t>
      </w:r>
      <w:r>
        <w:rPr>
          <w:w w:val="110"/>
        </w:rPr>
        <w:t xml:space="preserve">to listen to such </w:t>
      </w:r>
      <w:r>
        <w:rPr>
          <w:spacing w:val="-3"/>
          <w:w w:val="110"/>
        </w:rPr>
        <w:t xml:space="preserve">events </w:t>
      </w:r>
      <w:r>
        <w:rPr>
          <w:w w:val="110"/>
        </w:rPr>
        <w:t xml:space="preserve">in the model. The Eclipse CDT API is used to listen to modification </w:t>
      </w:r>
      <w:r>
        <w:rPr>
          <w:spacing w:val="-3"/>
          <w:w w:val="110"/>
        </w:rPr>
        <w:t xml:space="preserve">events </w:t>
      </w:r>
      <w:r>
        <w:rPr>
          <w:w w:val="110"/>
        </w:rPr>
        <w:t xml:space="preserve">in the code. These list of </w:t>
      </w:r>
      <w:r>
        <w:rPr>
          <w:spacing w:val="-3"/>
          <w:w w:val="110"/>
        </w:rPr>
        <w:t xml:space="preserve">events </w:t>
      </w:r>
      <w:r>
        <w:rPr>
          <w:w w:val="110"/>
        </w:rPr>
        <w:t>are used to either generate code or reverse code incrementally.</w:t>
      </w:r>
    </w:p>
    <w:p w:rsidR="00B66BFA" w:rsidRDefault="0044141A">
      <w:pPr>
        <w:pStyle w:val="Corpsdetexte"/>
        <w:spacing w:line="242" w:lineRule="auto"/>
        <w:ind w:left="115" w:right="279" w:firstLine="179"/>
        <w:jc w:val="both"/>
      </w:pPr>
      <w:r>
        <w:rPr>
          <w:rFonts w:ascii="Georgia"/>
          <w:b/>
          <w:w w:val="110"/>
        </w:rPr>
        <w:t>EMF</w:t>
      </w:r>
      <w:r>
        <w:rPr>
          <w:rFonts w:ascii="Georgia"/>
          <w:b/>
          <w:spacing w:val="-14"/>
          <w:w w:val="110"/>
        </w:rPr>
        <w:t xml:space="preserve"> </w:t>
      </w:r>
      <w:r>
        <w:rPr>
          <w:rFonts w:ascii="Georgia"/>
          <w:b/>
          <w:w w:val="110"/>
        </w:rPr>
        <w:t>Compare</w:t>
      </w:r>
      <w:r>
        <w:rPr>
          <w:rFonts w:ascii="Georgia"/>
          <w:b/>
          <w:spacing w:val="-19"/>
          <w:w w:val="110"/>
        </w:rPr>
        <w:t xml:space="preserve"> </w:t>
      </w:r>
      <w:r>
        <w:rPr>
          <w:w w:val="110"/>
        </w:rPr>
        <w:t>[6]</w:t>
      </w:r>
      <w:r>
        <w:rPr>
          <w:spacing w:val="-19"/>
          <w:w w:val="110"/>
        </w:rPr>
        <w:t xml:space="preserve"> </w:t>
      </w:r>
      <w:r>
        <w:rPr>
          <w:w w:val="110"/>
        </w:rPr>
        <w:t>is</w:t>
      </w:r>
      <w:r>
        <w:rPr>
          <w:spacing w:val="-19"/>
          <w:w w:val="110"/>
        </w:rPr>
        <w:t xml:space="preserve"> </w:t>
      </w:r>
      <w:r>
        <w:rPr>
          <w:w w:val="110"/>
        </w:rPr>
        <w:t>used</w:t>
      </w:r>
      <w:r>
        <w:rPr>
          <w:spacing w:val="-19"/>
          <w:w w:val="110"/>
        </w:rPr>
        <w:t xml:space="preserve"> </w:t>
      </w:r>
      <w:r>
        <w:rPr>
          <w:w w:val="110"/>
        </w:rPr>
        <w:t>to</w:t>
      </w:r>
      <w:r>
        <w:rPr>
          <w:spacing w:val="-19"/>
          <w:w w:val="110"/>
        </w:rPr>
        <w:t xml:space="preserve"> </w:t>
      </w:r>
      <w:r>
        <w:rPr>
          <w:w w:val="110"/>
        </w:rPr>
        <w:t>synchronize</w:t>
      </w:r>
      <w:r>
        <w:rPr>
          <w:spacing w:val="-18"/>
          <w:w w:val="110"/>
        </w:rPr>
        <w:t xml:space="preserve"> </w:t>
      </w:r>
      <w:r>
        <w:rPr>
          <w:w w:val="110"/>
        </w:rPr>
        <w:t>models</w:t>
      </w:r>
      <w:r>
        <w:rPr>
          <w:spacing w:val="-18"/>
          <w:w w:val="110"/>
        </w:rPr>
        <w:t xml:space="preserve"> </w:t>
      </w:r>
      <w:r>
        <w:rPr>
          <w:w w:val="110"/>
        </w:rPr>
        <w:t xml:space="preserve">imple- mented with EMF. </w:t>
      </w:r>
      <w:r>
        <w:rPr>
          <w:spacing w:val="-8"/>
          <w:w w:val="110"/>
        </w:rPr>
        <w:t xml:space="preserve">We </w:t>
      </w:r>
      <w:r>
        <w:rPr>
          <w:w w:val="110"/>
        </w:rPr>
        <w:t xml:space="preserve">adapted EMF Compare for Pa- pyrus in order to synchronize UML models for our specific work.  Eclipse CDT is used for C++ code   </w:t>
      </w:r>
      <w:r>
        <w:rPr>
          <w:spacing w:val="15"/>
          <w:w w:val="110"/>
        </w:rPr>
        <w:t xml:space="preserve"> </w:t>
      </w:r>
      <w:r>
        <w:rPr>
          <w:w w:val="110"/>
        </w:rPr>
        <w:t>synchronization</w:t>
      </w:r>
    </w:p>
    <w:p w:rsidR="00B66BFA" w:rsidRDefault="00B66BFA">
      <w:pPr>
        <w:spacing w:line="242" w:lineRule="auto"/>
        <w:jc w:val="both"/>
        <w:sectPr w:rsidR="00B66BFA">
          <w:type w:val="continuous"/>
          <w:pgSz w:w="12240" w:h="15840"/>
          <w:pgMar w:top="1360" w:right="840" w:bottom="280" w:left="960" w:header="720" w:footer="720" w:gutter="0"/>
          <w:cols w:num="2" w:space="720" w:equalWidth="0">
            <w:col w:w="4915" w:space="346"/>
            <w:col w:w="5179"/>
          </w:cols>
        </w:sectPr>
      </w:pPr>
    </w:p>
    <w:p w:rsidR="00B66BFA" w:rsidRDefault="0082545F">
      <w:pPr>
        <w:pStyle w:val="Titre4"/>
        <w:spacing w:before="153" w:line="244" w:lineRule="auto"/>
        <w:ind w:left="5376"/>
      </w:pPr>
      <w:r>
        <w:pict>
          <v:group id="_x0000_s1096" style="position:absolute;left:0;text-align:left;margin-left:53.55pt;margin-top:-.15pt;width:239.55pt;height:154.4pt;z-index:2296;mso-position-horizontal-relative:page" coordorigin="1071,-3" coordsize="4791,3088">
            <v:shape id="_x0000_s1164" type="#_x0000_t75" style="position:absolute;left:5298;top:96;width:478;height:137">
              <v:imagedata r:id="rId26" o:title=""/>
            </v:shape>
            <v:shape id="_x0000_s1163" type="#_x0000_t75" style="position:absolute;left:2095;top:613;width:177;height:177">
              <v:imagedata r:id="rId27" o:title=""/>
            </v:shape>
            <v:shape id="_x0000_s1162" style="position:absolute;left:5124;top:695;width:734;height:401" coordorigin="5124,695" coordsize="734,401" path="m5857,695r-733,l5124,1074r78,13l5270,1094r58,2l5354,1095r72,-7l5490,1074r88,-22l5601,1047r80,-15l5744,1025r72,-4l5857,1021r,-326xe" fillcolor="#c90" stroked="f">
              <v:path arrowok="t"/>
            </v:shape>
            <v:shape id="_x0000_s1161" style="position:absolute;left:5124;top:695;width:734;height:401" coordorigin="5124,695" coordsize="734,401" path="m5124,695r733,l5857,1021r-41,l5779,1023r-68,6l5626,1042r-71,16l5512,1069r-22,5l5426,1088r-72,7l5328,1096r-28,l5237,1092r-73,-10l5124,1074r,-379xe" filled="f" strokeweight=".14256mm">
              <v:path arrowok="t"/>
            </v:shape>
            <v:shape id="_x0000_s1160" style="position:absolute;left:2069;top:873;width:1023;height:51" coordorigin="2069,873" coordsize="1023,51" o:spt="100" adj="0,,0" path="m3007,873r,51l3078,903r-62,l3016,894r62,l3007,873xm3007,894r-938,l2069,903r938,l3007,894xm3078,894r-62,l3016,903r62,l3092,898r-14,-4xe" fillcolor="black" stroked="f">
              <v:stroke joinstyle="round"/>
              <v:formulas/>
              <v:path arrowok="t" o:connecttype="segments"/>
            </v:shape>
            <v:shape id="_x0000_s1159" style="position:absolute;left:3091;top:695;width:1011;height:401" coordorigin="3091,695" coordsize="1011,401" path="m4101,695r-1010,l3091,1074r84,11l3250,1092r67,3l3377,1096r28,-1l3482,1090r70,-8l3711,1053r25,-4l3816,1037r60,-6l3942,1026r75,-4l4101,1021r,-326xe" fillcolor="#c90" stroked="f">
              <v:path arrowok="t"/>
            </v:shape>
            <v:shape id="_x0000_s1158" style="position:absolute;left:3091;top:695;width:1011;height:401" coordorigin="3091,695" coordsize="1011,401" path="m3091,695r1010,l4101,1021r-43,l4017,1022r-75,4l3876,1031r-60,6l3736,1049r-72,13l3641,1066r-22,4l3552,1082r-70,8l3405,1095r-28,1l3348,1096r-63,-2l3214,1089r-79,-9l3091,1074r,-379xe" filled="f" strokeweight=".14256mm">
              <v:path arrowok="t"/>
            </v:shape>
            <v:shape id="_x0000_s1157" style="position:absolute;left:4101;top:873;width:1023;height:51" coordorigin="4101,873" coordsize="1023,51" o:spt="100" adj="0,,0" path="m4186,873r-85,25l4186,924r,-21l4177,903r,-9l4186,894r,-21xm5040,873r,51l5110,903r-62,l5048,894r62,l5040,873xm4186,894r-9,l4177,903r9,l4186,894xm5040,894r-854,l4186,903r854,l5040,894xm5110,894r-62,l5048,903r62,l5124,898r-14,-4xe" fillcolor="black" stroked="f">
              <v:stroke joinstyle="round"/>
              <v:formulas/>
              <v:path arrowok="t" o:connecttype="segments"/>
            </v:shape>
            <v:shape id="_x0000_s1156" type="#_x0000_t75" style="position:absolute;left:4140;top:640;width:176;height:177">
              <v:imagedata r:id="rId28" o:title=""/>
            </v:shape>
            <v:shape id="_x0000_s1155" style="position:absolute;left:2069;top:956;width:1023;height:51" coordorigin="2069,956" coordsize="1023,51" o:spt="100" adj="0,,0" path="m2153,956r-84,25l2153,1006r,-21l2145,985r,-8l2153,977r,-21xm2153,977r-8,l2145,985r8,l2153,977xm3092,977r-939,l2153,985r939,l3092,977xe" fillcolor="black" stroked="f">
              <v:stroke joinstyle="round"/>
              <v:formulas/>
              <v:path arrowok="t" o:connecttype="segments"/>
            </v:shape>
            <v:shape id="_x0000_s1154" type="#_x0000_t75" style="position:absolute;left:2030;top:1103;width:177;height:176">
              <v:imagedata r:id="rId29" o:title=""/>
            </v:shape>
            <v:shape id="_x0000_s1153" style="position:absolute;left:1335;top:695;width:735;height:401" coordorigin="1335,695" coordsize="735,401" path="m2069,695r-734,l1335,1074r78,13l1481,1094r58,2l1566,1095r71,-7l1702,1074r87,-22l1813,1047r80,-15l1955,1025r73,-4l2069,1021r,-326xe" fillcolor="#99f" stroked="f">
              <v:path arrowok="t"/>
            </v:shape>
            <v:shape id="_x0000_s1152" style="position:absolute;left:1335;top:695;width:735;height:401" coordorigin="1335,695" coordsize="735,401" path="m1335,695r734,l2069,1021r-41,l1990,1023r-67,6l1838,1042r-72,16l1723,1069r-21,5l1637,1088r-71,7l1539,1096r-28,l1448,1092r-73,-10l1335,1074r,-379xe" filled="f" strokeweight=".14256mm">
              <v:path arrowok="t"/>
            </v:shape>
            <v:shape id="_x0000_s1151" type="#_x0000_t75" style="position:absolute;left:1213;top:948;width:242;height:306">
              <v:imagedata r:id="rId30" o:title=""/>
            </v:shape>
            <v:shape id="_x0000_s1150" type="#_x0000_t75" style="position:absolute;left:3060;top:982;width:408;height:272">
              <v:imagedata r:id="rId31" o:title=""/>
            </v:shape>
            <v:shape id="_x0000_s1149" type="#_x0000_t75" style="position:absolute;left:5082;top:982;width:408;height:272">
              <v:imagedata r:id="rId31" o:title=""/>
            </v:shape>
            <v:shape id="_x0000_s1148" type="#_x0000_t75" style="position:absolute;left:2107;top:1799;width:176;height:177">
              <v:imagedata r:id="rId28" o:title=""/>
            </v:shape>
            <v:shape id="_x0000_s1147" style="position:absolute;left:2069;top:2020;width:1023;height:51" coordorigin="2069,2020" coordsize="1023,51" o:spt="100" adj="0,,0" path="m2153,2020r-84,25l2153,2070r,-21l2145,2049r,-8l2153,2041r,-21xm3007,2020r,50l3078,2049r-62,l3016,2041r62,l3007,2020xm2153,2041r-8,l2145,2049r8,l2153,2041xm3007,2041r-854,l2153,2049r854,l3007,2041xm3078,2041r-62,l3016,2049r62,l3092,2045r-14,-4xe" fillcolor="black" stroked="f">
              <v:stroke joinstyle="round"/>
              <v:formulas/>
              <v:path arrowok="t" o:connecttype="segments"/>
            </v:shape>
            <v:shape id="_x0000_s1146" style="position:absolute;left:3091;top:1842;width:1011;height:401" coordorigin="3091,1842" coordsize="1011,401" path="m4101,1842r-1010,l3091,2221r84,11l3250,2238r67,4l3377,2243r28,-1l3482,2237r70,-9l3711,2200r25,-4l3816,2184r60,-7l3942,2172r75,-3l4101,2167r,-325xe" fillcolor="#99f" stroked="f">
              <v:path arrowok="t"/>
            </v:shape>
            <v:shape id="_x0000_s1145" style="position:absolute;left:3091;top:1842;width:1011;height:401" coordorigin="3091,1842" coordsize="1011,401" path="m3091,1842r1010,l4101,2167r-43,1l4017,2169r-75,3l3876,2177r-60,7l3736,2196r-72,12l3641,2213r-22,4l3552,2228r-70,9l3405,2242r-28,1l3348,2243r-63,-2l3214,2235r-79,-8l3091,2221r,-379xe" filled="f" strokeweight=".14256mm">
              <v:path arrowok="t"/>
            </v:shape>
            <v:shape id="_x0000_s1144" style="position:absolute;left:5124;top:1842;width:734;height:401" coordorigin="5124,1842" coordsize="734,401" path="m5857,1842r-733,l5124,2221r78,13l5270,2241r58,2l5354,2242r72,-8l5490,2221r88,-22l5601,2193r80,-14l5744,2172r72,-4l5857,2167r,-325xe" fillcolor="#c90" stroked="f">
              <v:path arrowok="t"/>
            </v:shape>
            <v:shape id="_x0000_s1143" style="position:absolute;left:5124;top:1842;width:734;height:401" coordorigin="5124,1842" coordsize="734,401" path="m5124,1842r733,l5857,2167r-41,1l5779,2170r-68,5l5626,2188r-71,16l5512,2215r-22,6l5426,2234r-72,8l5328,2243r-28,-1l5237,2238r-73,-10l5124,2221r,-379xe" filled="f" strokeweight=".14256mm">
              <v:path arrowok="t"/>
            </v:shape>
            <v:shape id="_x0000_s1142" style="position:absolute;left:4101;top:2020;width:1023;height:51" coordorigin="4101,2020" coordsize="1023,51" o:spt="100" adj="0,,0" path="m4186,2020r-85,25l4186,2070r,-21l4177,2049r,-8l4186,2041r,-21xm4186,2041r-9,l4177,2049r9,l4186,2041xm5124,2041r-938,l4186,2049r938,l5124,2041xe" fillcolor="black" stroked="f">
              <v:stroke joinstyle="round"/>
              <v:formulas/>
              <v:path arrowok="t" o:connecttype="segments"/>
            </v:shape>
            <v:shape id="_x0000_s1141" type="#_x0000_t75" style="position:absolute;left:4140;top:1786;width:176;height:177">
              <v:imagedata r:id="rId28" o:title=""/>
            </v:shape>
            <v:shape id="_x0000_s1140" style="position:absolute;left:4101;top:2102;width:1023;height:51" coordorigin="4101,2102" coordsize="1023,51" o:spt="100" adj="0,,0" path="m5040,2102r,51l5110,2132r-62,l5048,2123r62,l5040,2102xm5040,2123r-939,l4101,2132r939,l5040,2123xm5110,2123r-62,l5048,2132r62,l5124,2128r-14,-5xe" fillcolor="black" stroked="f">
              <v:stroke joinstyle="round"/>
              <v:formulas/>
              <v:path arrowok="t" o:connecttype="segments"/>
            </v:shape>
            <v:shape id="_x0000_s1139" type="#_x0000_t75" style="position:absolute;left:4039;top:2244;width:177;height:176">
              <v:imagedata r:id="rId32" o:title=""/>
            </v:shape>
            <v:shape id="_x0000_s1138" style="position:absolute;left:1335;top:1842;width:735;height:401" coordorigin="1335,1842" coordsize="735,401" path="m2069,1842r-734,l1335,2221r78,13l1481,2241r58,2l1566,2242r71,-8l1702,2221r87,-22l1813,2193r80,-14l1955,2172r73,-4l2069,2167r,-325xe" fillcolor="#99f" stroked="f">
              <v:path arrowok="t"/>
            </v:shape>
            <v:shape id="_x0000_s1137" style="position:absolute;left:1335;top:1842;width:735;height:401" coordorigin="1335,1842" coordsize="735,401" path="m1335,1842r734,l2069,2167r-41,1l1990,2170r-67,5l1838,2188r-72,16l1723,2215r-21,6l1637,2234r-71,8l1539,2243r-28,-1l1448,2238r-73,-10l1335,2221r,-379xe" filled="f" strokeweight=".14256mm">
              <v:path arrowok="t"/>
            </v:shape>
            <v:shape id="_x0000_s1136" type="#_x0000_t75" style="position:absolute;left:1213;top:2094;width:242;height:306">
              <v:imagedata r:id="rId30" o:title=""/>
            </v:shape>
            <v:shape id="_x0000_s1135" type="#_x0000_t75" style="position:absolute;left:2970;top:2094;width:242;height:306">
              <v:imagedata r:id="rId30" o:title=""/>
            </v:shape>
            <v:shape id="_x0000_s1134" type="#_x0000_t75" style="position:absolute;left:5082;top:2138;width:408;height:272">
              <v:imagedata r:id="rId31" o:title=""/>
            </v:shape>
            <v:rect id="_x0000_s1133" style="position:absolute;left:1904;top:2332;width:927;height:433" fillcolor="#91c309" stroked="f">
              <v:fill opacity="13107f"/>
            </v:rect>
            <v:shape id="_x0000_s1132" style="position:absolute;left:1968;top:12259;width:2204;height:1737" coordorigin="1968,12259" coordsize="2204,1737" o:spt="100" adj="0,,0" path="m1904,2765r928,l2832,2332r-928,l1904,2765xm2419,2335r36,-301e" filled="f" strokecolor="#91c309" strokeweight=".17819mm">
              <v:stroke joinstyle="round"/>
              <v:formulas/>
              <v:path arrowok="t" o:connecttype="segments"/>
            </v:shape>
            <v:shape id="_x0000_s1131" type="#_x0000_t75" style="position:absolute;left:1949;top:2574;width:839;height:130">
              <v:imagedata r:id="rId33" o:title=""/>
            </v:shape>
            <v:rect id="_x0000_s1130" style="position:absolute;left:1077;top:1311;width:1040;height:433" fillcolor="#91c309" stroked="f">
              <v:fill opacity="13107f"/>
            </v:rect>
            <v:rect id="_x0000_s1129" style="position:absolute;left:1077;top:1311;width:1040;height:433" filled="f" strokecolor="#91c309" strokeweight=".17819mm"/>
            <v:line id="_x0000_s1128" style="position:absolute" from="2115,1405" to="2380,1327" strokecolor="#91c309" strokeweight=".17819mm"/>
            <v:shape id="_x0000_s1127" type="#_x0000_t75" style="position:absolute;left:1760;top:1483;width:242;height:242">
              <v:imagedata r:id="rId34" o:title=""/>
            </v:shape>
            <v:shape id="_x0000_s1126" type="#_x0000_t75" style="position:absolute;left:1177;top:1488;width:376;height:233">
              <v:imagedata r:id="rId35" o:title=""/>
            </v:shape>
            <v:rect id="_x0000_s1125" style="position:absolute;left:1909;top:2;width:585;height:433" fillcolor="#91c309" stroked="f">
              <v:fill opacity="13107f"/>
            </v:rect>
            <v:shape id="_x0000_s1124" style="position:absolute;left:1980;top:7432;width:1390;height:1289" coordorigin="1980,7432" coordsize="1390,1289" o:spt="100" adj="0,,0" path="m1909,436r585,l2494,2r-585,l1909,436xm2257,431r70,113e" filled="f" strokecolor="#91c309" strokeweight=".17819mm">
              <v:stroke joinstyle="round"/>
              <v:formulas/>
              <v:path arrowok="t" o:connecttype="segments"/>
            </v:shape>
            <v:shape id="_x0000_s1123" type="#_x0000_t75" style="position:absolute;left:2014;top:178;width:375;height:233">
              <v:imagedata r:id="rId35" o:title=""/>
            </v:shape>
            <v:rect id="_x0000_s1122" style="position:absolute;left:5128;top:1326;width:574;height:432" fillcolor="#91c309" stroked="f">
              <v:fill opacity="13107f"/>
            </v:rect>
            <v:shape id="_x0000_s1121" style="position:absolute;left:9114;top:10576;width:1876;height:1285" coordorigin="9114,10576" coordsize="1876,1285" o:spt="100" adj="0,,0" path="m5128,1758r573,l5701,1326r-573,l5128,1758xm5129,1628r-217,238e" filled="f" strokecolor="#91c309" strokeweight=".17819mm">
              <v:stroke joinstyle="round"/>
              <v:formulas/>
              <v:path arrowok="t" o:connecttype="segments"/>
            </v:shape>
            <v:shape id="_x0000_s1120" type="#_x0000_t75" style="position:absolute;left:5227;top:1511;width:376;height:233">
              <v:imagedata r:id="rId35" o:title=""/>
            </v:shape>
            <v:rect id="_x0000_s1119" style="position:absolute;left:4582;top:38;width:908;height:433" fillcolor="#91c309" stroked="f">
              <v:fill opacity="13107f"/>
            </v:rect>
            <v:shape id="_x0000_s1118" style="position:absolute;left:8330;top:7516;width:2158;height:1365" coordorigin="8330,7516" coordsize="2158,1365" o:spt="100" adj="0,,0" path="m4582,471r908,l5490,38r-908,l4582,471xm4817,479r-82,133e" filled="f" strokecolor="#91c309" strokeweight=".17819mm">
              <v:stroke joinstyle="round"/>
              <v:formulas/>
              <v:path arrowok="t" o:connecttype="segments"/>
            </v:shape>
            <v:shape id="_x0000_s1117" type="#_x0000_t75" style="position:absolute;left:4916;top:219;width:241;height:241">
              <v:imagedata r:id="rId34" o:title=""/>
            </v:shape>
            <v:rect id="_x0000_s1116" style="position:absolute;left:3946;top:2646;width:1000;height:433" fillcolor="#91c309" stroked="f">
              <v:fill opacity="13107f"/>
            </v:rect>
            <v:shape id="_x0000_s1115" style="position:absolute;left:6818;top:13338;width:2376;height:1405" coordorigin="6818,13338" coordsize="2376,1405" o:spt="100" adj="0,,0" path="m3946,3079r1000,l4946,2646r-1000,l3946,3079xm4501,2649r36,-161e" filled="f" strokecolor="#91c309" strokeweight=".17819mm">
              <v:stroke joinstyle="round"/>
              <v:formulas/>
              <v:path arrowok="t" o:connecttype="segments"/>
            </v:shape>
            <v:shape id="_x0000_s1114" type="#_x0000_t75" style="position:absolute;left:4029;top:2822;width:376;height:232">
              <v:imagedata r:id="rId35" o:title=""/>
            </v:shape>
            <v:shape id="_x0000_s1113" type="#_x0000_t75" style="position:absolute;left:4640;top:2830;width:216;height:216">
              <v:imagedata r:id="rId36" o:title=""/>
            </v:shape>
            <v:shape id="_x0000_s1112" type="#_x0000_t202" style="position:absolute;left:2151;top:649;width:66;height:119" filled="f" stroked="f">
              <v:textbox inset="0,0,0,0">
                <w:txbxContent>
                  <w:p w:rsidR="0082545F" w:rsidRDefault="0082545F">
                    <w:pPr>
                      <w:spacing w:line="118" w:lineRule="exact"/>
                      <w:rPr>
                        <w:rFonts w:ascii="Arial"/>
                        <w:sz w:val="12"/>
                      </w:rPr>
                    </w:pPr>
                    <w:r>
                      <w:rPr>
                        <w:rFonts w:ascii="Arial"/>
                        <w:color w:val="FFFFFF"/>
                        <w:w w:val="98"/>
                        <w:sz w:val="12"/>
                      </w:rPr>
                      <w:t>1</w:t>
                    </w:r>
                  </w:p>
                </w:txbxContent>
              </v:textbox>
            </v:shape>
            <v:shape id="_x0000_s1111" type="#_x0000_t202" style="position:absolute;left:1478;top:735;width:447;height:260" filled="f" stroked="f">
              <v:textbox inset="0,0,0,0">
                <w:txbxContent>
                  <w:p w:rsidR="0082545F" w:rsidRDefault="0082545F">
                    <w:pPr>
                      <w:spacing w:line="121" w:lineRule="exact"/>
                      <w:ind w:left="62" w:right="-3" w:hanging="63"/>
                      <w:rPr>
                        <w:rFonts w:ascii="Arial"/>
                        <w:sz w:val="12"/>
                      </w:rPr>
                    </w:pPr>
                    <w:r>
                      <w:rPr>
                        <w:rFonts w:ascii="Arial"/>
                        <w:color w:val="FFFFFF"/>
                        <w:w w:val="95"/>
                        <w:sz w:val="12"/>
                      </w:rPr>
                      <w:t>Modified</w:t>
                    </w:r>
                  </w:p>
                  <w:p w:rsidR="0082545F" w:rsidRDefault="0082545F">
                    <w:pPr>
                      <w:spacing w:before="3" w:line="135" w:lineRule="exact"/>
                      <w:ind w:left="62" w:right="-3"/>
                      <w:rPr>
                        <w:rFonts w:ascii="Arial"/>
                        <w:sz w:val="12"/>
                      </w:rPr>
                    </w:pPr>
                    <w:proofErr w:type="gramStart"/>
                    <w:r>
                      <w:rPr>
                        <w:rFonts w:ascii="Arial"/>
                        <w:color w:val="FFFFFF"/>
                        <w:sz w:val="12"/>
                      </w:rPr>
                      <w:t>model</w:t>
                    </w:r>
                    <w:proofErr w:type="gramEnd"/>
                  </w:p>
                </w:txbxContent>
              </v:textbox>
            </v:shape>
            <v:shape id="_x0000_s1110" type="#_x0000_t202" style="position:absolute;left:2319;top:570;width:695;height:260" filled="f" stroked="f">
              <v:textbox inset="0,0,0,0">
                <w:txbxContent>
                  <w:p w:rsidR="0082545F" w:rsidRDefault="0082545F">
                    <w:pPr>
                      <w:spacing w:line="121" w:lineRule="exact"/>
                      <w:ind w:right="-17"/>
                      <w:rPr>
                        <w:rFonts w:ascii="Arial"/>
                        <w:sz w:val="12"/>
                      </w:rPr>
                    </w:pPr>
                    <w:r>
                      <w:rPr>
                        <w:rFonts w:ascii="Arial"/>
                        <w:sz w:val="12"/>
                      </w:rPr>
                      <w:t>Generate</w:t>
                    </w:r>
                  </w:p>
                  <w:p w:rsidR="0082545F" w:rsidRDefault="0082545F">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_x0000_s1109" type="#_x0000_t202" style="position:absolute;left:3177;top:604;width:1846;height:392" filled="f" stroked="f">
              <v:textbox inset="0,0,0,0">
                <w:txbxContent>
                  <w:p w:rsidR="0082545F" w:rsidRDefault="0082545F">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rsidR="0082545F" w:rsidRDefault="0082545F">
                    <w:pPr>
                      <w:spacing w:before="5" w:line="135" w:lineRule="exact"/>
                      <w:ind w:left="59" w:right="-20"/>
                      <w:rPr>
                        <w:rFonts w:ascii="Arial"/>
                        <w:sz w:val="12"/>
                      </w:rPr>
                    </w:pPr>
                    <w:proofErr w:type="gramStart"/>
                    <w:r>
                      <w:rPr>
                        <w:rFonts w:ascii="Arial"/>
                        <w:color w:val="FFFFFF"/>
                        <w:sz w:val="12"/>
                      </w:rPr>
                      <w:t>artifact</w:t>
                    </w:r>
                    <w:proofErr w:type="gramEnd"/>
                    <w:r>
                      <w:rPr>
                        <w:rFonts w:ascii="Arial"/>
                        <w:color w:val="FFFFFF"/>
                        <w:sz w:val="12"/>
                      </w:rPr>
                      <w:t xml:space="preserve"> (code)</w:t>
                    </w:r>
                  </w:p>
                </w:txbxContent>
              </v:textbox>
            </v:shape>
            <v:shape id="_x0000_s1108" type="#_x0000_t202" style="position:absolute;left:5268;top:735;width:447;height:260" filled="f" stroked="f">
              <v:textbox inset="0,0,0,0">
                <w:txbxContent>
                  <w:p w:rsidR="0082545F" w:rsidRDefault="0082545F">
                    <w:pPr>
                      <w:spacing w:line="121" w:lineRule="exact"/>
                      <w:ind w:left="94" w:right="-3" w:hanging="95"/>
                      <w:rPr>
                        <w:rFonts w:ascii="Arial"/>
                        <w:sz w:val="12"/>
                      </w:rPr>
                    </w:pPr>
                    <w:r>
                      <w:rPr>
                        <w:rFonts w:ascii="Arial"/>
                        <w:color w:val="FFFFFF"/>
                        <w:w w:val="95"/>
                        <w:sz w:val="12"/>
                      </w:rPr>
                      <w:t>Modified</w:t>
                    </w:r>
                  </w:p>
                  <w:p w:rsidR="0082545F" w:rsidRDefault="0082545F">
                    <w:pPr>
                      <w:spacing w:before="3" w:line="135" w:lineRule="exact"/>
                      <w:ind w:left="94" w:right="-3"/>
                      <w:rPr>
                        <w:rFonts w:ascii="Arial"/>
                        <w:sz w:val="12"/>
                      </w:rPr>
                    </w:pPr>
                    <w:proofErr w:type="gramStart"/>
                    <w:r>
                      <w:rPr>
                        <w:rFonts w:ascii="Arial"/>
                        <w:color w:val="FFFFFF"/>
                        <w:sz w:val="12"/>
                      </w:rPr>
                      <w:t>code</w:t>
                    </w:r>
                    <w:proofErr w:type="gramEnd"/>
                  </w:p>
                </w:txbxContent>
              </v:textbox>
            </v:shape>
            <v:shape id="_x0000_s1107" type="#_x0000_t202" style="position:absolute;left:2085;top:1067;width:924;height:260" filled="f" stroked="f">
              <v:textbox inset="0,0,0,0">
                <w:txbxContent>
                  <w:p w:rsidR="0082545F" w:rsidRDefault="0082545F">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v:textbox>
            </v:shape>
            <v:shape id="_x0000_s1106" type="#_x0000_t202" style="position:absolute;left:1478;top:1757;width:1502;height:385" filled="f" stroked="f">
              <v:textbox inset="0,0,0,0">
                <w:txbxContent>
                  <w:p w:rsidR="0082545F" w:rsidRDefault="0082545F">
                    <w:pPr>
                      <w:spacing w:line="93" w:lineRule="exact"/>
                      <w:ind w:left="852" w:right="-20"/>
                      <w:rPr>
                        <w:rFonts w:ascii="Arial"/>
                        <w:sz w:val="12"/>
                      </w:rPr>
                    </w:pPr>
                    <w:r>
                      <w:rPr>
                        <w:rFonts w:ascii="Arial"/>
                        <w:spacing w:val="-1"/>
                        <w:sz w:val="12"/>
                      </w:rPr>
                      <w:t>Synchronize</w:t>
                    </w:r>
                  </w:p>
                  <w:p w:rsidR="0082545F" w:rsidRDefault="0082545F">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proofErr w:type="gramStart"/>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roofErr w:type="gramEnd"/>
                  </w:p>
                  <w:p w:rsidR="0082545F" w:rsidRDefault="0082545F">
                    <w:pPr>
                      <w:spacing w:line="128" w:lineRule="exact"/>
                      <w:ind w:left="62" w:right="-20"/>
                      <w:rPr>
                        <w:rFonts w:ascii="Arial"/>
                        <w:sz w:val="12"/>
                      </w:rPr>
                    </w:pPr>
                    <w:proofErr w:type="gramStart"/>
                    <w:r>
                      <w:rPr>
                        <w:rFonts w:ascii="Arial"/>
                        <w:color w:val="FFFFFF"/>
                        <w:sz w:val="12"/>
                      </w:rPr>
                      <w:t>model</w:t>
                    </w:r>
                    <w:proofErr w:type="gramEnd"/>
                  </w:p>
                </w:txbxContent>
              </v:textbox>
            </v:shape>
            <v:shape id="_x0000_s1105" type="#_x0000_t202" style="position:absolute;left:3177;top:1882;width:841;height:260" filled="f" stroked="f">
              <v:textbox inset="0,0,0,0">
                <w:txbxContent>
                  <w:p w:rsidR="0082545F" w:rsidRDefault="0082545F">
                    <w:pPr>
                      <w:spacing w:line="121" w:lineRule="exact"/>
                      <w:ind w:left="27" w:right="-17" w:hanging="28"/>
                      <w:rPr>
                        <w:rFonts w:ascii="Arial"/>
                        <w:sz w:val="12"/>
                      </w:rPr>
                    </w:pPr>
                    <w:r>
                      <w:rPr>
                        <w:rFonts w:ascii="Arial"/>
                        <w:color w:val="FFFFFF"/>
                        <w:spacing w:val="-1"/>
                        <w:sz w:val="12"/>
                      </w:rPr>
                      <w:t>Synchronization</w:t>
                    </w:r>
                  </w:p>
                  <w:p w:rsidR="0082545F" w:rsidRDefault="0082545F">
                    <w:pPr>
                      <w:spacing w:before="3" w:line="135" w:lineRule="exact"/>
                      <w:ind w:left="27" w:right="-7"/>
                      <w:rPr>
                        <w:rFonts w:ascii="Arial"/>
                        <w:sz w:val="12"/>
                      </w:rPr>
                    </w:pPr>
                    <w:proofErr w:type="gramStart"/>
                    <w:r>
                      <w:rPr>
                        <w:rFonts w:ascii="Arial"/>
                        <w:color w:val="FFFFFF"/>
                        <w:sz w:val="12"/>
                      </w:rPr>
                      <w:t>artifact</w:t>
                    </w:r>
                    <w:proofErr w:type="gramEnd"/>
                    <w:r>
                      <w:rPr>
                        <w:rFonts w:ascii="Arial"/>
                        <w:color w:val="FFFFFF"/>
                        <w:sz w:val="12"/>
                      </w:rPr>
                      <w:t xml:space="preserve"> (model)</w:t>
                    </w:r>
                  </w:p>
                </w:txbxContent>
              </v:textbox>
            </v:shape>
            <v:shape id="_x0000_s1104" type="#_x0000_t202" style="position:absolute;left:4196;top:1750;width:873;height:261" filled="f" stroked="f">
              <v:textbox inset="0,0,0,0">
                <w:txbxContent>
                  <w:p w:rsidR="0082545F" w:rsidRDefault="0082545F">
                    <w:pPr>
                      <w:spacing w:line="158" w:lineRule="exact"/>
                      <w:ind w:right="-16"/>
                      <w:rPr>
                        <w:rFonts w:ascii="Arial"/>
                        <w:sz w:val="12"/>
                      </w:rPr>
                    </w:pPr>
                    <w:r>
                      <w:rPr>
                        <w:rFonts w:ascii="Arial"/>
                        <w:color w:val="FFFFFF"/>
                        <w:position w:val="-6"/>
                        <w:sz w:val="12"/>
                      </w:rPr>
                      <w:t xml:space="preserve">1   </w:t>
                    </w:r>
                    <w:r>
                      <w:rPr>
                        <w:rFonts w:ascii="Arial"/>
                        <w:sz w:val="12"/>
                      </w:rPr>
                      <w:t>Reverse</w:t>
                    </w:r>
                  </w:p>
                  <w:p w:rsidR="0082545F" w:rsidRDefault="0082545F">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_x0000_s1103" type="#_x0000_t202" style="position:absolute;left:5268;top:1882;width:447;height:260" filled="f" stroked="f">
              <v:textbox inset="0,0,0,0">
                <w:txbxContent>
                  <w:p w:rsidR="0082545F" w:rsidRDefault="0082545F">
                    <w:pPr>
                      <w:spacing w:line="121" w:lineRule="exact"/>
                      <w:ind w:left="94" w:right="-3" w:hanging="95"/>
                      <w:rPr>
                        <w:rFonts w:ascii="Arial"/>
                        <w:sz w:val="12"/>
                      </w:rPr>
                    </w:pPr>
                    <w:r>
                      <w:rPr>
                        <w:rFonts w:ascii="Arial"/>
                        <w:color w:val="FFFFFF"/>
                        <w:w w:val="95"/>
                        <w:sz w:val="12"/>
                      </w:rPr>
                      <w:t>Modified</w:t>
                    </w:r>
                  </w:p>
                  <w:p w:rsidR="0082545F" w:rsidRDefault="0082545F">
                    <w:pPr>
                      <w:spacing w:before="3" w:line="135" w:lineRule="exact"/>
                      <w:ind w:left="94" w:right="-3"/>
                      <w:rPr>
                        <w:rFonts w:ascii="Arial"/>
                        <w:sz w:val="12"/>
                      </w:rPr>
                    </w:pPr>
                    <w:proofErr w:type="gramStart"/>
                    <w:r>
                      <w:rPr>
                        <w:rFonts w:ascii="Arial"/>
                        <w:color w:val="FFFFFF"/>
                        <w:sz w:val="12"/>
                      </w:rPr>
                      <w:t>code</w:t>
                    </w:r>
                    <w:proofErr w:type="gramEnd"/>
                  </w:p>
                </w:txbxContent>
              </v:textbox>
            </v:shape>
            <v:shape id="_x0000_s1102" type="#_x0000_t202" style="position:absolute;left:4011;top:2208;width:1060;height:607" filled="f" stroked="f">
              <v:textbox inset="0,0,0,0">
                <w:txbxContent>
                  <w:p w:rsidR="0082545F" w:rsidRDefault="0082545F">
                    <w:pPr>
                      <w:spacing w:before="37" w:line="124" w:lineRule="auto"/>
                      <w:ind w:left="255" w:hanging="171"/>
                      <w:rPr>
                        <w:rFonts w:ascii="Arial"/>
                        <w:sz w:val="12"/>
                      </w:rPr>
                    </w:pPr>
                    <w:r>
                      <w:rPr>
                        <w:rFonts w:ascii="Arial"/>
                        <w:color w:val="FFFFFF"/>
                        <w:position w:val="-6"/>
                        <w:sz w:val="12"/>
                      </w:rPr>
                      <w:t xml:space="preserve">3 </w:t>
                    </w:r>
                    <w:r>
                      <w:rPr>
                        <w:rFonts w:ascii="Arial"/>
                        <w:sz w:val="12"/>
                      </w:rPr>
                      <w:t>Generate Code</w:t>
                    </w:r>
                    <w:r>
                      <w:rPr>
                        <w:rFonts w:ascii="Arial"/>
                        <w:w w:val="98"/>
                        <w:sz w:val="12"/>
                      </w:rPr>
                      <w:t xml:space="preserve"> </w:t>
                    </w:r>
                    <w:r>
                      <w:rPr>
                        <w:rFonts w:ascii="Arial"/>
                        <w:sz w:val="12"/>
                      </w:rPr>
                      <w:t>(Incremental)</w:t>
                    </w:r>
                  </w:p>
                  <w:p w:rsidR="0082545F" w:rsidRDefault="0082545F">
                    <w:pPr>
                      <w:rPr>
                        <w:sz w:val="12"/>
                      </w:rPr>
                    </w:pPr>
                  </w:p>
                  <w:p w:rsidR="0082545F" w:rsidRDefault="0082545F">
                    <w:pPr>
                      <w:spacing w:before="83" w:line="135" w:lineRule="exact"/>
                      <w:rPr>
                        <w:rFonts w:ascii="Arial"/>
                        <w:sz w:val="12"/>
                      </w:rPr>
                    </w:pPr>
                    <w:r>
                      <w:rPr>
                        <w:rFonts w:ascii="Arial"/>
                        <w:sz w:val="12"/>
                      </w:rPr>
                      <w:t xml:space="preserve">Papyrus + </w:t>
                    </w:r>
                    <w:proofErr w:type="spellStart"/>
                    <w:r>
                      <w:rPr>
                        <w:rFonts w:ascii="Arial"/>
                        <w:sz w:val="12"/>
                      </w:rPr>
                      <w:t>Viatra</w:t>
                    </w:r>
                    <w:proofErr w:type="spellEnd"/>
                  </w:p>
                </w:txbxContent>
              </v:textbox>
            </v:shape>
            <v:shape id="_x0000_s1101" type="#_x0000_t202" style="position:absolute;left:1904;top:-3;width:595;height:444" filled="f" stroked="f">
              <v:textbox inset="0,0,0,0">
                <w:txbxContent>
                  <w:p w:rsidR="0082545F" w:rsidRDefault="0082545F">
                    <w:pPr>
                      <w:spacing w:before="37"/>
                      <w:ind w:left="81"/>
                      <w:rPr>
                        <w:rFonts w:ascii="Arial"/>
                        <w:sz w:val="12"/>
                      </w:rPr>
                    </w:pPr>
                    <w:r>
                      <w:rPr>
                        <w:rFonts w:ascii="Arial"/>
                        <w:sz w:val="12"/>
                      </w:rPr>
                      <w:t>Papyrus</w:t>
                    </w:r>
                  </w:p>
                </w:txbxContent>
              </v:textbox>
            </v:shape>
            <v:shape id="_x0000_s1100" type="#_x0000_t202" style="position:absolute;left:4577;top:33;width:919;height:444" filled="f" stroked="f">
              <v:textbox inset="0,0,0,0">
                <w:txbxContent>
                  <w:p w:rsidR="0082545F" w:rsidRDefault="0082545F">
                    <w:pPr>
                      <w:spacing w:before="37"/>
                      <w:ind w:left="132"/>
                      <w:rPr>
                        <w:rFonts w:ascii="Arial"/>
                        <w:sz w:val="12"/>
                      </w:rPr>
                    </w:pPr>
                    <w:r>
                      <w:rPr>
                        <w:rFonts w:ascii="Arial"/>
                        <w:sz w:val="12"/>
                      </w:rPr>
                      <w:t>Eclipse CDT</w:t>
                    </w:r>
                  </w:p>
                </w:txbxContent>
              </v:textbox>
            </v:shape>
            <v:shape id="_x0000_s1099" type="#_x0000_t202" style="position:absolute;left:1072;top:1306;width:1051;height:444" filled="f" stroked="f">
              <v:textbox inset="0,0,0,0">
                <w:txbxContent>
                  <w:p w:rsidR="0082545F" w:rsidRDefault="0082545F">
                    <w:pPr>
                      <w:spacing w:before="37"/>
                      <w:ind w:left="122"/>
                      <w:rPr>
                        <w:rFonts w:ascii="Arial"/>
                        <w:sz w:val="12"/>
                      </w:rPr>
                    </w:pPr>
                    <w:r>
                      <w:rPr>
                        <w:rFonts w:ascii="Arial"/>
                        <w:sz w:val="12"/>
                      </w:rPr>
                      <w:t>Papyrus + CDT</w:t>
                    </w:r>
                  </w:p>
                </w:txbxContent>
              </v:textbox>
            </v:shape>
            <v:shape id="_x0000_s1098" type="#_x0000_t202" style="position:absolute;left:5123;top:1321;width:584;height:443" filled="f" stroked="f">
              <v:textbox inset="0,0,0,0">
                <w:txbxContent>
                  <w:p w:rsidR="0082545F" w:rsidRDefault="0082545F">
                    <w:pPr>
                      <w:spacing w:before="37"/>
                      <w:ind w:left="76"/>
                      <w:rPr>
                        <w:rFonts w:ascii="Arial"/>
                        <w:sz w:val="12"/>
                      </w:rPr>
                    </w:pPr>
                    <w:r>
                      <w:rPr>
                        <w:rFonts w:ascii="Arial"/>
                        <w:sz w:val="12"/>
                      </w:rPr>
                      <w:t>Papyrus</w:t>
                    </w:r>
                  </w:p>
                </w:txbxContent>
              </v:textbox>
            </v:shape>
            <v:shape id="_x0000_s1097" type="#_x0000_t202" style="position:absolute;left:1899;top:2327;width:938;height:444" filled="f" stroked="f">
              <v:textbox inset="0,0,0,0">
                <w:txbxContent>
                  <w:p w:rsidR="0082545F" w:rsidRDefault="0082545F">
                    <w:pPr>
                      <w:spacing w:before="37"/>
                      <w:ind w:left="85"/>
                      <w:rPr>
                        <w:rFonts w:ascii="Arial"/>
                        <w:sz w:val="12"/>
                      </w:rPr>
                    </w:pPr>
                    <w:r>
                      <w:rPr>
                        <w:rFonts w:ascii="Arial"/>
                        <w:sz w:val="12"/>
                      </w:rPr>
                      <w:t>EMF Compare</w:t>
                    </w:r>
                  </w:p>
                </w:txbxContent>
              </v:textbox>
            </v:shape>
            <w10:wrap anchorx="page"/>
          </v:group>
        </w:pict>
      </w:r>
      <w:r w:rsidR="0044141A">
        <w:t>Table 1: Appearance probabilities and information for setting up the model generator</w:t>
      </w: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spacing w:before="7"/>
        <w:rPr>
          <w:rFonts w:ascii="Georgia"/>
          <w:b/>
          <w:sz w:val="16"/>
        </w:rPr>
      </w:pPr>
    </w:p>
    <w:p w:rsidR="00B66BFA" w:rsidRDefault="0082545F">
      <w:pPr>
        <w:spacing w:before="70" w:line="244" w:lineRule="auto"/>
        <w:ind w:left="115" w:right="5013"/>
        <w:rPr>
          <w:rFonts w:ascii="Georgia"/>
          <w:b/>
          <w:sz w:val="18"/>
        </w:rPr>
      </w:pPr>
      <w:r>
        <w:pict>
          <v:shape id="_x0000_s1095" type="#_x0000_t202" style="position:absolute;left:0;text-align:left;margin-left:316.85pt;margin-top:-133.9pt;width:239.25pt;height:186.8pt;z-index:2608;mso-position-horizontal-relative:page"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95"/>
                    <w:gridCol w:w="675"/>
                  </w:tblGrid>
                  <w:tr w:rsidR="0082545F">
                    <w:trPr>
                      <w:trHeight w:hRule="exact" w:val="219"/>
                    </w:trPr>
                    <w:tc>
                      <w:tcPr>
                        <w:tcW w:w="4095" w:type="dxa"/>
                        <w:shd w:val="clear" w:color="auto" w:fill="D8D8D8"/>
                      </w:tcPr>
                      <w:p w:rsidR="0082545F" w:rsidRDefault="0082545F">
                        <w:pPr>
                          <w:pStyle w:val="TableParagraph"/>
                          <w:rPr>
                            <w:sz w:val="18"/>
                          </w:rPr>
                        </w:pPr>
                        <w:r>
                          <w:rPr>
                            <w:w w:val="110"/>
                            <w:sz w:val="18"/>
                          </w:rPr>
                          <w:t>Generator configuration</w:t>
                        </w:r>
                      </w:p>
                    </w:tc>
                    <w:tc>
                      <w:tcPr>
                        <w:tcW w:w="675" w:type="dxa"/>
                        <w:shd w:val="clear" w:color="auto" w:fill="D8D8D8"/>
                      </w:tcPr>
                      <w:p w:rsidR="0082545F" w:rsidRDefault="0082545F">
                        <w:pPr>
                          <w:pStyle w:val="TableParagraph"/>
                          <w:rPr>
                            <w:sz w:val="18"/>
                          </w:rPr>
                        </w:pPr>
                        <w:r>
                          <w:rPr>
                            <w:w w:val="110"/>
                            <w:sz w:val="18"/>
                          </w:rPr>
                          <w:t>Value</w:t>
                        </w:r>
                      </w:p>
                    </w:tc>
                  </w:tr>
                  <w:tr w:rsidR="0082545F">
                    <w:trPr>
                      <w:trHeight w:hRule="exact" w:val="219"/>
                    </w:trPr>
                    <w:tc>
                      <w:tcPr>
                        <w:tcW w:w="4095" w:type="dxa"/>
                      </w:tcPr>
                      <w:p w:rsidR="0082545F" w:rsidRDefault="0082545F">
                        <w:pPr>
                          <w:pStyle w:val="TableParagraph"/>
                          <w:rPr>
                            <w:sz w:val="18"/>
                          </w:rPr>
                        </w:pPr>
                        <w:r>
                          <w:rPr>
                            <w:w w:val="105"/>
                            <w:sz w:val="18"/>
                          </w:rPr>
                          <w:t>Number  of packages</w:t>
                        </w:r>
                      </w:p>
                    </w:tc>
                    <w:tc>
                      <w:tcPr>
                        <w:tcW w:w="675" w:type="dxa"/>
                      </w:tcPr>
                      <w:p w:rsidR="0082545F" w:rsidRDefault="0082545F">
                        <w:pPr>
                          <w:pStyle w:val="TableParagraph"/>
                          <w:rPr>
                            <w:sz w:val="18"/>
                          </w:rPr>
                        </w:pPr>
                        <w:r>
                          <w:rPr>
                            <w:w w:val="102"/>
                            <w:sz w:val="18"/>
                          </w:rPr>
                          <w:t>3</w:t>
                        </w:r>
                      </w:p>
                    </w:tc>
                  </w:tr>
                  <w:tr w:rsidR="0082545F">
                    <w:trPr>
                      <w:trHeight w:hRule="exact" w:val="219"/>
                    </w:trPr>
                    <w:tc>
                      <w:tcPr>
                        <w:tcW w:w="4095" w:type="dxa"/>
                      </w:tcPr>
                      <w:p w:rsidR="0082545F" w:rsidRDefault="0082545F">
                        <w:pPr>
                          <w:pStyle w:val="TableParagraph"/>
                          <w:rPr>
                            <w:sz w:val="18"/>
                          </w:rPr>
                        </w:pPr>
                        <w:r>
                          <w:rPr>
                            <w:w w:val="110"/>
                            <w:sz w:val="18"/>
                          </w:rPr>
                          <w:t>Number of classes per package</w:t>
                        </w:r>
                      </w:p>
                    </w:tc>
                    <w:tc>
                      <w:tcPr>
                        <w:tcW w:w="675" w:type="dxa"/>
                      </w:tcPr>
                      <w:p w:rsidR="0082545F" w:rsidRDefault="0082545F">
                        <w:pPr>
                          <w:pStyle w:val="TableParagraph"/>
                          <w:rPr>
                            <w:sz w:val="18"/>
                          </w:rPr>
                        </w:pPr>
                        <w:r>
                          <w:rPr>
                            <w:sz w:val="18"/>
                          </w:rPr>
                          <w:t>60</w:t>
                        </w:r>
                      </w:p>
                    </w:tc>
                  </w:tr>
                  <w:tr w:rsidR="0082545F">
                    <w:trPr>
                      <w:trHeight w:hRule="exact" w:val="219"/>
                    </w:trPr>
                    <w:tc>
                      <w:tcPr>
                        <w:tcW w:w="4095" w:type="dxa"/>
                      </w:tcPr>
                      <w:p w:rsidR="0082545F" w:rsidRDefault="0082545F">
                        <w:pPr>
                          <w:pStyle w:val="TableParagraph"/>
                          <w:rPr>
                            <w:sz w:val="18"/>
                          </w:rPr>
                        </w:pPr>
                        <w:r>
                          <w:rPr>
                            <w:w w:val="110"/>
                            <w:sz w:val="18"/>
                          </w:rPr>
                          <w:t>Number of attributes per  class</w:t>
                        </w:r>
                      </w:p>
                    </w:tc>
                    <w:tc>
                      <w:tcPr>
                        <w:tcW w:w="675" w:type="dxa"/>
                      </w:tcPr>
                      <w:p w:rsidR="0082545F" w:rsidRDefault="0082545F">
                        <w:pPr>
                          <w:pStyle w:val="TableParagraph"/>
                          <w:rPr>
                            <w:sz w:val="18"/>
                          </w:rPr>
                        </w:pPr>
                        <w:r>
                          <w:rPr>
                            <w:sz w:val="18"/>
                          </w:rPr>
                          <w:t>30</w:t>
                        </w:r>
                      </w:p>
                    </w:tc>
                  </w:tr>
                  <w:tr w:rsidR="0082545F">
                    <w:trPr>
                      <w:trHeight w:hRule="exact" w:val="219"/>
                    </w:trPr>
                    <w:tc>
                      <w:tcPr>
                        <w:tcW w:w="4095" w:type="dxa"/>
                      </w:tcPr>
                      <w:p w:rsidR="0082545F" w:rsidRDefault="0082545F">
                        <w:pPr>
                          <w:pStyle w:val="TableParagraph"/>
                          <w:rPr>
                            <w:sz w:val="18"/>
                          </w:rPr>
                        </w:pPr>
                        <w:r>
                          <w:rPr>
                            <w:w w:val="115"/>
                            <w:sz w:val="18"/>
                          </w:rPr>
                          <w:t>Attribute appearance probability</w:t>
                        </w:r>
                      </w:p>
                    </w:tc>
                    <w:tc>
                      <w:tcPr>
                        <w:tcW w:w="675" w:type="dxa"/>
                      </w:tcPr>
                      <w:p w:rsidR="0082545F" w:rsidRDefault="0082545F">
                        <w:pPr>
                          <w:pStyle w:val="TableParagraph"/>
                          <w:rPr>
                            <w:sz w:val="18"/>
                          </w:rPr>
                        </w:pPr>
                        <w:r>
                          <w:rPr>
                            <w:w w:val="105"/>
                            <w:sz w:val="18"/>
                          </w:rPr>
                          <w:t>0.5</w:t>
                        </w:r>
                      </w:p>
                    </w:tc>
                  </w:tr>
                  <w:tr w:rsidR="0082545F">
                    <w:trPr>
                      <w:trHeight w:hRule="exact" w:val="219"/>
                    </w:trPr>
                    <w:tc>
                      <w:tcPr>
                        <w:tcW w:w="4095" w:type="dxa"/>
                      </w:tcPr>
                      <w:p w:rsidR="0082545F" w:rsidRDefault="0082545F">
                        <w:pPr>
                          <w:pStyle w:val="TableParagraph"/>
                          <w:rPr>
                            <w:sz w:val="18"/>
                          </w:rPr>
                        </w:pPr>
                        <w:r>
                          <w:rPr>
                            <w:w w:val="110"/>
                            <w:sz w:val="18"/>
                          </w:rPr>
                          <w:t>Probability of having an attribute default   value</w:t>
                        </w:r>
                      </w:p>
                    </w:tc>
                    <w:tc>
                      <w:tcPr>
                        <w:tcW w:w="675" w:type="dxa"/>
                      </w:tcPr>
                      <w:p w:rsidR="0082545F" w:rsidRDefault="0082545F">
                        <w:pPr>
                          <w:pStyle w:val="TableParagraph"/>
                          <w:rPr>
                            <w:sz w:val="18"/>
                          </w:rPr>
                        </w:pPr>
                        <w:r>
                          <w:rPr>
                            <w:w w:val="105"/>
                            <w:sz w:val="18"/>
                          </w:rPr>
                          <w:t>0.3</w:t>
                        </w:r>
                      </w:p>
                    </w:tc>
                  </w:tr>
                  <w:tr w:rsidR="0082545F">
                    <w:trPr>
                      <w:trHeight w:hRule="exact" w:val="219"/>
                    </w:trPr>
                    <w:tc>
                      <w:tcPr>
                        <w:tcW w:w="4095" w:type="dxa"/>
                      </w:tcPr>
                      <w:p w:rsidR="0082545F" w:rsidRDefault="0082545F">
                        <w:pPr>
                          <w:pStyle w:val="TableParagraph"/>
                          <w:rPr>
                            <w:sz w:val="18"/>
                          </w:rPr>
                        </w:pPr>
                        <w:r>
                          <w:rPr>
                            <w:w w:val="110"/>
                            <w:sz w:val="18"/>
                          </w:rPr>
                          <w:t>Number of methods per class</w:t>
                        </w:r>
                      </w:p>
                    </w:tc>
                    <w:tc>
                      <w:tcPr>
                        <w:tcW w:w="675" w:type="dxa"/>
                      </w:tcPr>
                      <w:p w:rsidR="0082545F" w:rsidRDefault="0082545F">
                        <w:pPr>
                          <w:pStyle w:val="TableParagraph"/>
                          <w:rPr>
                            <w:sz w:val="18"/>
                          </w:rPr>
                        </w:pPr>
                        <w:r>
                          <w:rPr>
                            <w:sz w:val="18"/>
                          </w:rPr>
                          <w:t>15</w:t>
                        </w:r>
                      </w:p>
                    </w:tc>
                  </w:tr>
                  <w:tr w:rsidR="0082545F">
                    <w:trPr>
                      <w:trHeight w:hRule="exact" w:val="219"/>
                    </w:trPr>
                    <w:tc>
                      <w:tcPr>
                        <w:tcW w:w="4095" w:type="dxa"/>
                      </w:tcPr>
                      <w:p w:rsidR="0082545F" w:rsidRDefault="0082545F">
                        <w:pPr>
                          <w:pStyle w:val="TableParagraph"/>
                          <w:rPr>
                            <w:sz w:val="18"/>
                          </w:rPr>
                        </w:pPr>
                        <w:r>
                          <w:rPr>
                            <w:w w:val="110"/>
                            <w:sz w:val="18"/>
                          </w:rPr>
                          <w:t>Probability of appearance for a  method</w:t>
                        </w:r>
                      </w:p>
                    </w:tc>
                    <w:tc>
                      <w:tcPr>
                        <w:tcW w:w="675" w:type="dxa"/>
                      </w:tcPr>
                      <w:p w:rsidR="0082545F" w:rsidRDefault="0082545F">
                        <w:pPr>
                          <w:pStyle w:val="TableParagraph"/>
                          <w:rPr>
                            <w:sz w:val="18"/>
                          </w:rPr>
                        </w:pPr>
                        <w:r>
                          <w:rPr>
                            <w:w w:val="105"/>
                            <w:sz w:val="18"/>
                          </w:rPr>
                          <w:t>0.5</w:t>
                        </w:r>
                      </w:p>
                    </w:tc>
                  </w:tr>
                  <w:tr w:rsidR="0082545F">
                    <w:trPr>
                      <w:trHeight w:hRule="exact" w:val="219"/>
                    </w:trPr>
                    <w:tc>
                      <w:tcPr>
                        <w:tcW w:w="4095" w:type="dxa"/>
                      </w:tcPr>
                      <w:p w:rsidR="0082545F" w:rsidRDefault="0082545F">
                        <w:pPr>
                          <w:pStyle w:val="TableParagraph"/>
                          <w:rPr>
                            <w:sz w:val="18"/>
                          </w:rPr>
                        </w:pPr>
                        <w:r>
                          <w:rPr>
                            <w:w w:val="110"/>
                            <w:sz w:val="18"/>
                          </w:rPr>
                          <w:t>Number of parameters per  operation</w:t>
                        </w:r>
                      </w:p>
                    </w:tc>
                    <w:tc>
                      <w:tcPr>
                        <w:tcW w:w="675" w:type="dxa"/>
                      </w:tcPr>
                      <w:p w:rsidR="0082545F" w:rsidRDefault="0082545F">
                        <w:pPr>
                          <w:pStyle w:val="TableParagraph"/>
                          <w:rPr>
                            <w:sz w:val="18"/>
                          </w:rPr>
                        </w:pPr>
                        <w:r>
                          <w:rPr>
                            <w:w w:val="102"/>
                            <w:sz w:val="18"/>
                          </w:rPr>
                          <w:t>4</w:t>
                        </w:r>
                      </w:p>
                    </w:tc>
                  </w:tr>
                  <w:tr w:rsidR="0082545F">
                    <w:trPr>
                      <w:trHeight w:hRule="exact" w:val="219"/>
                    </w:trPr>
                    <w:tc>
                      <w:tcPr>
                        <w:tcW w:w="4095" w:type="dxa"/>
                      </w:tcPr>
                      <w:p w:rsidR="0082545F" w:rsidRDefault="0082545F">
                        <w:pPr>
                          <w:pStyle w:val="TableParagraph"/>
                          <w:rPr>
                            <w:sz w:val="18"/>
                          </w:rPr>
                        </w:pPr>
                        <w:r>
                          <w:rPr>
                            <w:w w:val="110"/>
                            <w:sz w:val="18"/>
                          </w:rPr>
                          <w:t>Probability of appearance for a  parameter</w:t>
                        </w:r>
                      </w:p>
                    </w:tc>
                    <w:tc>
                      <w:tcPr>
                        <w:tcW w:w="675" w:type="dxa"/>
                      </w:tcPr>
                      <w:p w:rsidR="0082545F" w:rsidRDefault="0082545F">
                        <w:pPr>
                          <w:pStyle w:val="TableParagraph"/>
                          <w:rPr>
                            <w:sz w:val="18"/>
                          </w:rPr>
                        </w:pPr>
                        <w:r>
                          <w:rPr>
                            <w:w w:val="105"/>
                            <w:sz w:val="18"/>
                          </w:rPr>
                          <w:t>0.5</w:t>
                        </w:r>
                      </w:p>
                    </w:tc>
                  </w:tr>
                  <w:tr w:rsidR="0082545F">
                    <w:trPr>
                      <w:trHeight w:hRule="exact" w:val="219"/>
                    </w:trPr>
                    <w:tc>
                      <w:tcPr>
                        <w:tcW w:w="4095" w:type="dxa"/>
                      </w:tcPr>
                      <w:p w:rsidR="0082545F" w:rsidRDefault="0082545F">
                        <w:pPr>
                          <w:pStyle w:val="TableParagraph"/>
                          <w:rPr>
                            <w:sz w:val="18"/>
                          </w:rPr>
                        </w:pPr>
                        <w:r>
                          <w:rPr>
                            <w:w w:val="110"/>
                            <w:sz w:val="18"/>
                          </w:rPr>
                          <w:t>Maximum number of generalizations</w:t>
                        </w:r>
                      </w:p>
                    </w:tc>
                    <w:tc>
                      <w:tcPr>
                        <w:tcW w:w="675" w:type="dxa"/>
                      </w:tcPr>
                      <w:p w:rsidR="0082545F" w:rsidRDefault="0082545F">
                        <w:pPr>
                          <w:pStyle w:val="TableParagraph"/>
                          <w:rPr>
                            <w:sz w:val="18"/>
                          </w:rPr>
                        </w:pPr>
                        <w:r>
                          <w:rPr>
                            <w:sz w:val="18"/>
                          </w:rPr>
                          <w:t>300</w:t>
                        </w:r>
                      </w:p>
                    </w:tc>
                  </w:tr>
                  <w:tr w:rsidR="0082545F">
                    <w:trPr>
                      <w:trHeight w:hRule="exact" w:val="219"/>
                    </w:trPr>
                    <w:tc>
                      <w:tcPr>
                        <w:tcW w:w="4095" w:type="dxa"/>
                      </w:tcPr>
                      <w:p w:rsidR="0082545F" w:rsidRDefault="0082545F">
                        <w:pPr>
                          <w:pStyle w:val="TableParagraph"/>
                          <w:rPr>
                            <w:sz w:val="18"/>
                          </w:rPr>
                        </w:pPr>
                        <w:r>
                          <w:rPr>
                            <w:w w:val="110"/>
                            <w:sz w:val="18"/>
                          </w:rPr>
                          <w:t>Number of data types per  package</w:t>
                        </w:r>
                      </w:p>
                    </w:tc>
                    <w:tc>
                      <w:tcPr>
                        <w:tcW w:w="675" w:type="dxa"/>
                      </w:tcPr>
                      <w:p w:rsidR="0082545F" w:rsidRDefault="0082545F">
                        <w:pPr>
                          <w:pStyle w:val="TableParagraph"/>
                          <w:rPr>
                            <w:sz w:val="18"/>
                          </w:rPr>
                        </w:pPr>
                        <w:r>
                          <w:rPr>
                            <w:sz w:val="18"/>
                          </w:rPr>
                          <w:t>10</w:t>
                        </w:r>
                      </w:p>
                    </w:tc>
                  </w:tr>
                  <w:tr w:rsidR="0082545F">
                    <w:trPr>
                      <w:trHeight w:hRule="exact" w:val="219"/>
                    </w:trPr>
                    <w:tc>
                      <w:tcPr>
                        <w:tcW w:w="4095" w:type="dxa"/>
                      </w:tcPr>
                      <w:p w:rsidR="0082545F" w:rsidRDefault="0082545F">
                        <w:pPr>
                          <w:pStyle w:val="TableParagraph"/>
                          <w:rPr>
                            <w:sz w:val="18"/>
                          </w:rPr>
                        </w:pPr>
                        <w:r>
                          <w:rPr>
                            <w:w w:val="110"/>
                            <w:sz w:val="18"/>
                          </w:rPr>
                          <w:t>Probability of appearance for a   structure</w:t>
                        </w:r>
                      </w:p>
                    </w:tc>
                    <w:tc>
                      <w:tcPr>
                        <w:tcW w:w="675" w:type="dxa"/>
                      </w:tcPr>
                      <w:p w:rsidR="0082545F" w:rsidRDefault="0082545F">
                        <w:pPr>
                          <w:pStyle w:val="TableParagraph"/>
                          <w:rPr>
                            <w:sz w:val="18"/>
                          </w:rPr>
                        </w:pPr>
                        <w:r>
                          <w:rPr>
                            <w:w w:val="105"/>
                            <w:sz w:val="18"/>
                          </w:rPr>
                          <w:t>0.3</w:t>
                        </w:r>
                      </w:p>
                    </w:tc>
                  </w:tr>
                  <w:tr w:rsidR="0082545F">
                    <w:trPr>
                      <w:trHeight w:hRule="exact" w:val="219"/>
                    </w:trPr>
                    <w:tc>
                      <w:tcPr>
                        <w:tcW w:w="4095" w:type="dxa"/>
                      </w:tcPr>
                      <w:p w:rsidR="0082545F" w:rsidRDefault="0082545F">
                        <w:pPr>
                          <w:pStyle w:val="TableParagraph"/>
                          <w:rPr>
                            <w:sz w:val="18"/>
                          </w:rPr>
                        </w:pPr>
                        <w:r>
                          <w:rPr>
                            <w:w w:val="110"/>
                            <w:sz w:val="18"/>
                          </w:rPr>
                          <w:t>Number of enumerations per package</w:t>
                        </w:r>
                      </w:p>
                    </w:tc>
                    <w:tc>
                      <w:tcPr>
                        <w:tcW w:w="675" w:type="dxa"/>
                      </w:tcPr>
                      <w:p w:rsidR="0082545F" w:rsidRDefault="0082545F">
                        <w:pPr>
                          <w:pStyle w:val="TableParagraph"/>
                          <w:rPr>
                            <w:sz w:val="18"/>
                          </w:rPr>
                        </w:pPr>
                        <w:r>
                          <w:rPr>
                            <w:sz w:val="18"/>
                          </w:rPr>
                          <w:t>10</w:t>
                        </w:r>
                      </w:p>
                    </w:tc>
                  </w:tr>
                  <w:tr w:rsidR="0082545F">
                    <w:trPr>
                      <w:trHeight w:hRule="exact" w:val="219"/>
                    </w:trPr>
                    <w:tc>
                      <w:tcPr>
                        <w:tcW w:w="4095" w:type="dxa"/>
                      </w:tcPr>
                      <w:p w:rsidR="0082545F" w:rsidRDefault="0082545F">
                        <w:pPr>
                          <w:pStyle w:val="TableParagraph"/>
                          <w:rPr>
                            <w:sz w:val="18"/>
                          </w:rPr>
                        </w:pPr>
                        <w:r>
                          <w:rPr>
                            <w:w w:val="110"/>
                            <w:sz w:val="18"/>
                          </w:rPr>
                          <w:t>Probability of appearance for an  enumeration</w:t>
                        </w:r>
                      </w:p>
                    </w:tc>
                    <w:tc>
                      <w:tcPr>
                        <w:tcW w:w="675" w:type="dxa"/>
                      </w:tcPr>
                      <w:p w:rsidR="0082545F" w:rsidRDefault="0082545F">
                        <w:pPr>
                          <w:pStyle w:val="TableParagraph"/>
                          <w:rPr>
                            <w:sz w:val="18"/>
                          </w:rPr>
                        </w:pPr>
                        <w:r>
                          <w:rPr>
                            <w:w w:val="105"/>
                            <w:sz w:val="18"/>
                          </w:rPr>
                          <w:t>0.3</w:t>
                        </w:r>
                      </w:p>
                    </w:tc>
                  </w:tr>
                  <w:tr w:rsidR="0082545F">
                    <w:trPr>
                      <w:trHeight w:hRule="exact" w:val="219"/>
                    </w:trPr>
                    <w:tc>
                      <w:tcPr>
                        <w:tcW w:w="4095" w:type="dxa"/>
                      </w:tcPr>
                      <w:p w:rsidR="0082545F" w:rsidRDefault="0082545F">
                        <w:pPr>
                          <w:pStyle w:val="TableParagraph"/>
                          <w:rPr>
                            <w:sz w:val="18"/>
                          </w:rPr>
                        </w:pPr>
                        <w:r>
                          <w:rPr>
                            <w:w w:val="110"/>
                            <w:sz w:val="18"/>
                          </w:rPr>
                          <w:t>Number of function pointers per package</w:t>
                        </w:r>
                      </w:p>
                    </w:tc>
                    <w:tc>
                      <w:tcPr>
                        <w:tcW w:w="675" w:type="dxa"/>
                      </w:tcPr>
                      <w:p w:rsidR="0082545F" w:rsidRDefault="0082545F">
                        <w:pPr>
                          <w:pStyle w:val="TableParagraph"/>
                          <w:rPr>
                            <w:sz w:val="18"/>
                          </w:rPr>
                        </w:pPr>
                        <w:r>
                          <w:rPr>
                            <w:sz w:val="18"/>
                          </w:rPr>
                          <w:t>10</w:t>
                        </w:r>
                      </w:p>
                    </w:tc>
                  </w:tr>
                  <w:tr w:rsidR="0082545F">
                    <w:trPr>
                      <w:trHeight w:hRule="exact" w:val="219"/>
                    </w:trPr>
                    <w:tc>
                      <w:tcPr>
                        <w:tcW w:w="4095" w:type="dxa"/>
                      </w:tcPr>
                      <w:p w:rsidR="0082545F" w:rsidRDefault="0082545F">
                        <w:pPr>
                          <w:pStyle w:val="TableParagraph"/>
                          <w:rPr>
                            <w:sz w:val="18"/>
                          </w:rPr>
                        </w:pPr>
                        <w:r>
                          <w:rPr>
                            <w:w w:val="110"/>
                            <w:sz w:val="18"/>
                          </w:rPr>
                          <w:t>Probability of appearance for a function  pointer</w:t>
                        </w:r>
                      </w:p>
                    </w:tc>
                    <w:tc>
                      <w:tcPr>
                        <w:tcW w:w="675" w:type="dxa"/>
                      </w:tcPr>
                      <w:p w:rsidR="0082545F" w:rsidRDefault="0082545F">
                        <w:pPr>
                          <w:pStyle w:val="TableParagraph"/>
                          <w:rPr>
                            <w:sz w:val="18"/>
                          </w:rPr>
                        </w:pPr>
                        <w:r>
                          <w:rPr>
                            <w:w w:val="105"/>
                            <w:sz w:val="18"/>
                          </w:rPr>
                          <w:t>0.3</w:t>
                        </w:r>
                      </w:p>
                    </w:tc>
                  </w:tr>
                </w:tbl>
                <w:p w:rsidR="0082545F" w:rsidRDefault="0082545F">
                  <w:pPr>
                    <w:pStyle w:val="Corpsdetexte"/>
                  </w:pPr>
                </w:p>
              </w:txbxContent>
            </v:textbox>
            <w10:wrap anchorx="page"/>
          </v:shape>
        </w:pict>
      </w:r>
      <w:r w:rsidR="0044141A">
        <w:rPr>
          <w:rFonts w:ascii="Georgia"/>
          <w:b/>
          <w:sz w:val="18"/>
        </w:rPr>
        <w:t>Figure 7: Implementation of synchronization strate- gies</w:t>
      </w:r>
    </w:p>
    <w:p w:rsidR="00B66BFA" w:rsidRDefault="00B66BFA">
      <w:pPr>
        <w:pStyle w:val="Corpsdetexte"/>
        <w:spacing w:before="10"/>
        <w:rPr>
          <w:rFonts w:ascii="Georgia"/>
          <w:b/>
          <w:sz w:val="28"/>
        </w:rPr>
      </w:pPr>
    </w:p>
    <w:p w:rsidR="00B66BFA" w:rsidRDefault="00B66BFA">
      <w:pPr>
        <w:rPr>
          <w:rFonts w:ascii="Georgia"/>
          <w:sz w:val="28"/>
        </w:rPr>
        <w:sectPr w:rsidR="00B66BFA">
          <w:pgSz w:w="12240" w:h="15840"/>
          <w:pgMar w:top="1080" w:right="1000" w:bottom="280" w:left="960" w:header="720" w:footer="720" w:gutter="0"/>
          <w:cols w:space="720"/>
        </w:sectPr>
      </w:pPr>
    </w:p>
    <w:p w:rsidR="00B66BFA" w:rsidRDefault="0044141A">
      <w:pPr>
        <w:pStyle w:val="Corpsdetexte"/>
        <w:spacing w:before="67"/>
        <w:ind w:left="115" w:right="1348"/>
      </w:pPr>
      <w:proofErr w:type="gramStart"/>
      <w:r>
        <w:rPr>
          <w:w w:val="115"/>
        </w:rPr>
        <w:t>with</w:t>
      </w:r>
      <w:proofErr w:type="gramEnd"/>
      <w:r>
        <w:rPr>
          <w:w w:val="115"/>
        </w:rPr>
        <w:t xml:space="preserve"> its built-in features.</w:t>
      </w:r>
    </w:p>
    <w:p w:rsidR="00B66BFA" w:rsidRDefault="0044141A">
      <w:pPr>
        <w:pStyle w:val="Corpsdetexte"/>
        <w:spacing w:before="2" w:line="242" w:lineRule="auto"/>
        <w:ind w:left="115" w:firstLine="179"/>
        <w:jc w:val="both"/>
      </w:pPr>
      <w:r>
        <w:rPr>
          <w:w w:val="110"/>
        </w:rPr>
        <w:t>Figure 7 shows how technologies are combined for</w:t>
      </w:r>
      <w:r>
        <w:rPr>
          <w:spacing w:val="-14"/>
          <w:w w:val="110"/>
        </w:rPr>
        <w:t xml:space="preserve"> </w:t>
      </w:r>
      <w:r>
        <w:rPr>
          <w:w w:val="110"/>
        </w:rPr>
        <w:t xml:space="preserve">UML- C++ synchronization, within a same Eclipse IDE. The syn- chronization strategies, in the scenario where model and code are concurrently modified, is taken as an example to show how the technologies are </w:t>
      </w:r>
      <w:r>
        <w:rPr>
          <w:spacing w:val="-3"/>
          <w:w w:val="110"/>
        </w:rPr>
        <w:t xml:space="preserve">involved </w:t>
      </w:r>
      <w:r>
        <w:rPr>
          <w:w w:val="110"/>
        </w:rPr>
        <w:t>in the synchroniza- tion</w:t>
      </w:r>
      <w:r>
        <w:rPr>
          <w:spacing w:val="-6"/>
          <w:w w:val="110"/>
        </w:rPr>
        <w:t xml:space="preserve"> </w:t>
      </w:r>
      <w:r>
        <w:rPr>
          <w:w w:val="110"/>
        </w:rPr>
        <w:t>processes.</w:t>
      </w:r>
    </w:p>
    <w:p w:rsidR="00B66BFA" w:rsidRDefault="00B66BFA">
      <w:pPr>
        <w:pStyle w:val="Corpsdetexte"/>
        <w:rPr>
          <w:sz w:val="21"/>
        </w:rPr>
      </w:pPr>
    </w:p>
    <w:p w:rsidR="00B66BFA" w:rsidRDefault="0044141A">
      <w:pPr>
        <w:pStyle w:val="Titre1"/>
        <w:numPr>
          <w:ilvl w:val="0"/>
          <w:numId w:val="2"/>
        </w:numPr>
        <w:tabs>
          <w:tab w:val="left" w:pos="534"/>
          <w:tab w:val="left" w:pos="535"/>
        </w:tabs>
      </w:pPr>
      <w:r>
        <w:t>EXPERIMENTS</w:t>
      </w:r>
    </w:p>
    <w:p w:rsidR="00B66BFA" w:rsidRDefault="0044141A" w:rsidP="002F6089">
      <w:pPr>
        <w:pStyle w:val="Corpsdetexte"/>
        <w:spacing w:before="39" w:line="242" w:lineRule="auto"/>
        <w:ind w:left="115" w:firstLine="179"/>
        <w:jc w:val="both"/>
        <w:rPr>
          <w:sz w:val="14"/>
        </w:rPr>
      </w:pPr>
      <w:r>
        <w:rPr>
          <w:w w:val="110"/>
        </w:rPr>
        <w:t>This section reports our experiments with the proposed model-code synchronization method and its implementation</w:t>
      </w:r>
      <w:r>
        <w:br w:type="column"/>
      </w:r>
    </w:p>
    <w:p w:rsidR="00B66BFA" w:rsidRDefault="00B66BFA">
      <w:pPr>
        <w:pStyle w:val="Corpsdetexte"/>
        <w:rPr>
          <w:sz w:val="14"/>
        </w:rPr>
      </w:pPr>
    </w:p>
    <w:p w:rsidR="00B66BFA" w:rsidRDefault="00B66BFA">
      <w:pPr>
        <w:pStyle w:val="Corpsdetexte"/>
        <w:rPr>
          <w:sz w:val="14"/>
        </w:rPr>
      </w:pPr>
    </w:p>
    <w:p w:rsidR="00B66BFA" w:rsidRDefault="00B66BFA">
      <w:pPr>
        <w:pStyle w:val="Corpsdetexte"/>
        <w:rPr>
          <w:sz w:val="14"/>
        </w:rPr>
      </w:pPr>
    </w:p>
    <w:p w:rsidR="00B66BFA" w:rsidRDefault="00B66BFA">
      <w:pPr>
        <w:pStyle w:val="Corpsdetexte"/>
        <w:rPr>
          <w:sz w:val="14"/>
        </w:rPr>
      </w:pPr>
    </w:p>
    <w:p w:rsidR="00B66BFA" w:rsidRDefault="00B66BFA">
      <w:pPr>
        <w:pStyle w:val="Corpsdetexte"/>
        <w:rPr>
          <w:sz w:val="14"/>
        </w:rPr>
      </w:pPr>
    </w:p>
    <w:p w:rsidR="00B66BFA" w:rsidRDefault="00B66BFA">
      <w:pPr>
        <w:pStyle w:val="Corpsdetexte"/>
        <w:rPr>
          <w:sz w:val="14"/>
        </w:rPr>
      </w:pPr>
    </w:p>
    <w:p w:rsidR="00B66BFA" w:rsidRDefault="00B66BFA">
      <w:pPr>
        <w:pStyle w:val="Corpsdetexte"/>
        <w:rPr>
          <w:sz w:val="14"/>
        </w:rPr>
      </w:pPr>
    </w:p>
    <w:p w:rsidR="00B66BFA" w:rsidRDefault="00B66BFA">
      <w:pPr>
        <w:pStyle w:val="Corpsdetexte"/>
        <w:spacing w:before="8"/>
        <w:rPr>
          <w:sz w:val="15"/>
        </w:rPr>
      </w:pPr>
    </w:p>
    <w:p w:rsidR="00B66BFA" w:rsidRDefault="0044141A">
      <w:pPr>
        <w:spacing w:line="247" w:lineRule="auto"/>
        <w:ind w:left="308" w:right="-16" w:hanging="193"/>
        <w:rPr>
          <w:rFonts w:ascii="Arial"/>
          <w:sz w:val="14"/>
        </w:rPr>
      </w:pPr>
      <w:r>
        <w:rPr>
          <w:rFonts w:ascii="Arial"/>
          <w:spacing w:val="-1"/>
          <w:sz w:val="14"/>
        </w:rPr>
        <w:t xml:space="preserve">Compare </w:t>
      </w:r>
      <w:r>
        <w:rPr>
          <w:rFonts w:ascii="Arial"/>
          <w:w w:val="95"/>
          <w:sz w:val="14"/>
        </w:rPr>
        <w:t>Model</w:t>
      </w:r>
    </w:p>
    <w:p w:rsidR="00B66BFA" w:rsidRDefault="0044141A">
      <w:pPr>
        <w:pStyle w:val="Corpsdetexte"/>
        <w:rPr>
          <w:rFonts w:ascii="Arial"/>
          <w:sz w:val="20"/>
        </w:rPr>
      </w:pPr>
      <w:r>
        <w:br w:type="column"/>
      </w:r>
    </w:p>
    <w:p w:rsidR="00B66BFA" w:rsidRDefault="0044141A">
      <w:pPr>
        <w:pStyle w:val="Corpsdetexte"/>
        <w:spacing w:before="10"/>
        <w:rPr>
          <w:rFonts w:ascii="Arial"/>
          <w:sz w:val="21"/>
        </w:rPr>
      </w:pPr>
      <w:r>
        <w:rPr>
          <w:noProof/>
          <w:lang w:val="fr-FR" w:eastAsia="fr-FR"/>
        </w:rPr>
        <w:drawing>
          <wp:anchor distT="0" distB="0" distL="0" distR="0" simplePos="0" relativeHeight="1888" behindDoc="0" locked="0" layoutInCell="1" allowOverlap="1">
            <wp:simplePos x="0" y="0"/>
            <wp:positionH relativeFrom="page">
              <wp:posOffset>6704428</wp:posOffset>
            </wp:positionH>
            <wp:positionV relativeFrom="paragraph">
              <wp:posOffset>184526</wp:posOffset>
            </wp:positionV>
            <wp:extent cx="298665" cy="52006"/>
            <wp:effectExtent l="0" t="0" r="0" b="0"/>
            <wp:wrapTopAndBottom/>
            <wp:docPr id="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9.png"/>
                    <pic:cNvPicPr/>
                  </pic:nvPicPr>
                  <pic:blipFill>
                    <a:blip r:embed="rId37" cstate="print"/>
                    <a:stretch>
                      <a:fillRect/>
                    </a:stretch>
                  </pic:blipFill>
                  <pic:spPr>
                    <a:xfrm>
                      <a:off x="0" y="0"/>
                      <a:ext cx="298665" cy="52006"/>
                    </a:xfrm>
                    <a:prstGeom prst="rect">
                      <a:avLst/>
                    </a:prstGeom>
                  </pic:spPr>
                </pic:pic>
              </a:graphicData>
            </a:graphic>
          </wp:anchor>
        </w:drawing>
      </w:r>
    </w:p>
    <w:p w:rsidR="00B66BFA" w:rsidRDefault="00B66BFA">
      <w:pPr>
        <w:pStyle w:val="Corpsdetexte"/>
        <w:rPr>
          <w:rFonts w:ascii="Arial"/>
          <w:sz w:val="14"/>
        </w:rPr>
      </w:pPr>
    </w:p>
    <w:p w:rsidR="00B66BFA" w:rsidRDefault="00B66BFA">
      <w:pPr>
        <w:pStyle w:val="Corpsdetexte"/>
        <w:rPr>
          <w:rFonts w:ascii="Arial"/>
          <w:sz w:val="14"/>
        </w:rPr>
      </w:pPr>
    </w:p>
    <w:p w:rsidR="00B66BFA" w:rsidRDefault="00B66BFA">
      <w:pPr>
        <w:pStyle w:val="Corpsdetexte"/>
        <w:rPr>
          <w:rFonts w:ascii="Arial"/>
          <w:sz w:val="14"/>
        </w:rPr>
      </w:pPr>
    </w:p>
    <w:p w:rsidR="00B66BFA" w:rsidRDefault="00B66BFA">
      <w:pPr>
        <w:pStyle w:val="Corpsdetexte"/>
        <w:rPr>
          <w:rFonts w:ascii="Arial"/>
          <w:sz w:val="14"/>
        </w:rPr>
      </w:pPr>
    </w:p>
    <w:p w:rsidR="00B66BFA" w:rsidRDefault="00B66BFA">
      <w:pPr>
        <w:pStyle w:val="Corpsdetexte"/>
        <w:spacing w:before="3"/>
        <w:rPr>
          <w:rFonts w:ascii="Arial"/>
          <w:sz w:val="16"/>
        </w:rPr>
      </w:pPr>
    </w:p>
    <w:p w:rsidR="00B66BFA" w:rsidRDefault="0044141A">
      <w:pPr>
        <w:spacing w:line="247" w:lineRule="auto"/>
        <w:ind w:left="115"/>
        <w:rPr>
          <w:rFonts w:ascii="Arial"/>
          <w:sz w:val="14"/>
        </w:rPr>
      </w:pPr>
      <w:r>
        <w:rPr>
          <w:rFonts w:ascii="Arial"/>
          <w:w w:val="95"/>
          <w:sz w:val="14"/>
        </w:rPr>
        <w:t xml:space="preserve">Compare </w:t>
      </w:r>
      <w:r>
        <w:rPr>
          <w:rFonts w:ascii="Arial"/>
          <w:sz w:val="14"/>
        </w:rPr>
        <w:t>Code</w:t>
      </w:r>
    </w:p>
    <w:p w:rsidR="00B66BFA" w:rsidRDefault="00B66BFA">
      <w:pPr>
        <w:spacing w:line="247" w:lineRule="auto"/>
        <w:rPr>
          <w:rFonts w:ascii="Arial"/>
          <w:sz w:val="14"/>
        </w:rPr>
        <w:sectPr w:rsidR="00B66BFA">
          <w:type w:val="continuous"/>
          <w:pgSz w:w="12240" w:h="15840"/>
          <w:pgMar w:top="1360" w:right="1000" w:bottom="280" w:left="960" w:header="720" w:footer="720" w:gutter="0"/>
          <w:cols w:num="3" w:space="720" w:equalWidth="0">
            <w:col w:w="4899" w:space="469"/>
            <w:col w:w="688" w:space="3306"/>
            <w:col w:w="918"/>
          </w:cols>
        </w:sectPr>
      </w:pPr>
    </w:p>
    <w:p w:rsidR="00B66BFA" w:rsidRDefault="0082545F">
      <w:pPr>
        <w:pStyle w:val="Corpsdetexte"/>
        <w:spacing w:line="242" w:lineRule="auto"/>
        <w:ind w:left="115" w:right="10"/>
        <w:jc w:val="both"/>
      </w:pPr>
      <w:r>
        <w:pict>
          <v:group id="_x0000_s1065" style="position:absolute;left:0;text-align:left;margin-left:351.6pt;margin-top:-98.95pt;width:169.7pt;height:89.85pt;z-index:2584;mso-position-horizontal-relative:page" coordorigin="7032,-1979" coordsize="3394,1797">
            <v:shape id="_x0000_s1094" style="position:absolute;left:9378;top:-1541;width:864;height:472" coordorigin="9378,-1541" coordsize="864,472" path="m10242,-1541r-864,l9378,-1094r93,15l9550,-1071r69,2l9650,-1070r84,-9l9810,-1095r103,-25l9941,-1127r60,-12l10070,-1148r79,-7l10242,-1157r,-384xe" fillcolor="#c90" stroked="f">
              <v:path arrowok="t"/>
            </v:shape>
            <v:shape id="_x0000_s1093" style="position:absolute;left:9378;top:-1541;width:864;height:472" coordorigin="9378,-1541" coordsize="864,472" path="m9378,-1541r864,l10242,-1157r-48,l10149,-1155r-79,7l10001,-1139r-60,12l9860,-1107r-25,6l9810,-1095r-76,16l9650,-1070r-31,1l9586,-1069r-74,-5l9426,-1086r-48,-8l9378,-1541xe" filled="f" strokeweight=".16783mm">
              <v:path arrowok="t"/>
            </v:shape>
            <v:shape id="_x0000_s1092" style="position:absolute;left:8080;top:-1331;width:1299;height:60" coordorigin="8080,-1331" coordsize="1299,60" o:spt="100" adj="0,,0" path="m9279,-1331r,59l9362,-1297r-73,l9289,-1307r73,l9279,-1331xm9279,-1307r-1199,l8080,-1297r1199,l9279,-1307xm9362,-1307r-73,l9289,-1297r73,l9378,-1302r-16,-5xe" fillcolor="black" stroked="f">
              <v:stroke joinstyle="round"/>
              <v:formulas/>
              <v:path arrowok="t" o:connecttype="segments"/>
            </v:shape>
            <v:shape id="_x0000_s1091" style="position:absolute;left:7215;top:-1541;width:865;height:472" coordorigin="7215,-1541" coordsize="865,472" path="m8080,-1541r-865,l7215,-1094r93,15l7387,-1071r69,2l7487,-1070r84,-9l7647,-1095r103,-25l7778,-1127r61,-12l7908,-1148r79,-7l8080,-1157r,-384xe" fillcolor="#99f" stroked="f">
              <v:path arrowok="t"/>
            </v:shape>
            <v:shape id="_x0000_s1090" style="position:absolute;left:7215;top:-1541;width:865;height:472" coordorigin="7215,-1541" coordsize="865,472" path="m7215,-1541r865,l8080,-1157r-48,l7987,-1155r-79,7l7839,-1139r-61,12l7698,-1107r-26,6l7647,-1095r-76,16l7487,-1070r-31,1l7423,-1069r-74,-5l7263,-1086r-48,-8l7215,-1541xe" filled="f" strokeweight=".16783mm">
              <v:path arrowok="t"/>
            </v:shape>
            <v:shape id="_x0000_s1089" type="#_x0000_t75" style="position:absolute;left:7617;top:-1934;width:283;height:393">
              <v:imagedata r:id="rId38" o:title=""/>
            </v:shape>
            <v:shape id="_x0000_s1088" style="position:absolute;left:7215;top:-659;width:865;height:472" coordorigin="7215,-659" coordsize="865,472" path="m8080,-659r-865,l7215,-213r93,15l7387,-190r69,3l7487,-188r84,-9l7647,-213r103,-26l7778,-245r61,-12l7908,-267r79,-7l8080,-276r,-383xe" fillcolor="#99f" stroked="f">
              <v:path arrowok="t"/>
            </v:shape>
            <v:shape id="_x0000_s1087" style="position:absolute;left:7215;top:-659;width:865;height:472" coordorigin="7215,-659" coordsize="865,472" path="m7215,-659r865,l8080,-276r-48,1l7987,-274r-79,7l7839,-257r-61,12l7698,-226r-26,6l7647,-213r-76,16l7487,-188r-31,1l7423,-188r-74,-5l7263,-204r-48,-9l7215,-659xe" filled="f" strokeweight=".16783mm">
              <v:path arrowok="t"/>
            </v:shape>
            <v:shape id="_x0000_s1086" style="position:absolute;left:7617;top:-1095;width:2198;height:436" coordorigin="7617,-1095" coordsize="2198,436" o:spt="100" adj="0,,0" path="m7642,-759r-25,l7647,-660r27,-89l7642,-749r,-10xm9804,-882r-2160,l7642,-880r,131l7652,-749r,-123l7647,-872r5,-5l9804,-877r,-5xm7677,-759r-25,l7652,-749r22,l7677,-759xm7652,-877r-5,5l7652,-872r,-5xm9814,-882r-5,l9804,-877r-2152,l7652,-872r2160,l9814,-874r,-8xm9814,-1095r-10,l9804,-877r5,-5l9814,-882r,-213xe" fillcolor="black" stroked="f">
              <v:stroke joinstyle="round"/>
              <v:formulas/>
              <v:path arrowok="t" o:connecttype="segments"/>
            </v:shape>
            <v:shape id="_x0000_s1085" type="#_x0000_t75" style="position:absolute;left:8171;top:-984;width:208;height:208">
              <v:imagedata r:id="rId39" o:title=""/>
            </v:shape>
            <v:shape id="_x0000_s1084" style="position:absolute;left:9378;top:-661;width:864;height:472" coordorigin="9378,-661" coordsize="864,472" path="m10242,-661r-864,l9378,-214r93,15l9550,-191r69,2l9650,-190r84,-9l9810,-215r103,-25l9941,-247r60,-11l10070,-268r79,-7l10242,-277r,-384xe" fillcolor="#c90" stroked="f">
              <v:path arrowok="t"/>
            </v:shape>
            <v:shape id="_x0000_s1083" style="position:absolute;left:9378;top:-661;width:864;height:472" coordorigin="9378,-661" coordsize="864,472" path="m9378,-661r864,l10242,-277r-48,l10149,-275r-79,7l10001,-258r-60,11l9860,-227r-25,6l9810,-215r-76,16l9650,-190r-31,1l9586,-189r-74,-5l9426,-206r-48,-8l9378,-661xe" filled="f" strokeweight=".16783mm">
              <v:path arrowok="t"/>
            </v:shape>
            <v:shape id="_x0000_s1082" style="position:absolute;left:8080;top:-451;width:1299;height:60" coordorigin="8080,-451" coordsize="1299,60" o:spt="100" adj="0,,0" path="m9362,-426r-73,l9289,-416r-10,l9279,-392r99,-30l9362,-426xm9279,-426r-1199,1l8080,-415r1199,-1l9279,-426xm9289,-426r-10,l9279,-416r10,l9289,-426xm9279,-451r,25l9362,-426r-83,-25xe" fillcolor="black" stroked="f">
              <v:stroke joinstyle="round"/>
              <v:formulas/>
              <v:path arrowok="t" o:connecttype="segments"/>
            </v:shape>
            <v:shape id="_x0000_s1081" type="#_x0000_t75" style="position:absolute;left:8171;top:-519;width:208;height:207">
              <v:imagedata r:id="rId40" o:title=""/>
            </v:shape>
            <v:shape id="_x0000_s1080" type="#_x0000_t75" style="position:absolute;left:8171;top:-1413;width:208;height:207">
              <v:imagedata r:id="rId41" o:title=""/>
            </v:shape>
            <v:shape id="_x0000_s1079" style="position:absolute;left:7032;top:-1331;width:3394;height:942" coordorigin="7032,-1331" coordsize="3394,942" o:spt="100" adj="0,,0" path="m7215,-1302r-16,-5l7116,-1331r,24l7034,-1307r-2,3l7032,-417r2,2l7116,-415r,25l7199,-415r16,-5l7199,-425r-83,-25l7116,-425r-74,l7042,-1297r74,l7116,-1272r83,-25l7215,-1302t3210,-2l10423,-1307r-82,l10341,-1331r-99,29l10341,-1272r,-25l10415,-1297r,870l10351,-427r,-24l10252,-422r99,30l10351,-417r72,l10425,-419r,-3l10425,-427r,-870l10425,-1302r,-2e" fillcolor="#e60018" stroked="f">
              <v:stroke joinstyle="round"/>
              <v:formulas/>
              <v:path arrowok="t" o:connecttype="segments"/>
            </v:shape>
            <v:shape id="_x0000_s1078" type="#_x0000_t75" style="position:absolute;left:10174;top:-976;width:208;height:207">
              <v:imagedata r:id="rId42" o:title=""/>
            </v:shape>
            <v:shape id="_x0000_s1077" type="#_x0000_t75" style="position:absolute;left:7064;top:-984;width:207;height:208">
              <v:imagedata r:id="rId43" o:title=""/>
            </v:shape>
            <v:shape id="_x0000_s1076" type="#_x0000_t202" style="position:absolute;left:7758;top:-1979;width:1191;height:306" filled="f" stroked="f">
              <v:textbox inset="0,0,0,0">
                <w:txbxContent>
                  <w:p w:rsidR="0082545F" w:rsidRDefault="0082545F">
                    <w:pPr>
                      <w:spacing w:line="110" w:lineRule="exact"/>
                      <w:ind w:left="197" w:right="-17"/>
                      <w:rPr>
                        <w:rFonts w:ascii="Arial"/>
                        <w:sz w:val="14"/>
                      </w:rPr>
                    </w:pPr>
                    <w:r>
                      <w:rPr>
                        <w:rFonts w:ascii="Arial"/>
                        <w:sz w:val="14"/>
                      </w:rPr>
                      <w:t>Randomly</w:t>
                    </w:r>
                  </w:p>
                  <w:p w:rsidR="0082545F" w:rsidRDefault="0082545F">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v:textbox>
            </v:shape>
            <v:shape id="_x0000_s1075" type="#_x0000_t202" style="position:absolute;left:7318;top:-1494;width:657;height:307" filled="f" stroked="f">
              <v:textbox inset="0,0,0,0">
                <w:txbxContent>
                  <w:p w:rsidR="0082545F" w:rsidRDefault="0082545F">
                    <w:pPr>
                      <w:spacing w:line="143" w:lineRule="exact"/>
                      <w:ind w:left="-1"/>
                      <w:jc w:val="center"/>
                      <w:rPr>
                        <w:rFonts w:ascii="Arial"/>
                        <w:sz w:val="14"/>
                      </w:rPr>
                    </w:pPr>
                    <w:r>
                      <w:rPr>
                        <w:rFonts w:ascii="Arial"/>
                        <w:color w:val="FFFFFF"/>
                        <w:spacing w:val="-1"/>
                        <w:sz w:val="14"/>
                      </w:rPr>
                      <w:t>Generated</w:t>
                    </w:r>
                  </w:p>
                  <w:p w:rsidR="0082545F" w:rsidRDefault="0082545F">
                    <w:pPr>
                      <w:spacing w:before="5" w:line="158" w:lineRule="exact"/>
                      <w:jc w:val="center"/>
                      <w:rPr>
                        <w:rFonts w:ascii="Arial"/>
                        <w:sz w:val="14"/>
                      </w:rPr>
                    </w:pPr>
                    <w:r>
                      <w:rPr>
                        <w:rFonts w:ascii="Arial"/>
                        <w:color w:val="FFFFFF"/>
                        <w:sz w:val="14"/>
                      </w:rPr>
                      <w:t>Model</w:t>
                    </w:r>
                  </w:p>
                </w:txbxContent>
              </v:textbox>
            </v:shape>
            <v:shape id="_x0000_s1074" type="#_x0000_t202" style="position:absolute;left:8238;top:-1371;width:78;height:140" filled="f" stroked="f">
              <v:textbox inset="0,0,0,0">
                <w:txbxContent>
                  <w:p w:rsidR="0082545F" w:rsidRDefault="0082545F">
                    <w:pPr>
                      <w:spacing w:line="139" w:lineRule="exact"/>
                      <w:rPr>
                        <w:rFonts w:ascii="Arial"/>
                        <w:sz w:val="14"/>
                      </w:rPr>
                    </w:pPr>
                    <w:r>
                      <w:rPr>
                        <w:rFonts w:ascii="Arial"/>
                        <w:color w:val="FFFFFF"/>
                        <w:w w:val="99"/>
                        <w:sz w:val="14"/>
                      </w:rPr>
                      <w:t>2</w:t>
                    </w:r>
                  </w:p>
                </w:txbxContent>
              </v:textbox>
            </v:shape>
            <v:shape id="_x0000_s1073" type="#_x0000_t202" style="position:absolute;left:9552;top:-1528;width:518;height:372" filled="f" stroked="f">
              <v:textbox inset="0,0,0,0">
                <w:txbxContent>
                  <w:p w:rsidR="0082545F" w:rsidRDefault="0082545F">
                    <w:pPr>
                      <w:spacing w:line="112" w:lineRule="exact"/>
                      <w:ind w:right="-18" w:firstLine="2"/>
                      <w:rPr>
                        <w:rFonts w:ascii="Arial"/>
                        <w:sz w:val="11"/>
                      </w:rPr>
                    </w:pPr>
                    <w:r>
                      <w:rPr>
                        <w:rFonts w:ascii="Arial"/>
                        <w:color w:val="FFFFFF"/>
                        <w:sz w:val="11"/>
                      </w:rPr>
                      <w:t>Code from</w:t>
                    </w:r>
                  </w:p>
                  <w:p w:rsidR="0082545F" w:rsidRDefault="0082545F">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v:textbox>
            </v:shape>
            <v:shape id="_x0000_s1072" type="#_x0000_t202" style="position:absolute;left:7129;top:-941;width:78;height:140" filled="f" stroked="f">
              <v:textbox inset="0,0,0,0">
                <w:txbxContent>
                  <w:p w:rsidR="0082545F" w:rsidRDefault="0082545F">
                    <w:pPr>
                      <w:spacing w:line="139" w:lineRule="exact"/>
                      <w:rPr>
                        <w:rFonts w:ascii="Arial"/>
                        <w:sz w:val="14"/>
                      </w:rPr>
                    </w:pPr>
                    <w:r>
                      <w:rPr>
                        <w:rFonts w:ascii="Arial"/>
                        <w:color w:val="FFFFFF"/>
                        <w:w w:val="99"/>
                        <w:sz w:val="14"/>
                      </w:rPr>
                      <w:t>5</w:t>
                    </w:r>
                  </w:p>
                </w:txbxContent>
              </v:textbox>
            </v:shape>
            <v:shape id="_x0000_s1071" type="#_x0000_t202" style="position:absolute;left:8238;top:-941;width:78;height:140" filled="f" stroked="f">
              <v:textbox inset="0,0,0,0">
                <w:txbxContent>
                  <w:p w:rsidR="0082545F" w:rsidRDefault="0082545F">
                    <w:pPr>
                      <w:spacing w:line="139" w:lineRule="exact"/>
                      <w:rPr>
                        <w:rFonts w:ascii="Arial"/>
                        <w:sz w:val="14"/>
                      </w:rPr>
                    </w:pPr>
                    <w:r>
                      <w:rPr>
                        <w:rFonts w:ascii="Arial"/>
                        <w:color w:val="FFFFFF"/>
                        <w:w w:val="99"/>
                        <w:sz w:val="14"/>
                      </w:rPr>
                      <w:t>3</w:t>
                    </w:r>
                  </w:p>
                </w:txbxContent>
              </v:textbox>
            </v:shape>
            <v:shape id="_x0000_s1070" type="#_x0000_t202" style="position:absolute;left:8434;top:-1464;width:819;height:736" filled="f" stroked="f">
              <v:textbox inset="0,0,0,0">
                <w:txbxContent>
                  <w:p w:rsidR="0082545F" w:rsidRDefault="0082545F">
                    <w:pPr>
                      <w:spacing w:line="142" w:lineRule="exact"/>
                      <w:ind w:right="-17"/>
                      <w:rPr>
                        <w:rFonts w:ascii="Arial"/>
                        <w:sz w:val="14"/>
                      </w:rPr>
                    </w:pPr>
                    <w:r>
                      <w:rPr>
                        <w:rFonts w:ascii="Arial"/>
                        <w:sz w:val="14"/>
                      </w:rPr>
                      <w:t>Generate</w:t>
                    </w:r>
                  </w:p>
                  <w:p w:rsidR="0082545F" w:rsidRDefault="0082545F">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rsidR="0082545F" w:rsidRDefault="0082545F">
                    <w:pPr>
                      <w:spacing w:before="102"/>
                      <w:ind w:right="-17"/>
                      <w:rPr>
                        <w:rFonts w:ascii="Arial"/>
                        <w:sz w:val="14"/>
                      </w:rPr>
                    </w:pPr>
                    <w:r>
                      <w:rPr>
                        <w:rFonts w:ascii="Arial"/>
                        <w:sz w:val="14"/>
                      </w:rPr>
                      <w:t>Reverse</w:t>
                    </w:r>
                  </w:p>
                  <w:p w:rsidR="0082545F" w:rsidRDefault="0082545F">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_x0000_s1069" type="#_x0000_t202" style="position:absolute;left:10241;top:-933;width:78;height:140" filled="f" stroked="f">
              <v:textbox inset="0,0,0,0">
                <w:txbxContent>
                  <w:p w:rsidR="0082545F" w:rsidRDefault="0082545F">
                    <w:pPr>
                      <w:spacing w:line="139" w:lineRule="exact"/>
                      <w:rPr>
                        <w:rFonts w:ascii="Arial"/>
                        <w:sz w:val="14"/>
                      </w:rPr>
                    </w:pPr>
                    <w:r>
                      <w:rPr>
                        <w:rFonts w:ascii="Arial"/>
                        <w:color w:val="FFFFFF"/>
                        <w:w w:val="99"/>
                        <w:sz w:val="14"/>
                      </w:rPr>
                      <w:t>6</w:t>
                    </w:r>
                  </w:p>
                </w:txbxContent>
              </v:textbox>
            </v:shape>
            <v:shape id="_x0000_s1068" type="#_x0000_t202" style="position:absolute;left:7350;top:-611;width:965;height:306" filled="f" stroked="f">
              <v:textbox inset="0,0,0,0">
                <w:txbxContent>
                  <w:p w:rsidR="0082545F" w:rsidRDefault="0082545F">
                    <w:pPr>
                      <w:spacing w:line="130" w:lineRule="exact"/>
                      <w:rPr>
                        <w:rFonts w:ascii="Arial"/>
                        <w:sz w:val="14"/>
                      </w:rPr>
                    </w:pPr>
                    <w:r>
                      <w:rPr>
                        <w:rFonts w:ascii="Arial"/>
                        <w:color w:val="FFFFFF"/>
                        <w:sz w:val="14"/>
                      </w:rPr>
                      <w:t>Reversed</w:t>
                    </w:r>
                  </w:p>
                  <w:p w:rsidR="0082545F" w:rsidRDefault="0082545F">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v:textbox>
            </v:shape>
            <v:shape id="_x0000_s1067" type="#_x0000_t202" style="position:absolute;left:8434;top:-569;width:819;height:306" filled="f" stroked="f">
              <v:textbox inset="0,0,0,0">
                <w:txbxContent>
                  <w:p w:rsidR="0082545F" w:rsidRDefault="0082545F">
                    <w:pPr>
                      <w:spacing w:line="142" w:lineRule="exact"/>
                      <w:ind w:right="-17"/>
                      <w:rPr>
                        <w:rFonts w:ascii="Arial"/>
                        <w:sz w:val="14"/>
                      </w:rPr>
                    </w:pPr>
                    <w:r>
                      <w:rPr>
                        <w:rFonts w:ascii="Arial"/>
                        <w:sz w:val="14"/>
                      </w:rPr>
                      <w:t>Generate</w:t>
                    </w:r>
                  </w:p>
                  <w:p w:rsidR="0082545F" w:rsidRDefault="0082545F">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_x0000_s1066" type="#_x0000_t202" style="position:absolute;left:9554;top:-647;width:513;height:372" filled="f" stroked="f">
              <v:textbox inset="0,0,0,0">
                <w:txbxContent>
                  <w:p w:rsidR="0082545F" w:rsidRDefault="0082545F">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rsidR="0082545F" w:rsidRDefault="0082545F">
                    <w:pPr>
                      <w:spacing w:before="4"/>
                      <w:ind w:left="22"/>
                      <w:rPr>
                        <w:rFonts w:ascii="Arial"/>
                        <w:sz w:val="11"/>
                      </w:rPr>
                    </w:pPr>
                    <w:r>
                      <w:rPr>
                        <w:rFonts w:ascii="Arial"/>
                        <w:color w:val="FFFFFF"/>
                        <w:sz w:val="11"/>
                      </w:rPr>
                      <w:t>Reversed</w:t>
                    </w:r>
                  </w:p>
                  <w:p w:rsidR="0082545F" w:rsidRDefault="0082545F">
                    <w:pPr>
                      <w:spacing w:before="4" w:line="124" w:lineRule="exact"/>
                      <w:jc w:val="center"/>
                      <w:rPr>
                        <w:rFonts w:ascii="Arial"/>
                        <w:sz w:val="11"/>
                      </w:rPr>
                    </w:pPr>
                    <w:r>
                      <w:rPr>
                        <w:rFonts w:ascii="Arial"/>
                        <w:color w:val="FFFFFF"/>
                        <w:sz w:val="11"/>
                      </w:rPr>
                      <w:t>Model</w:t>
                    </w:r>
                  </w:p>
                </w:txbxContent>
              </v:textbox>
            </v:shape>
            <w10:wrap anchorx="page"/>
          </v:group>
        </w:pict>
      </w:r>
      <w:proofErr w:type="gramStart"/>
      <w:r w:rsidR="0044141A">
        <w:rPr>
          <w:w w:val="115"/>
        </w:rPr>
        <w:t>based</w:t>
      </w:r>
      <w:proofErr w:type="gramEnd"/>
      <w:r w:rsidR="0044141A">
        <w:rPr>
          <w:spacing w:val="-37"/>
          <w:w w:val="115"/>
        </w:rPr>
        <w:t xml:space="preserve"> </w:t>
      </w:r>
      <w:r w:rsidR="0044141A">
        <w:rPr>
          <w:w w:val="115"/>
        </w:rPr>
        <w:t>on</w:t>
      </w:r>
      <w:r w:rsidR="0044141A">
        <w:rPr>
          <w:spacing w:val="-37"/>
          <w:w w:val="115"/>
        </w:rPr>
        <w:t xml:space="preserve"> </w:t>
      </w:r>
      <w:r w:rsidR="0044141A">
        <w:rPr>
          <w:w w:val="115"/>
        </w:rPr>
        <w:t>Eclipse</w:t>
      </w:r>
      <w:r w:rsidR="0044141A">
        <w:rPr>
          <w:spacing w:val="-37"/>
          <w:w w:val="115"/>
        </w:rPr>
        <w:t xml:space="preserve"> </w:t>
      </w:r>
      <w:r w:rsidR="0044141A">
        <w:rPr>
          <w:w w:val="115"/>
        </w:rPr>
        <w:t>technologies.</w:t>
      </w:r>
      <w:r w:rsidR="0044141A">
        <w:rPr>
          <w:spacing w:val="-26"/>
          <w:w w:val="115"/>
        </w:rPr>
        <w:t xml:space="preserve"> </w:t>
      </w:r>
      <w:r w:rsidR="0044141A">
        <w:rPr>
          <w:w w:val="115"/>
        </w:rPr>
        <w:t>The</w:t>
      </w:r>
      <w:r w:rsidR="0044141A">
        <w:rPr>
          <w:spacing w:val="-37"/>
          <w:w w:val="115"/>
        </w:rPr>
        <w:t xml:space="preserve"> </w:t>
      </w:r>
      <w:r w:rsidR="0044141A">
        <w:rPr>
          <w:w w:val="115"/>
        </w:rPr>
        <w:t>contributions</w:t>
      </w:r>
      <w:r w:rsidR="0044141A">
        <w:rPr>
          <w:spacing w:val="-37"/>
          <w:w w:val="115"/>
        </w:rPr>
        <w:t xml:space="preserve"> </w:t>
      </w:r>
      <w:r w:rsidR="0044141A">
        <w:rPr>
          <w:w w:val="115"/>
        </w:rPr>
        <w:t>are</w:t>
      </w:r>
      <w:r w:rsidR="0044141A">
        <w:rPr>
          <w:spacing w:val="-37"/>
          <w:w w:val="115"/>
        </w:rPr>
        <w:t xml:space="preserve"> </w:t>
      </w:r>
      <w:r w:rsidR="0044141A">
        <w:rPr>
          <w:w w:val="115"/>
        </w:rPr>
        <w:t>applied for</w:t>
      </w:r>
      <w:r w:rsidR="0044141A">
        <w:rPr>
          <w:spacing w:val="-15"/>
          <w:w w:val="115"/>
        </w:rPr>
        <w:t xml:space="preserve"> </w:t>
      </w:r>
      <w:r w:rsidR="0044141A">
        <w:rPr>
          <w:w w:val="115"/>
        </w:rPr>
        <w:t>UML</w:t>
      </w:r>
      <w:r w:rsidR="0044141A">
        <w:rPr>
          <w:spacing w:val="-15"/>
          <w:w w:val="115"/>
        </w:rPr>
        <w:t xml:space="preserve"> </w:t>
      </w:r>
      <w:r w:rsidR="0044141A">
        <w:rPr>
          <w:w w:val="115"/>
        </w:rPr>
        <w:t>and</w:t>
      </w:r>
      <w:r w:rsidR="0044141A">
        <w:rPr>
          <w:spacing w:val="-15"/>
          <w:w w:val="115"/>
        </w:rPr>
        <w:t xml:space="preserve"> </w:t>
      </w:r>
      <w:r w:rsidR="0044141A">
        <w:rPr>
          <w:w w:val="115"/>
        </w:rPr>
        <w:t>C++.</w:t>
      </w:r>
      <w:r w:rsidR="0044141A">
        <w:rPr>
          <w:spacing w:val="4"/>
          <w:w w:val="115"/>
        </w:rPr>
        <w:t xml:space="preserve"> </w:t>
      </w:r>
      <w:r w:rsidR="0044141A">
        <w:rPr>
          <w:w w:val="115"/>
        </w:rPr>
        <w:t>Two</w:t>
      </w:r>
      <w:r w:rsidR="0044141A">
        <w:rPr>
          <w:spacing w:val="-15"/>
          <w:w w:val="115"/>
        </w:rPr>
        <w:t xml:space="preserve"> </w:t>
      </w:r>
      <w:r w:rsidR="0044141A">
        <w:rPr>
          <w:w w:val="115"/>
        </w:rPr>
        <w:t>experiments</w:t>
      </w:r>
      <w:r w:rsidR="0044141A">
        <w:rPr>
          <w:spacing w:val="-15"/>
          <w:w w:val="115"/>
        </w:rPr>
        <w:t xml:space="preserve"> </w:t>
      </w:r>
      <w:r w:rsidR="0044141A">
        <w:rPr>
          <w:w w:val="115"/>
        </w:rPr>
        <w:t>are</w:t>
      </w:r>
      <w:r w:rsidR="0044141A">
        <w:rPr>
          <w:spacing w:val="-15"/>
          <w:w w:val="115"/>
        </w:rPr>
        <w:t xml:space="preserve"> </w:t>
      </w:r>
      <w:r w:rsidR="0044141A">
        <w:rPr>
          <w:w w:val="115"/>
        </w:rPr>
        <w:t>conducted</w:t>
      </w:r>
      <w:r w:rsidR="0044141A">
        <w:rPr>
          <w:spacing w:val="-15"/>
          <w:w w:val="115"/>
        </w:rPr>
        <w:t xml:space="preserve"> </w:t>
      </w:r>
      <w:r w:rsidR="0044141A">
        <w:rPr>
          <w:w w:val="115"/>
        </w:rPr>
        <w:t>target- ing the correctness of the method and its applicability to the</w:t>
      </w:r>
      <w:r w:rsidR="0044141A">
        <w:rPr>
          <w:spacing w:val="-20"/>
          <w:w w:val="115"/>
        </w:rPr>
        <w:t xml:space="preserve"> </w:t>
      </w:r>
      <w:r w:rsidR="0044141A">
        <w:rPr>
          <w:w w:val="115"/>
        </w:rPr>
        <w:t>development</w:t>
      </w:r>
      <w:r w:rsidR="0044141A">
        <w:rPr>
          <w:spacing w:val="-20"/>
          <w:w w:val="115"/>
        </w:rPr>
        <w:t xml:space="preserve"> </w:t>
      </w:r>
      <w:r w:rsidR="0044141A">
        <w:rPr>
          <w:w w:val="115"/>
        </w:rPr>
        <w:t>of</w:t>
      </w:r>
      <w:r w:rsidR="0044141A">
        <w:rPr>
          <w:spacing w:val="-20"/>
          <w:w w:val="115"/>
        </w:rPr>
        <w:t xml:space="preserve"> </w:t>
      </w:r>
      <w:r w:rsidR="0044141A">
        <w:rPr>
          <w:w w:val="115"/>
        </w:rPr>
        <w:t>a</w:t>
      </w:r>
      <w:r w:rsidR="0044141A">
        <w:rPr>
          <w:spacing w:val="-20"/>
          <w:w w:val="115"/>
        </w:rPr>
        <w:t xml:space="preserve"> </w:t>
      </w:r>
      <w:r w:rsidR="0044141A">
        <w:rPr>
          <w:w w:val="115"/>
        </w:rPr>
        <w:t>real</w:t>
      </w:r>
      <w:r w:rsidR="0044141A">
        <w:rPr>
          <w:spacing w:val="-20"/>
          <w:w w:val="115"/>
        </w:rPr>
        <w:t xml:space="preserve"> </w:t>
      </w:r>
      <w:r w:rsidR="0044141A">
        <w:rPr>
          <w:w w:val="115"/>
        </w:rPr>
        <w:t>system.</w:t>
      </w:r>
      <w:r w:rsidR="0044141A">
        <w:rPr>
          <w:spacing w:val="-9"/>
          <w:w w:val="115"/>
        </w:rPr>
        <w:t xml:space="preserve"> </w:t>
      </w:r>
      <w:r w:rsidR="0044141A">
        <w:rPr>
          <w:w w:val="115"/>
        </w:rPr>
        <w:t>In</w:t>
      </w:r>
      <w:r w:rsidR="0044141A">
        <w:rPr>
          <w:spacing w:val="-20"/>
          <w:w w:val="115"/>
        </w:rPr>
        <w:t xml:space="preserve"> </w:t>
      </w:r>
      <w:r w:rsidR="0044141A">
        <w:rPr>
          <w:w w:val="115"/>
        </w:rPr>
        <w:t>the</w:t>
      </w:r>
      <w:r w:rsidR="0044141A">
        <w:rPr>
          <w:spacing w:val="-20"/>
          <w:w w:val="115"/>
        </w:rPr>
        <w:t xml:space="preserve"> </w:t>
      </w:r>
      <w:r w:rsidR="0044141A">
        <w:rPr>
          <w:w w:val="115"/>
        </w:rPr>
        <w:t>following</w:t>
      </w:r>
      <w:r w:rsidR="0044141A">
        <w:rPr>
          <w:spacing w:val="-20"/>
          <w:w w:val="115"/>
        </w:rPr>
        <w:t xml:space="preserve"> </w:t>
      </w:r>
      <w:r w:rsidR="0044141A">
        <w:rPr>
          <w:w w:val="115"/>
        </w:rPr>
        <w:t>sections, first</w:t>
      </w:r>
      <w:r w:rsidR="0044141A">
        <w:rPr>
          <w:spacing w:val="-17"/>
          <w:w w:val="115"/>
        </w:rPr>
        <w:t xml:space="preserve"> </w:t>
      </w:r>
      <w:r w:rsidR="0044141A">
        <w:rPr>
          <w:w w:val="115"/>
        </w:rPr>
        <w:t>some</w:t>
      </w:r>
      <w:r w:rsidR="0044141A">
        <w:rPr>
          <w:spacing w:val="-18"/>
          <w:w w:val="115"/>
        </w:rPr>
        <w:t xml:space="preserve"> </w:t>
      </w:r>
      <w:r w:rsidR="0044141A">
        <w:rPr>
          <w:w w:val="115"/>
        </w:rPr>
        <w:t>simulation</w:t>
      </w:r>
      <w:r w:rsidR="0044141A">
        <w:rPr>
          <w:spacing w:val="-17"/>
          <w:w w:val="115"/>
        </w:rPr>
        <w:t xml:space="preserve"> </w:t>
      </w:r>
      <w:r w:rsidR="0044141A">
        <w:rPr>
          <w:w w:val="115"/>
        </w:rPr>
        <w:t>results</w:t>
      </w:r>
      <w:r w:rsidR="0044141A">
        <w:rPr>
          <w:spacing w:val="-18"/>
          <w:w w:val="115"/>
        </w:rPr>
        <w:t xml:space="preserve"> </w:t>
      </w:r>
      <w:r w:rsidR="0044141A">
        <w:rPr>
          <w:w w:val="115"/>
        </w:rPr>
        <w:t>are</w:t>
      </w:r>
      <w:r w:rsidR="0044141A">
        <w:rPr>
          <w:spacing w:val="-17"/>
          <w:w w:val="115"/>
        </w:rPr>
        <w:t xml:space="preserve"> </w:t>
      </w:r>
      <w:r w:rsidR="0044141A">
        <w:rPr>
          <w:w w:val="115"/>
        </w:rPr>
        <w:t>exposed,</w:t>
      </w:r>
      <w:r w:rsidR="0044141A">
        <w:rPr>
          <w:spacing w:val="-17"/>
          <w:w w:val="115"/>
        </w:rPr>
        <w:t xml:space="preserve"> </w:t>
      </w:r>
      <w:r w:rsidR="0044141A">
        <w:rPr>
          <w:w w:val="115"/>
        </w:rPr>
        <w:t>then</w:t>
      </w:r>
      <w:r w:rsidR="0044141A">
        <w:rPr>
          <w:spacing w:val="-17"/>
          <w:w w:val="115"/>
        </w:rPr>
        <w:t xml:space="preserve"> </w:t>
      </w:r>
      <w:r w:rsidR="0044141A">
        <w:rPr>
          <w:spacing w:val="-3"/>
          <w:w w:val="115"/>
        </w:rPr>
        <w:t>we</w:t>
      </w:r>
      <w:r w:rsidR="0044141A">
        <w:rPr>
          <w:spacing w:val="-17"/>
          <w:w w:val="115"/>
        </w:rPr>
        <w:t xml:space="preserve"> </w:t>
      </w:r>
      <w:r w:rsidR="0044141A">
        <w:rPr>
          <w:w w:val="115"/>
        </w:rPr>
        <w:t>report</w:t>
      </w:r>
      <w:r w:rsidR="0044141A">
        <w:rPr>
          <w:spacing w:val="-18"/>
          <w:w w:val="115"/>
        </w:rPr>
        <w:t xml:space="preserve"> </w:t>
      </w:r>
      <w:r w:rsidR="0044141A">
        <w:rPr>
          <w:w w:val="115"/>
        </w:rPr>
        <w:t xml:space="preserve">on </w:t>
      </w:r>
      <w:r w:rsidR="0044141A">
        <w:rPr>
          <w:w w:val="110"/>
        </w:rPr>
        <w:t>a</w:t>
      </w:r>
      <w:r w:rsidR="0044141A">
        <w:rPr>
          <w:spacing w:val="-2"/>
          <w:w w:val="110"/>
        </w:rPr>
        <w:t xml:space="preserve"> </w:t>
      </w:r>
      <w:r w:rsidR="0044141A">
        <w:rPr>
          <w:w w:val="110"/>
        </w:rPr>
        <w:t>case-study.</w:t>
      </w:r>
    </w:p>
    <w:p w:rsidR="00B66BFA" w:rsidRDefault="0044141A">
      <w:pPr>
        <w:pStyle w:val="Titre1"/>
        <w:numPr>
          <w:ilvl w:val="1"/>
          <w:numId w:val="2"/>
        </w:numPr>
        <w:tabs>
          <w:tab w:val="left" w:pos="654"/>
        </w:tabs>
        <w:spacing w:before="118"/>
        <w:jc w:val="both"/>
      </w:pPr>
      <w:r>
        <w:t>Simulations</w:t>
      </w:r>
    </w:p>
    <w:p w:rsidR="00B66BFA" w:rsidRDefault="0044141A">
      <w:pPr>
        <w:pStyle w:val="Corpsdetexte"/>
        <w:spacing w:before="39" w:line="242" w:lineRule="auto"/>
        <w:ind w:left="115" w:firstLine="179"/>
        <w:jc w:val="both"/>
      </w:pPr>
      <w:r>
        <w:rPr>
          <w:w w:val="110"/>
        </w:rPr>
        <w:t>Simulations are conducted to verify that our proposed method</w:t>
      </w:r>
      <w:r>
        <w:rPr>
          <w:spacing w:val="-16"/>
          <w:w w:val="110"/>
        </w:rPr>
        <w:t xml:space="preserve"> </w:t>
      </w:r>
      <w:r>
        <w:rPr>
          <w:w w:val="110"/>
        </w:rPr>
        <w:t>respects</w:t>
      </w:r>
      <w:r>
        <w:rPr>
          <w:spacing w:val="-16"/>
          <w:w w:val="110"/>
        </w:rPr>
        <w:t xml:space="preserve"> </w:t>
      </w:r>
      <w:r>
        <w:rPr>
          <w:w w:val="110"/>
        </w:rPr>
        <w:t>the</w:t>
      </w:r>
      <w:r>
        <w:rPr>
          <w:spacing w:val="-16"/>
          <w:w w:val="110"/>
        </w:rPr>
        <w:t xml:space="preserve"> </w:t>
      </w:r>
      <w:r>
        <w:rPr>
          <w:w w:val="110"/>
        </w:rPr>
        <w:t>round-trip</w:t>
      </w:r>
      <w:r>
        <w:rPr>
          <w:spacing w:val="-16"/>
          <w:w w:val="110"/>
        </w:rPr>
        <w:t xml:space="preserve"> </w:t>
      </w:r>
      <w:r>
        <w:rPr>
          <w:w w:val="110"/>
        </w:rPr>
        <w:t>engineering</w:t>
      </w:r>
      <w:r>
        <w:rPr>
          <w:spacing w:val="-15"/>
          <w:w w:val="110"/>
        </w:rPr>
        <w:t xml:space="preserve"> </w:t>
      </w:r>
      <w:r>
        <w:rPr>
          <w:w w:val="110"/>
        </w:rPr>
        <w:t>laws</w:t>
      </w:r>
      <w:r>
        <w:rPr>
          <w:spacing w:val="-16"/>
          <w:w w:val="110"/>
        </w:rPr>
        <w:t xml:space="preserve"> </w:t>
      </w:r>
      <w:r>
        <w:rPr>
          <w:w w:val="110"/>
        </w:rPr>
        <w:t>[13],</w:t>
      </w:r>
      <w:r>
        <w:rPr>
          <w:spacing w:val="-12"/>
          <w:w w:val="110"/>
        </w:rPr>
        <w:t xml:space="preserve"> </w:t>
      </w:r>
      <w:r>
        <w:rPr>
          <w:w w:val="110"/>
        </w:rPr>
        <w:t xml:space="preserve">namely </w:t>
      </w:r>
      <w:r>
        <w:rPr>
          <w:rFonts w:ascii="Arial"/>
          <w:i/>
          <w:w w:val="110"/>
        </w:rPr>
        <w:t>right-invertibility</w:t>
      </w:r>
      <w:r>
        <w:rPr>
          <w:rFonts w:ascii="Arial"/>
          <w:i/>
          <w:spacing w:val="-4"/>
          <w:w w:val="110"/>
        </w:rPr>
        <w:t xml:space="preserve"> </w:t>
      </w:r>
      <w:r>
        <w:rPr>
          <w:w w:val="110"/>
        </w:rPr>
        <w:t>and</w:t>
      </w:r>
      <w:r>
        <w:rPr>
          <w:spacing w:val="-14"/>
          <w:w w:val="110"/>
        </w:rPr>
        <w:t xml:space="preserve"> </w:t>
      </w:r>
      <w:r>
        <w:rPr>
          <w:rFonts w:ascii="Arial"/>
          <w:i/>
          <w:w w:val="110"/>
        </w:rPr>
        <w:t>left-invertibility</w:t>
      </w:r>
      <w:r>
        <w:rPr>
          <w:w w:val="110"/>
        </w:rPr>
        <w:t>.</w:t>
      </w:r>
      <w:r>
        <w:rPr>
          <w:spacing w:val="17"/>
          <w:w w:val="110"/>
        </w:rPr>
        <w:t xml:space="preserve"> </w:t>
      </w:r>
      <w:r>
        <w:rPr>
          <w:w w:val="110"/>
        </w:rPr>
        <w:t>These</w:t>
      </w:r>
      <w:r>
        <w:rPr>
          <w:spacing w:val="-14"/>
          <w:w w:val="110"/>
        </w:rPr>
        <w:t xml:space="preserve"> </w:t>
      </w:r>
      <w:r>
        <w:rPr>
          <w:w w:val="110"/>
        </w:rPr>
        <w:t>laws</w:t>
      </w:r>
      <w:r>
        <w:rPr>
          <w:spacing w:val="-14"/>
          <w:w w:val="110"/>
        </w:rPr>
        <w:t xml:space="preserve"> </w:t>
      </w:r>
      <w:r>
        <w:rPr>
          <w:w w:val="110"/>
        </w:rPr>
        <w:t>are</w:t>
      </w:r>
      <w:r>
        <w:rPr>
          <w:spacing w:val="-14"/>
          <w:w w:val="110"/>
        </w:rPr>
        <w:t xml:space="preserve"> </w:t>
      </w:r>
      <w:r>
        <w:rPr>
          <w:w w:val="110"/>
        </w:rPr>
        <w:t xml:space="preserve">stated </w:t>
      </w:r>
      <w:r>
        <w:rPr>
          <w:w w:val="105"/>
        </w:rPr>
        <w:t>as</w:t>
      </w:r>
      <w:r>
        <w:rPr>
          <w:spacing w:val="-8"/>
          <w:w w:val="105"/>
        </w:rPr>
        <w:t xml:space="preserve"> </w:t>
      </w:r>
      <w:r>
        <w:rPr>
          <w:w w:val="105"/>
        </w:rPr>
        <w:t>follows:</w:t>
      </w:r>
    </w:p>
    <w:p w:rsidR="00B66BFA" w:rsidRDefault="0044141A">
      <w:pPr>
        <w:pStyle w:val="Corpsdetexte"/>
        <w:spacing w:line="242" w:lineRule="auto"/>
        <w:ind w:left="115" w:right="10"/>
        <w:jc w:val="both"/>
      </w:pPr>
      <w:r>
        <w:rPr>
          <w:rFonts w:ascii="Georgia"/>
          <w:b/>
          <w:spacing w:val="-3"/>
          <w:w w:val="110"/>
        </w:rPr>
        <w:t xml:space="preserve">Law </w:t>
      </w:r>
      <w:r>
        <w:rPr>
          <w:rFonts w:ascii="Georgia"/>
          <w:b/>
          <w:w w:val="110"/>
        </w:rPr>
        <w:t>1</w:t>
      </w:r>
      <w:r>
        <w:rPr>
          <w:w w:val="110"/>
        </w:rPr>
        <w:t>: Right-invertibility means that not modifying the code</w:t>
      </w:r>
      <w:r>
        <w:rPr>
          <w:spacing w:val="-11"/>
          <w:w w:val="110"/>
        </w:rPr>
        <w:t xml:space="preserve"> </w:t>
      </w:r>
      <w:r>
        <w:rPr>
          <w:w w:val="110"/>
        </w:rPr>
        <w:t>(respectively</w:t>
      </w:r>
      <w:r>
        <w:rPr>
          <w:spacing w:val="-11"/>
          <w:w w:val="110"/>
        </w:rPr>
        <w:t xml:space="preserve"> </w:t>
      </w:r>
      <w:r>
        <w:rPr>
          <w:w w:val="110"/>
        </w:rPr>
        <w:t>model)</w:t>
      </w:r>
      <w:r>
        <w:rPr>
          <w:spacing w:val="-11"/>
          <w:w w:val="110"/>
        </w:rPr>
        <w:t xml:space="preserve"> </w:t>
      </w:r>
      <w:r>
        <w:rPr>
          <w:w w:val="110"/>
        </w:rPr>
        <w:t>shall</w:t>
      </w:r>
      <w:r>
        <w:rPr>
          <w:spacing w:val="-11"/>
          <w:w w:val="110"/>
        </w:rPr>
        <w:t xml:space="preserve"> </w:t>
      </w:r>
      <w:r>
        <w:rPr>
          <w:spacing w:val="2"/>
          <w:w w:val="110"/>
        </w:rPr>
        <w:t>be</w:t>
      </w:r>
      <w:r>
        <w:rPr>
          <w:spacing w:val="-11"/>
          <w:w w:val="110"/>
        </w:rPr>
        <w:t xml:space="preserve"> </w:t>
      </w:r>
      <w:r>
        <w:rPr>
          <w:w w:val="110"/>
        </w:rPr>
        <w:t>reflected</w:t>
      </w:r>
      <w:r>
        <w:rPr>
          <w:spacing w:val="-11"/>
          <w:w w:val="110"/>
        </w:rPr>
        <w:t xml:space="preserve"> </w:t>
      </w:r>
      <w:r>
        <w:rPr>
          <w:w w:val="110"/>
        </w:rPr>
        <w:t>as</w:t>
      </w:r>
      <w:r>
        <w:rPr>
          <w:spacing w:val="-11"/>
          <w:w w:val="110"/>
        </w:rPr>
        <w:t xml:space="preserve"> </w:t>
      </w:r>
      <w:r>
        <w:rPr>
          <w:w w:val="110"/>
        </w:rPr>
        <w:t>not</w:t>
      </w:r>
      <w:r>
        <w:rPr>
          <w:spacing w:val="-11"/>
          <w:w w:val="110"/>
        </w:rPr>
        <w:t xml:space="preserve"> </w:t>
      </w:r>
      <w:r>
        <w:rPr>
          <w:w w:val="110"/>
        </w:rPr>
        <w:t xml:space="preserve">modifying the model (respectively code). The model used for generat- ing code and the model received </w:t>
      </w:r>
      <w:r>
        <w:rPr>
          <w:spacing w:val="-3"/>
          <w:w w:val="110"/>
        </w:rPr>
        <w:t xml:space="preserve">by </w:t>
      </w:r>
      <w:r>
        <w:rPr>
          <w:w w:val="110"/>
        </w:rPr>
        <w:t xml:space="preserve">immediately reversing the generated code, without any modifications to the code, must </w:t>
      </w:r>
      <w:r>
        <w:rPr>
          <w:spacing w:val="2"/>
          <w:w w:val="110"/>
        </w:rPr>
        <w:t xml:space="preserve">be </w:t>
      </w:r>
      <w:r>
        <w:rPr>
          <w:w w:val="110"/>
        </w:rPr>
        <w:t>the</w:t>
      </w:r>
      <w:r>
        <w:rPr>
          <w:spacing w:val="46"/>
          <w:w w:val="110"/>
        </w:rPr>
        <w:t xml:space="preserve"> </w:t>
      </w:r>
      <w:r>
        <w:rPr>
          <w:w w:val="110"/>
        </w:rPr>
        <w:t>same.</w:t>
      </w:r>
    </w:p>
    <w:p w:rsidR="00B66BFA" w:rsidRDefault="0044141A">
      <w:pPr>
        <w:pStyle w:val="Corpsdetexte"/>
        <w:spacing w:line="242" w:lineRule="auto"/>
        <w:ind w:left="115" w:right="10"/>
        <w:jc w:val="both"/>
      </w:pPr>
      <w:r>
        <w:rPr>
          <w:rFonts w:ascii="Georgia"/>
          <w:b/>
          <w:spacing w:val="-3"/>
          <w:w w:val="110"/>
        </w:rPr>
        <w:t>Law</w:t>
      </w:r>
      <w:r>
        <w:rPr>
          <w:rFonts w:ascii="Georgia"/>
          <w:b/>
          <w:spacing w:val="-10"/>
          <w:w w:val="110"/>
        </w:rPr>
        <w:t xml:space="preserve"> </w:t>
      </w:r>
      <w:r>
        <w:rPr>
          <w:rFonts w:ascii="Georgia"/>
          <w:b/>
          <w:w w:val="110"/>
        </w:rPr>
        <w:t>2</w:t>
      </w:r>
      <w:r>
        <w:rPr>
          <w:w w:val="110"/>
        </w:rPr>
        <w:t>:</w:t>
      </w:r>
      <w:r>
        <w:rPr>
          <w:spacing w:val="11"/>
          <w:w w:val="110"/>
        </w:rPr>
        <w:t xml:space="preserve"> </w:t>
      </w:r>
      <w:r>
        <w:rPr>
          <w:w w:val="110"/>
        </w:rPr>
        <w:t>Left-invertibility</w:t>
      </w:r>
      <w:r>
        <w:rPr>
          <w:spacing w:val="-15"/>
          <w:w w:val="110"/>
        </w:rPr>
        <w:t xml:space="preserve"> </w:t>
      </w:r>
      <w:r>
        <w:rPr>
          <w:w w:val="110"/>
        </w:rPr>
        <w:t>means</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modifications</w:t>
      </w:r>
      <w:r>
        <w:rPr>
          <w:spacing w:val="-15"/>
          <w:w w:val="110"/>
        </w:rPr>
        <w:t xml:space="preserve"> </w:t>
      </w:r>
      <w:r>
        <w:rPr>
          <w:w w:val="110"/>
        </w:rPr>
        <w:t>on</w:t>
      </w:r>
      <w:r>
        <w:rPr>
          <w:spacing w:val="-15"/>
          <w:w w:val="110"/>
        </w:rPr>
        <w:t xml:space="preserve"> </w:t>
      </w:r>
      <w:r>
        <w:rPr>
          <w:w w:val="110"/>
        </w:rPr>
        <w:t xml:space="preserve">the code are captured and correctly propagated to the model so that the modified code can </w:t>
      </w:r>
      <w:r>
        <w:rPr>
          <w:spacing w:val="2"/>
          <w:w w:val="110"/>
        </w:rPr>
        <w:t xml:space="preserve">be </w:t>
      </w:r>
      <w:r>
        <w:rPr>
          <w:w w:val="110"/>
        </w:rPr>
        <w:t xml:space="preserve">generated again </w:t>
      </w:r>
      <w:r>
        <w:rPr>
          <w:spacing w:val="-3"/>
          <w:w w:val="110"/>
        </w:rPr>
        <w:t xml:space="preserve">by </w:t>
      </w:r>
      <w:r>
        <w:rPr>
          <w:w w:val="110"/>
        </w:rPr>
        <w:t>applying code generation on the updated model.</w:t>
      </w:r>
    </w:p>
    <w:p w:rsidR="00B66BFA" w:rsidRDefault="0044141A">
      <w:pPr>
        <w:pStyle w:val="Corpsdetexte"/>
        <w:spacing w:line="242" w:lineRule="auto"/>
        <w:ind w:left="115" w:right="11" w:firstLine="179"/>
        <w:jc w:val="both"/>
      </w:pPr>
      <w:r>
        <w:rPr>
          <w:w w:val="110"/>
        </w:rPr>
        <w:t>In the following sections, first the model generator used for the simulations is presented. Afterwards simulations for Law 1 and Law 2 are exposed. Finally, we simulate the process for scenario 3 (Section 4.3) where both model and code are modified concurrently.</w:t>
      </w:r>
    </w:p>
    <w:p w:rsidR="00B66BFA" w:rsidRDefault="0044141A">
      <w:pPr>
        <w:pStyle w:val="Titre2"/>
        <w:numPr>
          <w:ilvl w:val="2"/>
          <w:numId w:val="2"/>
        </w:numPr>
        <w:tabs>
          <w:tab w:val="left" w:pos="829"/>
        </w:tabs>
        <w:spacing w:before="136"/>
        <w:ind w:hanging="798"/>
        <w:jc w:val="both"/>
      </w:pPr>
      <w:r>
        <w:t>Randomly generated UML</w:t>
      </w:r>
      <w:r>
        <w:rPr>
          <w:spacing w:val="-21"/>
        </w:rPr>
        <w:t xml:space="preserve"> </w:t>
      </w:r>
      <w:r>
        <w:t>models</w:t>
      </w:r>
    </w:p>
    <w:p w:rsidR="00B66BFA" w:rsidRDefault="0044141A">
      <w:pPr>
        <w:pStyle w:val="Corpsdetexte"/>
        <w:spacing w:before="43" w:line="242" w:lineRule="auto"/>
        <w:ind w:left="115" w:right="12" w:firstLine="179"/>
        <w:jc w:val="both"/>
      </w:pPr>
      <w:r>
        <w:rPr>
          <w:w w:val="110"/>
        </w:rPr>
        <w:t>In the simulations, UML models are randomly generated with a model generator that can be configured. The gener- ated models have C++ features represented in   UML.</w:t>
      </w:r>
    </w:p>
    <w:p w:rsidR="00B66BFA" w:rsidRDefault="0044141A">
      <w:pPr>
        <w:pStyle w:val="Titre4"/>
        <w:spacing w:before="74"/>
        <w:ind w:left="295" w:hanging="180"/>
      </w:pPr>
      <w:r>
        <w:rPr>
          <w:b w:val="0"/>
        </w:rPr>
        <w:br w:type="column"/>
      </w:r>
      <w:r>
        <w:t>Figure 8:  Simulation 1 for Law 1 Right-invertibility</w:t>
      </w:r>
    </w:p>
    <w:p w:rsidR="00B66BFA" w:rsidRDefault="00B66BFA">
      <w:pPr>
        <w:pStyle w:val="Corpsdetexte"/>
        <w:rPr>
          <w:rFonts w:ascii="Georgia"/>
          <w:b/>
        </w:rPr>
      </w:pPr>
    </w:p>
    <w:p w:rsidR="00B66BFA" w:rsidRDefault="00B66BFA">
      <w:pPr>
        <w:pStyle w:val="Corpsdetexte"/>
        <w:spacing w:before="4"/>
        <w:rPr>
          <w:rFonts w:ascii="Georgia"/>
          <w:b/>
          <w:sz w:val="15"/>
        </w:rPr>
      </w:pPr>
    </w:p>
    <w:p w:rsidR="00B66BFA" w:rsidRDefault="0044141A">
      <w:pPr>
        <w:pStyle w:val="Corpsdetexte"/>
        <w:spacing w:line="242" w:lineRule="auto"/>
        <w:ind w:left="115" w:right="119" w:firstLine="179"/>
        <w:jc w:val="both"/>
      </w:pPr>
      <w:r>
        <w:rPr>
          <w:w w:val="110"/>
        </w:rPr>
        <w:t>Three packages are generated for each model. Each pack- age contains 60 classes, 10 enumerations, 10 structures, and 10 function pointers. Class members include methods with parameters, and attributes. Types of parameters and at- tributes are chosen randomly. Methods have randomly gen- erated bodies that use other classes. Attributes have ran- domly generated default values conform to their types.</w:t>
      </w:r>
    </w:p>
    <w:p w:rsidR="00B66BFA" w:rsidRDefault="0044141A">
      <w:pPr>
        <w:pStyle w:val="Corpsdetexte"/>
        <w:spacing w:line="242" w:lineRule="auto"/>
        <w:ind w:left="115" w:right="119" w:firstLine="179"/>
        <w:jc w:val="both"/>
      </w:pPr>
      <w:r>
        <w:rPr>
          <w:w w:val="110"/>
        </w:rPr>
        <w:t>Relationships between classes are also generated: associ- ations, inheritances and dependencies. When dependencies are generated, the generator enforces that the source class   of the dependency has a method that uses the target class    of the</w:t>
      </w:r>
      <w:r>
        <w:rPr>
          <w:spacing w:val="-1"/>
          <w:w w:val="110"/>
        </w:rPr>
        <w:t xml:space="preserve"> </w:t>
      </w:r>
      <w:r>
        <w:rPr>
          <w:w w:val="110"/>
        </w:rPr>
        <w:t>dependency.</w:t>
      </w:r>
    </w:p>
    <w:p w:rsidR="00B66BFA" w:rsidRDefault="0044141A">
      <w:pPr>
        <w:pStyle w:val="Corpsdetexte"/>
        <w:spacing w:line="242" w:lineRule="auto"/>
        <w:ind w:left="115" w:right="119" w:firstLine="179"/>
        <w:jc w:val="both"/>
      </w:pPr>
      <w:r>
        <w:rPr>
          <w:w w:val="110"/>
        </w:rPr>
        <w:t>The UML elements are randomly generated with an ap- pearance probability for each kind of element. For example each time an attribute needs to be generated, it has a prob- ability of 0.5 to be generated.</w:t>
      </w:r>
    </w:p>
    <w:p w:rsidR="00B66BFA" w:rsidRDefault="0044141A">
      <w:pPr>
        <w:pStyle w:val="Corpsdetexte"/>
        <w:spacing w:line="242" w:lineRule="auto"/>
        <w:ind w:left="115" w:right="119" w:firstLine="179"/>
        <w:jc w:val="both"/>
      </w:pPr>
      <w:r>
        <w:rPr>
          <w:w w:val="110"/>
        </w:rPr>
        <w:t>Some parameters of the model generator are shown in Ta- ble 1.</w:t>
      </w:r>
    </w:p>
    <w:p w:rsidR="00B66BFA" w:rsidRDefault="0044141A">
      <w:pPr>
        <w:pStyle w:val="Titre2"/>
        <w:numPr>
          <w:ilvl w:val="2"/>
          <w:numId w:val="2"/>
        </w:numPr>
        <w:tabs>
          <w:tab w:val="left" w:pos="829"/>
        </w:tabs>
        <w:spacing w:before="121"/>
        <w:ind w:left="828"/>
        <w:jc w:val="both"/>
      </w:pPr>
      <w:r>
        <w:t>Simulation for Law 1</w:t>
      </w:r>
      <w:r>
        <w:rPr>
          <w:spacing w:val="-25"/>
        </w:rPr>
        <w:t xml:space="preserve"> </w:t>
      </w:r>
      <w:r>
        <w:t>right-invertibility</w:t>
      </w:r>
    </w:p>
    <w:p w:rsidR="00B66BFA" w:rsidRDefault="0044141A">
      <w:pPr>
        <w:pStyle w:val="Corpsdetexte"/>
        <w:spacing w:before="43" w:line="242" w:lineRule="auto"/>
        <w:ind w:left="115" w:right="119" w:firstLine="179"/>
        <w:jc w:val="both"/>
      </w:pPr>
      <w:r>
        <w:rPr>
          <w:w w:val="110"/>
        </w:rPr>
        <w:t>In the first simulation, Law 1 is evaluated. The procedure for the simulation is shown in Figure 8.</w:t>
      </w:r>
    </w:p>
    <w:p w:rsidR="00B66BFA" w:rsidRDefault="0044141A">
      <w:pPr>
        <w:pStyle w:val="Corpsdetexte"/>
        <w:spacing w:line="242" w:lineRule="auto"/>
        <w:ind w:left="115" w:right="119" w:firstLine="179"/>
        <w:jc w:val="both"/>
      </w:pPr>
      <w:r>
        <w:rPr>
          <w:w w:val="110"/>
        </w:rPr>
        <w:t>The general idea behind the simulation procedure is to do a</w:t>
      </w:r>
      <w:r>
        <w:rPr>
          <w:spacing w:val="-4"/>
          <w:w w:val="110"/>
        </w:rPr>
        <w:t xml:space="preserve"> </w:t>
      </w:r>
      <w:r>
        <w:rPr>
          <w:w w:val="110"/>
        </w:rPr>
        <w:t>full</w:t>
      </w:r>
      <w:r>
        <w:rPr>
          <w:spacing w:val="-4"/>
          <w:w w:val="110"/>
        </w:rPr>
        <w:t xml:space="preserve"> </w:t>
      </w:r>
      <w:r>
        <w:rPr>
          <w:w w:val="110"/>
        </w:rPr>
        <w:t>round-trip</w:t>
      </w:r>
      <w:r>
        <w:rPr>
          <w:spacing w:val="-4"/>
          <w:w w:val="110"/>
        </w:rPr>
        <w:t xml:space="preserve"> </w:t>
      </w:r>
      <w:r>
        <w:rPr>
          <w:w w:val="110"/>
        </w:rPr>
        <w:t>of</w:t>
      </w:r>
      <w:r>
        <w:rPr>
          <w:spacing w:val="-4"/>
          <w:w w:val="110"/>
        </w:rPr>
        <w:t xml:space="preserve"> </w:t>
      </w:r>
      <w:r>
        <w:rPr>
          <w:w w:val="110"/>
        </w:rPr>
        <w:t>some</w:t>
      </w:r>
      <w:r>
        <w:rPr>
          <w:spacing w:val="-4"/>
          <w:w w:val="110"/>
        </w:rPr>
        <w:t xml:space="preserve"> </w:t>
      </w:r>
      <w:r>
        <w:rPr>
          <w:w w:val="110"/>
        </w:rPr>
        <w:t>UML</w:t>
      </w:r>
      <w:r>
        <w:rPr>
          <w:spacing w:val="-4"/>
          <w:w w:val="110"/>
        </w:rPr>
        <w:t xml:space="preserve"> </w:t>
      </w:r>
      <w:r>
        <w:rPr>
          <w:w w:val="110"/>
        </w:rPr>
        <w:t>model</w:t>
      </w:r>
      <w:r>
        <w:rPr>
          <w:spacing w:val="-4"/>
          <w:w w:val="110"/>
        </w:rPr>
        <w:t xml:space="preserve"> </w:t>
      </w:r>
      <w:r>
        <w:rPr>
          <w:w w:val="110"/>
        </w:rPr>
        <w:t>randomly</w:t>
      </w:r>
      <w:r>
        <w:rPr>
          <w:spacing w:val="-4"/>
          <w:w w:val="110"/>
        </w:rPr>
        <w:t xml:space="preserve"> </w:t>
      </w:r>
      <w:r>
        <w:rPr>
          <w:w w:val="110"/>
        </w:rPr>
        <w:t>generated</w:t>
      </w:r>
      <w:r>
        <w:rPr>
          <w:spacing w:val="-5"/>
          <w:w w:val="110"/>
        </w:rPr>
        <w:t xml:space="preserve"> </w:t>
      </w:r>
      <w:r>
        <w:rPr>
          <w:w w:val="110"/>
        </w:rPr>
        <w:t xml:space="preserve">in step </w:t>
      </w:r>
      <w:r>
        <w:rPr>
          <w:rFonts w:ascii="Georgia"/>
          <w:b/>
          <w:w w:val="110"/>
        </w:rPr>
        <w:t>(1)</w:t>
      </w:r>
      <w:r>
        <w:rPr>
          <w:w w:val="110"/>
        </w:rPr>
        <w:t>.  The round-trip of the model is done through</w:t>
      </w:r>
      <w:r>
        <w:rPr>
          <w:spacing w:val="42"/>
          <w:w w:val="110"/>
        </w:rPr>
        <w:t xml:space="preserve"> </w:t>
      </w:r>
      <w:r>
        <w:rPr>
          <w:w w:val="110"/>
        </w:rPr>
        <w:t>steps</w:t>
      </w:r>
    </w:p>
    <w:p w:rsidR="00B66BFA" w:rsidRDefault="0044141A">
      <w:pPr>
        <w:pStyle w:val="Corpsdetexte"/>
        <w:spacing w:line="242" w:lineRule="auto"/>
        <w:ind w:left="115" w:right="119"/>
        <w:jc w:val="both"/>
      </w:pPr>
      <w:r>
        <w:rPr>
          <w:rFonts w:ascii="Georgia"/>
          <w:b/>
          <w:w w:val="110"/>
        </w:rPr>
        <w:t xml:space="preserve">(2) </w:t>
      </w:r>
      <w:r>
        <w:rPr>
          <w:w w:val="110"/>
        </w:rPr>
        <w:t xml:space="preserve">to </w:t>
      </w:r>
      <w:r>
        <w:rPr>
          <w:rFonts w:ascii="Georgia"/>
          <w:b/>
          <w:w w:val="110"/>
        </w:rPr>
        <w:t>(3)</w:t>
      </w:r>
      <w:r>
        <w:rPr>
          <w:w w:val="110"/>
        </w:rPr>
        <w:t>. The randomly generated model is compared with the reversed model after the round-trip.  This is done in step</w:t>
      </w:r>
      <w:r>
        <w:rPr>
          <w:spacing w:val="5"/>
          <w:w w:val="110"/>
        </w:rPr>
        <w:t xml:space="preserve"> </w:t>
      </w:r>
      <w:r>
        <w:rPr>
          <w:rFonts w:ascii="Georgia"/>
          <w:b/>
          <w:w w:val="110"/>
        </w:rPr>
        <w:t>(5)</w:t>
      </w:r>
      <w:r>
        <w:rPr>
          <w:w w:val="110"/>
        </w:rPr>
        <w:t>.</w:t>
      </w:r>
    </w:p>
    <w:p w:rsidR="00B66BFA" w:rsidRDefault="0044141A">
      <w:pPr>
        <w:pStyle w:val="Corpsdetexte"/>
        <w:spacing w:line="207" w:lineRule="exact"/>
        <w:ind w:left="295"/>
      </w:pPr>
      <w:r>
        <w:rPr>
          <w:w w:val="115"/>
        </w:rPr>
        <w:t>A full round-trip is also done for the C++ code that    is</w:t>
      </w:r>
    </w:p>
    <w:p w:rsidR="00B66BFA" w:rsidRDefault="00B66BFA">
      <w:pPr>
        <w:spacing w:line="207" w:lineRule="exact"/>
        <w:sectPr w:rsidR="00B66BFA">
          <w:type w:val="continuous"/>
          <w:pgSz w:w="12240" w:h="15840"/>
          <w:pgMar w:top="1360" w:right="1000" w:bottom="280" w:left="960" w:header="720" w:footer="720" w:gutter="0"/>
          <w:cols w:num="2" w:space="720" w:equalWidth="0">
            <w:col w:w="4912" w:space="349"/>
            <w:col w:w="5019"/>
          </w:cols>
        </w:sectPr>
      </w:pPr>
    </w:p>
    <w:p w:rsidR="00B66BFA" w:rsidRDefault="00B66BFA">
      <w:pPr>
        <w:pStyle w:val="Corpsdetexte"/>
        <w:rPr>
          <w:sz w:val="10"/>
        </w:rPr>
      </w:pPr>
    </w:p>
    <w:p w:rsidR="00B66BFA" w:rsidRDefault="00B66BFA">
      <w:pPr>
        <w:pStyle w:val="Corpsdetexte"/>
        <w:spacing w:line="135" w:lineRule="exact"/>
        <w:ind w:left="4477"/>
        <w:rPr>
          <w:sz w:val="13"/>
        </w:rPr>
      </w:pPr>
    </w:p>
    <w:p w:rsidR="00B66BFA" w:rsidRDefault="00B66BFA">
      <w:pPr>
        <w:pStyle w:val="Corpsdetexte"/>
        <w:rPr>
          <w:sz w:val="16"/>
        </w:rPr>
      </w:pPr>
    </w:p>
    <w:p w:rsidR="00B66BFA" w:rsidRDefault="00B66BFA">
      <w:pPr>
        <w:pStyle w:val="Corpsdetexte"/>
        <w:rPr>
          <w:sz w:val="16"/>
        </w:rPr>
      </w:pPr>
    </w:p>
    <w:p w:rsidR="00B66BFA" w:rsidRDefault="00B66BFA">
      <w:pPr>
        <w:pStyle w:val="Corpsdetexte"/>
        <w:rPr>
          <w:sz w:val="16"/>
        </w:rPr>
      </w:pPr>
    </w:p>
    <w:p w:rsidR="00B66BFA" w:rsidRDefault="00B66BFA">
      <w:pPr>
        <w:pStyle w:val="Corpsdetexte"/>
        <w:rPr>
          <w:sz w:val="16"/>
        </w:rPr>
      </w:pPr>
    </w:p>
    <w:p w:rsidR="00B66BFA" w:rsidRDefault="00B66BFA">
      <w:pPr>
        <w:pStyle w:val="Corpsdetexte"/>
        <w:rPr>
          <w:sz w:val="16"/>
        </w:rPr>
      </w:pPr>
    </w:p>
    <w:p w:rsidR="00B66BFA" w:rsidRDefault="00B66BFA">
      <w:pPr>
        <w:pStyle w:val="Corpsdetexte"/>
        <w:rPr>
          <w:sz w:val="16"/>
        </w:rPr>
      </w:pPr>
    </w:p>
    <w:p w:rsidR="00B66BFA" w:rsidRDefault="00B66BFA">
      <w:pPr>
        <w:pStyle w:val="Corpsdetexte"/>
        <w:rPr>
          <w:sz w:val="16"/>
        </w:rPr>
      </w:pPr>
    </w:p>
    <w:p w:rsidR="00B66BFA" w:rsidRDefault="00B66BFA">
      <w:pPr>
        <w:pStyle w:val="Corpsdetexte"/>
        <w:rPr>
          <w:sz w:val="16"/>
        </w:rPr>
      </w:pPr>
    </w:p>
    <w:p w:rsidR="00B66BFA" w:rsidRDefault="00B66BFA">
      <w:pPr>
        <w:pStyle w:val="Corpsdetexte"/>
        <w:rPr>
          <w:sz w:val="16"/>
        </w:rPr>
      </w:pPr>
    </w:p>
    <w:p w:rsidR="00B66BFA" w:rsidRDefault="00B66BFA">
      <w:pPr>
        <w:pStyle w:val="Corpsdetexte"/>
        <w:spacing w:before="5"/>
        <w:rPr>
          <w:sz w:val="17"/>
        </w:rPr>
      </w:pPr>
    </w:p>
    <w:p w:rsidR="00B66BFA" w:rsidRDefault="0082545F">
      <w:pPr>
        <w:spacing w:line="256" w:lineRule="auto"/>
        <w:ind w:left="4289" w:right="71"/>
        <w:rPr>
          <w:rFonts w:ascii="Arial"/>
          <w:sz w:val="16"/>
        </w:rPr>
      </w:pPr>
      <w:r>
        <w:pict>
          <v:group id="_x0000_s1028" style="position:absolute;left:0;text-align:left;margin-left:57.4pt;margin-top:-100.5pt;width:196.85pt;height:147.8pt;z-index:2896;mso-position-horizontal-relative:page" coordorigin="1148,-2010" coordsize="3937,2956">
            <v:shape id="_x0000_s1064" style="position:absolute;left:3853;top:-1494;width:1017;height:556" coordorigin="3853,-1494" coordsize="1017,556" path="m4869,-1494r-1016,l3853,-969r108,18l4055,-941r81,2l4172,-940r68,-6l4302,-956r59,-13l4482,-999r33,-8l4586,-1021r81,-11l4760,-1040r109,-3l4869,-1494xe" fillcolor="#c90" stroked="f">
              <v:path arrowok="t"/>
            </v:shape>
            <v:shape id="_x0000_s1063" style="position:absolute;left:3853;top:-1494;width:1017;height:556" coordorigin="3853,-1494" coordsize="1017,556" path="m3853,-1494r1016,l4869,-1043r-57,1l4760,-1040r-93,8l4586,-1021r-71,14l4450,-992r-60,16l4361,-969r-59,13l4240,-946r-68,6l4136,-939r-39,l4010,-945r-101,-14l3853,-969r,-525xe" filled="f" strokeweight=".20578mm">
              <v:path arrowok="t"/>
            </v:shape>
            <v:shape id="_x0000_s1062" style="position:absolute;left:2324;top:-1248;width:1529;height:70" coordorigin="2324,-1248" coordsize="1529,70" o:spt="100" adj="0,,0" path="m3736,-1248r,70l3833,-1207r-85,l3748,-1219r85,l3736,-1248xm3736,-1219r-1412,l2324,-1207r1412,l3736,-1219xm3833,-1219r-85,l3748,-1207r85,l3853,-1213r-20,-6xe" fillcolor="black" stroked="f">
              <v:stroke joinstyle="round"/>
              <v:formulas/>
              <v:path arrowok="t" o:connecttype="segments"/>
            </v:shape>
            <v:shape id="_x0000_s1061" style="position:absolute;left:1306;top:-1494;width:1019;height:556" coordorigin="1306,-1494" coordsize="1019,556" path="m2324,-1494r-1018,l1306,-969r109,18l1508,-941r82,2l1626,-940r68,-6l1756,-956r59,-13l1936,-999r33,-8l2041,-1021r81,-11l2215,-1040r109,-3l2324,-1494xe" fillcolor="#99f" stroked="f">
              <v:path arrowok="t"/>
            </v:shape>
            <v:shape id="_x0000_s1060" style="position:absolute;left:1306;top:-1494;width:1019;height:556" coordorigin="1306,-1494" coordsize="1019,556" path="m1306,-1494r1018,l2324,-1043r-56,1l2215,-1040r-93,8l2041,-1021r-72,14l1905,-992r-60,16l1815,-969r-59,13l1694,-946r-68,6l1590,-939r-40,l1463,-945r-101,-14l1306,-969r,-525xe" filled="f" strokeweight=".20578mm">
              <v:path arrowok="t"/>
            </v:shape>
            <v:shape id="_x0000_s1059" style="position:absolute;left:1780;top:-1957;width:70;height:464" coordorigin="1780,-1957" coordsize="70,464" o:spt="100" adj="0,,0" path="m1809,-1611r-29,l1815,-1494r32,-105l1809,-1599r,-12xm1821,-1957r-12,l1809,-1599r12,l1821,-1957xm1850,-1611r-29,l1821,-1599r26,l1850,-1611xe" fillcolor="black" stroked="f">
              <v:stroke joinstyle="round"/>
              <v:formulas/>
              <v:path arrowok="t" o:connecttype="segments"/>
            </v:shape>
            <v:shape id="_x0000_s1058" type="#_x0000_t75" style="position:absolute;left:1868;top:-1951;width:245;height:245">
              <v:imagedata r:id="rId44" o:title=""/>
            </v:shape>
            <v:shape id="_x0000_s1057" type="#_x0000_t75" style="position:absolute;left:2432;top:-1345;width:245;height:245">
              <v:imagedata r:id="rId45" o:title=""/>
            </v:shape>
            <v:shape id="_x0000_s1056" style="position:absolute;left:1306;top:-457;width:1019;height:556" coordorigin="1306,-457" coordsize="1019,556" path="m2324,-457r-1018,l1306,69r109,18l1508,97r82,2l1626,98r68,-6l1756,82r59,-13l1936,38r33,-7l2041,17,2122,5r93,-7l2324,-5r,-452xe" fillcolor="#99f" stroked="f">
              <v:path arrowok="t"/>
            </v:shape>
            <v:shape id="_x0000_s1055" style="position:absolute;left:1306;top:-457;width:1019;height:556" coordorigin="1306,-457" coordsize="1019,556" path="m1306,-457r1018,l2324,-5r-56,1l2215,-2r-93,7l2041,17r-72,14l1905,46r-61,15l1815,69r-59,13l1694,92r-68,6l1590,99r-40,l1463,93,1362,79,1306,69r,-526xe" filled="f" strokeweight=".20578mm">
              <v:path arrowok="t"/>
            </v:shape>
            <v:shape id="_x0000_s1054" style="position:absolute;left:3853;top:-459;width:1017;height:556" coordorigin="3853,-459" coordsize="1017,556" path="m4869,-459r-1016,l3853,67r108,18l4055,95r81,2l4172,96r68,-6l4302,80r59,-13l4482,36r33,-7l4586,15,4667,3r93,-7l4869,-7r,-452xe" fillcolor="#c90" stroked="f">
              <v:path arrowok="t"/>
            </v:shape>
            <v:shape id="_x0000_s1053" style="position:absolute;left:3853;top:-459;width:1017;height:556" coordorigin="3853,-459" coordsize="1017,556" path="m3853,-459r1016,l4869,-7r-57,1l4760,-4r-93,7l4586,15r-71,14l4450,44r-60,15l4361,67r-59,13l4240,90r-68,6l4136,97r-39,l4010,91,3909,77,3853,67r,-526xe" filled="f" strokeweight=".20578mm">
              <v:path arrowok="t"/>
            </v:shape>
            <v:shape id="_x0000_s1052" style="position:absolute;left:2324;top:-210;width:1529;height:70" coordorigin="2324,-210" coordsize="1529,70" o:spt="100" adj="0,,0" path="m2441,-210r-117,35l2441,-140r,-29l2429,-169r,-12l2441,-181r,-29xm2441,-181r-12,l2429,-169r12,l2441,-181xm2441,-169r-12,l2441,-169r,xm3852,-183r-1411,2l2441,-169r1412,-2l3852,-183xe" fillcolor="black" stroked="f">
              <v:stroke joinstyle="round"/>
              <v:formulas/>
              <v:path arrowok="t" o:connecttype="segments"/>
            </v:shape>
            <v:shape id="_x0000_s1051" type="#_x0000_t75" style="position:absolute;left:2524;top:-292;width:245;height:245">
              <v:imagedata r:id="rId46" o:title=""/>
            </v:shape>
            <v:shape id="_x0000_s1050" style="position:absolute;left:4869;top:-212;width:216;height:913" coordorigin="4869,-212" coordsize="216,913" o:spt="100" adj="0,,0" path="m4997,630r-116,35l4997,700r,-29l4986,671r,-12l4997,659r,-29xm4997,659r-11,l4986,671r11,l4997,659xm5073,659r-76,l4997,671r85,l5085,668r,-3l5073,665r,-6xm5073,-177r,842l5079,659r6,l5085,-171r-6,l5073,-177xm5085,659r-6,l5073,665r12,l5085,659xm4986,-212r-117,35l4986,-142r,-29l4974,-171r,-12l4986,-183r,-29xm4986,-183r-12,l4974,-171r12,l4986,-183xm5082,-183r-96,l4986,-171r87,l5073,-177r12,l5085,-180r-3,-3xm5085,-177r-12,l5079,-171r6,l5085,-177xe" fillcolor="#e60018" stroked="f">
              <v:stroke joinstyle="round"/>
              <v:formulas/>
              <v:path arrowok="t" o:connecttype="segments"/>
            </v:shape>
            <v:shape id="_x0000_s1049" type="#_x0000_t75" style="position:absolute;left:4800;top:76;width:245;height:245">
              <v:imagedata r:id="rId47" o:title=""/>
            </v:shape>
            <v:shape id="_x0000_s1048" type="#_x0000_t75" style="position:absolute;left:4079;top:-835;width:245;height:245">
              <v:imagedata r:id="rId48" o:title=""/>
            </v:shape>
            <v:shape id="_x0000_s1047" style="position:absolute;left:2302;top:-1054;width:2094;height:602" coordorigin="2302,-1054" coordsize="2094,602" o:spt="100" adj="0,,0" path="m3851,-464l2413,-1018r2,-4l2424,-1045r-122,-9l2399,-980r10,-27l3847,-453r4,-11m4396,-575r-29,l4367,-969r-12,l4355,-575r-29,l4361,-459r31,-104l4396,-575e" fillcolor="black" stroked="f">
              <v:stroke joinstyle="round"/>
              <v:formulas/>
              <v:path arrowok="t" o:connecttype="segments"/>
            </v:shape>
            <v:shape id="_x0000_s1046" type="#_x0000_t75" style="position:absolute;left:2625;top:-850;width:245;height:245">
              <v:imagedata r:id="rId49" o:title=""/>
            </v:shape>
            <v:shape id="_x0000_s1045" style="position:absolute;left:3853;top:384;width:1017;height:556" coordorigin="3853,384" coordsize="1017,556" path="m4869,384r-1016,l3853,909r108,18l4055,937r81,2l4172,938r68,-6l4302,922r59,-13l4482,878r33,-7l4586,857r81,-11l4760,838r109,-3l4869,384xe" fillcolor="#c90" stroked="f">
              <v:path arrowok="t"/>
            </v:shape>
            <v:shape id="_x0000_s1044" style="position:absolute;left:3853;top:384;width:1017;height:556" coordorigin="3853,384" coordsize="1017,556" path="m3853,384r1016,l4869,835r-57,1l4760,838r-93,8l4586,857r-71,14l4450,886r-60,15l4361,909r-59,13l4240,932r-68,6l4136,939r-39,l4010,933,3909,919r-56,-10l3853,384xe" filled="f" strokeweight=".20578mm">
              <v:path arrowok="t"/>
            </v:shape>
            <v:shape id="_x0000_s1043" style="position:absolute;left:1148;top:-1219;width:2705;height:1919" coordorigin="1148,-1219" coordsize="2705,1919" o:spt="100" adj="0,,0" path="m3736,630r,70l3833,671r-85,l3748,659r85,l3736,630xm1306,-1219r-155,l1148,-1216r,1884l1151,671r2585,l3736,665r-2576,l1154,659r6,l1160,-1207r-6,l1160,-1213r146,l1306,-1219xm3833,659r-85,l3748,671r85,l3853,665r-20,-6xm1160,659r-6,l1160,665r,-6xm3736,659r-2576,l1160,665r2576,l3736,659xm1160,-1213r-6,6l1160,-1207r,-6xm1306,-1213r-146,l1160,-1207r146,l1306,-1213xe" fillcolor="black" stroked="f">
              <v:stroke joinstyle="round"/>
              <v:formulas/>
              <v:path arrowok="t" o:connecttype="segments"/>
            </v:shape>
            <v:shape id="_x0000_s1042" type="#_x0000_t75" style="position:absolute;left:1664;top:551;width:245;height:245">
              <v:imagedata r:id="rId50" o:title=""/>
            </v:shape>
            <v:shape id="_x0000_s1041" style="position:absolute;left:1780;top:-969;width:70;height:513" coordorigin="1780,-969" coordsize="70,513" o:spt="100" adj="0,,0" path="m1809,-573r-29,l1815,-457r32,-105l1809,-562r,-11xm1821,-864r-12,l1809,-562r12,l1821,-864xm1850,-573r-29,l1821,-562r26,l1850,-573xm1815,-969r-35,117l1809,-852r,-12l1847,-864r-32,-105xm1847,-864r-26,l1821,-852r29,l1847,-864xe" fillcolor="#e60018" stroked="f">
              <v:stroke joinstyle="round"/>
              <v:formulas/>
              <v:path arrowok="t" o:connecttype="segments"/>
            </v:shape>
            <v:shape id="_x0000_s1040" type="#_x0000_t75" style="position:absolute;left:1540;top:-837;width:245;height:245">
              <v:imagedata r:id="rId51" o:title=""/>
            </v:shape>
            <v:shape id="_x0000_s1039" type="#_x0000_t202" style="position:absolute;left:1945;top:-2010;width:1401;height:360" filled="f" stroked="f">
              <v:textbox inset="0,0,0,0">
                <w:txbxContent>
                  <w:p w:rsidR="0082545F" w:rsidRDefault="0082545F">
                    <w:pPr>
                      <w:spacing w:line="128" w:lineRule="exact"/>
                      <w:ind w:left="231" w:right="-19"/>
                      <w:rPr>
                        <w:rFonts w:ascii="Arial"/>
                        <w:sz w:val="16"/>
                      </w:rPr>
                    </w:pPr>
                    <w:r>
                      <w:rPr>
                        <w:rFonts w:ascii="Arial"/>
                        <w:sz w:val="16"/>
                      </w:rPr>
                      <w:t>Randomly</w:t>
                    </w:r>
                  </w:p>
                  <w:p w:rsidR="0082545F" w:rsidRDefault="0082545F">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v:textbox>
            </v:shape>
            <v:shape id="_x0000_s1038" type="#_x0000_t202" style="position:absolute;left:1429;top:-1439;width:775;height:361" filled="f" stroked="f">
              <v:textbox inset="0,0,0,0">
                <w:txbxContent>
                  <w:p w:rsidR="0082545F" w:rsidRDefault="0082545F">
                    <w:pPr>
                      <w:spacing w:line="167" w:lineRule="exact"/>
                      <w:jc w:val="center"/>
                      <w:rPr>
                        <w:rFonts w:ascii="Arial"/>
                        <w:sz w:val="16"/>
                      </w:rPr>
                    </w:pPr>
                    <w:r>
                      <w:rPr>
                        <w:rFonts w:ascii="Arial"/>
                        <w:color w:val="FFFFFF"/>
                        <w:sz w:val="16"/>
                      </w:rPr>
                      <w:t>Generated</w:t>
                    </w:r>
                  </w:p>
                  <w:p w:rsidR="0082545F" w:rsidRDefault="0082545F">
                    <w:pPr>
                      <w:spacing w:before="12" w:line="181" w:lineRule="exact"/>
                      <w:jc w:val="center"/>
                      <w:rPr>
                        <w:rFonts w:ascii="Arial"/>
                        <w:sz w:val="16"/>
                      </w:rPr>
                    </w:pPr>
                    <w:r>
                      <w:rPr>
                        <w:rFonts w:ascii="Arial"/>
                        <w:color w:val="FFFFFF"/>
                        <w:w w:val="105"/>
                        <w:sz w:val="16"/>
                      </w:rPr>
                      <w:t>Model</w:t>
                    </w:r>
                  </w:p>
                </w:txbxContent>
              </v:textbox>
            </v:shape>
            <v:shape id="_x0000_s1037" type="#_x0000_t202" style="position:absolute;left:2510;top:-1404;width:1195;height:360" filled="f" stroked="f">
              <v:textbox inset="0,0,0,0">
                <w:txbxContent>
                  <w:p w:rsidR="0082545F" w:rsidRDefault="0082545F">
                    <w:pPr>
                      <w:spacing w:line="128" w:lineRule="exact"/>
                      <w:ind w:left="231" w:right="-17"/>
                      <w:rPr>
                        <w:rFonts w:ascii="Arial"/>
                        <w:sz w:val="16"/>
                      </w:rPr>
                    </w:pPr>
                    <w:r>
                      <w:rPr>
                        <w:rFonts w:ascii="Arial"/>
                        <w:sz w:val="16"/>
                      </w:rPr>
                      <w:t>Generate</w:t>
                    </w:r>
                  </w:p>
                  <w:p w:rsidR="0082545F" w:rsidRDefault="0082545F">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v:textbox>
            </v:shape>
            <v:shape id="_x0000_s1036" type="#_x0000_t202" style="position:absolute;left:4057;top:-1479;width:610;height:438" filled="f" stroked="f">
              <v:textbox inset="0,0,0,0">
                <w:txbxContent>
                  <w:p w:rsidR="0082545F" w:rsidRDefault="0082545F">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rsidR="0082545F" w:rsidRDefault="0082545F">
                    <w:pPr>
                      <w:spacing w:before="5"/>
                      <w:jc w:val="center"/>
                      <w:rPr>
                        <w:rFonts w:ascii="Arial"/>
                        <w:sz w:val="13"/>
                      </w:rPr>
                    </w:pPr>
                    <w:r>
                      <w:rPr>
                        <w:rFonts w:ascii="Arial"/>
                        <w:color w:val="FFFFFF"/>
                        <w:spacing w:val="-1"/>
                        <w:sz w:val="13"/>
                      </w:rPr>
                      <w:t>Generated</w:t>
                    </w:r>
                  </w:p>
                  <w:p w:rsidR="0082545F" w:rsidRDefault="0082545F">
                    <w:pPr>
                      <w:spacing w:before="4" w:line="146" w:lineRule="exact"/>
                      <w:jc w:val="center"/>
                      <w:rPr>
                        <w:rFonts w:ascii="Arial"/>
                        <w:sz w:val="13"/>
                      </w:rPr>
                    </w:pPr>
                    <w:r>
                      <w:rPr>
                        <w:rFonts w:ascii="Arial"/>
                        <w:color w:val="FFFFFF"/>
                        <w:sz w:val="13"/>
                      </w:rPr>
                      <w:t>Model</w:t>
                    </w:r>
                  </w:p>
                </w:txbxContent>
              </v:textbox>
            </v:shape>
            <v:shape id="_x0000_s1035" type="#_x0000_t202" style="position:absolute;left:1617;top:-909;width:3254;height:376" filled="f" stroked="f">
              <v:textbox inset="0,0,0,0">
                <w:txbxContent>
                  <w:p w:rsidR="0082545F" w:rsidRDefault="0082545F">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rsidR="0082545F" w:rsidRDefault="0082545F">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v:textbox>
            </v:shape>
            <v:shape id="_x0000_s1034" type="#_x0000_t202" style="position:absolute;left:1401;top:-364;width:1292;height:287" filled="f" stroked="f">
              <v:textbox inset="0,0,0,0">
                <w:txbxContent>
                  <w:p w:rsidR="0082545F" w:rsidRDefault="0082545F">
                    <w:pPr>
                      <w:spacing w:line="120" w:lineRule="exact"/>
                      <w:ind w:left="92"/>
                      <w:rPr>
                        <w:rFonts w:ascii="Arial"/>
                        <w:sz w:val="13"/>
                      </w:rPr>
                    </w:pPr>
                    <w:r>
                      <w:rPr>
                        <w:rFonts w:ascii="Arial"/>
                        <w:color w:val="FFFFFF"/>
                        <w:sz w:val="13"/>
                      </w:rPr>
                      <w:t>Model from</w:t>
                    </w:r>
                  </w:p>
                  <w:p w:rsidR="0082545F" w:rsidRDefault="0082545F">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v:textbox>
            </v:shape>
            <v:shape id="_x0000_s1033" type="#_x0000_t202" style="position:absolute;left:2833;top:-351;width:963;height:361" filled="f" stroked="f">
              <v:textbox inset="0,0,0,0">
                <w:txbxContent>
                  <w:p w:rsidR="0082545F" w:rsidRDefault="0082545F">
                    <w:pPr>
                      <w:spacing w:line="167" w:lineRule="exact"/>
                      <w:rPr>
                        <w:rFonts w:ascii="Arial"/>
                        <w:sz w:val="16"/>
                      </w:rPr>
                    </w:pPr>
                    <w:r>
                      <w:rPr>
                        <w:rFonts w:ascii="Arial"/>
                        <w:w w:val="105"/>
                        <w:sz w:val="16"/>
                      </w:rPr>
                      <w:t>Reverse</w:t>
                    </w:r>
                  </w:p>
                  <w:p w:rsidR="0082545F" w:rsidRDefault="0082545F">
                    <w:pPr>
                      <w:spacing w:before="12" w:line="181" w:lineRule="exact"/>
                      <w:rPr>
                        <w:rFonts w:ascii="Arial"/>
                        <w:sz w:val="16"/>
                      </w:rPr>
                    </w:pPr>
                    <w:r>
                      <w:rPr>
                        <w:rFonts w:ascii="Arial"/>
                        <w:sz w:val="16"/>
                      </w:rPr>
                      <w:t>Code (Batch)</w:t>
                    </w:r>
                  </w:p>
                </w:txbxContent>
              </v:textbox>
            </v:shape>
            <v:shape id="_x0000_s1032" type="#_x0000_t202" style="position:absolute;left:4051;top:-403;width:619;height:361" filled="f" stroked="f">
              <v:textbox inset="0,0,0,0">
                <w:txbxContent>
                  <w:p w:rsidR="0082545F" w:rsidRDefault="0082545F">
                    <w:pPr>
                      <w:spacing w:line="167" w:lineRule="exact"/>
                      <w:ind w:left="-1"/>
                      <w:jc w:val="center"/>
                      <w:rPr>
                        <w:rFonts w:ascii="Arial"/>
                        <w:sz w:val="16"/>
                      </w:rPr>
                    </w:pPr>
                    <w:r>
                      <w:rPr>
                        <w:rFonts w:ascii="Arial"/>
                        <w:color w:val="FFFFFF"/>
                        <w:spacing w:val="-1"/>
                        <w:sz w:val="16"/>
                      </w:rPr>
                      <w:t>Modified</w:t>
                    </w:r>
                  </w:p>
                  <w:p w:rsidR="0082545F" w:rsidRDefault="0082545F">
                    <w:pPr>
                      <w:spacing w:before="12" w:line="181" w:lineRule="exact"/>
                      <w:ind w:left="2"/>
                      <w:jc w:val="center"/>
                      <w:rPr>
                        <w:rFonts w:ascii="Arial"/>
                        <w:sz w:val="16"/>
                      </w:rPr>
                    </w:pPr>
                    <w:r>
                      <w:rPr>
                        <w:rFonts w:ascii="Arial"/>
                        <w:color w:val="FFFFFF"/>
                        <w:w w:val="105"/>
                        <w:sz w:val="16"/>
                      </w:rPr>
                      <w:t>Code</w:t>
                    </w:r>
                  </w:p>
                </w:txbxContent>
              </v:textbox>
            </v:shape>
            <v:shape id="_x0000_s1031" type="#_x0000_t202" style="position:absolute;left:4878;top:127;width:92;height:164" filled="f" stroked="f">
              <v:textbox inset="0,0,0,0">
                <w:txbxContent>
                  <w:p w:rsidR="0082545F" w:rsidRDefault="0082545F">
                    <w:pPr>
                      <w:spacing w:line="164" w:lineRule="exact"/>
                      <w:rPr>
                        <w:rFonts w:ascii="Arial"/>
                        <w:sz w:val="16"/>
                      </w:rPr>
                    </w:pPr>
                    <w:r>
                      <w:rPr>
                        <w:rFonts w:ascii="Arial"/>
                        <w:color w:val="FFFFFF"/>
                        <w:w w:val="102"/>
                        <w:sz w:val="16"/>
                      </w:rPr>
                      <w:t>8</w:t>
                    </w:r>
                  </w:p>
                </w:txbxContent>
              </v:textbox>
            </v:shape>
            <v:shape id="_x0000_s1030" type="#_x0000_t202" style="position:absolute;left:1741;top:492;width:1195;height:360" filled="f" stroked="f">
              <v:textbox inset="0,0,0,0">
                <w:txbxContent>
                  <w:p w:rsidR="0082545F" w:rsidRDefault="0082545F">
                    <w:pPr>
                      <w:spacing w:line="128" w:lineRule="exact"/>
                      <w:ind w:left="231" w:right="-17"/>
                      <w:rPr>
                        <w:rFonts w:ascii="Arial"/>
                        <w:sz w:val="16"/>
                      </w:rPr>
                    </w:pPr>
                    <w:r>
                      <w:rPr>
                        <w:rFonts w:ascii="Arial"/>
                        <w:sz w:val="16"/>
                      </w:rPr>
                      <w:t>Generate</w:t>
                    </w:r>
                  </w:p>
                  <w:p w:rsidR="0082545F" w:rsidRDefault="0082545F">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v:textbox>
            </v:shape>
            <v:shape id="_x0000_s1029" type="#_x0000_t202" style="position:absolute;left:4059;top:400;width:603;height:438" filled="f" stroked="f">
              <v:textbox inset="0,0,0,0">
                <w:txbxContent>
                  <w:p w:rsidR="0082545F" w:rsidRDefault="0082545F">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rsidR="0082545F" w:rsidRDefault="0082545F">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v:textbox>
            </v:shape>
            <w10:wrap anchorx="page"/>
          </v:group>
        </w:pict>
      </w:r>
      <w:r w:rsidR="0044141A">
        <w:rPr>
          <w:rFonts w:ascii="Arial"/>
          <w:color w:val="E60018"/>
          <w:sz w:val="16"/>
        </w:rPr>
        <w:t>Compare Code</w:t>
      </w:r>
    </w:p>
    <w:p w:rsidR="00B66BFA" w:rsidRDefault="00B66BFA">
      <w:pPr>
        <w:pStyle w:val="Corpsdetexte"/>
        <w:rPr>
          <w:rFonts w:ascii="Arial"/>
          <w:sz w:val="16"/>
        </w:rPr>
      </w:pPr>
    </w:p>
    <w:p w:rsidR="00B66BFA" w:rsidRDefault="00B66BFA">
      <w:pPr>
        <w:pStyle w:val="Corpsdetexte"/>
        <w:rPr>
          <w:rFonts w:ascii="Arial"/>
          <w:sz w:val="16"/>
        </w:rPr>
      </w:pPr>
    </w:p>
    <w:p w:rsidR="00B66BFA" w:rsidRDefault="00B66BFA">
      <w:pPr>
        <w:pStyle w:val="Corpsdetexte"/>
        <w:rPr>
          <w:rFonts w:ascii="Arial"/>
          <w:sz w:val="16"/>
        </w:rPr>
      </w:pPr>
    </w:p>
    <w:p w:rsidR="00B66BFA" w:rsidRDefault="00B66BFA">
      <w:pPr>
        <w:pStyle w:val="Corpsdetexte"/>
        <w:spacing w:before="6"/>
        <w:rPr>
          <w:rFonts w:ascii="Arial"/>
          <w:sz w:val="22"/>
        </w:rPr>
      </w:pPr>
    </w:p>
    <w:p w:rsidR="00B66BFA" w:rsidRDefault="0044141A">
      <w:pPr>
        <w:pStyle w:val="Titre4"/>
        <w:ind w:left="255" w:firstLine="151"/>
        <w:jc w:val="both"/>
      </w:pPr>
      <w:r>
        <w:t>Figure 9:  Simulation 2 for Left-invertibility Law</w:t>
      </w:r>
    </w:p>
    <w:p w:rsidR="00B66BFA" w:rsidRDefault="00B66BFA">
      <w:pPr>
        <w:pStyle w:val="Corpsdetexte"/>
        <w:rPr>
          <w:rFonts w:ascii="Georgia"/>
          <w:b/>
        </w:rPr>
      </w:pPr>
    </w:p>
    <w:p w:rsidR="00B66BFA" w:rsidRDefault="00B66BFA">
      <w:pPr>
        <w:pStyle w:val="Corpsdetexte"/>
        <w:spacing w:before="6"/>
        <w:rPr>
          <w:rFonts w:ascii="Georgia"/>
          <w:b/>
          <w:sz w:val="16"/>
        </w:rPr>
      </w:pPr>
    </w:p>
    <w:p w:rsidR="00B66BFA" w:rsidRDefault="0044141A">
      <w:pPr>
        <w:pStyle w:val="Corpsdetexte"/>
        <w:spacing w:before="1" w:line="242" w:lineRule="auto"/>
        <w:ind w:left="255"/>
        <w:jc w:val="both"/>
      </w:pPr>
      <w:proofErr w:type="gramStart"/>
      <w:r>
        <w:rPr>
          <w:w w:val="110"/>
        </w:rPr>
        <w:t>generated</w:t>
      </w:r>
      <w:proofErr w:type="gramEnd"/>
      <w:r>
        <w:rPr>
          <w:w w:val="110"/>
        </w:rPr>
        <w:t xml:space="preserve"> from the original randomly generated model in step </w:t>
      </w:r>
      <w:r>
        <w:rPr>
          <w:rFonts w:ascii="Georgia"/>
          <w:b/>
          <w:w w:val="110"/>
        </w:rPr>
        <w:t>(2)</w:t>
      </w:r>
      <w:r>
        <w:rPr>
          <w:w w:val="110"/>
        </w:rPr>
        <w:t xml:space="preserve">. The round-trip is done through steps </w:t>
      </w:r>
      <w:r>
        <w:rPr>
          <w:rFonts w:ascii="Georgia"/>
          <w:b/>
          <w:w w:val="110"/>
        </w:rPr>
        <w:t xml:space="preserve">(3) </w:t>
      </w:r>
      <w:r>
        <w:rPr>
          <w:w w:val="110"/>
        </w:rPr>
        <w:t xml:space="preserve">to </w:t>
      </w:r>
      <w:r>
        <w:rPr>
          <w:rFonts w:ascii="Georgia"/>
          <w:b/>
          <w:w w:val="110"/>
        </w:rPr>
        <w:t>(4)</w:t>
      </w:r>
      <w:r>
        <w:rPr>
          <w:w w:val="110"/>
        </w:rPr>
        <w:t xml:space="preserve">. The code generated from the original randomly generated model is compared with code generated from the reversed model in step </w:t>
      </w:r>
      <w:r>
        <w:rPr>
          <w:rFonts w:ascii="Georgia"/>
          <w:b/>
          <w:w w:val="110"/>
        </w:rPr>
        <w:t>(6)</w:t>
      </w:r>
      <w:r>
        <w:rPr>
          <w:w w:val="110"/>
        </w:rPr>
        <w:t>.</w:t>
      </w:r>
    </w:p>
    <w:p w:rsidR="00B66BFA" w:rsidRDefault="0044141A">
      <w:pPr>
        <w:pStyle w:val="Corpsdetexte"/>
        <w:spacing w:line="242" w:lineRule="auto"/>
        <w:ind w:left="255" w:firstLine="179"/>
        <w:jc w:val="both"/>
      </w:pPr>
      <w:r>
        <w:rPr>
          <w:w w:val="110"/>
        </w:rPr>
        <w:t>Code generation and reverse generation are done in batch mode</w:t>
      </w:r>
      <w:r>
        <w:rPr>
          <w:spacing w:val="-4"/>
          <w:w w:val="110"/>
        </w:rPr>
        <w:t xml:space="preserve"> </w:t>
      </w:r>
      <w:r>
        <w:rPr>
          <w:w w:val="110"/>
        </w:rPr>
        <w:t>since</w:t>
      </w:r>
      <w:r>
        <w:rPr>
          <w:spacing w:val="-4"/>
          <w:w w:val="110"/>
        </w:rPr>
        <w:t xml:space="preserve"> </w:t>
      </w:r>
      <w:r>
        <w:rPr>
          <w:w w:val="110"/>
        </w:rPr>
        <w:t>no</w:t>
      </w:r>
      <w:r>
        <w:rPr>
          <w:spacing w:val="-4"/>
          <w:w w:val="110"/>
        </w:rPr>
        <w:t xml:space="preserve"> </w:t>
      </w:r>
      <w:r>
        <w:rPr>
          <w:w w:val="110"/>
        </w:rPr>
        <w:t>modifications</w:t>
      </w:r>
      <w:r>
        <w:rPr>
          <w:spacing w:val="-4"/>
          <w:w w:val="110"/>
        </w:rPr>
        <w:t xml:space="preserve"> </w:t>
      </w:r>
      <w:r>
        <w:rPr>
          <w:w w:val="110"/>
        </w:rPr>
        <w:t>are</w:t>
      </w:r>
      <w:r>
        <w:rPr>
          <w:spacing w:val="-4"/>
          <w:w w:val="110"/>
        </w:rPr>
        <w:t xml:space="preserve"> </w:t>
      </w:r>
      <w:r>
        <w:rPr>
          <w:w w:val="110"/>
        </w:rPr>
        <w:t>made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models</w:t>
      </w:r>
      <w:r>
        <w:rPr>
          <w:spacing w:val="-4"/>
          <w:w w:val="110"/>
        </w:rPr>
        <w:t xml:space="preserve"> </w:t>
      </w:r>
      <w:r>
        <w:rPr>
          <w:w w:val="110"/>
        </w:rPr>
        <w:t>or</w:t>
      </w:r>
      <w:r>
        <w:rPr>
          <w:spacing w:val="-4"/>
          <w:w w:val="110"/>
        </w:rPr>
        <w:t xml:space="preserve"> </w:t>
      </w:r>
      <w:r>
        <w:rPr>
          <w:w w:val="110"/>
        </w:rPr>
        <w:t xml:space="preserve">code in this simulation. Comparison of models is done </w:t>
      </w:r>
      <w:r>
        <w:rPr>
          <w:spacing w:val="-3"/>
          <w:w w:val="110"/>
        </w:rPr>
        <w:t xml:space="preserve">by </w:t>
      </w:r>
      <w:r>
        <w:rPr>
          <w:w w:val="110"/>
        </w:rPr>
        <w:t>first comparing the number of each type of elements. Then if the numbers</w:t>
      </w:r>
      <w:r>
        <w:rPr>
          <w:spacing w:val="-11"/>
          <w:w w:val="110"/>
        </w:rPr>
        <w:t xml:space="preserve"> </w:t>
      </w:r>
      <w:r>
        <w:rPr>
          <w:w w:val="110"/>
        </w:rPr>
        <w:t>of</w:t>
      </w:r>
      <w:r>
        <w:rPr>
          <w:spacing w:val="-11"/>
          <w:w w:val="110"/>
        </w:rPr>
        <w:t xml:space="preserve"> </w:t>
      </w:r>
      <w:r>
        <w:rPr>
          <w:w w:val="110"/>
        </w:rPr>
        <w:t>each</w:t>
      </w:r>
      <w:r>
        <w:rPr>
          <w:spacing w:val="-11"/>
          <w:w w:val="110"/>
        </w:rPr>
        <w:t xml:space="preserve"> </w:t>
      </w:r>
      <w:r>
        <w:rPr>
          <w:w w:val="110"/>
        </w:rPr>
        <w:t>type</w:t>
      </w:r>
      <w:r>
        <w:rPr>
          <w:spacing w:val="-11"/>
          <w:w w:val="110"/>
        </w:rPr>
        <w:t xml:space="preserve"> </w:t>
      </w:r>
      <w:r>
        <w:rPr>
          <w:w w:val="110"/>
        </w:rPr>
        <w:t>of</w:t>
      </w:r>
      <w:r>
        <w:rPr>
          <w:spacing w:val="-11"/>
          <w:w w:val="110"/>
        </w:rPr>
        <w:t xml:space="preserve"> </w:t>
      </w:r>
      <w:r>
        <w:rPr>
          <w:w w:val="110"/>
        </w:rPr>
        <w:t>elements</w:t>
      </w:r>
      <w:r>
        <w:rPr>
          <w:spacing w:val="-11"/>
          <w:w w:val="110"/>
        </w:rPr>
        <w:t xml:space="preserve"> </w:t>
      </w:r>
      <w:r>
        <w:rPr>
          <w:w w:val="110"/>
        </w:rPr>
        <w:t>is</w:t>
      </w:r>
      <w:r>
        <w:rPr>
          <w:spacing w:val="-12"/>
          <w:w w:val="110"/>
        </w:rPr>
        <w:t xml:space="preserve"> </w:t>
      </w:r>
      <w:r>
        <w:rPr>
          <w:w w:val="110"/>
        </w:rPr>
        <w:t>the</w:t>
      </w:r>
      <w:r>
        <w:rPr>
          <w:spacing w:val="-11"/>
          <w:w w:val="110"/>
        </w:rPr>
        <w:t xml:space="preserve"> </w:t>
      </w:r>
      <w:r>
        <w:rPr>
          <w:w w:val="110"/>
        </w:rPr>
        <w:t>same,</w:t>
      </w:r>
      <w:r>
        <w:rPr>
          <w:spacing w:val="-9"/>
          <w:w w:val="110"/>
        </w:rPr>
        <w:t xml:space="preserve"> </w:t>
      </w:r>
      <w:r>
        <w:rPr>
          <w:w w:val="110"/>
        </w:rPr>
        <w:t>EMF</w:t>
      </w:r>
      <w:r>
        <w:rPr>
          <w:spacing w:val="-11"/>
          <w:w w:val="110"/>
        </w:rPr>
        <w:t xml:space="preserve"> </w:t>
      </w:r>
      <w:r>
        <w:rPr>
          <w:w w:val="110"/>
        </w:rPr>
        <w:t xml:space="preserve">Compare is used. Comparison of code is done </w:t>
      </w:r>
      <w:r>
        <w:rPr>
          <w:spacing w:val="-3"/>
          <w:w w:val="110"/>
        </w:rPr>
        <w:t xml:space="preserve">by </w:t>
      </w:r>
      <w:r>
        <w:rPr>
          <w:w w:val="110"/>
        </w:rPr>
        <w:t>using the built-in code comparison tool of Eclipse</w:t>
      </w:r>
      <w:r>
        <w:rPr>
          <w:spacing w:val="10"/>
          <w:w w:val="110"/>
        </w:rPr>
        <w:t xml:space="preserve"> </w:t>
      </w:r>
      <w:r>
        <w:rPr>
          <w:w w:val="110"/>
        </w:rPr>
        <w:t>CDT.</w:t>
      </w:r>
    </w:p>
    <w:p w:rsidR="00B66BFA" w:rsidRDefault="0044141A">
      <w:pPr>
        <w:pStyle w:val="Corpsdetexte"/>
        <w:spacing w:line="242" w:lineRule="auto"/>
        <w:ind w:left="255" w:firstLine="179"/>
        <w:jc w:val="both"/>
      </w:pPr>
      <w:r>
        <w:rPr>
          <w:spacing w:val="-4"/>
          <w:w w:val="110"/>
        </w:rPr>
        <w:t xml:space="preserve">Table </w:t>
      </w:r>
      <w:r>
        <w:rPr>
          <w:w w:val="110"/>
        </w:rPr>
        <w:t xml:space="preserve">2 shows the number of each type of elements in the randomly generated model, and the comparison results, </w:t>
      </w:r>
      <w:proofErr w:type="gramStart"/>
      <w:r>
        <w:rPr>
          <w:w w:val="110"/>
        </w:rPr>
        <w:t>for  3</w:t>
      </w:r>
      <w:proofErr w:type="gramEnd"/>
      <w:r>
        <w:rPr>
          <w:w w:val="110"/>
        </w:rPr>
        <w:t xml:space="preserve"> of the 200 models created </w:t>
      </w:r>
      <w:r>
        <w:rPr>
          <w:spacing w:val="-3"/>
          <w:w w:val="110"/>
        </w:rPr>
        <w:t xml:space="preserve">by </w:t>
      </w:r>
      <w:r>
        <w:rPr>
          <w:w w:val="110"/>
        </w:rPr>
        <w:t>the generator. After launch- ing the simulation for the 200 models, no differences were found during model comparison and code comparison. This result verifies that our model-code synchronization method satisfies Law 1 of round-trip</w:t>
      </w:r>
      <w:r>
        <w:rPr>
          <w:spacing w:val="-6"/>
          <w:w w:val="110"/>
        </w:rPr>
        <w:t xml:space="preserve"> </w:t>
      </w:r>
      <w:r>
        <w:rPr>
          <w:w w:val="110"/>
        </w:rPr>
        <w:t>engineering.</w:t>
      </w:r>
    </w:p>
    <w:p w:rsidR="00B66BFA" w:rsidRDefault="0044141A">
      <w:pPr>
        <w:pStyle w:val="Titre2"/>
        <w:numPr>
          <w:ilvl w:val="2"/>
          <w:numId w:val="2"/>
        </w:numPr>
        <w:tabs>
          <w:tab w:val="left" w:pos="969"/>
        </w:tabs>
        <w:spacing w:before="130"/>
        <w:jc w:val="both"/>
      </w:pPr>
      <w:r>
        <w:t>Simulation for Law 2</w:t>
      </w:r>
      <w:r>
        <w:rPr>
          <w:spacing w:val="-24"/>
        </w:rPr>
        <w:t xml:space="preserve"> </w:t>
      </w:r>
      <w:r>
        <w:t>left-invertibility</w:t>
      </w:r>
    </w:p>
    <w:p w:rsidR="00B66BFA" w:rsidRDefault="0044141A">
      <w:pPr>
        <w:pStyle w:val="Corpsdetexte"/>
        <w:spacing w:before="43" w:line="242" w:lineRule="auto"/>
        <w:ind w:left="255" w:firstLine="179"/>
        <w:jc w:val="both"/>
      </w:pPr>
      <w:r>
        <w:rPr>
          <w:w w:val="110"/>
        </w:rPr>
        <w:t xml:space="preserve">In the second simulation, Law 2 is evaluated. The proce- dure for the simulation is shown in </w:t>
      </w:r>
      <w:proofErr w:type="gramStart"/>
      <w:r>
        <w:rPr>
          <w:w w:val="110"/>
        </w:rPr>
        <w:t>Figure  9</w:t>
      </w:r>
      <w:proofErr w:type="gramEnd"/>
      <w:r>
        <w:rPr>
          <w:w w:val="110"/>
        </w:rPr>
        <w:t>.</w:t>
      </w:r>
    </w:p>
    <w:p w:rsidR="00B66BFA" w:rsidRDefault="0044141A">
      <w:pPr>
        <w:pStyle w:val="Corpsdetexte"/>
        <w:spacing w:line="242" w:lineRule="auto"/>
        <w:ind w:left="255" w:firstLine="179"/>
        <w:jc w:val="both"/>
      </w:pPr>
      <w:r>
        <w:rPr>
          <w:w w:val="110"/>
        </w:rPr>
        <w:t>The general idea behind the simulation procedure is to do a full round-trip of a randomly generated UML model but with modifications introduced to the generated C++ code. The procedure is described as follows:</w:t>
      </w:r>
    </w:p>
    <w:p w:rsidR="00B66BFA" w:rsidRDefault="00B66BFA">
      <w:pPr>
        <w:pStyle w:val="Corpsdetexte"/>
        <w:rPr>
          <w:sz w:val="17"/>
        </w:rPr>
      </w:pPr>
    </w:p>
    <w:p w:rsidR="00B66BFA" w:rsidRDefault="0044141A">
      <w:pPr>
        <w:pStyle w:val="Corpsdetexte"/>
        <w:ind w:left="103" w:right="-7"/>
      </w:pPr>
      <w:r>
        <w:rPr>
          <w:w w:val="110"/>
        </w:rPr>
        <w:t>Step 1A UML model is randomly generated and becomes the</w:t>
      </w:r>
    </w:p>
    <w:p w:rsidR="00B66BFA" w:rsidRDefault="0044141A">
      <w:pPr>
        <w:pStyle w:val="Titre4"/>
        <w:spacing w:before="2"/>
        <w:ind w:left="704" w:right="71"/>
        <w:rPr>
          <w:rFonts w:ascii="Times New Roman"/>
          <w:b w:val="0"/>
        </w:rPr>
      </w:pPr>
      <w:proofErr w:type="gramStart"/>
      <w:r>
        <w:t>generated</w:t>
      </w:r>
      <w:proofErr w:type="gramEnd"/>
      <w:r>
        <w:t xml:space="preserve"> model</w:t>
      </w:r>
      <w:r>
        <w:rPr>
          <w:rFonts w:ascii="Times New Roman"/>
          <w:b w:val="0"/>
        </w:rPr>
        <w:t>.</w:t>
      </w:r>
    </w:p>
    <w:p w:rsidR="00B66BFA" w:rsidRDefault="0044141A">
      <w:pPr>
        <w:spacing w:before="161"/>
        <w:ind w:left="704" w:hanging="601"/>
        <w:jc w:val="both"/>
        <w:rPr>
          <w:sz w:val="18"/>
        </w:rPr>
      </w:pPr>
      <w:r>
        <w:rPr>
          <w:w w:val="105"/>
          <w:sz w:val="18"/>
        </w:rPr>
        <w:t xml:space="preserve">Step 2Through batch code generation, we obtain </w:t>
      </w:r>
      <w:r>
        <w:rPr>
          <w:rFonts w:ascii="Georgia"/>
          <w:b/>
          <w:w w:val="105"/>
          <w:sz w:val="18"/>
        </w:rPr>
        <w:t xml:space="preserve">code from </w:t>
      </w:r>
      <w:r>
        <w:rPr>
          <w:rFonts w:ascii="Georgia"/>
          <w:b/>
          <w:sz w:val="18"/>
        </w:rPr>
        <w:t>generated model</w:t>
      </w:r>
      <w:r>
        <w:rPr>
          <w:sz w:val="18"/>
        </w:rPr>
        <w:t>.</w:t>
      </w:r>
    </w:p>
    <w:p w:rsidR="00B66BFA" w:rsidRDefault="0044141A">
      <w:pPr>
        <w:pStyle w:val="Corpsdetexte"/>
        <w:spacing w:before="161" w:line="242" w:lineRule="auto"/>
        <w:ind w:left="704" w:right="-7" w:hanging="601"/>
      </w:pPr>
      <w:r>
        <w:rPr>
          <w:w w:val="110"/>
        </w:rPr>
        <w:t xml:space="preserve">Step 3The code from generated model is modified. </w:t>
      </w:r>
      <w:r>
        <w:rPr>
          <w:spacing w:val="-8"/>
          <w:w w:val="110"/>
        </w:rPr>
        <w:t xml:space="preserve">We </w:t>
      </w:r>
      <w:r>
        <w:rPr>
          <w:w w:val="110"/>
        </w:rPr>
        <w:t xml:space="preserve">sim- ulate the modifications. </w:t>
      </w:r>
      <w:r>
        <w:rPr>
          <w:spacing w:val="-8"/>
          <w:w w:val="110"/>
        </w:rPr>
        <w:t xml:space="preserve">We </w:t>
      </w:r>
      <w:r>
        <w:rPr>
          <w:w w:val="110"/>
        </w:rPr>
        <w:t xml:space="preserve">then obtain </w:t>
      </w:r>
      <w:r>
        <w:rPr>
          <w:rFonts w:ascii="Georgia"/>
          <w:b/>
          <w:w w:val="110"/>
        </w:rPr>
        <w:t>modifted code</w:t>
      </w:r>
      <w:r>
        <w:rPr>
          <w:w w:val="110"/>
        </w:rPr>
        <w:t xml:space="preserve">. The different kinds of modifications will </w:t>
      </w:r>
      <w:r>
        <w:rPr>
          <w:spacing w:val="2"/>
          <w:w w:val="110"/>
        </w:rPr>
        <w:t>be</w:t>
      </w:r>
      <w:r>
        <w:rPr>
          <w:spacing w:val="-23"/>
          <w:w w:val="110"/>
        </w:rPr>
        <w:t xml:space="preserve"> </w:t>
      </w:r>
      <w:r>
        <w:rPr>
          <w:w w:val="110"/>
        </w:rPr>
        <w:t xml:space="preserve">de- scribed when </w:t>
      </w:r>
      <w:r>
        <w:rPr>
          <w:spacing w:val="-3"/>
          <w:w w:val="110"/>
        </w:rPr>
        <w:t xml:space="preserve">we </w:t>
      </w:r>
      <w:r>
        <w:rPr>
          <w:w w:val="110"/>
        </w:rPr>
        <w:t>discuss the results of this</w:t>
      </w:r>
      <w:r>
        <w:rPr>
          <w:spacing w:val="29"/>
          <w:w w:val="110"/>
        </w:rPr>
        <w:t xml:space="preserve"> </w:t>
      </w:r>
      <w:r>
        <w:rPr>
          <w:w w:val="110"/>
        </w:rPr>
        <w:t>simulation.</w:t>
      </w:r>
    </w:p>
    <w:p w:rsidR="00B66BFA" w:rsidRDefault="0044141A">
      <w:pPr>
        <w:spacing w:before="159"/>
        <w:ind w:left="704" w:hanging="601"/>
        <w:jc w:val="both"/>
        <w:rPr>
          <w:sz w:val="18"/>
        </w:rPr>
      </w:pPr>
      <w:r>
        <w:rPr>
          <w:w w:val="105"/>
          <w:sz w:val="18"/>
        </w:rPr>
        <w:t xml:space="preserve">Step 4The </w:t>
      </w:r>
      <w:r>
        <w:rPr>
          <w:rFonts w:ascii="Georgia"/>
          <w:b/>
          <w:w w:val="105"/>
          <w:sz w:val="18"/>
        </w:rPr>
        <w:t xml:space="preserve">modifted code </w:t>
      </w:r>
      <w:r>
        <w:rPr>
          <w:w w:val="105"/>
          <w:sz w:val="18"/>
        </w:rPr>
        <w:t xml:space="preserve">is reversed incrementally to the </w:t>
      </w:r>
      <w:r>
        <w:rPr>
          <w:rFonts w:ascii="Georgia"/>
          <w:b/>
          <w:w w:val="105"/>
          <w:sz w:val="18"/>
        </w:rPr>
        <w:t>generated</w:t>
      </w:r>
      <w:r>
        <w:rPr>
          <w:rFonts w:ascii="Georgia"/>
          <w:b/>
          <w:spacing w:val="-5"/>
          <w:w w:val="105"/>
          <w:sz w:val="18"/>
        </w:rPr>
        <w:t xml:space="preserve"> </w:t>
      </w:r>
      <w:r>
        <w:rPr>
          <w:rFonts w:ascii="Georgia"/>
          <w:b/>
          <w:w w:val="105"/>
          <w:sz w:val="18"/>
        </w:rPr>
        <w:t>model</w:t>
      </w:r>
      <w:r>
        <w:rPr>
          <w:w w:val="105"/>
          <w:sz w:val="18"/>
        </w:rPr>
        <w:t>.</w:t>
      </w:r>
      <w:r>
        <w:rPr>
          <w:spacing w:val="3"/>
          <w:w w:val="105"/>
          <w:sz w:val="18"/>
        </w:rPr>
        <w:t xml:space="preserve"> </w:t>
      </w:r>
      <w:r>
        <w:rPr>
          <w:w w:val="105"/>
          <w:sz w:val="18"/>
        </w:rPr>
        <w:t>The</w:t>
      </w:r>
      <w:r>
        <w:rPr>
          <w:spacing w:val="-11"/>
          <w:w w:val="105"/>
          <w:sz w:val="18"/>
        </w:rPr>
        <w:t xml:space="preserve"> </w:t>
      </w:r>
      <w:r>
        <w:rPr>
          <w:rFonts w:ascii="Georgia"/>
          <w:b/>
          <w:w w:val="105"/>
          <w:sz w:val="18"/>
        </w:rPr>
        <w:t>generated</w:t>
      </w:r>
      <w:r>
        <w:rPr>
          <w:rFonts w:ascii="Georgia"/>
          <w:b/>
          <w:spacing w:val="-5"/>
          <w:w w:val="105"/>
          <w:sz w:val="18"/>
        </w:rPr>
        <w:t xml:space="preserve"> </w:t>
      </w:r>
      <w:r>
        <w:rPr>
          <w:rFonts w:ascii="Georgia"/>
          <w:b/>
          <w:w w:val="105"/>
          <w:sz w:val="18"/>
        </w:rPr>
        <w:t>model</w:t>
      </w:r>
      <w:r>
        <w:rPr>
          <w:rFonts w:ascii="Georgia"/>
          <w:b/>
          <w:spacing w:val="-11"/>
          <w:w w:val="105"/>
          <w:sz w:val="18"/>
        </w:rPr>
        <w:t xml:space="preserve"> </w:t>
      </w:r>
      <w:r>
        <w:rPr>
          <w:w w:val="105"/>
          <w:sz w:val="18"/>
        </w:rPr>
        <w:t>then</w:t>
      </w:r>
      <w:r>
        <w:rPr>
          <w:spacing w:val="-11"/>
          <w:w w:val="105"/>
          <w:sz w:val="18"/>
        </w:rPr>
        <w:t xml:space="preserve"> </w:t>
      </w:r>
      <w:r>
        <w:rPr>
          <w:w w:val="105"/>
          <w:sz w:val="18"/>
        </w:rPr>
        <w:t xml:space="preserve">be- comes an </w:t>
      </w:r>
      <w:r>
        <w:rPr>
          <w:rFonts w:ascii="Georgia"/>
          <w:b/>
          <w:w w:val="105"/>
          <w:sz w:val="18"/>
        </w:rPr>
        <w:t>updated</w:t>
      </w:r>
      <w:r>
        <w:rPr>
          <w:rFonts w:ascii="Georgia"/>
          <w:b/>
          <w:spacing w:val="-23"/>
          <w:w w:val="105"/>
          <w:sz w:val="18"/>
        </w:rPr>
        <w:t xml:space="preserve"> </w:t>
      </w:r>
      <w:r>
        <w:rPr>
          <w:rFonts w:ascii="Georgia"/>
          <w:b/>
          <w:w w:val="105"/>
          <w:sz w:val="18"/>
        </w:rPr>
        <w:t>model</w:t>
      </w:r>
      <w:r>
        <w:rPr>
          <w:w w:val="105"/>
          <w:sz w:val="18"/>
        </w:rPr>
        <w:t>.</w:t>
      </w:r>
    </w:p>
    <w:p w:rsidR="00B66BFA" w:rsidRDefault="0044141A">
      <w:pPr>
        <w:spacing w:before="161"/>
        <w:ind w:left="704" w:hanging="601"/>
        <w:jc w:val="both"/>
        <w:rPr>
          <w:sz w:val="18"/>
        </w:rPr>
      </w:pPr>
      <w:r>
        <w:rPr>
          <w:w w:val="105"/>
          <w:sz w:val="18"/>
        </w:rPr>
        <w:t xml:space="preserve">Step 5The </w:t>
      </w:r>
      <w:proofErr w:type="gramStart"/>
      <w:r>
        <w:rPr>
          <w:rFonts w:ascii="Georgia"/>
          <w:b/>
          <w:w w:val="105"/>
          <w:sz w:val="18"/>
        </w:rPr>
        <w:t>modifted  code</w:t>
      </w:r>
      <w:proofErr w:type="gramEnd"/>
      <w:r>
        <w:rPr>
          <w:rFonts w:ascii="Georgia"/>
          <w:b/>
          <w:w w:val="105"/>
          <w:sz w:val="18"/>
        </w:rPr>
        <w:t xml:space="preserve"> </w:t>
      </w:r>
      <w:r>
        <w:rPr>
          <w:w w:val="105"/>
          <w:sz w:val="18"/>
        </w:rPr>
        <w:t xml:space="preserve">is  also  reversed  in  batch  mode to a </w:t>
      </w:r>
      <w:r>
        <w:rPr>
          <w:rFonts w:ascii="Georgia"/>
          <w:b/>
          <w:w w:val="105"/>
          <w:sz w:val="18"/>
        </w:rPr>
        <w:t>model from modifted code</w:t>
      </w:r>
      <w:r>
        <w:rPr>
          <w:w w:val="105"/>
          <w:sz w:val="18"/>
        </w:rPr>
        <w:t xml:space="preserve">. This model is an image of the </w:t>
      </w:r>
      <w:proofErr w:type="gramStart"/>
      <w:r>
        <w:rPr>
          <w:w w:val="105"/>
          <w:sz w:val="18"/>
        </w:rPr>
        <w:t>modified  code</w:t>
      </w:r>
      <w:proofErr w:type="gramEnd"/>
      <w:r>
        <w:rPr>
          <w:w w:val="105"/>
          <w:sz w:val="18"/>
        </w:rPr>
        <w:t>.</w:t>
      </w:r>
    </w:p>
    <w:p w:rsidR="00B66BFA" w:rsidRDefault="0044141A">
      <w:pPr>
        <w:spacing w:before="47"/>
        <w:ind w:left="704" w:right="199" w:hanging="601"/>
        <w:jc w:val="both"/>
        <w:rPr>
          <w:sz w:val="18"/>
        </w:rPr>
      </w:pPr>
      <w:r>
        <w:br w:type="column"/>
      </w:r>
      <w:r>
        <w:rPr>
          <w:w w:val="105"/>
          <w:sz w:val="18"/>
        </w:rPr>
        <w:t>Step 6The</w:t>
      </w:r>
      <w:r>
        <w:rPr>
          <w:spacing w:val="-3"/>
          <w:w w:val="105"/>
          <w:sz w:val="18"/>
        </w:rPr>
        <w:t xml:space="preserve"> </w:t>
      </w:r>
      <w:r>
        <w:rPr>
          <w:rFonts w:ascii="Georgia"/>
          <w:b/>
          <w:w w:val="105"/>
          <w:sz w:val="18"/>
        </w:rPr>
        <w:t xml:space="preserve">updated model </w:t>
      </w:r>
      <w:r>
        <w:rPr>
          <w:w w:val="105"/>
          <w:sz w:val="18"/>
        </w:rPr>
        <w:t xml:space="preserve">(previously </w:t>
      </w:r>
      <w:r>
        <w:rPr>
          <w:rFonts w:ascii="Georgia"/>
          <w:b/>
          <w:w w:val="105"/>
          <w:sz w:val="18"/>
        </w:rPr>
        <w:t>generated model</w:t>
      </w:r>
      <w:r>
        <w:rPr>
          <w:w w:val="105"/>
          <w:sz w:val="18"/>
        </w:rPr>
        <w:t>) is</w:t>
      </w:r>
      <w:r>
        <w:rPr>
          <w:spacing w:val="-11"/>
          <w:w w:val="105"/>
          <w:sz w:val="18"/>
        </w:rPr>
        <w:t xml:space="preserve"> </w:t>
      </w:r>
      <w:r>
        <w:rPr>
          <w:w w:val="105"/>
          <w:sz w:val="18"/>
        </w:rPr>
        <w:t>compared</w:t>
      </w:r>
      <w:r>
        <w:rPr>
          <w:spacing w:val="-11"/>
          <w:w w:val="105"/>
          <w:sz w:val="18"/>
        </w:rPr>
        <w:t xml:space="preserve"> </w:t>
      </w:r>
      <w:r>
        <w:rPr>
          <w:w w:val="105"/>
          <w:sz w:val="18"/>
        </w:rPr>
        <w:t>to</w:t>
      </w:r>
      <w:r>
        <w:rPr>
          <w:spacing w:val="-11"/>
          <w:w w:val="105"/>
          <w:sz w:val="18"/>
        </w:rPr>
        <w:t xml:space="preserve"> </w:t>
      </w:r>
      <w:r>
        <w:rPr>
          <w:w w:val="105"/>
          <w:sz w:val="18"/>
        </w:rPr>
        <w:t>the</w:t>
      </w:r>
      <w:r>
        <w:rPr>
          <w:spacing w:val="-11"/>
          <w:w w:val="105"/>
          <w:sz w:val="18"/>
        </w:rPr>
        <w:t xml:space="preserve"> </w:t>
      </w:r>
      <w:r>
        <w:rPr>
          <w:rFonts w:ascii="Georgia"/>
          <w:b/>
          <w:w w:val="105"/>
          <w:sz w:val="18"/>
        </w:rPr>
        <w:t>model</w:t>
      </w:r>
      <w:r>
        <w:rPr>
          <w:rFonts w:ascii="Georgia"/>
          <w:b/>
          <w:spacing w:val="-6"/>
          <w:w w:val="105"/>
          <w:sz w:val="18"/>
        </w:rPr>
        <w:t xml:space="preserve"> </w:t>
      </w:r>
      <w:r>
        <w:rPr>
          <w:rFonts w:ascii="Georgia"/>
          <w:b/>
          <w:w w:val="105"/>
          <w:sz w:val="18"/>
        </w:rPr>
        <w:t>from</w:t>
      </w:r>
      <w:r>
        <w:rPr>
          <w:rFonts w:ascii="Georgia"/>
          <w:b/>
          <w:spacing w:val="-5"/>
          <w:w w:val="105"/>
          <w:sz w:val="18"/>
        </w:rPr>
        <w:t xml:space="preserve"> </w:t>
      </w:r>
      <w:r>
        <w:rPr>
          <w:rFonts w:ascii="Georgia"/>
          <w:b/>
          <w:w w:val="105"/>
          <w:sz w:val="18"/>
        </w:rPr>
        <w:t>modifted</w:t>
      </w:r>
      <w:r>
        <w:rPr>
          <w:rFonts w:ascii="Georgia"/>
          <w:b/>
          <w:spacing w:val="-6"/>
          <w:w w:val="105"/>
          <w:sz w:val="18"/>
        </w:rPr>
        <w:t xml:space="preserve"> </w:t>
      </w:r>
      <w:r>
        <w:rPr>
          <w:rFonts w:ascii="Georgia"/>
          <w:b/>
          <w:w w:val="105"/>
          <w:sz w:val="18"/>
        </w:rPr>
        <w:t>code</w:t>
      </w:r>
      <w:r>
        <w:rPr>
          <w:rFonts w:ascii="Georgia"/>
          <w:b/>
          <w:spacing w:val="-12"/>
          <w:w w:val="105"/>
          <w:sz w:val="18"/>
        </w:rPr>
        <w:t xml:space="preserve"> </w:t>
      </w:r>
      <w:r>
        <w:rPr>
          <w:w w:val="105"/>
          <w:sz w:val="18"/>
        </w:rPr>
        <w:t xml:space="preserve">(im- age of the modified  </w:t>
      </w:r>
      <w:r>
        <w:rPr>
          <w:spacing w:val="2"/>
          <w:w w:val="105"/>
          <w:sz w:val="18"/>
        </w:rPr>
        <w:t xml:space="preserve"> </w:t>
      </w:r>
      <w:r>
        <w:rPr>
          <w:w w:val="105"/>
          <w:sz w:val="18"/>
        </w:rPr>
        <w:t>code).</w:t>
      </w:r>
    </w:p>
    <w:p w:rsidR="00B66BFA" w:rsidRDefault="0044141A">
      <w:pPr>
        <w:spacing w:before="160"/>
        <w:ind w:left="704" w:right="175" w:hanging="601"/>
        <w:jc w:val="both"/>
        <w:rPr>
          <w:sz w:val="18"/>
        </w:rPr>
      </w:pPr>
      <w:r>
        <w:rPr>
          <w:w w:val="105"/>
          <w:sz w:val="18"/>
        </w:rPr>
        <w:t xml:space="preserve">Step 7Afterwards, we also generate in batch mode </w:t>
      </w:r>
      <w:r>
        <w:rPr>
          <w:rFonts w:ascii="Georgia"/>
          <w:b/>
          <w:w w:val="105"/>
          <w:sz w:val="18"/>
        </w:rPr>
        <w:t xml:space="preserve">code from </w:t>
      </w:r>
      <w:r>
        <w:rPr>
          <w:rFonts w:ascii="Georgia"/>
          <w:b/>
          <w:sz w:val="18"/>
        </w:rPr>
        <w:t>the updated model</w:t>
      </w:r>
      <w:r>
        <w:rPr>
          <w:sz w:val="18"/>
        </w:rPr>
        <w:t>.</w:t>
      </w:r>
    </w:p>
    <w:p w:rsidR="00B66BFA" w:rsidRDefault="0044141A">
      <w:pPr>
        <w:spacing w:before="160"/>
        <w:ind w:left="704" w:right="199" w:hanging="601"/>
        <w:jc w:val="both"/>
        <w:rPr>
          <w:sz w:val="18"/>
        </w:rPr>
      </w:pPr>
      <w:r>
        <w:rPr>
          <w:w w:val="105"/>
          <w:sz w:val="18"/>
        </w:rPr>
        <w:t xml:space="preserve">Step 8The </w:t>
      </w:r>
      <w:r>
        <w:rPr>
          <w:rFonts w:ascii="Georgia"/>
          <w:b/>
          <w:w w:val="105"/>
          <w:sz w:val="18"/>
        </w:rPr>
        <w:t xml:space="preserve">code from the updated model </w:t>
      </w:r>
      <w:r>
        <w:rPr>
          <w:w w:val="105"/>
          <w:sz w:val="18"/>
        </w:rPr>
        <w:t xml:space="preserve">is compared to </w:t>
      </w:r>
      <w:r>
        <w:rPr>
          <w:sz w:val="18"/>
        </w:rPr>
        <w:t xml:space="preserve">the </w:t>
      </w:r>
      <w:r>
        <w:rPr>
          <w:rFonts w:ascii="Georgia"/>
          <w:b/>
          <w:sz w:val="18"/>
        </w:rPr>
        <w:t>modifted code</w:t>
      </w:r>
      <w:r>
        <w:rPr>
          <w:sz w:val="18"/>
        </w:rPr>
        <w:t>.</w:t>
      </w:r>
    </w:p>
    <w:p w:rsidR="00B66BFA" w:rsidRDefault="00B66BFA">
      <w:pPr>
        <w:pStyle w:val="Corpsdetexte"/>
        <w:rPr>
          <w:sz w:val="17"/>
        </w:rPr>
      </w:pPr>
    </w:p>
    <w:p w:rsidR="00B66BFA" w:rsidRDefault="0044141A">
      <w:pPr>
        <w:pStyle w:val="Corpsdetexte"/>
        <w:spacing w:line="242" w:lineRule="auto"/>
        <w:ind w:left="255" w:right="199" w:firstLine="179"/>
        <w:jc w:val="both"/>
      </w:pPr>
      <w:r>
        <w:rPr>
          <w:w w:val="110"/>
        </w:rPr>
        <w:t>The simulation is run for 200 randomly generated mod- els. During the simulations, the code generated from each model undergoes 7 kinds of modifications independently. The modifications are described Table 3. The modifications triggers three kinds of Eclipse CDT modification events: ADDED</w:t>
      </w:r>
      <w:proofErr w:type="gramStart"/>
      <w:r>
        <w:rPr>
          <w:w w:val="110"/>
        </w:rPr>
        <w:t>,  REMOVED</w:t>
      </w:r>
      <w:proofErr w:type="gramEnd"/>
      <w:r>
        <w:rPr>
          <w:w w:val="110"/>
        </w:rPr>
        <w:t>,  and  CHANGED.  Events ADDED</w:t>
      </w:r>
    </w:p>
    <w:p w:rsidR="00B66BFA" w:rsidRDefault="0044141A">
      <w:pPr>
        <w:pStyle w:val="Corpsdetexte"/>
        <w:spacing w:line="242" w:lineRule="auto"/>
        <w:ind w:left="255" w:right="54"/>
      </w:pPr>
      <w:proofErr w:type="gramStart"/>
      <w:r>
        <w:rPr>
          <w:w w:val="110"/>
        </w:rPr>
        <w:t>and</w:t>
      </w:r>
      <w:proofErr w:type="gramEnd"/>
      <w:r>
        <w:rPr>
          <w:w w:val="110"/>
        </w:rPr>
        <w:t xml:space="preserve"> REMOVED mean addition and respectively deletion of classes, attributes or methods to the code. Event CHANGED is the update of elements in code including renaming at</w:t>
      </w:r>
      <w:proofErr w:type="gramStart"/>
      <w:r>
        <w:rPr>
          <w:w w:val="110"/>
        </w:rPr>
        <w:t>-  tributes</w:t>
      </w:r>
      <w:proofErr w:type="gramEnd"/>
      <w:r>
        <w:rPr>
          <w:w w:val="110"/>
        </w:rPr>
        <w:t>, classes, methods, changing the type of attributes, parameters, or changing the behavior of  methods.</w:t>
      </w:r>
    </w:p>
    <w:p w:rsidR="00B66BFA" w:rsidRDefault="0044141A">
      <w:pPr>
        <w:pStyle w:val="Corpsdetexte"/>
        <w:spacing w:line="242" w:lineRule="auto"/>
        <w:ind w:left="255" w:right="98" w:firstLine="179"/>
      </w:pPr>
      <w:r>
        <w:rPr>
          <w:spacing w:val="-4"/>
          <w:w w:val="110"/>
        </w:rPr>
        <w:t>Table</w:t>
      </w:r>
      <w:r>
        <w:rPr>
          <w:spacing w:val="-17"/>
          <w:w w:val="110"/>
        </w:rPr>
        <w:t xml:space="preserve"> </w:t>
      </w:r>
      <w:r>
        <w:rPr>
          <w:w w:val="110"/>
        </w:rPr>
        <w:t>3</w:t>
      </w:r>
      <w:r>
        <w:rPr>
          <w:spacing w:val="-17"/>
          <w:w w:val="110"/>
        </w:rPr>
        <w:t xml:space="preserve"> </w:t>
      </w:r>
      <w:r>
        <w:rPr>
          <w:w w:val="110"/>
        </w:rPr>
        <w:t>shows</w:t>
      </w:r>
      <w:r>
        <w:rPr>
          <w:spacing w:val="-17"/>
          <w:w w:val="110"/>
        </w:rPr>
        <w:t xml:space="preserve"> </w:t>
      </w:r>
      <w:r>
        <w:rPr>
          <w:w w:val="110"/>
        </w:rPr>
        <w:t>the</w:t>
      </w:r>
      <w:r>
        <w:rPr>
          <w:spacing w:val="-17"/>
          <w:w w:val="110"/>
        </w:rPr>
        <w:t xml:space="preserve"> </w:t>
      </w:r>
      <w:r>
        <w:rPr>
          <w:w w:val="110"/>
        </w:rPr>
        <w:t>average</w:t>
      </w:r>
      <w:r>
        <w:rPr>
          <w:spacing w:val="-17"/>
          <w:w w:val="110"/>
        </w:rPr>
        <w:t xml:space="preserve"> </w:t>
      </w:r>
      <w:r>
        <w:rPr>
          <w:w w:val="110"/>
        </w:rPr>
        <w:t>number</w:t>
      </w:r>
      <w:r>
        <w:rPr>
          <w:spacing w:val="-17"/>
          <w:w w:val="110"/>
        </w:rPr>
        <w:t xml:space="preserve"> </w:t>
      </w:r>
      <w:r>
        <w:rPr>
          <w:w w:val="110"/>
        </w:rPr>
        <w:t>of</w:t>
      </w:r>
      <w:r>
        <w:rPr>
          <w:spacing w:val="-17"/>
          <w:w w:val="110"/>
        </w:rPr>
        <w:t xml:space="preserve"> </w:t>
      </w:r>
      <w:r>
        <w:rPr>
          <w:w w:val="110"/>
        </w:rPr>
        <w:t>ADDED,</w:t>
      </w:r>
      <w:r>
        <w:rPr>
          <w:spacing w:val="-17"/>
          <w:w w:val="110"/>
        </w:rPr>
        <w:t xml:space="preserve"> </w:t>
      </w:r>
      <w:r>
        <w:rPr>
          <w:w w:val="110"/>
        </w:rPr>
        <w:t xml:space="preserve">REMOVED, and CHANGED </w:t>
      </w:r>
      <w:r>
        <w:rPr>
          <w:spacing w:val="-2"/>
          <w:w w:val="110"/>
        </w:rPr>
        <w:t xml:space="preserve">events </w:t>
      </w:r>
      <w:r>
        <w:rPr>
          <w:w w:val="110"/>
        </w:rPr>
        <w:t xml:space="preserve">that are triggered </w:t>
      </w:r>
      <w:r>
        <w:rPr>
          <w:spacing w:val="-3"/>
          <w:w w:val="110"/>
        </w:rPr>
        <w:t xml:space="preserve">by </w:t>
      </w:r>
      <w:r>
        <w:rPr>
          <w:w w:val="110"/>
        </w:rPr>
        <w:t xml:space="preserve">each of the 6 kinds of modification. The last </w:t>
      </w:r>
      <w:r>
        <w:rPr>
          <w:spacing w:val="-4"/>
          <w:w w:val="110"/>
        </w:rPr>
        <w:t xml:space="preserve">two </w:t>
      </w:r>
      <w:r>
        <w:rPr>
          <w:w w:val="110"/>
        </w:rPr>
        <w:t xml:space="preserve">columns show the re- sults of model comparison and code comparison for all 200 simulations after each kind of modification is made indepen- </w:t>
      </w:r>
      <w:r>
        <w:rPr>
          <w:spacing w:val="-4"/>
          <w:w w:val="110"/>
        </w:rPr>
        <w:t>dently.</w:t>
      </w:r>
    </w:p>
    <w:p w:rsidR="00B66BFA" w:rsidRDefault="00B66BFA">
      <w:pPr>
        <w:pStyle w:val="Corpsdetexte"/>
        <w:spacing w:before="6"/>
        <w:rPr>
          <w:sz w:val="14"/>
        </w:rPr>
      </w:pPr>
    </w:p>
    <w:p w:rsidR="00B66BFA" w:rsidRDefault="0044141A">
      <w:pPr>
        <w:pStyle w:val="Titre2"/>
        <w:numPr>
          <w:ilvl w:val="2"/>
          <w:numId w:val="2"/>
        </w:numPr>
        <w:tabs>
          <w:tab w:val="left" w:pos="968"/>
          <w:tab w:val="left" w:pos="969"/>
        </w:tabs>
        <w:spacing w:line="210" w:lineRule="exact"/>
        <w:ind w:right="99"/>
        <w:jc w:val="left"/>
      </w:pPr>
      <w:r>
        <w:t>Simulation</w:t>
      </w:r>
      <w:r>
        <w:rPr>
          <w:spacing w:val="-21"/>
        </w:rPr>
        <w:t xml:space="preserve"> </w:t>
      </w:r>
      <w:r>
        <w:t>for</w:t>
      </w:r>
      <w:r>
        <w:rPr>
          <w:spacing w:val="-21"/>
        </w:rPr>
        <w:t xml:space="preserve"> </w:t>
      </w:r>
      <w:r>
        <w:t>concurrent</w:t>
      </w:r>
      <w:r>
        <w:rPr>
          <w:spacing w:val="-21"/>
        </w:rPr>
        <w:t xml:space="preserve"> </w:t>
      </w:r>
      <w:r>
        <w:t>modification</w:t>
      </w:r>
      <w:r>
        <w:rPr>
          <w:spacing w:val="-21"/>
        </w:rPr>
        <w:t xml:space="preserve"> </w:t>
      </w:r>
      <w:r>
        <w:t>of</w:t>
      </w:r>
      <w:r>
        <w:rPr>
          <w:spacing w:val="-21"/>
        </w:rPr>
        <w:t xml:space="preserve"> </w:t>
      </w:r>
      <w:r>
        <w:t>model and</w:t>
      </w:r>
      <w:r>
        <w:rPr>
          <w:spacing w:val="-4"/>
        </w:rPr>
        <w:t xml:space="preserve"> </w:t>
      </w:r>
      <w:r>
        <w:t>code</w:t>
      </w:r>
    </w:p>
    <w:p w:rsidR="00B66BFA" w:rsidRDefault="0044141A">
      <w:pPr>
        <w:pStyle w:val="Corpsdetexte"/>
        <w:spacing w:before="49" w:line="242" w:lineRule="auto"/>
        <w:ind w:left="255" w:right="189" w:firstLine="179"/>
        <w:jc w:val="both"/>
      </w:pPr>
      <w:r>
        <w:rPr>
          <w:w w:val="110"/>
        </w:rPr>
        <w:t>A</w:t>
      </w:r>
      <w:r>
        <w:rPr>
          <w:spacing w:val="-8"/>
          <w:w w:val="110"/>
        </w:rPr>
        <w:t xml:space="preserve"> </w:t>
      </w:r>
      <w:r>
        <w:rPr>
          <w:w w:val="110"/>
        </w:rPr>
        <w:t>third</w:t>
      </w:r>
      <w:r>
        <w:rPr>
          <w:spacing w:val="-8"/>
          <w:w w:val="110"/>
        </w:rPr>
        <w:t xml:space="preserve"> </w:t>
      </w:r>
      <w:r>
        <w:rPr>
          <w:w w:val="110"/>
        </w:rPr>
        <w:t>simulation</w:t>
      </w:r>
      <w:r>
        <w:rPr>
          <w:spacing w:val="-8"/>
          <w:w w:val="110"/>
        </w:rPr>
        <w:t xml:space="preserve"> </w:t>
      </w:r>
      <w:r>
        <w:rPr>
          <w:w w:val="110"/>
        </w:rPr>
        <w:t>aims</w:t>
      </w:r>
      <w:r>
        <w:rPr>
          <w:spacing w:val="-8"/>
          <w:w w:val="110"/>
        </w:rPr>
        <w:t xml:space="preserve"> </w:t>
      </w:r>
      <w:r>
        <w:rPr>
          <w:w w:val="110"/>
        </w:rPr>
        <w:t>at</w:t>
      </w:r>
      <w:r>
        <w:rPr>
          <w:spacing w:val="-8"/>
          <w:w w:val="110"/>
        </w:rPr>
        <w:t xml:space="preserve"> </w:t>
      </w:r>
      <w:r>
        <w:rPr>
          <w:w w:val="110"/>
        </w:rPr>
        <w:t>emulating</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 xml:space="preserve">described in Figure of Section 4.3, where model and code are concur- rently modified. The process is simulated for 200 randomly generated UML models and their generated C++  </w:t>
      </w:r>
      <w:r>
        <w:rPr>
          <w:spacing w:val="41"/>
          <w:w w:val="110"/>
        </w:rPr>
        <w:t xml:space="preserve"> </w:t>
      </w:r>
      <w:r>
        <w:rPr>
          <w:w w:val="110"/>
        </w:rPr>
        <w:t>code.</w:t>
      </w:r>
    </w:p>
    <w:p w:rsidR="00B66BFA" w:rsidRDefault="0044141A">
      <w:pPr>
        <w:pStyle w:val="Corpsdetexte"/>
        <w:spacing w:line="242" w:lineRule="auto"/>
        <w:ind w:left="255" w:right="199" w:firstLine="179"/>
        <w:jc w:val="both"/>
      </w:pPr>
      <w:r>
        <w:rPr>
          <w:w w:val="110"/>
        </w:rPr>
        <w:t xml:space="preserve">To simplify the simulation, the simulator only introduces attribute renaming modifications model-side. Code-side, the simulator only introduces method body modifications. To synchronize modified model and modified code, the strat- egy using code as synchronization artifact is chosen. As a reminder, this strategy is described in </w:t>
      </w:r>
      <w:proofErr w:type="gramStart"/>
      <w:r>
        <w:rPr>
          <w:w w:val="110"/>
        </w:rPr>
        <w:t>Figure  5</w:t>
      </w:r>
      <w:proofErr w:type="gramEnd"/>
      <w:r>
        <w:rPr>
          <w:w w:val="110"/>
        </w:rPr>
        <w:t>.</w:t>
      </w:r>
    </w:p>
    <w:p w:rsidR="00B66BFA" w:rsidRDefault="0044141A">
      <w:pPr>
        <w:pStyle w:val="Corpsdetexte"/>
        <w:spacing w:line="242" w:lineRule="auto"/>
        <w:ind w:left="255" w:right="199" w:firstLine="179"/>
        <w:jc w:val="both"/>
      </w:pPr>
      <w:r>
        <w:rPr>
          <w:w w:val="110"/>
        </w:rPr>
        <w:t xml:space="preserve">The simulator propagates all method </w:t>
      </w:r>
      <w:r>
        <w:rPr>
          <w:spacing w:val="2"/>
          <w:w w:val="110"/>
        </w:rPr>
        <w:t xml:space="preserve">body </w:t>
      </w:r>
      <w:r>
        <w:rPr>
          <w:w w:val="110"/>
        </w:rPr>
        <w:t xml:space="preserve">modifications from the modified code to the synchronization artifact. The simulator then propagates all attribute renaming modifica- tions from the synchronization artifact to the modified code. Afterwards, the synchronization artifact is reversed incre- mentally to the modified model. </w:t>
      </w:r>
      <w:proofErr w:type="gramStart"/>
      <w:r>
        <w:rPr>
          <w:spacing w:val="-3"/>
          <w:w w:val="110"/>
        </w:rPr>
        <w:t xml:space="preserve">At  </w:t>
      </w:r>
      <w:r>
        <w:rPr>
          <w:w w:val="110"/>
        </w:rPr>
        <w:t>this</w:t>
      </w:r>
      <w:proofErr w:type="gramEnd"/>
      <w:r>
        <w:rPr>
          <w:w w:val="110"/>
        </w:rPr>
        <w:t xml:space="preserve"> point the model  and the code are considered</w:t>
      </w:r>
      <w:r>
        <w:rPr>
          <w:spacing w:val="31"/>
          <w:w w:val="110"/>
        </w:rPr>
        <w:t xml:space="preserve"> </w:t>
      </w:r>
      <w:r>
        <w:rPr>
          <w:w w:val="110"/>
        </w:rPr>
        <w:t>synchronized.</w:t>
      </w:r>
    </w:p>
    <w:p w:rsidR="00B66BFA" w:rsidRDefault="0044141A">
      <w:pPr>
        <w:pStyle w:val="Corpsdetexte"/>
        <w:spacing w:line="242" w:lineRule="auto"/>
        <w:ind w:left="255" w:right="199" w:firstLine="179"/>
        <w:jc w:val="both"/>
      </w:pPr>
      <w:proofErr w:type="gramStart"/>
      <w:r>
        <w:rPr>
          <w:spacing w:val="-8"/>
          <w:w w:val="110"/>
        </w:rPr>
        <w:t xml:space="preserve">To  </w:t>
      </w:r>
      <w:r>
        <w:rPr>
          <w:w w:val="110"/>
        </w:rPr>
        <w:t>verify</w:t>
      </w:r>
      <w:proofErr w:type="gramEnd"/>
      <w:r>
        <w:rPr>
          <w:w w:val="110"/>
        </w:rPr>
        <w:t xml:space="preserve"> that synchronized model and code are images  of one another, the synchronized code is reversed in batch mode to a new model.  The new model is compared </w:t>
      </w:r>
      <w:proofErr w:type="gramStart"/>
      <w:r>
        <w:rPr>
          <w:w w:val="110"/>
        </w:rPr>
        <w:t>with  the</w:t>
      </w:r>
      <w:proofErr w:type="gramEnd"/>
      <w:r>
        <w:rPr>
          <w:w w:val="110"/>
        </w:rPr>
        <w:t xml:space="preserve"> synchronized model. No differences were found during comparison. </w:t>
      </w:r>
      <w:r>
        <w:rPr>
          <w:spacing w:val="-8"/>
          <w:w w:val="110"/>
        </w:rPr>
        <w:t xml:space="preserve">We </w:t>
      </w:r>
      <w:r>
        <w:rPr>
          <w:w w:val="110"/>
        </w:rPr>
        <w:t>also generate new code in batch mode from the synchronized model. The new code is compared to the synchronized code. No differences were found during com- parison.</w:t>
      </w:r>
    </w:p>
    <w:p w:rsidR="00B66BFA" w:rsidRDefault="0044141A">
      <w:pPr>
        <w:pStyle w:val="Corpsdetexte"/>
        <w:spacing w:line="242" w:lineRule="auto"/>
        <w:ind w:left="255" w:right="199" w:firstLine="179"/>
        <w:jc w:val="both"/>
      </w:pPr>
      <w:r>
        <w:rPr>
          <w:w w:val="110"/>
        </w:rPr>
        <w:t>The same simulation is repeated for the case where model is used as synchronization artifact. Again the synchronized code and model are images of one another. Therefore with this example of concurrent modification of model and code example, our method is verified.</w:t>
      </w:r>
    </w:p>
    <w:p w:rsidR="00B66BFA" w:rsidRDefault="0044141A">
      <w:pPr>
        <w:pStyle w:val="Corpsdetexte"/>
        <w:spacing w:line="242" w:lineRule="auto"/>
        <w:ind w:left="255" w:right="199" w:firstLine="179"/>
        <w:jc w:val="both"/>
      </w:pPr>
      <w:r>
        <w:rPr>
          <w:w w:val="110"/>
        </w:rPr>
        <w:t xml:space="preserve">Now that the correctness of our model-code synchroniza- tion method has been verified through all three simulations, we apply the method for the development of a real system. </w:t>
      </w:r>
      <w:proofErr w:type="gramStart"/>
      <w:r>
        <w:rPr>
          <w:w w:val="110"/>
        </w:rPr>
        <w:t>We  report</w:t>
      </w:r>
      <w:proofErr w:type="gramEnd"/>
      <w:r>
        <w:rPr>
          <w:w w:val="110"/>
        </w:rPr>
        <w:t xml:space="preserve"> on this experiment in the next   section.</w:t>
      </w:r>
    </w:p>
    <w:p w:rsidR="00B66BFA" w:rsidRDefault="00B66BFA">
      <w:pPr>
        <w:spacing w:line="242" w:lineRule="auto"/>
        <w:jc w:val="both"/>
        <w:sectPr w:rsidR="00B66BFA">
          <w:pgSz w:w="12240" w:h="15840"/>
          <w:pgMar w:top="1060" w:right="920" w:bottom="280" w:left="820" w:header="720" w:footer="720" w:gutter="0"/>
          <w:cols w:num="2" w:space="720" w:equalWidth="0">
            <w:col w:w="5039" w:space="222"/>
            <w:col w:w="5239"/>
          </w:cols>
        </w:sectPr>
      </w:pPr>
    </w:p>
    <w:p w:rsidR="00B66BFA" w:rsidRDefault="0044141A">
      <w:pPr>
        <w:pStyle w:val="Titre4"/>
        <w:spacing w:before="44" w:after="21" w:line="244" w:lineRule="auto"/>
        <w:ind w:right="219"/>
        <w:jc w:val="both"/>
      </w:pPr>
      <w:r>
        <w:rPr>
          <w:spacing w:val="-4"/>
        </w:rPr>
        <w:t xml:space="preserve">Table </w:t>
      </w:r>
      <w:r>
        <w:t xml:space="preserve">2: Three of 200 generated models for simulation 1: Abbreviations are classes (C), methods (M),  method parameters (P), attributes (A), associations (AS), inheritances (G), method </w:t>
      </w:r>
      <w:r>
        <w:rPr>
          <w:spacing w:val="2"/>
        </w:rPr>
        <w:t xml:space="preserve">body </w:t>
      </w:r>
      <w:r>
        <w:t xml:space="preserve">(B), dependencies (D), enumerations (E), structures (S), default </w:t>
      </w:r>
      <w:r>
        <w:rPr>
          <w:spacing w:val="-3"/>
        </w:rPr>
        <w:t xml:space="preserve">values </w:t>
      </w:r>
      <w:r>
        <w:t xml:space="preserve">(DV), function pointers   </w:t>
      </w:r>
      <w:r>
        <w:rPr>
          <w:spacing w:val="18"/>
        </w:rPr>
        <w:t xml:space="preserve"> </w:t>
      </w:r>
      <w:r>
        <w:t>(F)</w:t>
      </w:r>
    </w:p>
    <w:tbl>
      <w:tblPr>
        <w:tblStyle w:val="TableNormal"/>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5"/>
        <w:gridCol w:w="501"/>
        <w:gridCol w:w="593"/>
        <w:gridCol w:w="593"/>
        <w:gridCol w:w="593"/>
        <w:gridCol w:w="593"/>
        <w:gridCol w:w="501"/>
        <w:gridCol w:w="593"/>
        <w:gridCol w:w="501"/>
        <w:gridCol w:w="409"/>
        <w:gridCol w:w="327"/>
        <w:gridCol w:w="501"/>
        <w:gridCol w:w="409"/>
        <w:gridCol w:w="1182"/>
        <w:gridCol w:w="1182"/>
      </w:tblGrid>
      <w:tr w:rsidR="00B66BFA">
        <w:trPr>
          <w:trHeight w:hRule="exact" w:val="428"/>
        </w:trPr>
        <w:tc>
          <w:tcPr>
            <w:tcW w:w="995" w:type="dxa"/>
            <w:shd w:val="clear" w:color="auto" w:fill="D8D8D8"/>
          </w:tcPr>
          <w:p w:rsidR="00B66BFA" w:rsidRDefault="0044141A">
            <w:pPr>
              <w:pStyle w:val="TableParagraph"/>
              <w:rPr>
                <w:sz w:val="18"/>
              </w:rPr>
            </w:pPr>
            <w:r>
              <w:rPr>
                <w:w w:val="105"/>
                <w:sz w:val="18"/>
              </w:rPr>
              <w:t>Model ID</w:t>
            </w:r>
          </w:p>
        </w:tc>
        <w:tc>
          <w:tcPr>
            <w:tcW w:w="501" w:type="dxa"/>
            <w:shd w:val="clear" w:color="auto" w:fill="D8D8D8"/>
          </w:tcPr>
          <w:p w:rsidR="00B66BFA" w:rsidRDefault="0044141A">
            <w:pPr>
              <w:pStyle w:val="TableParagraph"/>
              <w:rPr>
                <w:sz w:val="18"/>
              </w:rPr>
            </w:pPr>
            <w:r>
              <w:rPr>
                <w:w w:val="110"/>
                <w:sz w:val="18"/>
              </w:rPr>
              <w:t>C</w:t>
            </w:r>
          </w:p>
        </w:tc>
        <w:tc>
          <w:tcPr>
            <w:tcW w:w="593" w:type="dxa"/>
            <w:shd w:val="clear" w:color="auto" w:fill="D8D8D8"/>
          </w:tcPr>
          <w:p w:rsidR="00B66BFA" w:rsidRDefault="0044141A">
            <w:pPr>
              <w:pStyle w:val="TableParagraph"/>
              <w:rPr>
                <w:sz w:val="18"/>
              </w:rPr>
            </w:pPr>
            <w:r>
              <w:rPr>
                <w:w w:val="105"/>
                <w:sz w:val="18"/>
              </w:rPr>
              <w:t>M</w:t>
            </w:r>
          </w:p>
        </w:tc>
        <w:tc>
          <w:tcPr>
            <w:tcW w:w="593" w:type="dxa"/>
            <w:shd w:val="clear" w:color="auto" w:fill="D8D8D8"/>
          </w:tcPr>
          <w:p w:rsidR="00B66BFA" w:rsidRDefault="0044141A">
            <w:pPr>
              <w:pStyle w:val="TableParagraph"/>
              <w:rPr>
                <w:sz w:val="18"/>
              </w:rPr>
            </w:pPr>
            <w:r>
              <w:rPr>
                <w:w w:val="125"/>
                <w:sz w:val="18"/>
              </w:rPr>
              <w:t>P</w:t>
            </w:r>
          </w:p>
        </w:tc>
        <w:tc>
          <w:tcPr>
            <w:tcW w:w="593" w:type="dxa"/>
            <w:shd w:val="clear" w:color="auto" w:fill="D8D8D8"/>
          </w:tcPr>
          <w:p w:rsidR="00B66BFA" w:rsidRDefault="0044141A">
            <w:pPr>
              <w:pStyle w:val="TableParagraph"/>
              <w:rPr>
                <w:sz w:val="18"/>
              </w:rPr>
            </w:pPr>
            <w:r>
              <w:rPr>
                <w:w w:val="106"/>
                <w:sz w:val="18"/>
              </w:rPr>
              <w:t>A</w:t>
            </w:r>
          </w:p>
        </w:tc>
        <w:tc>
          <w:tcPr>
            <w:tcW w:w="593" w:type="dxa"/>
            <w:shd w:val="clear" w:color="auto" w:fill="D8D8D8"/>
          </w:tcPr>
          <w:p w:rsidR="00B66BFA" w:rsidRDefault="0044141A">
            <w:pPr>
              <w:pStyle w:val="TableParagraph"/>
              <w:rPr>
                <w:sz w:val="18"/>
              </w:rPr>
            </w:pPr>
            <w:r>
              <w:rPr>
                <w:w w:val="105"/>
                <w:sz w:val="18"/>
              </w:rPr>
              <w:t>AS</w:t>
            </w:r>
          </w:p>
        </w:tc>
        <w:tc>
          <w:tcPr>
            <w:tcW w:w="501" w:type="dxa"/>
            <w:shd w:val="clear" w:color="auto" w:fill="D8D8D8"/>
          </w:tcPr>
          <w:p w:rsidR="00B66BFA" w:rsidRDefault="0044141A">
            <w:pPr>
              <w:pStyle w:val="TableParagraph"/>
              <w:rPr>
                <w:sz w:val="18"/>
              </w:rPr>
            </w:pPr>
            <w:r>
              <w:rPr>
                <w:w w:val="111"/>
                <w:sz w:val="18"/>
              </w:rPr>
              <w:t>G</w:t>
            </w:r>
          </w:p>
        </w:tc>
        <w:tc>
          <w:tcPr>
            <w:tcW w:w="593" w:type="dxa"/>
            <w:shd w:val="clear" w:color="auto" w:fill="D8D8D8"/>
          </w:tcPr>
          <w:p w:rsidR="00B66BFA" w:rsidRDefault="0044141A">
            <w:pPr>
              <w:pStyle w:val="TableParagraph"/>
              <w:rPr>
                <w:sz w:val="18"/>
              </w:rPr>
            </w:pPr>
            <w:r>
              <w:rPr>
                <w:w w:val="108"/>
                <w:sz w:val="18"/>
              </w:rPr>
              <w:t>B</w:t>
            </w:r>
          </w:p>
        </w:tc>
        <w:tc>
          <w:tcPr>
            <w:tcW w:w="501" w:type="dxa"/>
            <w:shd w:val="clear" w:color="auto" w:fill="D8D8D8"/>
          </w:tcPr>
          <w:p w:rsidR="00B66BFA" w:rsidRDefault="0044141A">
            <w:pPr>
              <w:pStyle w:val="TableParagraph"/>
              <w:rPr>
                <w:sz w:val="18"/>
              </w:rPr>
            </w:pPr>
            <w:r>
              <w:rPr>
                <w:w w:val="108"/>
                <w:sz w:val="18"/>
              </w:rPr>
              <w:t>D</w:t>
            </w:r>
          </w:p>
        </w:tc>
        <w:tc>
          <w:tcPr>
            <w:tcW w:w="409" w:type="dxa"/>
            <w:shd w:val="clear" w:color="auto" w:fill="D8D8D8"/>
          </w:tcPr>
          <w:p w:rsidR="00B66BFA" w:rsidRDefault="0044141A">
            <w:pPr>
              <w:pStyle w:val="TableParagraph"/>
              <w:rPr>
                <w:sz w:val="18"/>
              </w:rPr>
            </w:pPr>
            <w:r>
              <w:rPr>
                <w:w w:val="114"/>
                <w:sz w:val="18"/>
              </w:rPr>
              <w:t>E</w:t>
            </w:r>
          </w:p>
        </w:tc>
        <w:tc>
          <w:tcPr>
            <w:tcW w:w="327" w:type="dxa"/>
            <w:shd w:val="clear" w:color="auto" w:fill="D8D8D8"/>
          </w:tcPr>
          <w:p w:rsidR="00B66BFA" w:rsidRDefault="0044141A">
            <w:pPr>
              <w:pStyle w:val="TableParagraph"/>
              <w:ind w:left="0"/>
              <w:jc w:val="center"/>
              <w:rPr>
                <w:sz w:val="18"/>
              </w:rPr>
            </w:pPr>
            <w:r>
              <w:rPr>
                <w:w w:val="102"/>
                <w:sz w:val="18"/>
              </w:rPr>
              <w:t>S</w:t>
            </w:r>
          </w:p>
        </w:tc>
        <w:tc>
          <w:tcPr>
            <w:tcW w:w="501" w:type="dxa"/>
            <w:shd w:val="clear" w:color="auto" w:fill="D8D8D8"/>
          </w:tcPr>
          <w:p w:rsidR="00B66BFA" w:rsidRDefault="0044141A">
            <w:pPr>
              <w:pStyle w:val="TableParagraph"/>
              <w:rPr>
                <w:sz w:val="18"/>
              </w:rPr>
            </w:pPr>
            <w:r>
              <w:rPr>
                <w:w w:val="105"/>
                <w:sz w:val="18"/>
              </w:rPr>
              <w:t>DV</w:t>
            </w:r>
          </w:p>
        </w:tc>
        <w:tc>
          <w:tcPr>
            <w:tcW w:w="409" w:type="dxa"/>
            <w:shd w:val="clear" w:color="auto" w:fill="D8D8D8"/>
          </w:tcPr>
          <w:p w:rsidR="00B66BFA" w:rsidRDefault="0044141A">
            <w:pPr>
              <w:pStyle w:val="TableParagraph"/>
              <w:rPr>
                <w:sz w:val="18"/>
              </w:rPr>
            </w:pPr>
            <w:r>
              <w:rPr>
                <w:w w:val="120"/>
                <w:sz w:val="18"/>
              </w:rPr>
              <w:t>F</w:t>
            </w:r>
          </w:p>
        </w:tc>
        <w:tc>
          <w:tcPr>
            <w:tcW w:w="1182" w:type="dxa"/>
            <w:shd w:val="clear" w:color="auto" w:fill="D8D8D8"/>
          </w:tcPr>
          <w:p w:rsidR="00B66BFA" w:rsidRDefault="0044141A">
            <w:pPr>
              <w:pStyle w:val="TableParagraph"/>
              <w:rPr>
                <w:sz w:val="18"/>
              </w:rPr>
            </w:pPr>
            <w:r>
              <w:rPr>
                <w:w w:val="105"/>
                <w:sz w:val="18"/>
              </w:rPr>
              <w:t>Differences</w:t>
            </w:r>
          </w:p>
          <w:p w:rsidR="00B66BFA" w:rsidRDefault="0044141A">
            <w:pPr>
              <w:pStyle w:val="TableParagraph"/>
              <w:spacing w:before="2" w:line="240" w:lineRule="auto"/>
              <w:rPr>
                <w:sz w:val="18"/>
              </w:rPr>
            </w:pPr>
            <w:proofErr w:type="gramStart"/>
            <w:r>
              <w:rPr>
                <w:w w:val="110"/>
                <w:sz w:val="18"/>
              </w:rPr>
              <w:t>in</w:t>
            </w:r>
            <w:proofErr w:type="gramEnd"/>
            <w:r>
              <w:rPr>
                <w:w w:val="110"/>
                <w:sz w:val="18"/>
              </w:rPr>
              <w:t xml:space="preserve"> models?</w:t>
            </w:r>
          </w:p>
        </w:tc>
        <w:tc>
          <w:tcPr>
            <w:tcW w:w="1182" w:type="dxa"/>
            <w:shd w:val="clear" w:color="auto" w:fill="D8D8D8"/>
          </w:tcPr>
          <w:p w:rsidR="00B66BFA" w:rsidRDefault="0044141A">
            <w:pPr>
              <w:pStyle w:val="TableParagraph"/>
              <w:rPr>
                <w:sz w:val="18"/>
              </w:rPr>
            </w:pPr>
            <w:r>
              <w:rPr>
                <w:w w:val="105"/>
                <w:sz w:val="18"/>
              </w:rPr>
              <w:t>Differences</w:t>
            </w:r>
          </w:p>
          <w:p w:rsidR="00B66BFA" w:rsidRDefault="0044141A">
            <w:pPr>
              <w:pStyle w:val="TableParagraph"/>
              <w:spacing w:before="2" w:line="240" w:lineRule="auto"/>
              <w:rPr>
                <w:sz w:val="18"/>
              </w:rPr>
            </w:pPr>
            <w:proofErr w:type="gramStart"/>
            <w:r>
              <w:rPr>
                <w:w w:val="105"/>
                <w:sz w:val="18"/>
              </w:rPr>
              <w:t>in</w:t>
            </w:r>
            <w:proofErr w:type="gramEnd"/>
            <w:r>
              <w:rPr>
                <w:w w:val="105"/>
                <w:sz w:val="18"/>
              </w:rPr>
              <w:t xml:space="preserve"> code?</w:t>
            </w:r>
          </w:p>
        </w:tc>
      </w:tr>
      <w:tr w:rsidR="00B66BFA">
        <w:trPr>
          <w:trHeight w:hRule="exact" w:val="219"/>
        </w:trPr>
        <w:tc>
          <w:tcPr>
            <w:tcW w:w="995" w:type="dxa"/>
          </w:tcPr>
          <w:p w:rsidR="00B66BFA" w:rsidRDefault="0044141A">
            <w:pPr>
              <w:pStyle w:val="TableParagraph"/>
              <w:rPr>
                <w:sz w:val="18"/>
              </w:rPr>
            </w:pPr>
            <w:r>
              <w:rPr>
                <w:w w:val="102"/>
                <w:sz w:val="18"/>
              </w:rPr>
              <w:t>1</w:t>
            </w:r>
          </w:p>
        </w:tc>
        <w:tc>
          <w:tcPr>
            <w:tcW w:w="501" w:type="dxa"/>
          </w:tcPr>
          <w:p w:rsidR="00B66BFA" w:rsidRDefault="0044141A">
            <w:pPr>
              <w:pStyle w:val="TableParagraph"/>
              <w:rPr>
                <w:sz w:val="18"/>
              </w:rPr>
            </w:pPr>
            <w:r>
              <w:rPr>
                <w:sz w:val="18"/>
              </w:rPr>
              <w:t>180</w:t>
            </w:r>
          </w:p>
        </w:tc>
        <w:tc>
          <w:tcPr>
            <w:tcW w:w="593" w:type="dxa"/>
          </w:tcPr>
          <w:p w:rsidR="00B66BFA" w:rsidRDefault="0044141A">
            <w:pPr>
              <w:pStyle w:val="TableParagraph"/>
              <w:rPr>
                <w:sz w:val="18"/>
              </w:rPr>
            </w:pPr>
            <w:r>
              <w:rPr>
                <w:sz w:val="18"/>
              </w:rPr>
              <w:t>1419</w:t>
            </w:r>
          </w:p>
        </w:tc>
        <w:tc>
          <w:tcPr>
            <w:tcW w:w="593" w:type="dxa"/>
          </w:tcPr>
          <w:p w:rsidR="00B66BFA" w:rsidRDefault="0044141A">
            <w:pPr>
              <w:pStyle w:val="TableParagraph"/>
              <w:rPr>
                <w:sz w:val="18"/>
              </w:rPr>
            </w:pPr>
            <w:r>
              <w:rPr>
                <w:sz w:val="18"/>
              </w:rPr>
              <w:t>2683</w:t>
            </w:r>
          </w:p>
        </w:tc>
        <w:tc>
          <w:tcPr>
            <w:tcW w:w="593" w:type="dxa"/>
          </w:tcPr>
          <w:p w:rsidR="00B66BFA" w:rsidRDefault="0044141A">
            <w:pPr>
              <w:pStyle w:val="TableParagraph"/>
              <w:rPr>
                <w:sz w:val="18"/>
              </w:rPr>
            </w:pPr>
            <w:r>
              <w:rPr>
                <w:sz w:val="18"/>
              </w:rPr>
              <w:t>1835</w:t>
            </w:r>
          </w:p>
        </w:tc>
        <w:tc>
          <w:tcPr>
            <w:tcW w:w="593" w:type="dxa"/>
          </w:tcPr>
          <w:p w:rsidR="00B66BFA" w:rsidRDefault="0044141A">
            <w:pPr>
              <w:pStyle w:val="TableParagraph"/>
              <w:rPr>
                <w:sz w:val="18"/>
              </w:rPr>
            </w:pPr>
            <w:r>
              <w:rPr>
                <w:sz w:val="18"/>
              </w:rPr>
              <w:t>1053</w:t>
            </w:r>
          </w:p>
        </w:tc>
        <w:tc>
          <w:tcPr>
            <w:tcW w:w="501" w:type="dxa"/>
          </w:tcPr>
          <w:p w:rsidR="00B66BFA" w:rsidRDefault="0044141A">
            <w:pPr>
              <w:pStyle w:val="TableParagraph"/>
              <w:rPr>
                <w:sz w:val="18"/>
              </w:rPr>
            </w:pPr>
            <w:r>
              <w:rPr>
                <w:sz w:val="18"/>
              </w:rPr>
              <w:t>179</w:t>
            </w:r>
          </w:p>
        </w:tc>
        <w:tc>
          <w:tcPr>
            <w:tcW w:w="593" w:type="dxa"/>
          </w:tcPr>
          <w:p w:rsidR="00B66BFA" w:rsidRDefault="0044141A">
            <w:pPr>
              <w:pStyle w:val="TableParagraph"/>
              <w:rPr>
                <w:sz w:val="18"/>
              </w:rPr>
            </w:pPr>
            <w:r>
              <w:rPr>
                <w:sz w:val="18"/>
              </w:rPr>
              <w:t>1138</w:t>
            </w:r>
          </w:p>
        </w:tc>
        <w:tc>
          <w:tcPr>
            <w:tcW w:w="501" w:type="dxa"/>
          </w:tcPr>
          <w:p w:rsidR="00B66BFA" w:rsidRDefault="0044141A">
            <w:pPr>
              <w:pStyle w:val="TableParagraph"/>
              <w:rPr>
                <w:sz w:val="18"/>
              </w:rPr>
            </w:pPr>
            <w:r>
              <w:rPr>
                <w:sz w:val="18"/>
              </w:rPr>
              <w:t>507</w:t>
            </w:r>
          </w:p>
        </w:tc>
        <w:tc>
          <w:tcPr>
            <w:tcW w:w="409" w:type="dxa"/>
          </w:tcPr>
          <w:p w:rsidR="00B66BFA" w:rsidRDefault="0044141A">
            <w:pPr>
              <w:pStyle w:val="TableParagraph"/>
              <w:rPr>
                <w:sz w:val="18"/>
              </w:rPr>
            </w:pPr>
            <w:r>
              <w:rPr>
                <w:sz w:val="18"/>
              </w:rPr>
              <w:t>13</w:t>
            </w:r>
          </w:p>
        </w:tc>
        <w:tc>
          <w:tcPr>
            <w:tcW w:w="327" w:type="dxa"/>
          </w:tcPr>
          <w:p w:rsidR="00B66BFA" w:rsidRDefault="0044141A">
            <w:pPr>
              <w:pStyle w:val="TableParagraph"/>
              <w:ind w:left="0" w:right="8"/>
              <w:jc w:val="center"/>
              <w:rPr>
                <w:sz w:val="18"/>
              </w:rPr>
            </w:pPr>
            <w:r>
              <w:rPr>
                <w:w w:val="102"/>
                <w:sz w:val="18"/>
              </w:rPr>
              <w:t>7</w:t>
            </w:r>
          </w:p>
        </w:tc>
        <w:tc>
          <w:tcPr>
            <w:tcW w:w="501" w:type="dxa"/>
          </w:tcPr>
          <w:p w:rsidR="00B66BFA" w:rsidRDefault="0044141A">
            <w:pPr>
              <w:pStyle w:val="TableParagraph"/>
              <w:rPr>
                <w:sz w:val="18"/>
              </w:rPr>
            </w:pPr>
            <w:r>
              <w:rPr>
                <w:sz w:val="18"/>
              </w:rPr>
              <w:t>150</w:t>
            </w:r>
          </w:p>
        </w:tc>
        <w:tc>
          <w:tcPr>
            <w:tcW w:w="409" w:type="dxa"/>
          </w:tcPr>
          <w:p w:rsidR="00B66BFA" w:rsidRDefault="0044141A">
            <w:pPr>
              <w:pStyle w:val="TableParagraph"/>
              <w:rPr>
                <w:sz w:val="18"/>
              </w:rPr>
            </w:pPr>
            <w:r>
              <w:rPr>
                <w:sz w:val="18"/>
              </w:rPr>
              <w:t>11</w:t>
            </w:r>
          </w:p>
        </w:tc>
        <w:tc>
          <w:tcPr>
            <w:tcW w:w="1182" w:type="dxa"/>
          </w:tcPr>
          <w:p w:rsidR="00B66BFA" w:rsidRDefault="0044141A">
            <w:pPr>
              <w:pStyle w:val="TableParagraph"/>
              <w:rPr>
                <w:sz w:val="18"/>
              </w:rPr>
            </w:pPr>
            <w:r>
              <w:rPr>
                <w:w w:val="105"/>
                <w:sz w:val="18"/>
              </w:rPr>
              <w:t>No</w:t>
            </w:r>
          </w:p>
        </w:tc>
        <w:tc>
          <w:tcPr>
            <w:tcW w:w="1182" w:type="dxa"/>
          </w:tcPr>
          <w:p w:rsidR="00B66BFA" w:rsidRDefault="0044141A">
            <w:pPr>
              <w:pStyle w:val="TableParagraph"/>
              <w:rPr>
                <w:sz w:val="18"/>
              </w:rPr>
            </w:pPr>
            <w:r>
              <w:rPr>
                <w:w w:val="105"/>
                <w:sz w:val="18"/>
              </w:rPr>
              <w:t>No</w:t>
            </w:r>
          </w:p>
        </w:tc>
      </w:tr>
      <w:tr w:rsidR="00B66BFA">
        <w:trPr>
          <w:trHeight w:hRule="exact" w:val="219"/>
        </w:trPr>
        <w:tc>
          <w:tcPr>
            <w:tcW w:w="995" w:type="dxa"/>
          </w:tcPr>
          <w:p w:rsidR="00B66BFA" w:rsidRDefault="0044141A">
            <w:pPr>
              <w:pStyle w:val="TableParagraph"/>
              <w:rPr>
                <w:sz w:val="18"/>
              </w:rPr>
            </w:pPr>
            <w:r>
              <w:rPr>
                <w:w w:val="102"/>
                <w:sz w:val="18"/>
              </w:rPr>
              <w:t>2</w:t>
            </w:r>
          </w:p>
        </w:tc>
        <w:tc>
          <w:tcPr>
            <w:tcW w:w="501" w:type="dxa"/>
          </w:tcPr>
          <w:p w:rsidR="00B66BFA" w:rsidRDefault="0044141A">
            <w:pPr>
              <w:pStyle w:val="TableParagraph"/>
              <w:rPr>
                <w:sz w:val="18"/>
              </w:rPr>
            </w:pPr>
            <w:r>
              <w:rPr>
                <w:sz w:val="18"/>
              </w:rPr>
              <w:t>180</w:t>
            </w:r>
          </w:p>
        </w:tc>
        <w:tc>
          <w:tcPr>
            <w:tcW w:w="593" w:type="dxa"/>
          </w:tcPr>
          <w:p w:rsidR="00B66BFA" w:rsidRDefault="0044141A">
            <w:pPr>
              <w:pStyle w:val="TableParagraph"/>
              <w:rPr>
                <w:sz w:val="18"/>
              </w:rPr>
            </w:pPr>
            <w:r>
              <w:rPr>
                <w:sz w:val="18"/>
              </w:rPr>
              <w:t>1437</w:t>
            </w:r>
          </w:p>
        </w:tc>
        <w:tc>
          <w:tcPr>
            <w:tcW w:w="593" w:type="dxa"/>
          </w:tcPr>
          <w:p w:rsidR="00B66BFA" w:rsidRDefault="0044141A">
            <w:pPr>
              <w:pStyle w:val="TableParagraph"/>
              <w:rPr>
                <w:sz w:val="18"/>
              </w:rPr>
            </w:pPr>
            <w:r>
              <w:rPr>
                <w:sz w:val="18"/>
              </w:rPr>
              <w:t>2718</w:t>
            </w:r>
          </w:p>
        </w:tc>
        <w:tc>
          <w:tcPr>
            <w:tcW w:w="593" w:type="dxa"/>
          </w:tcPr>
          <w:p w:rsidR="00B66BFA" w:rsidRDefault="0044141A">
            <w:pPr>
              <w:pStyle w:val="TableParagraph"/>
              <w:rPr>
                <w:sz w:val="18"/>
              </w:rPr>
            </w:pPr>
            <w:r>
              <w:rPr>
                <w:sz w:val="18"/>
              </w:rPr>
              <w:t>1874</w:t>
            </w:r>
          </w:p>
        </w:tc>
        <w:tc>
          <w:tcPr>
            <w:tcW w:w="593" w:type="dxa"/>
          </w:tcPr>
          <w:p w:rsidR="00B66BFA" w:rsidRDefault="0044141A">
            <w:pPr>
              <w:pStyle w:val="TableParagraph"/>
              <w:rPr>
                <w:sz w:val="18"/>
              </w:rPr>
            </w:pPr>
            <w:r>
              <w:rPr>
                <w:sz w:val="18"/>
              </w:rPr>
              <w:t>1074</w:t>
            </w:r>
          </w:p>
        </w:tc>
        <w:tc>
          <w:tcPr>
            <w:tcW w:w="501" w:type="dxa"/>
          </w:tcPr>
          <w:p w:rsidR="00B66BFA" w:rsidRDefault="0044141A">
            <w:pPr>
              <w:pStyle w:val="TableParagraph"/>
              <w:rPr>
                <w:sz w:val="18"/>
              </w:rPr>
            </w:pPr>
            <w:r>
              <w:rPr>
                <w:sz w:val="18"/>
              </w:rPr>
              <w:t>179</w:t>
            </w:r>
          </w:p>
        </w:tc>
        <w:tc>
          <w:tcPr>
            <w:tcW w:w="593" w:type="dxa"/>
          </w:tcPr>
          <w:p w:rsidR="00B66BFA" w:rsidRDefault="0044141A">
            <w:pPr>
              <w:pStyle w:val="TableParagraph"/>
              <w:rPr>
                <w:sz w:val="18"/>
              </w:rPr>
            </w:pPr>
            <w:r>
              <w:rPr>
                <w:sz w:val="18"/>
              </w:rPr>
              <w:t>1157</w:t>
            </w:r>
          </w:p>
        </w:tc>
        <w:tc>
          <w:tcPr>
            <w:tcW w:w="501" w:type="dxa"/>
          </w:tcPr>
          <w:p w:rsidR="00B66BFA" w:rsidRDefault="0044141A">
            <w:pPr>
              <w:pStyle w:val="TableParagraph"/>
              <w:rPr>
                <w:sz w:val="18"/>
              </w:rPr>
            </w:pPr>
            <w:r>
              <w:rPr>
                <w:sz w:val="18"/>
              </w:rPr>
              <w:t>512</w:t>
            </w:r>
          </w:p>
        </w:tc>
        <w:tc>
          <w:tcPr>
            <w:tcW w:w="409" w:type="dxa"/>
          </w:tcPr>
          <w:p w:rsidR="00B66BFA" w:rsidRDefault="0044141A">
            <w:pPr>
              <w:pStyle w:val="TableParagraph"/>
              <w:rPr>
                <w:sz w:val="18"/>
              </w:rPr>
            </w:pPr>
            <w:r>
              <w:rPr>
                <w:sz w:val="18"/>
              </w:rPr>
              <w:t>10</w:t>
            </w:r>
          </w:p>
        </w:tc>
        <w:tc>
          <w:tcPr>
            <w:tcW w:w="327" w:type="dxa"/>
          </w:tcPr>
          <w:p w:rsidR="00B66BFA" w:rsidRDefault="0044141A">
            <w:pPr>
              <w:pStyle w:val="TableParagraph"/>
              <w:ind w:left="0" w:right="8"/>
              <w:jc w:val="center"/>
              <w:rPr>
                <w:sz w:val="18"/>
              </w:rPr>
            </w:pPr>
            <w:r>
              <w:rPr>
                <w:w w:val="102"/>
                <w:sz w:val="18"/>
              </w:rPr>
              <w:t>9</w:t>
            </w:r>
          </w:p>
        </w:tc>
        <w:tc>
          <w:tcPr>
            <w:tcW w:w="501" w:type="dxa"/>
          </w:tcPr>
          <w:p w:rsidR="00B66BFA" w:rsidRDefault="0044141A">
            <w:pPr>
              <w:pStyle w:val="TableParagraph"/>
              <w:rPr>
                <w:sz w:val="18"/>
              </w:rPr>
            </w:pPr>
            <w:r>
              <w:rPr>
                <w:sz w:val="18"/>
              </w:rPr>
              <w:t>167</w:t>
            </w:r>
          </w:p>
        </w:tc>
        <w:tc>
          <w:tcPr>
            <w:tcW w:w="409" w:type="dxa"/>
          </w:tcPr>
          <w:p w:rsidR="00B66BFA" w:rsidRDefault="0044141A">
            <w:pPr>
              <w:pStyle w:val="TableParagraph"/>
              <w:rPr>
                <w:sz w:val="18"/>
              </w:rPr>
            </w:pPr>
            <w:r>
              <w:rPr>
                <w:w w:val="102"/>
                <w:sz w:val="18"/>
              </w:rPr>
              <w:t>9</w:t>
            </w:r>
          </w:p>
        </w:tc>
        <w:tc>
          <w:tcPr>
            <w:tcW w:w="1182" w:type="dxa"/>
          </w:tcPr>
          <w:p w:rsidR="00B66BFA" w:rsidRDefault="0044141A">
            <w:pPr>
              <w:pStyle w:val="TableParagraph"/>
              <w:rPr>
                <w:sz w:val="18"/>
              </w:rPr>
            </w:pPr>
            <w:r>
              <w:rPr>
                <w:w w:val="105"/>
                <w:sz w:val="18"/>
              </w:rPr>
              <w:t>No</w:t>
            </w:r>
          </w:p>
        </w:tc>
        <w:tc>
          <w:tcPr>
            <w:tcW w:w="1182" w:type="dxa"/>
          </w:tcPr>
          <w:p w:rsidR="00B66BFA" w:rsidRDefault="0044141A">
            <w:pPr>
              <w:pStyle w:val="TableParagraph"/>
              <w:rPr>
                <w:sz w:val="18"/>
              </w:rPr>
            </w:pPr>
            <w:r>
              <w:rPr>
                <w:w w:val="105"/>
                <w:sz w:val="18"/>
              </w:rPr>
              <w:t>No</w:t>
            </w:r>
          </w:p>
        </w:tc>
      </w:tr>
      <w:tr w:rsidR="00B66BFA">
        <w:trPr>
          <w:trHeight w:hRule="exact" w:val="219"/>
        </w:trPr>
        <w:tc>
          <w:tcPr>
            <w:tcW w:w="995" w:type="dxa"/>
          </w:tcPr>
          <w:p w:rsidR="00B66BFA" w:rsidRDefault="0044141A">
            <w:pPr>
              <w:pStyle w:val="TableParagraph"/>
              <w:rPr>
                <w:sz w:val="18"/>
              </w:rPr>
            </w:pPr>
            <w:r>
              <w:rPr>
                <w:w w:val="115"/>
                <w:sz w:val="18"/>
              </w:rPr>
              <w:t>..</w:t>
            </w:r>
          </w:p>
        </w:tc>
        <w:tc>
          <w:tcPr>
            <w:tcW w:w="501" w:type="dxa"/>
          </w:tcPr>
          <w:p w:rsidR="00B66BFA" w:rsidRDefault="0044141A">
            <w:pPr>
              <w:pStyle w:val="TableParagraph"/>
              <w:rPr>
                <w:sz w:val="18"/>
              </w:rPr>
            </w:pPr>
            <w:r>
              <w:rPr>
                <w:w w:val="115"/>
                <w:sz w:val="18"/>
              </w:rPr>
              <w:t>..</w:t>
            </w:r>
          </w:p>
        </w:tc>
        <w:tc>
          <w:tcPr>
            <w:tcW w:w="593" w:type="dxa"/>
          </w:tcPr>
          <w:p w:rsidR="00B66BFA" w:rsidRDefault="0044141A">
            <w:pPr>
              <w:pStyle w:val="TableParagraph"/>
              <w:rPr>
                <w:sz w:val="18"/>
              </w:rPr>
            </w:pPr>
            <w:r>
              <w:rPr>
                <w:w w:val="115"/>
                <w:sz w:val="18"/>
              </w:rPr>
              <w:t>..</w:t>
            </w:r>
          </w:p>
        </w:tc>
        <w:tc>
          <w:tcPr>
            <w:tcW w:w="593" w:type="dxa"/>
          </w:tcPr>
          <w:p w:rsidR="00B66BFA" w:rsidRDefault="0044141A">
            <w:pPr>
              <w:pStyle w:val="TableParagraph"/>
              <w:rPr>
                <w:sz w:val="18"/>
              </w:rPr>
            </w:pPr>
            <w:r>
              <w:rPr>
                <w:w w:val="115"/>
                <w:sz w:val="18"/>
              </w:rPr>
              <w:t>..</w:t>
            </w:r>
          </w:p>
        </w:tc>
        <w:tc>
          <w:tcPr>
            <w:tcW w:w="593" w:type="dxa"/>
          </w:tcPr>
          <w:p w:rsidR="00B66BFA" w:rsidRDefault="0044141A">
            <w:pPr>
              <w:pStyle w:val="TableParagraph"/>
              <w:rPr>
                <w:sz w:val="18"/>
              </w:rPr>
            </w:pPr>
            <w:r>
              <w:rPr>
                <w:w w:val="115"/>
                <w:sz w:val="18"/>
              </w:rPr>
              <w:t>..</w:t>
            </w:r>
          </w:p>
        </w:tc>
        <w:tc>
          <w:tcPr>
            <w:tcW w:w="593" w:type="dxa"/>
          </w:tcPr>
          <w:p w:rsidR="00B66BFA" w:rsidRDefault="0044141A">
            <w:pPr>
              <w:pStyle w:val="TableParagraph"/>
              <w:rPr>
                <w:sz w:val="18"/>
              </w:rPr>
            </w:pPr>
            <w:r>
              <w:rPr>
                <w:w w:val="115"/>
                <w:sz w:val="18"/>
              </w:rPr>
              <w:t>..</w:t>
            </w:r>
          </w:p>
        </w:tc>
        <w:tc>
          <w:tcPr>
            <w:tcW w:w="501" w:type="dxa"/>
          </w:tcPr>
          <w:p w:rsidR="00B66BFA" w:rsidRDefault="0044141A">
            <w:pPr>
              <w:pStyle w:val="TableParagraph"/>
              <w:rPr>
                <w:sz w:val="18"/>
              </w:rPr>
            </w:pPr>
            <w:r>
              <w:rPr>
                <w:w w:val="115"/>
                <w:sz w:val="18"/>
              </w:rPr>
              <w:t>..</w:t>
            </w:r>
          </w:p>
        </w:tc>
        <w:tc>
          <w:tcPr>
            <w:tcW w:w="593" w:type="dxa"/>
          </w:tcPr>
          <w:p w:rsidR="00B66BFA" w:rsidRDefault="0044141A">
            <w:pPr>
              <w:pStyle w:val="TableParagraph"/>
              <w:rPr>
                <w:sz w:val="18"/>
              </w:rPr>
            </w:pPr>
            <w:r>
              <w:rPr>
                <w:w w:val="115"/>
                <w:sz w:val="18"/>
              </w:rPr>
              <w:t>..</w:t>
            </w:r>
          </w:p>
        </w:tc>
        <w:tc>
          <w:tcPr>
            <w:tcW w:w="501" w:type="dxa"/>
          </w:tcPr>
          <w:p w:rsidR="00B66BFA" w:rsidRDefault="0044141A">
            <w:pPr>
              <w:pStyle w:val="TableParagraph"/>
              <w:rPr>
                <w:sz w:val="18"/>
              </w:rPr>
            </w:pPr>
            <w:r>
              <w:rPr>
                <w:w w:val="115"/>
                <w:sz w:val="18"/>
              </w:rPr>
              <w:t>..</w:t>
            </w:r>
          </w:p>
        </w:tc>
        <w:tc>
          <w:tcPr>
            <w:tcW w:w="409" w:type="dxa"/>
          </w:tcPr>
          <w:p w:rsidR="00B66BFA" w:rsidRDefault="0044141A">
            <w:pPr>
              <w:pStyle w:val="TableParagraph"/>
              <w:rPr>
                <w:sz w:val="18"/>
              </w:rPr>
            </w:pPr>
            <w:r>
              <w:rPr>
                <w:w w:val="115"/>
                <w:sz w:val="18"/>
              </w:rPr>
              <w:t>..</w:t>
            </w:r>
          </w:p>
        </w:tc>
        <w:tc>
          <w:tcPr>
            <w:tcW w:w="327" w:type="dxa"/>
          </w:tcPr>
          <w:p w:rsidR="00B66BFA" w:rsidRDefault="0044141A">
            <w:pPr>
              <w:pStyle w:val="TableParagraph"/>
              <w:ind w:left="86" w:right="86"/>
              <w:jc w:val="center"/>
              <w:rPr>
                <w:sz w:val="18"/>
              </w:rPr>
            </w:pPr>
            <w:r>
              <w:rPr>
                <w:w w:val="115"/>
                <w:sz w:val="18"/>
              </w:rPr>
              <w:t>..</w:t>
            </w:r>
          </w:p>
        </w:tc>
        <w:tc>
          <w:tcPr>
            <w:tcW w:w="501" w:type="dxa"/>
          </w:tcPr>
          <w:p w:rsidR="00B66BFA" w:rsidRDefault="0044141A">
            <w:pPr>
              <w:pStyle w:val="TableParagraph"/>
              <w:rPr>
                <w:sz w:val="18"/>
              </w:rPr>
            </w:pPr>
            <w:r>
              <w:rPr>
                <w:w w:val="115"/>
                <w:sz w:val="18"/>
              </w:rPr>
              <w:t>..</w:t>
            </w:r>
          </w:p>
        </w:tc>
        <w:tc>
          <w:tcPr>
            <w:tcW w:w="409" w:type="dxa"/>
          </w:tcPr>
          <w:p w:rsidR="00B66BFA" w:rsidRDefault="0044141A">
            <w:pPr>
              <w:pStyle w:val="TableParagraph"/>
              <w:rPr>
                <w:sz w:val="18"/>
              </w:rPr>
            </w:pPr>
            <w:r>
              <w:rPr>
                <w:w w:val="115"/>
                <w:sz w:val="18"/>
              </w:rPr>
              <w:t>..</w:t>
            </w:r>
          </w:p>
        </w:tc>
        <w:tc>
          <w:tcPr>
            <w:tcW w:w="1182" w:type="dxa"/>
          </w:tcPr>
          <w:p w:rsidR="00B66BFA" w:rsidRDefault="0044141A">
            <w:pPr>
              <w:pStyle w:val="TableParagraph"/>
              <w:rPr>
                <w:sz w:val="18"/>
              </w:rPr>
            </w:pPr>
            <w:r>
              <w:rPr>
                <w:w w:val="105"/>
                <w:sz w:val="18"/>
              </w:rPr>
              <w:t>No</w:t>
            </w:r>
          </w:p>
        </w:tc>
        <w:tc>
          <w:tcPr>
            <w:tcW w:w="1182" w:type="dxa"/>
          </w:tcPr>
          <w:p w:rsidR="00B66BFA" w:rsidRDefault="0044141A">
            <w:pPr>
              <w:pStyle w:val="TableParagraph"/>
              <w:rPr>
                <w:sz w:val="18"/>
              </w:rPr>
            </w:pPr>
            <w:r>
              <w:rPr>
                <w:w w:val="105"/>
                <w:sz w:val="18"/>
              </w:rPr>
              <w:t>No</w:t>
            </w:r>
          </w:p>
        </w:tc>
      </w:tr>
      <w:tr w:rsidR="00B66BFA">
        <w:trPr>
          <w:trHeight w:hRule="exact" w:val="219"/>
        </w:trPr>
        <w:tc>
          <w:tcPr>
            <w:tcW w:w="995" w:type="dxa"/>
          </w:tcPr>
          <w:p w:rsidR="00B66BFA" w:rsidRDefault="0044141A">
            <w:pPr>
              <w:pStyle w:val="TableParagraph"/>
              <w:rPr>
                <w:sz w:val="18"/>
              </w:rPr>
            </w:pPr>
            <w:r>
              <w:rPr>
                <w:sz w:val="18"/>
              </w:rPr>
              <w:t>200</w:t>
            </w:r>
          </w:p>
        </w:tc>
        <w:tc>
          <w:tcPr>
            <w:tcW w:w="501" w:type="dxa"/>
          </w:tcPr>
          <w:p w:rsidR="00B66BFA" w:rsidRDefault="0044141A">
            <w:pPr>
              <w:pStyle w:val="TableParagraph"/>
              <w:rPr>
                <w:sz w:val="18"/>
              </w:rPr>
            </w:pPr>
            <w:r>
              <w:rPr>
                <w:sz w:val="18"/>
              </w:rPr>
              <w:t>180</w:t>
            </w:r>
          </w:p>
        </w:tc>
        <w:tc>
          <w:tcPr>
            <w:tcW w:w="593" w:type="dxa"/>
          </w:tcPr>
          <w:p w:rsidR="00B66BFA" w:rsidRDefault="0044141A">
            <w:pPr>
              <w:pStyle w:val="TableParagraph"/>
              <w:rPr>
                <w:sz w:val="18"/>
              </w:rPr>
            </w:pPr>
            <w:r>
              <w:rPr>
                <w:sz w:val="18"/>
              </w:rPr>
              <w:t>1413</w:t>
            </w:r>
          </w:p>
        </w:tc>
        <w:tc>
          <w:tcPr>
            <w:tcW w:w="593" w:type="dxa"/>
          </w:tcPr>
          <w:p w:rsidR="00B66BFA" w:rsidRDefault="0044141A">
            <w:pPr>
              <w:pStyle w:val="TableParagraph"/>
              <w:rPr>
                <w:sz w:val="18"/>
              </w:rPr>
            </w:pPr>
            <w:r>
              <w:rPr>
                <w:sz w:val="18"/>
              </w:rPr>
              <w:t>2629</w:t>
            </w:r>
          </w:p>
        </w:tc>
        <w:tc>
          <w:tcPr>
            <w:tcW w:w="593" w:type="dxa"/>
          </w:tcPr>
          <w:p w:rsidR="00B66BFA" w:rsidRDefault="0044141A">
            <w:pPr>
              <w:pStyle w:val="TableParagraph"/>
              <w:rPr>
                <w:sz w:val="18"/>
              </w:rPr>
            </w:pPr>
            <w:r>
              <w:rPr>
                <w:sz w:val="18"/>
              </w:rPr>
              <w:t>1857</w:t>
            </w:r>
          </w:p>
        </w:tc>
        <w:tc>
          <w:tcPr>
            <w:tcW w:w="593" w:type="dxa"/>
          </w:tcPr>
          <w:p w:rsidR="00B66BFA" w:rsidRDefault="0044141A">
            <w:pPr>
              <w:pStyle w:val="TableParagraph"/>
              <w:rPr>
                <w:sz w:val="18"/>
              </w:rPr>
            </w:pPr>
            <w:r>
              <w:rPr>
                <w:sz w:val="18"/>
              </w:rPr>
              <w:t>1018</w:t>
            </w:r>
          </w:p>
        </w:tc>
        <w:tc>
          <w:tcPr>
            <w:tcW w:w="501" w:type="dxa"/>
          </w:tcPr>
          <w:p w:rsidR="00B66BFA" w:rsidRDefault="0044141A">
            <w:pPr>
              <w:pStyle w:val="TableParagraph"/>
              <w:rPr>
                <w:sz w:val="18"/>
              </w:rPr>
            </w:pPr>
            <w:r>
              <w:rPr>
                <w:sz w:val="18"/>
              </w:rPr>
              <w:t>179</w:t>
            </w:r>
          </w:p>
        </w:tc>
        <w:tc>
          <w:tcPr>
            <w:tcW w:w="593" w:type="dxa"/>
          </w:tcPr>
          <w:p w:rsidR="00B66BFA" w:rsidRDefault="0044141A">
            <w:pPr>
              <w:pStyle w:val="TableParagraph"/>
              <w:rPr>
                <w:sz w:val="18"/>
              </w:rPr>
            </w:pPr>
            <w:r>
              <w:rPr>
                <w:sz w:val="18"/>
              </w:rPr>
              <w:t>1127</w:t>
            </w:r>
          </w:p>
        </w:tc>
        <w:tc>
          <w:tcPr>
            <w:tcW w:w="501" w:type="dxa"/>
          </w:tcPr>
          <w:p w:rsidR="00B66BFA" w:rsidRDefault="0044141A">
            <w:pPr>
              <w:pStyle w:val="TableParagraph"/>
              <w:rPr>
                <w:sz w:val="18"/>
              </w:rPr>
            </w:pPr>
            <w:r>
              <w:rPr>
                <w:sz w:val="18"/>
              </w:rPr>
              <w:t>517</w:t>
            </w:r>
          </w:p>
        </w:tc>
        <w:tc>
          <w:tcPr>
            <w:tcW w:w="409" w:type="dxa"/>
          </w:tcPr>
          <w:p w:rsidR="00B66BFA" w:rsidRDefault="0044141A">
            <w:pPr>
              <w:pStyle w:val="TableParagraph"/>
              <w:rPr>
                <w:sz w:val="18"/>
              </w:rPr>
            </w:pPr>
            <w:r>
              <w:rPr>
                <w:sz w:val="18"/>
              </w:rPr>
              <w:t>13</w:t>
            </w:r>
          </w:p>
        </w:tc>
        <w:tc>
          <w:tcPr>
            <w:tcW w:w="327" w:type="dxa"/>
          </w:tcPr>
          <w:p w:rsidR="00B66BFA" w:rsidRDefault="0044141A">
            <w:pPr>
              <w:pStyle w:val="TableParagraph"/>
              <w:ind w:left="0" w:right="8"/>
              <w:jc w:val="center"/>
              <w:rPr>
                <w:sz w:val="18"/>
              </w:rPr>
            </w:pPr>
            <w:r>
              <w:rPr>
                <w:w w:val="102"/>
                <w:sz w:val="18"/>
              </w:rPr>
              <w:t>9</w:t>
            </w:r>
          </w:p>
        </w:tc>
        <w:tc>
          <w:tcPr>
            <w:tcW w:w="501" w:type="dxa"/>
          </w:tcPr>
          <w:p w:rsidR="00B66BFA" w:rsidRDefault="0044141A">
            <w:pPr>
              <w:pStyle w:val="TableParagraph"/>
              <w:rPr>
                <w:sz w:val="18"/>
              </w:rPr>
            </w:pPr>
            <w:r>
              <w:rPr>
                <w:sz w:val="18"/>
              </w:rPr>
              <w:t>150</w:t>
            </w:r>
          </w:p>
        </w:tc>
        <w:tc>
          <w:tcPr>
            <w:tcW w:w="409" w:type="dxa"/>
          </w:tcPr>
          <w:p w:rsidR="00B66BFA" w:rsidRDefault="0044141A">
            <w:pPr>
              <w:pStyle w:val="TableParagraph"/>
              <w:rPr>
                <w:sz w:val="18"/>
              </w:rPr>
            </w:pPr>
            <w:r>
              <w:rPr>
                <w:sz w:val="18"/>
              </w:rPr>
              <w:t>13</w:t>
            </w:r>
          </w:p>
        </w:tc>
        <w:tc>
          <w:tcPr>
            <w:tcW w:w="1182" w:type="dxa"/>
          </w:tcPr>
          <w:p w:rsidR="00B66BFA" w:rsidRDefault="0044141A">
            <w:pPr>
              <w:pStyle w:val="TableParagraph"/>
              <w:rPr>
                <w:sz w:val="18"/>
              </w:rPr>
            </w:pPr>
            <w:r>
              <w:rPr>
                <w:w w:val="105"/>
                <w:sz w:val="18"/>
              </w:rPr>
              <w:t>No</w:t>
            </w:r>
          </w:p>
        </w:tc>
        <w:tc>
          <w:tcPr>
            <w:tcW w:w="1182" w:type="dxa"/>
          </w:tcPr>
          <w:p w:rsidR="00B66BFA" w:rsidRDefault="0044141A">
            <w:pPr>
              <w:pStyle w:val="TableParagraph"/>
              <w:rPr>
                <w:sz w:val="18"/>
              </w:rPr>
            </w:pPr>
            <w:r>
              <w:rPr>
                <w:w w:val="105"/>
                <w:sz w:val="18"/>
              </w:rPr>
              <w:t>No</w:t>
            </w:r>
          </w:p>
        </w:tc>
      </w:tr>
    </w:tbl>
    <w:p w:rsidR="00B66BFA" w:rsidRDefault="00B66BFA">
      <w:pPr>
        <w:pStyle w:val="Corpsdetexte"/>
        <w:rPr>
          <w:rFonts w:ascii="Georgia"/>
          <w:b/>
          <w:sz w:val="20"/>
        </w:rPr>
      </w:pPr>
    </w:p>
    <w:p w:rsidR="00B66BFA" w:rsidRDefault="00B66BFA">
      <w:pPr>
        <w:pStyle w:val="Corpsdetexte"/>
        <w:spacing w:before="3"/>
        <w:rPr>
          <w:rFonts w:ascii="Georgia"/>
          <w:b/>
          <w:sz w:val="19"/>
        </w:rPr>
      </w:pPr>
    </w:p>
    <w:p w:rsidR="00B66BFA" w:rsidRDefault="00B66BFA">
      <w:pPr>
        <w:rPr>
          <w:rFonts w:ascii="Georgia"/>
          <w:sz w:val="19"/>
        </w:rPr>
        <w:sectPr w:rsidR="00B66BFA">
          <w:pgSz w:w="12240" w:h="15840"/>
          <w:pgMar w:top="1200" w:right="900" w:bottom="280" w:left="960" w:header="720" w:footer="720" w:gutter="0"/>
          <w:cols w:space="720"/>
        </w:sectPr>
      </w:pPr>
    </w:p>
    <w:p w:rsidR="00B66BFA" w:rsidRDefault="0082545F">
      <w:pPr>
        <w:spacing w:before="70" w:line="244" w:lineRule="auto"/>
        <w:ind w:left="115" w:right="-9"/>
        <w:rPr>
          <w:rFonts w:ascii="Georgia"/>
          <w:b/>
          <w:sz w:val="18"/>
        </w:rPr>
      </w:pPr>
      <w:r>
        <w:pict>
          <v:shape id="_x0000_s1027" type="#_x0000_t202" style="position:absolute;left:0;text-align:left;margin-left:69.7pt;margin-top:25.45pt;width:207.55pt;height:198.2pt;z-index:2944;mso-position-horizontal-relative:page"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82545F">
                    <w:trPr>
                      <w:trHeight w:hRule="exact" w:val="536"/>
                    </w:trPr>
                    <w:tc>
                      <w:tcPr>
                        <w:tcW w:w="1359" w:type="dxa"/>
                        <w:shd w:val="clear" w:color="auto" w:fill="D8D8D8"/>
                      </w:tcPr>
                      <w:p w:rsidR="0082545F" w:rsidRDefault="0082545F">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rsidR="0082545F" w:rsidRDefault="0082545F">
                        <w:pPr>
                          <w:pStyle w:val="TableParagraph"/>
                          <w:spacing w:before="86" w:line="240" w:lineRule="auto"/>
                          <w:rPr>
                            <w:sz w:val="18"/>
                          </w:rPr>
                        </w:pPr>
                        <w:r>
                          <w:rPr>
                            <w:w w:val="106"/>
                            <w:sz w:val="18"/>
                          </w:rPr>
                          <w:t>A</w:t>
                        </w:r>
                      </w:p>
                    </w:tc>
                    <w:tc>
                      <w:tcPr>
                        <w:tcW w:w="593" w:type="dxa"/>
                        <w:shd w:val="clear" w:color="auto" w:fill="D8D8D8"/>
                      </w:tcPr>
                      <w:p w:rsidR="0082545F" w:rsidRDefault="0082545F">
                        <w:pPr>
                          <w:pStyle w:val="TableParagraph"/>
                          <w:spacing w:before="86" w:line="240" w:lineRule="auto"/>
                          <w:rPr>
                            <w:sz w:val="18"/>
                          </w:rPr>
                        </w:pPr>
                        <w:r>
                          <w:rPr>
                            <w:w w:val="110"/>
                            <w:sz w:val="18"/>
                          </w:rPr>
                          <w:t>C</w:t>
                        </w:r>
                      </w:p>
                    </w:tc>
                    <w:tc>
                      <w:tcPr>
                        <w:tcW w:w="409" w:type="dxa"/>
                        <w:shd w:val="clear" w:color="auto" w:fill="D8D8D8"/>
                      </w:tcPr>
                      <w:p w:rsidR="0082545F" w:rsidRDefault="0082545F">
                        <w:pPr>
                          <w:pStyle w:val="TableParagraph"/>
                          <w:spacing w:before="86" w:line="240" w:lineRule="auto"/>
                          <w:rPr>
                            <w:sz w:val="18"/>
                          </w:rPr>
                        </w:pPr>
                        <w:r>
                          <w:rPr>
                            <w:w w:val="112"/>
                            <w:sz w:val="18"/>
                          </w:rPr>
                          <w:t>R</w:t>
                        </w:r>
                      </w:p>
                    </w:tc>
                    <w:tc>
                      <w:tcPr>
                        <w:tcW w:w="726" w:type="dxa"/>
                        <w:shd w:val="clear" w:color="auto" w:fill="D8D8D8"/>
                      </w:tcPr>
                      <w:p w:rsidR="0082545F" w:rsidRDefault="0082545F">
                        <w:pPr>
                          <w:pStyle w:val="TableParagraph"/>
                          <w:rPr>
                            <w:sz w:val="18"/>
                          </w:rPr>
                        </w:pPr>
                        <w:r>
                          <w:rPr>
                            <w:w w:val="105"/>
                            <w:sz w:val="18"/>
                          </w:rPr>
                          <w:t>Model</w:t>
                        </w:r>
                      </w:p>
                      <w:p w:rsidR="0082545F" w:rsidRDefault="0082545F">
                        <w:pPr>
                          <w:pStyle w:val="TableParagraph"/>
                          <w:spacing w:before="2" w:line="240" w:lineRule="auto"/>
                          <w:rPr>
                            <w:sz w:val="18"/>
                          </w:rPr>
                        </w:pPr>
                        <w:proofErr w:type="gramStart"/>
                        <w:r>
                          <w:rPr>
                            <w:sz w:val="18"/>
                          </w:rPr>
                          <w:t>diff</w:t>
                        </w:r>
                        <w:proofErr w:type="gramEnd"/>
                        <w:r>
                          <w:rPr>
                            <w:sz w:val="18"/>
                          </w:rPr>
                          <w:t>?</w:t>
                        </w:r>
                      </w:p>
                    </w:tc>
                    <w:tc>
                      <w:tcPr>
                        <w:tcW w:w="639" w:type="dxa"/>
                        <w:shd w:val="clear" w:color="auto" w:fill="D8D8D8"/>
                      </w:tcPr>
                      <w:p w:rsidR="0082545F" w:rsidRDefault="0082545F">
                        <w:pPr>
                          <w:pStyle w:val="TableParagraph"/>
                          <w:rPr>
                            <w:sz w:val="18"/>
                          </w:rPr>
                        </w:pPr>
                        <w:r>
                          <w:rPr>
                            <w:w w:val="110"/>
                            <w:sz w:val="18"/>
                          </w:rPr>
                          <w:t>Code</w:t>
                        </w:r>
                      </w:p>
                      <w:p w:rsidR="0082545F" w:rsidRDefault="0082545F">
                        <w:pPr>
                          <w:pStyle w:val="TableParagraph"/>
                          <w:spacing w:before="2" w:line="240" w:lineRule="auto"/>
                          <w:rPr>
                            <w:sz w:val="18"/>
                          </w:rPr>
                        </w:pPr>
                        <w:proofErr w:type="gramStart"/>
                        <w:r>
                          <w:rPr>
                            <w:sz w:val="18"/>
                          </w:rPr>
                          <w:t>diff</w:t>
                        </w:r>
                        <w:proofErr w:type="gramEnd"/>
                        <w:r>
                          <w:rPr>
                            <w:sz w:val="18"/>
                          </w:rPr>
                          <w:t>?</w:t>
                        </w:r>
                      </w:p>
                    </w:tc>
                  </w:tr>
                  <w:tr w:rsidR="0082545F">
                    <w:trPr>
                      <w:trHeight w:hRule="exact" w:val="638"/>
                    </w:trPr>
                    <w:tc>
                      <w:tcPr>
                        <w:tcW w:w="1359" w:type="dxa"/>
                      </w:tcPr>
                      <w:p w:rsidR="0082545F" w:rsidRDefault="0082545F">
                        <w:pPr>
                          <w:pStyle w:val="TableParagraph"/>
                          <w:rPr>
                            <w:sz w:val="18"/>
                          </w:rPr>
                        </w:pPr>
                        <w:r>
                          <w:rPr>
                            <w:w w:val="115"/>
                            <w:sz w:val="18"/>
                          </w:rPr>
                          <w:t>Renaming at-</w:t>
                        </w:r>
                      </w:p>
                      <w:p w:rsidR="0082545F" w:rsidRDefault="0082545F">
                        <w:pPr>
                          <w:pStyle w:val="TableParagraph"/>
                          <w:spacing w:before="2" w:line="242" w:lineRule="auto"/>
                          <w:rPr>
                            <w:sz w:val="18"/>
                          </w:rPr>
                        </w:pPr>
                        <w:r>
                          <w:rPr>
                            <w:w w:val="110"/>
                            <w:sz w:val="18"/>
                          </w:rPr>
                          <w:t>tributes of all classes</w:t>
                        </w:r>
                      </w:p>
                    </w:tc>
                    <w:tc>
                      <w:tcPr>
                        <w:tcW w:w="409" w:type="dxa"/>
                      </w:tcPr>
                      <w:p w:rsidR="0082545F" w:rsidRDefault="0082545F">
                        <w:pPr>
                          <w:pStyle w:val="TableParagraph"/>
                          <w:rPr>
                            <w:sz w:val="18"/>
                          </w:rPr>
                        </w:pPr>
                        <w:r>
                          <w:rPr>
                            <w:w w:val="102"/>
                            <w:sz w:val="18"/>
                          </w:rPr>
                          <w:t>0</w:t>
                        </w:r>
                      </w:p>
                    </w:tc>
                    <w:tc>
                      <w:tcPr>
                        <w:tcW w:w="593" w:type="dxa"/>
                      </w:tcPr>
                      <w:p w:rsidR="0082545F" w:rsidRDefault="0082545F">
                        <w:pPr>
                          <w:pStyle w:val="TableParagraph"/>
                          <w:rPr>
                            <w:sz w:val="18"/>
                          </w:rPr>
                        </w:pPr>
                        <w:r>
                          <w:rPr>
                            <w:sz w:val="18"/>
                          </w:rPr>
                          <w:t>1903</w:t>
                        </w:r>
                      </w:p>
                    </w:tc>
                    <w:tc>
                      <w:tcPr>
                        <w:tcW w:w="409" w:type="dxa"/>
                      </w:tcPr>
                      <w:p w:rsidR="0082545F" w:rsidRDefault="0082545F">
                        <w:pPr>
                          <w:pStyle w:val="TableParagraph"/>
                          <w:rPr>
                            <w:sz w:val="18"/>
                          </w:rPr>
                        </w:pPr>
                        <w:r>
                          <w:rPr>
                            <w:w w:val="102"/>
                            <w:sz w:val="18"/>
                          </w:rPr>
                          <w:t>0</w:t>
                        </w:r>
                      </w:p>
                    </w:tc>
                    <w:tc>
                      <w:tcPr>
                        <w:tcW w:w="726" w:type="dxa"/>
                        <w:tcBorders>
                          <w:top w:val="single" w:sz="47" w:space="0" w:color="D8D8D8"/>
                        </w:tcBorders>
                      </w:tcPr>
                      <w:p w:rsidR="0082545F" w:rsidRDefault="0082545F">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rsidR="0082545F" w:rsidRDefault="0082545F">
                        <w:pPr>
                          <w:pStyle w:val="TableParagraph"/>
                          <w:spacing w:line="132" w:lineRule="exact"/>
                          <w:ind w:left="0" w:right="197"/>
                          <w:jc w:val="right"/>
                          <w:rPr>
                            <w:sz w:val="18"/>
                          </w:rPr>
                        </w:pPr>
                        <w:r>
                          <w:rPr>
                            <w:w w:val="105"/>
                            <w:sz w:val="18"/>
                          </w:rPr>
                          <w:t>No</w:t>
                        </w:r>
                      </w:p>
                    </w:tc>
                  </w:tr>
                  <w:tr w:rsidR="0082545F">
                    <w:trPr>
                      <w:trHeight w:hRule="exact" w:val="638"/>
                    </w:trPr>
                    <w:tc>
                      <w:tcPr>
                        <w:tcW w:w="1359" w:type="dxa"/>
                      </w:tcPr>
                      <w:p w:rsidR="0082545F" w:rsidRDefault="0082545F">
                        <w:pPr>
                          <w:pStyle w:val="TableParagraph"/>
                          <w:rPr>
                            <w:sz w:val="18"/>
                          </w:rPr>
                        </w:pPr>
                        <w:r>
                          <w:rPr>
                            <w:w w:val="110"/>
                            <w:sz w:val="18"/>
                          </w:rPr>
                          <w:t>Renaming</w:t>
                        </w:r>
                      </w:p>
                      <w:p w:rsidR="0082545F" w:rsidRDefault="0082545F">
                        <w:pPr>
                          <w:pStyle w:val="TableParagraph"/>
                          <w:spacing w:before="2" w:line="242" w:lineRule="auto"/>
                          <w:rPr>
                            <w:sz w:val="18"/>
                          </w:rPr>
                        </w:pPr>
                        <w:r>
                          <w:rPr>
                            <w:w w:val="105"/>
                            <w:sz w:val="18"/>
                          </w:rPr>
                          <w:t>methods of all classes</w:t>
                        </w:r>
                      </w:p>
                    </w:tc>
                    <w:tc>
                      <w:tcPr>
                        <w:tcW w:w="409" w:type="dxa"/>
                      </w:tcPr>
                      <w:p w:rsidR="0082545F" w:rsidRDefault="0082545F">
                        <w:pPr>
                          <w:pStyle w:val="TableParagraph"/>
                          <w:rPr>
                            <w:sz w:val="18"/>
                          </w:rPr>
                        </w:pPr>
                        <w:r>
                          <w:rPr>
                            <w:w w:val="102"/>
                            <w:sz w:val="18"/>
                          </w:rPr>
                          <w:t>0</w:t>
                        </w:r>
                      </w:p>
                    </w:tc>
                    <w:tc>
                      <w:tcPr>
                        <w:tcW w:w="593" w:type="dxa"/>
                      </w:tcPr>
                      <w:p w:rsidR="0082545F" w:rsidRDefault="0082545F">
                        <w:pPr>
                          <w:pStyle w:val="TableParagraph"/>
                          <w:rPr>
                            <w:sz w:val="18"/>
                          </w:rPr>
                        </w:pPr>
                        <w:r>
                          <w:rPr>
                            <w:sz w:val="18"/>
                          </w:rPr>
                          <w:t>1197</w:t>
                        </w:r>
                      </w:p>
                    </w:tc>
                    <w:tc>
                      <w:tcPr>
                        <w:tcW w:w="409" w:type="dxa"/>
                      </w:tcPr>
                      <w:p w:rsidR="0082545F" w:rsidRDefault="0082545F">
                        <w:pPr>
                          <w:pStyle w:val="TableParagraph"/>
                          <w:rPr>
                            <w:sz w:val="18"/>
                          </w:rPr>
                        </w:pPr>
                        <w:r>
                          <w:rPr>
                            <w:w w:val="102"/>
                            <w:sz w:val="18"/>
                          </w:rPr>
                          <w:t>0</w:t>
                        </w:r>
                      </w:p>
                    </w:tc>
                    <w:tc>
                      <w:tcPr>
                        <w:tcW w:w="726" w:type="dxa"/>
                      </w:tcPr>
                      <w:p w:rsidR="0082545F" w:rsidRDefault="0082545F">
                        <w:pPr>
                          <w:pStyle w:val="TableParagraph"/>
                          <w:ind w:left="222" w:right="222"/>
                          <w:jc w:val="center"/>
                          <w:rPr>
                            <w:sz w:val="18"/>
                          </w:rPr>
                        </w:pPr>
                        <w:r>
                          <w:rPr>
                            <w:w w:val="105"/>
                            <w:sz w:val="18"/>
                          </w:rPr>
                          <w:t>No</w:t>
                        </w:r>
                      </w:p>
                    </w:tc>
                    <w:tc>
                      <w:tcPr>
                        <w:tcW w:w="639" w:type="dxa"/>
                      </w:tcPr>
                      <w:p w:rsidR="0082545F" w:rsidRDefault="0082545F">
                        <w:pPr>
                          <w:pStyle w:val="TableParagraph"/>
                          <w:ind w:left="0" w:right="197"/>
                          <w:jc w:val="right"/>
                          <w:rPr>
                            <w:sz w:val="18"/>
                          </w:rPr>
                        </w:pPr>
                        <w:r>
                          <w:rPr>
                            <w:w w:val="105"/>
                            <w:sz w:val="18"/>
                          </w:rPr>
                          <w:t>No</w:t>
                        </w:r>
                      </w:p>
                    </w:tc>
                  </w:tr>
                  <w:tr w:rsidR="0082545F">
                    <w:trPr>
                      <w:trHeight w:hRule="exact" w:val="428"/>
                    </w:trPr>
                    <w:tc>
                      <w:tcPr>
                        <w:tcW w:w="1359" w:type="dxa"/>
                      </w:tcPr>
                      <w:p w:rsidR="0082545F" w:rsidRDefault="0082545F">
                        <w:pPr>
                          <w:pStyle w:val="TableParagraph"/>
                          <w:rPr>
                            <w:sz w:val="18"/>
                          </w:rPr>
                        </w:pPr>
                        <w:r>
                          <w:rPr>
                            <w:w w:val="110"/>
                            <w:sz w:val="18"/>
                          </w:rPr>
                          <w:t>Deleting</w:t>
                        </w:r>
                      </w:p>
                      <w:p w:rsidR="0082545F" w:rsidRDefault="0082545F">
                        <w:pPr>
                          <w:pStyle w:val="TableParagraph"/>
                          <w:spacing w:before="2" w:line="240" w:lineRule="auto"/>
                          <w:rPr>
                            <w:sz w:val="18"/>
                          </w:rPr>
                        </w:pPr>
                        <w:r>
                          <w:rPr>
                            <w:w w:val="120"/>
                            <w:sz w:val="18"/>
                          </w:rPr>
                          <w:t>attributes</w:t>
                        </w:r>
                      </w:p>
                    </w:tc>
                    <w:tc>
                      <w:tcPr>
                        <w:tcW w:w="409" w:type="dxa"/>
                      </w:tcPr>
                      <w:p w:rsidR="0082545F" w:rsidRDefault="0082545F">
                        <w:pPr>
                          <w:pStyle w:val="TableParagraph"/>
                          <w:rPr>
                            <w:sz w:val="18"/>
                          </w:rPr>
                        </w:pPr>
                        <w:r>
                          <w:rPr>
                            <w:w w:val="102"/>
                            <w:sz w:val="18"/>
                          </w:rPr>
                          <w:t>0</w:t>
                        </w:r>
                      </w:p>
                    </w:tc>
                    <w:tc>
                      <w:tcPr>
                        <w:tcW w:w="593" w:type="dxa"/>
                      </w:tcPr>
                      <w:p w:rsidR="0082545F" w:rsidRDefault="0082545F">
                        <w:pPr>
                          <w:pStyle w:val="TableParagraph"/>
                          <w:rPr>
                            <w:sz w:val="18"/>
                          </w:rPr>
                        </w:pPr>
                        <w:r>
                          <w:rPr>
                            <w:w w:val="102"/>
                            <w:sz w:val="18"/>
                          </w:rPr>
                          <w:t>0</w:t>
                        </w:r>
                      </w:p>
                    </w:tc>
                    <w:tc>
                      <w:tcPr>
                        <w:tcW w:w="409" w:type="dxa"/>
                      </w:tcPr>
                      <w:p w:rsidR="0082545F" w:rsidRDefault="0082545F">
                        <w:pPr>
                          <w:pStyle w:val="TableParagraph"/>
                          <w:rPr>
                            <w:sz w:val="18"/>
                          </w:rPr>
                        </w:pPr>
                        <w:r>
                          <w:rPr>
                            <w:sz w:val="18"/>
                          </w:rPr>
                          <w:t>46</w:t>
                        </w:r>
                      </w:p>
                    </w:tc>
                    <w:tc>
                      <w:tcPr>
                        <w:tcW w:w="726" w:type="dxa"/>
                      </w:tcPr>
                      <w:p w:rsidR="0082545F" w:rsidRDefault="0082545F">
                        <w:pPr>
                          <w:pStyle w:val="TableParagraph"/>
                          <w:ind w:left="222" w:right="222"/>
                          <w:jc w:val="center"/>
                          <w:rPr>
                            <w:sz w:val="18"/>
                          </w:rPr>
                        </w:pPr>
                        <w:r>
                          <w:rPr>
                            <w:w w:val="105"/>
                            <w:sz w:val="18"/>
                          </w:rPr>
                          <w:t>No</w:t>
                        </w:r>
                      </w:p>
                    </w:tc>
                    <w:tc>
                      <w:tcPr>
                        <w:tcW w:w="639" w:type="dxa"/>
                      </w:tcPr>
                      <w:p w:rsidR="0082545F" w:rsidRDefault="0082545F">
                        <w:pPr>
                          <w:pStyle w:val="TableParagraph"/>
                          <w:ind w:left="0" w:right="197"/>
                          <w:jc w:val="right"/>
                          <w:rPr>
                            <w:sz w:val="18"/>
                          </w:rPr>
                        </w:pPr>
                        <w:r>
                          <w:rPr>
                            <w:w w:val="105"/>
                            <w:sz w:val="18"/>
                          </w:rPr>
                          <w:t>No</w:t>
                        </w:r>
                      </w:p>
                    </w:tc>
                  </w:tr>
                  <w:tr w:rsidR="0082545F">
                    <w:trPr>
                      <w:trHeight w:hRule="exact" w:val="428"/>
                    </w:trPr>
                    <w:tc>
                      <w:tcPr>
                        <w:tcW w:w="1359" w:type="dxa"/>
                      </w:tcPr>
                      <w:p w:rsidR="0082545F" w:rsidRDefault="0082545F">
                        <w:pPr>
                          <w:pStyle w:val="TableParagraph"/>
                          <w:tabs>
                            <w:tab w:val="left" w:pos="1016"/>
                          </w:tabs>
                          <w:rPr>
                            <w:sz w:val="18"/>
                          </w:rPr>
                        </w:pPr>
                        <w:r>
                          <w:rPr>
                            <w:w w:val="115"/>
                            <w:sz w:val="18"/>
                          </w:rPr>
                          <w:t>Adding</w:t>
                        </w:r>
                        <w:r>
                          <w:rPr>
                            <w:w w:val="115"/>
                            <w:sz w:val="18"/>
                          </w:rPr>
                          <w:tab/>
                          <w:t>at-</w:t>
                        </w:r>
                      </w:p>
                      <w:p w:rsidR="0082545F" w:rsidRDefault="0082545F">
                        <w:pPr>
                          <w:pStyle w:val="TableParagraph"/>
                          <w:spacing w:before="2" w:line="240" w:lineRule="auto"/>
                          <w:rPr>
                            <w:sz w:val="18"/>
                          </w:rPr>
                        </w:pPr>
                        <w:r>
                          <w:rPr>
                            <w:w w:val="120"/>
                            <w:sz w:val="18"/>
                          </w:rPr>
                          <w:t>tributes</w:t>
                        </w:r>
                      </w:p>
                    </w:tc>
                    <w:tc>
                      <w:tcPr>
                        <w:tcW w:w="409" w:type="dxa"/>
                      </w:tcPr>
                      <w:p w:rsidR="0082545F" w:rsidRDefault="0082545F">
                        <w:pPr>
                          <w:pStyle w:val="TableParagraph"/>
                          <w:rPr>
                            <w:sz w:val="18"/>
                          </w:rPr>
                        </w:pPr>
                        <w:r>
                          <w:rPr>
                            <w:sz w:val="18"/>
                          </w:rPr>
                          <w:t>25</w:t>
                        </w:r>
                      </w:p>
                    </w:tc>
                    <w:tc>
                      <w:tcPr>
                        <w:tcW w:w="593" w:type="dxa"/>
                      </w:tcPr>
                      <w:p w:rsidR="0082545F" w:rsidRDefault="0082545F">
                        <w:pPr>
                          <w:pStyle w:val="TableParagraph"/>
                          <w:rPr>
                            <w:sz w:val="18"/>
                          </w:rPr>
                        </w:pPr>
                        <w:r>
                          <w:rPr>
                            <w:w w:val="102"/>
                            <w:sz w:val="18"/>
                          </w:rPr>
                          <w:t>0</w:t>
                        </w:r>
                      </w:p>
                    </w:tc>
                    <w:tc>
                      <w:tcPr>
                        <w:tcW w:w="409" w:type="dxa"/>
                      </w:tcPr>
                      <w:p w:rsidR="0082545F" w:rsidRDefault="0082545F">
                        <w:pPr>
                          <w:pStyle w:val="TableParagraph"/>
                          <w:rPr>
                            <w:sz w:val="18"/>
                          </w:rPr>
                        </w:pPr>
                        <w:r>
                          <w:rPr>
                            <w:w w:val="102"/>
                            <w:sz w:val="18"/>
                          </w:rPr>
                          <w:t>0</w:t>
                        </w:r>
                      </w:p>
                    </w:tc>
                    <w:tc>
                      <w:tcPr>
                        <w:tcW w:w="726" w:type="dxa"/>
                      </w:tcPr>
                      <w:p w:rsidR="0082545F" w:rsidRDefault="0082545F">
                        <w:pPr>
                          <w:pStyle w:val="TableParagraph"/>
                          <w:ind w:left="222" w:right="222"/>
                          <w:jc w:val="center"/>
                          <w:rPr>
                            <w:sz w:val="18"/>
                          </w:rPr>
                        </w:pPr>
                        <w:r>
                          <w:rPr>
                            <w:w w:val="105"/>
                            <w:sz w:val="18"/>
                          </w:rPr>
                          <w:t>No</w:t>
                        </w:r>
                      </w:p>
                    </w:tc>
                    <w:tc>
                      <w:tcPr>
                        <w:tcW w:w="639" w:type="dxa"/>
                      </w:tcPr>
                      <w:p w:rsidR="0082545F" w:rsidRDefault="0082545F">
                        <w:pPr>
                          <w:pStyle w:val="TableParagraph"/>
                          <w:ind w:left="0" w:right="197"/>
                          <w:jc w:val="right"/>
                          <w:rPr>
                            <w:sz w:val="18"/>
                          </w:rPr>
                        </w:pPr>
                        <w:r>
                          <w:rPr>
                            <w:w w:val="105"/>
                            <w:sz w:val="18"/>
                          </w:rPr>
                          <w:t>No</w:t>
                        </w:r>
                      </w:p>
                    </w:tc>
                  </w:tr>
                  <w:tr w:rsidR="0082545F">
                    <w:trPr>
                      <w:trHeight w:hRule="exact" w:val="428"/>
                    </w:trPr>
                    <w:tc>
                      <w:tcPr>
                        <w:tcW w:w="1359" w:type="dxa"/>
                      </w:tcPr>
                      <w:p w:rsidR="0082545F" w:rsidRDefault="0082545F">
                        <w:pPr>
                          <w:pStyle w:val="TableParagraph"/>
                          <w:rPr>
                            <w:sz w:val="18"/>
                          </w:rPr>
                        </w:pPr>
                        <w:r>
                          <w:rPr>
                            <w:w w:val="110"/>
                            <w:sz w:val="18"/>
                          </w:rPr>
                          <w:t>Adding meth-</w:t>
                        </w:r>
                      </w:p>
                      <w:p w:rsidR="0082545F" w:rsidRDefault="0082545F">
                        <w:pPr>
                          <w:pStyle w:val="TableParagraph"/>
                          <w:spacing w:before="2" w:line="240" w:lineRule="auto"/>
                          <w:rPr>
                            <w:sz w:val="18"/>
                          </w:rPr>
                        </w:pPr>
                        <w:proofErr w:type="spellStart"/>
                        <w:r>
                          <w:rPr>
                            <w:w w:val="105"/>
                            <w:sz w:val="18"/>
                          </w:rPr>
                          <w:t>ods</w:t>
                        </w:r>
                        <w:proofErr w:type="spellEnd"/>
                      </w:p>
                    </w:tc>
                    <w:tc>
                      <w:tcPr>
                        <w:tcW w:w="409" w:type="dxa"/>
                      </w:tcPr>
                      <w:p w:rsidR="0082545F" w:rsidRDefault="0082545F">
                        <w:pPr>
                          <w:pStyle w:val="TableParagraph"/>
                          <w:rPr>
                            <w:sz w:val="18"/>
                          </w:rPr>
                        </w:pPr>
                        <w:r>
                          <w:rPr>
                            <w:sz w:val="18"/>
                          </w:rPr>
                          <w:t>10</w:t>
                        </w:r>
                      </w:p>
                    </w:tc>
                    <w:tc>
                      <w:tcPr>
                        <w:tcW w:w="593" w:type="dxa"/>
                      </w:tcPr>
                      <w:p w:rsidR="0082545F" w:rsidRDefault="0082545F">
                        <w:pPr>
                          <w:pStyle w:val="TableParagraph"/>
                          <w:rPr>
                            <w:sz w:val="18"/>
                          </w:rPr>
                        </w:pPr>
                        <w:r>
                          <w:rPr>
                            <w:w w:val="102"/>
                            <w:sz w:val="18"/>
                          </w:rPr>
                          <w:t>0</w:t>
                        </w:r>
                      </w:p>
                    </w:tc>
                    <w:tc>
                      <w:tcPr>
                        <w:tcW w:w="409" w:type="dxa"/>
                      </w:tcPr>
                      <w:p w:rsidR="0082545F" w:rsidRDefault="0082545F">
                        <w:pPr>
                          <w:pStyle w:val="TableParagraph"/>
                          <w:rPr>
                            <w:sz w:val="18"/>
                          </w:rPr>
                        </w:pPr>
                        <w:r>
                          <w:rPr>
                            <w:w w:val="102"/>
                            <w:sz w:val="18"/>
                          </w:rPr>
                          <w:t>0</w:t>
                        </w:r>
                      </w:p>
                    </w:tc>
                    <w:tc>
                      <w:tcPr>
                        <w:tcW w:w="726" w:type="dxa"/>
                      </w:tcPr>
                      <w:p w:rsidR="0082545F" w:rsidRDefault="0082545F">
                        <w:pPr>
                          <w:pStyle w:val="TableParagraph"/>
                          <w:ind w:left="222" w:right="222"/>
                          <w:jc w:val="center"/>
                          <w:rPr>
                            <w:sz w:val="18"/>
                          </w:rPr>
                        </w:pPr>
                        <w:r>
                          <w:rPr>
                            <w:w w:val="105"/>
                            <w:sz w:val="18"/>
                          </w:rPr>
                          <w:t>No</w:t>
                        </w:r>
                      </w:p>
                    </w:tc>
                    <w:tc>
                      <w:tcPr>
                        <w:tcW w:w="639" w:type="dxa"/>
                      </w:tcPr>
                      <w:p w:rsidR="0082545F" w:rsidRDefault="0082545F">
                        <w:pPr>
                          <w:pStyle w:val="TableParagraph"/>
                          <w:ind w:left="0" w:right="197"/>
                          <w:jc w:val="right"/>
                          <w:rPr>
                            <w:sz w:val="18"/>
                          </w:rPr>
                        </w:pPr>
                        <w:r>
                          <w:rPr>
                            <w:w w:val="105"/>
                            <w:sz w:val="18"/>
                          </w:rPr>
                          <w:t>No</w:t>
                        </w:r>
                      </w:p>
                    </w:tc>
                  </w:tr>
                  <w:tr w:rsidR="0082545F">
                    <w:trPr>
                      <w:trHeight w:hRule="exact" w:val="428"/>
                    </w:trPr>
                    <w:tc>
                      <w:tcPr>
                        <w:tcW w:w="1359" w:type="dxa"/>
                      </w:tcPr>
                      <w:p w:rsidR="0082545F" w:rsidRDefault="0082545F">
                        <w:pPr>
                          <w:pStyle w:val="TableParagraph"/>
                          <w:rPr>
                            <w:sz w:val="18"/>
                          </w:rPr>
                        </w:pPr>
                        <w:r>
                          <w:rPr>
                            <w:w w:val="110"/>
                            <w:sz w:val="18"/>
                          </w:rPr>
                          <w:t>Changing</w:t>
                        </w:r>
                      </w:p>
                      <w:p w:rsidR="0082545F" w:rsidRDefault="0082545F">
                        <w:pPr>
                          <w:pStyle w:val="TableParagraph"/>
                          <w:spacing w:before="2" w:line="240" w:lineRule="auto"/>
                          <w:rPr>
                            <w:sz w:val="18"/>
                          </w:rPr>
                        </w:pPr>
                        <w:r>
                          <w:rPr>
                            <w:w w:val="110"/>
                            <w:sz w:val="18"/>
                          </w:rPr>
                          <w:t>method body</w:t>
                        </w:r>
                      </w:p>
                    </w:tc>
                    <w:tc>
                      <w:tcPr>
                        <w:tcW w:w="409" w:type="dxa"/>
                      </w:tcPr>
                      <w:p w:rsidR="0082545F" w:rsidRDefault="0082545F">
                        <w:pPr>
                          <w:pStyle w:val="TableParagraph"/>
                          <w:rPr>
                            <w:sz w:val="18"/>
                          </w:rPr>
                        </w:pPr>
                        <w:r>
                          <w:rPr>
                            <w:w w:val="102"/>
                            <w:sz w:val="18"/>
                          </w:rPr>
                          <w:t>0</w:t>
                        </w:r>
                      </w:p>
                    </w:tc>
                    <w:tc>
                      <w:tcPr>
                        <w:tcW w:w="593" w:type="dxa"/>
                      </w:tcPr>
                      <w:p w:rsidR="0082545F" w:rsidRDefault="0082545F">
                        <w:pPr>
                          <w:pStyle w:val="TableParagraph"/>
                          <w:rPr>
                            <w:sz w:val="18"/>
                          </w:rPr>
                        </w:pPr>
                        <w:r>
                          <w:rPr>
                            <w:sz w:val="18"/>
                          </w:rPr>
                          <w:t>30</w:t>
                        </w:r>
                      </w:p>
                    </w:tc>
                    <w:tc>
                      <w:tcPr>
                        <w:tcW w:w="409" w:type="dxa"/>
                      </w:tcPr>
                      <w:p w:rsidR="0082545F" w:rsidRDefault="0082545F">
                        <w:pPr>
                          <w:pStyle w:val="TableParagraph"/>
                          <w:rPr>
                            <w:sz w:val="18"/>
                          </w:rPr>
                        </w:pPr>
                        <w:r>
                          <w:rPr>
                            <w:w w:val="102"/>
                            <w:sz w:val="18"/>
                          </w:rPr>
                          <w:t>0</w:t>
                        </w:r>
                      </w:p>
                    </w:tc>
                    <w:tc>
                      <w:tcPr>
                        <w:tcW w:w="726" w:type="dxa"/>
                      </w:tcPr>
                      <w:p w:rsidR="0082545F" w:rsidRDefault="0082545F">
                        <w:pPr>
                          <w:pStyle w:val="TableParagraph"/>
                          <w:ind w:left="222" w:right="222"/>
                          <w:jc w:val="center"/>
                          <w:rPr>
                            <w:sz w:val="18"/>
                          </w:rPr>
                        </w:pPr>
                        <w:r>
                          <w:rPr>
                            <w:w w:val="105"/>
                            <w:sz w:val="18"/>
                          </w:rPr>
                          <w:t>No</w:t>
                        </w:r>
                      </w:p>
                    </w:tc>
                    <w:tc>
                      <w:tcPr>
                        <w:tcW w:w="639" w:type="dxa"/>
                      </w:tcPr>
                      <w:p w:rsidR="0082545F" w:rsidRDefault="0082545F">
                        <w:pPr>
                          <w:pStyle w:val="TableParagraph"/>
                          <w:ind w:left="0" w:right="197"/>
                          <w:jc w:val="right"/>
                          <w:rPr>
                            <w:sz w:val="18"/>
                          </w:rPr>
                        </w:pPr>
                        <w:r>
                          <w:rPr>
                            <w:w w:val="105"/>
                            <w:sz w:val="18"/>
                          </w:rPr>
                          <w:t>No</w:t>
                        </w:r>
                      </w:p>
                    </w:tc>
                  </w:tr>
                  <w:tr w:rsidR="0082545F">
                    <w:trPr>
                      <w:trHeight w:hRule="exact" w:val="428"/>
                    </w:trPr>
                    <w:tc>
                      <w:tcPr>
                        <w:tcW w:w="1359" w:type="dxa"/>
                      </w:tcPr>
                      <w:p w:rsidR="0082545F" w:rsidRDefault="0082545F">
                        <w:pPr>
                          <w:pStyle w:val="TableParagraph"/>
                          <w:tabs>
                            <w:tab w:val="left" w:pos="1047"/>
                          </w:tabs>
                          <w:rPr>
                            <w:sz w:val="18"/>
                          </w:rPr>
                        </w:pPr>
                        <w:r>
                          <w:rPr>
                            <w:w w:val="105"/>
                            <w:sz w:val="18"/>
                          </w:rPr>
                          <w:t>Mixing</w:t>
                        </w:r>
                        <w:r>
                          <w:rPr>
                            <w:w w:val="105"/>
                            <w:sz w:val="18"/>
                          </w:rPr>
                          <w:tab/>
                          <w:t>all</w:t>
                        </w:r>
                      </w:p>
                      <w:p w:rsidR="0082545F" w:rsidRDefault="0082545F">
                        <w:pPr>
                          <w:pStyle w:val="TableParagraph"/>
                          <w:spacing w:before="2" w:line="240" w:lineRule="auto"/>
                          <w:rPr>
                            <w:sz w:val="18"/>
                          </w:rPr>
                        </w:pPr>
                        <w:r>
                          <w:rPr>
                            <w:w w:val="105"/>
                            <w:sz w:val="18"/>
                          </w:rPr>
                          <w:t>modifications</w:t>
                        </w:r>
                      </w:p>
                    </w:tc>
                    <w:tc>
                      <w:tcPr>
                        <w:tcW w:w="409" w:type="dxa"/>
                      </w:tcPr>
                      <w:p w:rsidR="0082545F" w:rsidRDefault="0082545F">
                        <w:pPr>
                          <w:pStyle w:val="TableParagraph"/>
                          <w:rPr>
                            <w:sz w:val="18"/>
                          </w:rPr>
                        </w:pPr>
                        <w:r>
                          <w:rPr>
                            <w:sz w:val="18"/>
                          </w:rPr>
                          <w:t>39</w:t>
                        </w:r>
                      </w:p>
                    </w:tc>
                    <w:tc>
                      <w:tcPr>
                        <w:tcW w:w="593" w:type="dxa"/>
                      </w:tcPr>
                      <w:p w:rsidR="0082545F" w:rsidRDefault="0082545F">
                        <w:pPr>
                          <w:pStyle w:val="TableParagraph"/>
                          <w:rPr>
                            <w:sz w:val="18"/>
                          </w:rPr>
                        </w:pPr>
                        <w:r>
                          <w:rPr>
                            <w:sz w:val="18"/>
                          </w:rPr>
                          <w:t>34</w:t>
                        </w:r>
                      </w:p>
                    </w:tc>
                    <w:tc>
                      <w:tcPr>
                        <w:tcW w:w="409" w:type="dxa"/>
                      </w:tcPr>
                      <w:p w:rsidR="0082545F" w:rsidRDefault="0082545F">
                        <w:pPr>
                          <w:pStyle w:val="TableParagraph"/>
                          <w:rPr>
                            <w:sz w:val="18"/>
                          </w:rPr>
                        </w:pPr>
                        <w:r>
                          <w:rPr>
                            <w:sz w:val="18"/>
                          </w:rPr>
                          <w:t>30</w:t>
                        </w:r>
                      </w:p>
                    </w:tc>
                    <w:tc>
                      <w:tcPr>
                        <w:tcW w:w="726" w:type="dxa"/>
                      </w:tcPr>
                      <w:p w:rsidR="0082545F" w:rsidRDefault="0082545F">
                        <w:pPr>
                          <w:pStyle w:val="TableParagraph"/>
                          <w:ind w:left="222" w:right="222"/>
                          <w:jc w:val="center"/>
                          <w:rPr>
                            <w:sz w:val="18"/>
                          </w:rPr>
                        </w:pPr>
                        <w:r>
                          <w:rPr>
                            <w:w w:val="105"/>
                            <w:sz w:val="18"/>
                          </w:rPr>
                          <w:t>No</w:t>
                        </w:r>
                      </w:p>
                    </w:tc>
                    <w:tc>
                      <w:tcPr>
                        <w:tcW w:w="639" w:type="dxa"/>
                      </w:tcPr>
                      <w:p w:rsidR="0082545F" w:rsidRDefault="0082545F">
                        <w:pPr>
                          <w:pStyle w:val="TableParagraph"/>
                          <w:ind w:left="0" w:right="197"/>
                          <w:jc w:val="right"/>
                          <w:rPr>
                            <w:sz w:val="18"/>
                          </w:rPr>
                        </w:pPr>
                        <w:r>
                          <w:rPr>
                            <w:w w:val="105"/>
                            <w:sz w:val="18"/>
                          </w:rPr>
                          <w:t>No</w:t>
                        </w:r>
                      </w:p>
                    </w:tc>
                  </w:tr>
                </w:tbl>
                <w:p w:rsidR="0082545F" w:rsidRDefault="0082545F">
                  <w:pPr>
                    <w:pStyle w:val="Corpsdetexte"/>
                  </w:pPr>
                </w:p>
              </w:txbxContent>
            </v:textbox>
            <w10:wrap anchorx="page"/>
          </v:shape>
        </w:pict>
      </w:r>
      <w:r w:rsidR="0044141A">
        <w:rPr>
          <w:rFonts w:ascii="Georgia"/>
          <w:b/>
          <w:w w:val="105"/>
          <w:sz w:val="18"/>
        </w:rPr>
        <w:t xml:space="preserve">Table 3: Change description: Abbreviations are </w:t>
      </w:r>
      <w:proofErr w:type="gramStart"/>
      <w:r w:rsidR="0044141A">
        <w:rPr>
          <w:rFonts w:ascii="Georgia"/>
          <w:b/>
          <w:w w:val="105"/>
          <w:sz w:val="18"/>
        </w:rPr>
        <w:t>ADDED  (</w:t>
      </w:r>
      <w:proofErr w:type="gramEnd"/>
      <w:r w:rsidR="0044141A">
        <w:rPr>
          <w:rFonts w:ascii="Georgia"/>
          <w:b/>
          <w:w w:val="105"/>
          <w:sz w:val="18"/>
        </w:rPr>
        <w:t>A),  CHANGED  (C),  REMOVED  (R)</w:t>
      </w:r>
    </w:p>
    <w:p w:rsidR="00B66BFA" w:rsidRDefault="0044141A">
      <w:pPr>
        <w:spacing w:before="70"/>
        <w:ind w:left="115"/>
        <w:rPr>
          <w:rFonts w:ascii="Georgia"/>
          <w:b/>
          <w:sz w:val="18"/>
        </w:rPr>
      </w:pPr>
      <w:r>
        <w:br w:type="column"/>
      </w:r>
      <w:proofErr w:type="gramStart"/>
      <w:r>
        <w:rPr>
          <w:rFonts w:ascii="Georgia"/>
          <w:b/>
          <w:sz w:val="18"/>
        </w:rPr>
        <w:t>Table  4</w:t>
      </w:r>
      <w:proofErr w:type="gramEnd"/>
      <w:r>
        <w:rPr>
          <w:rFonts w:ascii="Georgia"/>
          <w:b/>
          <w:sz w:val="18"/>
        </w:rPr>
        <w:t>:  Differences in UML-RT runtimes</w:t>
      </w:r>
    </w:p>
    <w:p w:rsidR="00B66BFA" w:rsidRDefault="00B66BFA">
      <w:pPr>
        <w:rPr>
          <w:rFonts w:ascii="Georgia"/>
          <w:sz w:val="18"/>
        </w:rPr>
        <w:sectPr w:rsidR="00B66BFA">
          <w:type w:val="continuous"/>
          <w:pgSz w:w="12240" w:h="15840"/>
          <w:pgMar w:top="1360" w:right="900" w:bottom="280" w:left="960" w:header="720" w:footer="720" w:gutter="0"/>
          <w:cols w:num="2" w:space="720" w:equalWidth="0">
            <w:col w:w="4899" w:space="797"/>
            <w:col w:w="4684"/>
          </w:cols>
        </w:sect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pStyle w:val="Corpsdetexte"/>
        <w:rPr>
          <w:rFonts w:ascii="Georgia"/>
          <w:b/>
          <w:sz w:val="20"/>
        </w:rPr>
      </w:pPr>
    </w:p>
    <w:p w:rsidR="00B66BFA" w:rsidRDefault="00B66BFA">
      <w:pPr>
        <w:rPr>
          <w:rFonts w:ascii="Georgia"/>
          <w:sz w:val="20"/>
        </w:rPr>
        <w:sectPr w:rsidR="00B66BFA">
          <w:type w:val="continuous"/>
          <w:pgSz w:w="12240" w:h="15840"/>
          <w:pgMar w:top="1360" w:right="900" w:bottom="280" w:left="960" w:header="720" w:footer="720" w:gutter="0"/>
          <w:cols w:space="720"/>
        </w:sectPr>
      </w:pPr>
    </w:p>
    <w:p w:rsidR="00B66BFA" w:rsidRDefault="00B66BFA">
      <w:pPr>
        <w:pStyle w:val="Corpsdetexte"/>
        <w:rPr>
          <w:rFonts w:ascii="Georgia"/>
          <w:b/>
          <w:sz w:val="24"/>
        </w:rPr>
      </w:pPr>
    </w:p>
    <w:p w:rsidR="00B66BFA" w:rsidRDefault="00B66BFA">
      <w:pPr>
        <w:pStyle w:val="Corpsdetexte"/>
        <w:rPr>
          <w:rFonts w:ascii="Georgia"/>
          <w:b/>
          <w:sz w:val="24"/>
        </w:rPr>
      </w:pPr>
    </w:p>
    <w:p w:rsidR="00B66BFA" w:rsidRDefault="00B66BFA">
      <w:pPr>
        <w:pStyle w:val="Corpsdetexte"/>
        <w:rPr>
          <w:rFonts w:ascii="Georgia"/>
          <w:b/>
          <w:sz w:val="24"/>
        </w:rPr>
      </w:pPr>
    </w:p>
    <w:p w:rsidR="00B66BFA" w:rsidRDefault="00B66BFA">
      <w:pPr>
        <w:pStyle w:val="Corpsdetexte"/>
        <w:rPr>
          <w:rFonts w:ascii="Georgia"/>
          <w:b/>
          <w:sz w:val="24"/>
        </w:rPr>
      </w:pPr>
    </w:p>
    <w:p w:rsidR="00B66BFA" w:rsidRDefault="00B66BFA">
      <w:pPr>
        <w:pStyle w:val="Corpsdetexte"/>
        <w:rPr>
          <w:rFonts w:ascii="Georgia"/>
          <w:b/>
          <w:sz w:val="24"/>
        </w:rPr>
      </w:pPr>
    </w:p>
    <w:p w:rsidR="00B66BFA" w:rsidRDefault="00B66BFA">
      <w:pPr>
        <w:pStyle w:val="Corpsdetexte"/>
        <w:rPr>
          <w:rFonts w:ascii="Georgia"/>
          <w:b/>
          <w:sz w:val="24"/>
        </w:rPr>
      </w:pPr>
    </w:p>
    <w:p w:rsidR="00B66BFA" w:rsidRDefault="00B66BFA">
      <w:pPr>
        <w:pStyle w:val="Corpsdetexte"/>
        <w:spacing w:before="2"/>
        <w:rPr>
          <w:rFonts w:ascii="Georgia"/>
          <w:b/>
          <w:sz w:val="33"/>
        </w:rPr>
      </w:pPr>
    </w:p>
    <w:p w:rsidR="00B66BFA" w:rsidRDefault="0044141A">
      <w:pPr>
        <w:pStyle w:val="Paragraphedeliste"/>
        <w:numPr>
          <w:ilvl w:val="1"/>
          <w:numId w:val="2"/>
        </w:numPr>
        <w:tabs>
          <w:tab w:val="left" w:pos="653"/>
          <w:tab w:val="left" w:pos="654"/>
        </w:tabs>
        <w:rPr>
          <w:b/>
          <w:sz w:val="24"/>
        </w:rPr>
      </w:pPr>
      <w:r>
        <w:rPr>
          <w:b/>
          <w:sz w:val="24"/>
        </w:rPr>
        <w:t>Case-study</w:t>
      </w:r>
    </w:p>
    <w:p w:rsidR="00B66BFA" w:rsidRDefault="0044141A">
      <w:pPr>
        <w:pStyle w:val="Corpsdetexte"/>
        <w:spacing w:before="39" w:line="242" w:lineRule="auto"/>
        <w:ind w:left="115" w:firstLine="179"/>
        <w:jc w:val="both"/>
      </w:pPr>
      <w:r>
        <w:rPr>
          <w:w w:val="110"/>
        </w:rPr>
        <w:t xml:space="preserve">In Section 6.1 our method was evaluated for UML and C++ synchronization, through simulations. In this </w:t>
      </w:r>
      <w:proofErr w:type="gramStart"/>
      <w:r>
        <w:rPr>
          <w:w w:val="110"/>
        </w:rPr>
        <w:t xml:space="preserve">section  </w:t>
      </w:r>
      <w:r>
        <w:rPr>
          <w:spacing w:val="-3"/>
          <w:w w:val="110"/>
        </w:rPr>
        <w:t>we</w:t>
      </w:r>
      <w:proofErr w:type="gramEnd"/>
      <w:r>
        <w:rPr>
          <w:spacing w:val="-6"/>
          <w:w w:val="110"/>
        </w:rPr>
        <w:t xml:space="preserve"> </w:t>
      </w:r>
      <w:r>
        <w:rPr>
          <w:w w:val="110"/>
        </w:rPr>
        <w:t>apply</w:t>
      </w:r>
      <w:r>
        <w:rPr>
          <w:spacing w:val="-6"/>
          <w:w w:val="110"/>
        </w:rPr>
        <w:t xml:space="preserve"> </w:t>
      </w:r>
      <w:r>
        <w:rPr>
          <w:w w:val="110"/>
        </w:rPr>
        <w:t>the</w:t>
      </w:r>
      <w:r>
        <w:rPr>
          <w:spacing w:val="-6"/>
          <w:w w:val="110"/>
        </w:rPr>
        <w:t xml:space="preserve"> </w:t>
      </w:r>
      <w:r>
        <w:rPr>
          <w:w w:val="110"/>
        </w:rPr>
        <w:t>whole</w:t>
      </w:r>
      <w:r>
        <w:rPr>
          <w:spacing w:val="-6"/>
          <w:w w:val="110"/>
        </w:rPr>
        <w:t xml:space="preserve"> </w:t>
      </w:r>
      <w:r>
        <w:rPr>
          <w:w w:val="110"/>
        </w:rPr>
        <w:t>synchronization</w:t>
      </w:r>
      <w:r>
        <w:rPr>
          <w:spacing w:val="-6"/>
          <w:w w:val="110"/>
        </w:rPr>
        <w:t xml:space="preserve"> </w:t>
      </w:r>
      <w:r>
        <w:rPr>
          <w:w w:val="110"/>
        </w:rPr>
        <w:t>method</w:t>
      </w:r>
      <w:r>
        <w:rPr>
          <w:spacing w:val="-6"/>
          <w:w w:val="110"/>
        </w:rPr>
        <w:t xml:space="preserve"> </w:t>
      </w:r>
      <w:r>
        <w:rPr>
          <w:w w:val="110"/>
        </w:rPr>
        <w:t>on</w:t>
      </w:r>
      <w:r>
        <w:rPr>
          <w:spacing w:val="-6"/>
          <w:w w:val="110"/>
        </w:rPr>
        <w:t xml:space="preserve"> </w:t>
      </w:r>
      <w:r>
        <w:rPr>
          <w:w w:val="110"/>
        </w:rPr>
        <w:t>a</w:t>
      </w:r>
      <w:r>
        <w:rPr>
          <w:spacing w:val="-6"/>
          <w:w w:val="110"/>
        </w:rPr>
        <w:t xml:space="preserve"> </w:t>
      </w:r>
      <w:r>
        <w:rPr>
          <w:w w:val="110"/>
        </w:rPr>
        <w:t>case-study, in order to</w:t>
      </w:r>
      <w:r>
        <w:rPr>
          <w:spacing w:val="37"/>
          <w:w w:val="110"/>
        </w:rPr>
        <w:t xml:space="preserve"> </w:t>
      </w:r>
      <w:r>
        <w:rPr>
          <w:w w:val="110"/>
        </w:rPr>
        <w:t>evaluate:</w:t>
      </w:r>
    </w:p>
    <w:p w:rsidR="00B66BFA" w:rsidRDefault="0044141A">
      <w:pPr>
        <w:pStyle w:val="Paragraphedeliste"/>
        <w:numPr>
          <w:ilvl w:val="0"/>
          <w:numId w:val="1"/>
        </w:numPr>
        <w:tabs>
          <w:tab w:val="left" w:pos="565"/>
        </w:tabs>
        <w:spacing w:before="142"/>
        <w:rPr>
          <w:sz w:val="18"/>
        </w:rPr>
      </w:pPr>
      <w:r>
        <w:rPr>
          <w:w w:val="110"/>
          <w:sz w:val="18"/>
        </w:rPr>
        <w:t xml:space="preserve">The usability of the </w:t>
      </w:r>
      <w:r>
        <w:rPr>
          <w:spacing w:val="16"/>
          <w:w w:val="110"/>
          <w:sz w:val="18"/>
        </w:rPr>
        <w:t xml:space="preserve"> </w:t>
      </w:r>
      <w:r>
        <w:rPr>
          <w:w w:val="110"/>
          <w:sz w:val="18"/>
        </w:rPr>
        <w:t>method</w:t>
      </w:r>
    </w:p>
    <w:p w:rsidR="00B66BFA" w:rsidRDefault="0044141A">
      <w:pPr>
        <w:pStyle w:val="Paragraphedeliste"/>
        <w:numPr>
          <w:ilvl w:val="0"/>
          <w:numId w:val="1"/>
        </w:numPr>
        <w:tabs>
          <w:tab w:val="left" w:pos="565"/>
        </w:tabs>
        <w:spacing w:before="129"/>
        <w:rPr>
          <w:sz w:val="18"/>
        </w:rPr>
      </w:pPr>
      <w:r>
        <w:rPr>
          <w:w w:val="110"/>
          <w:sz w:val="18"/>
        </w:rPr>
        <w:t xml:space="preserve">The scalability of the method to a real  </w:t>
      </w:r>
      <w:r>
        <w:rPr>
          <w:spacing w:val="15"/>
          <w:w w:val="110"/>
          <w:sz w:val="18"/>
        </w:rPr>
        <w:t xml:space="preserve"> </w:t>
      </w:r>
      <w:r>
        <w:rPr>
          <w:w w:val="110"/>
          <w:sz w:val="18"/>
        </w:rPr>
        <w:t>system</w:t>
      </w:r>
    </w:p>
    <w:p w:rsidR="00B66BFA" w:rsidRDefault="0044141A">
      <w:pPr>
        <w:pStyle w:val="Corpsdetexte"/>
        <w:spacing w:before="145" w:line="242" w:lineRule="auto"/>
        <w:ind w:left="115" w:firstLine="179"/>
        <w:jc w:val="both"/>
      </w:pPr>
      <w:r>
        <w:rPr>
          <w:w w:val="110"/>
        </w:rPr>
        <w:t xml:space="preserve">The case-study is the development of the </w:t>
      </w:r>
      <w:r>
        <w:rPr>
          <w:spacing w:val="-3"/>
          <w:w w:val="110"/>
        </w:rPr>
        <w:t xml:space="preserve">UML-RT </w:t>
      </w:r>
      <w:r>
        <w:rPr>
          <w:w w:val="110"/>
        </w:rPr>
        <w:t xml:space="preserve">run- time. </w:t>
      </w:r>
      <w:r>
        <w:rPr>
          <w:spacing w:val="-3"/>
          <w:w w:val="110"/>
        </w:rPr>
        <w:t xml:space="preserve">UML-RT </w:t>
      </w:r>
      <w:r>
        <w:rPr>
          <w:w w:val="110"/>
        </w:rPr>
        <w:t xml:space="preserve">[23] offers a set of extensions to UML for the design of real-time systems. </w:t>
      </w:r>
      <w:r>
        <w:rPr>
          <w:spacing w:val="-3"/>
          <w:w w:val="110"/>
        </w:rPr>
        <w:t xml:space="preserve">UML-RT </w:t>
      </w:r>
      <w:r>
        <w:rPr>
          <w:w w:val="110"/>
        </w:rPr>
        <w:t xml:space="preserve">is developed </w:t>
      </w:r>
      <w:r>
        <w:rPr>
          <w:spacing w:val="-3"/>
          <w:w w:val="110"/>
        </w:rPr>
        <w:t xml:space="preserve">by </w:t>
      </w:r>
      <w:r>
        <w:rPr>
          <w:w w:val="110"/>
        </w:rPr>
        <w:t xml:space="preserve">Zeligsoft within the </w:t>
      </w:r>
      <w:r>
        <w:rPr>
          <w:spacing w:val="-3"/>
          <w:w w:val="110"/>
        </w:rPr>
        <w:t xml:space="preserve">Papyrus-RT </w:t>
      </w:r>
      <w:r>
        <w:rPr>
          <w:w w:val="110"/>
        </w:rPr>
        <w:t xml:space="preserve">[9] modeler dedicated to the </w:t>
      </w:r>
      <w:r>
        <w:rPr>
          <w:spacing w:val="-3"/>
          <w:w w:val="110"/>
        </w:rPr>
        <w:t xml:space="preserve">UML-RT </w:t>
      </w:r>
      <w:r>
        <w:rPr>
          <w:w w:val="110"/>
        </w:rPr>
        <w:t xml:space="preserve">modeling language. </w:t>
      </w:r>
      <w:r>
        <w:rPr>
          <w:spacing w:val="-3"/>
          <w:w w:val="110"/>
        </w:rPr>
        <w:t xml:space="preserve">Papyrus-RT </w:t>
      </w:r>
      <w:r>
        <w:rPr>
          <w:w w:val="110"/>
        </w:rPr>
        <w:t xml:space="preserve">features code generation for </w:t>
      </w:r>
      <w:r>
        <w:rPr>
          <w:spacing w:val="-3"/>
          <w:w w:val="110"/>
        </w:rPr>
        <w:t xml:space="preserve">UML-RT </w:t>
      </w:r>
      <w:r>
        <w:rPr>
          <w:w w:val="110"/>
        </w:rPr>
        <w:t xml:space="preserve">models and the code must execute on the </w:t>
      </w:r>
      <w:r>
        <w:rPr>
          <w:spacing w:val="-3"/>
          <w:w w:val="110"/>
        </w:rPr>
        <w:t xml:space="preserve">UML-RT </w:t>
      </w:r>
      <w:r>
        <w:rPr>
          <w:w w:val="110"/>
        </w:rPr>
        <w:t xml:space="preserve">runtime </w:t>
      </w:r>
      <w:r>
        <w:rPr>
          <w:spacing w:val="-3"/>
          <w:w w:val="110"/>
        </w:rPr>
        <w:t xml:space="preserve">packaged </w:t>
      </w:r>
      <w:r>
        <w:rPr>
          <w:w w:val="110"/>
        </w:rPr>
        <w:t xml:space="preserve">with the  </w:t>
      </w:r>
      <w:r>
        <w:rPr>
          <w:spacing w:val="22"/>
          <w:w w:val="110"/>
        </w:rPr>
        <w:t xml:space="preserve"> </w:t>
      </w:r>
      <w:r>
        <w:rPr>
          <w:w w:val="110"/>
        </w:rPr>
        <w:t>tool.</w:t>
      </w:r>
    </w:p>
    <w:p w:rsidR="00B66BFA" w:rsidRDefault="0044141A">
      <w:pPr>
        <w:pStyle w:val="Corpsdetexte"/>
        <w:spacing w:line="242" w:lineRule="auto"/>
        <w:ind w:left="115" w:firstLine="179"/>
        <w:jc w:val="both"/>
      </w:pPr>
      <w:r>
        <w:rPr>
          <w:w w:val="110"/>
        </w:rPr>
        <w:t xml:space="preserve">CEA wishes to collaborate with Zeligsoft on </w:t>
      </w:r>
      <w:proofErr w:type="gramStart"/>
      <w:r>
        <w:rPr>
          <w:w w:val="110"/>
        </w:rPr>
        <w:t>the develop</w:t>
      </w:r>
      <w:proofErr w:type="gramEnd"/>
      <w:r>
        <w:rPr>
          <w:w w:val="110"/>
        </w:rPr>
        <w:t>- ment of the runtime. CEA wishes to apply a MDE</w:t>
      </w:r>
      <w:r>
        <w:rPr>
          <w:spacing w:val="-26"/>
          <w:w w:val="110"/>
        </w:rPr>
        <w:t xml:space="preserve"> </w:t>
      </w:r>
      <w:r>
        <w:rPr>
          <w:w w:val="110"/>
        </w:rPr>
        <w:t xml:space="preserve">approach, using the model as a development artifact, while Zeligsoft wishes to continue development based on code. Therefore </w:t>
      </w:r>
      <w:r>
        <w:rPr>
          <w:spacing w:val="-3"/>
          <w:w w:val="110"/>
        </w:rPr>
        <w:t xml:space="preserve">we </w:t>
      </w:r>
      <w:r>
        <w:rPr>
          <w:w w:val="110"/>
        </w:rPr>
        <w:t>decide to apply our model-code synchronization method on this particular case-study, so developers from CEA and Zeligsoft can</w:t>
      </w:r>
      <w:r>
        <w:rPr>
          <w:spacing w:val="-8"/>
          <w:w w:val="110"/>
        </w:rPr>
        <w:t xml:space="preserve"> </w:t>
      </w:r>
      <w:r>
        <w:rPr>
          <w:w w:val="110"/>
        </w:rPr>
        <w:t>collaborate.</w:t>
      </w:r>
    </w:p>
    <w:p w:rsidR="00B66BFA" w:rsidRDefault="0044141A">
      <w:pPr>
        <w:pStyle w:val="Corpsdetexte"/>
        <w:spacing w:line="242" w:lineRule="auto"/>
        <w:ind w:left="115" w:firstLine="179"/>
        <w:jc w:val="both"/>
      </w:pPr>
      <w:r>
        <w:rPr>
          <w:w w:val="115"/>
        </w:rPr>
        <w:t>The</w:t>
      </w:r>
      <w:r>
        <w:rPr>
          <w:spacing w:val="-20"/>
          <w:w w:val="115"/>
        </w:rPr>
        <w:t xml:space="preserve"> </w:t>
      </w:r>
      <w:r>
        <w:rPr>
          <w:w w:val="115"/>
        </w:rPr>
        <w:t>runtime</w:t>
      </w:r>
      <w:r>
        <w:rPr>
          <w:spacing w:val="-20"/>
          <w:w w:val="115"/>
        </w:rPr>
        <w:t xml:space="preserve"> </w:t>
      </w:r>
      <w:r>
        <w:rPr>
          <w:w w:val="115"/>
        </w:rPr>
        <w:t>is</w:t>
      </w:r>
      <w:r>
        <w:rPr>
          <w:spacing w:val="-20"/>
          <w:w w:val="115"/>
        </w:rPr>
        <w:t xml:space="preserve"> </w:t>
      </w:r>
      <w:r>
        <w:rPr>
          <w:w w:val="115"/>
        </w:rPr>
        <w:t>originally</w:t>
      </w:r>
      <w:r>
        <w:rPr>
          <w:spacing w:val="-20"/>
          <w:w w:val="115"/>
        </w:rPr>
        <w:t xml:space="preserve"> </w:t>
      </w:r>
      <w:r>
        <w:rPr>
          <w:w w:val="115"/>
        </w:rPr>
        <w:t>implemented</w:t>
      </w:r>
      <w:r>
        <w:rPr>
          <w:spacing w:val="-20"/>
          <w:w w:val="115"/>
        </w:rPr>
        <w:t xml:space="preserve"> </w:t>
      </w:r>
      <w:r>
        <w:rPr>
          <w:w w:val="115"/>
        </w:rPr>
        <w:t>as</w:t>
      </w:r>
      <w:r>
        <w:rPr>
          <w:spacing w:val="-20"/>
          <w:w w:val="115"/>
        </w:rPr>
        <w:t xml:space="preserve"> </w:t>
      </w:r>
      <w:r>
        <w:rPr>
          <w:w w:val="115"/>
        </w:rPr>
        <w:t>an</w:t>
      </w:r>
      <w:r>
        <w:rPr>
          <w:spacing w:val="-20"/>
          <w:w w:val="115"/>
        </w:rPr>
        <w:t xml:space="preserve"> </w:t>
      </w:r>
      <w:r>
        <w:rPr>
          <w:w w:val="115"/>
        </w:rPr>
        <w:t>open-source plain C++11 project. Most of its architecture is object- oriented. The runtime has 65 classes and 14945 lines of code.</w:t>
      </w:r>
      <w:r>
        <w:rPr>
          <w:spacing w:val="-5"/>
          <w:w w:val="115"/>
        </w:rPr>
        <w:t xml:space="preserve"> </w:t>
      </w:r>
      <w:r>
        <w:rPr>
          <w:w w:val="115"/>
        </w:rPr>
        <w:t>Other</w:t>
      </w:r>
      <w:r>
        <w:rPr>
          <w:spacing w:val="-24"/>
          <w:w w:val="115"/>
        </w:rPr>
        <w:t xml:space="preserve"> </w:t>
      </w:r>
      <w:r>
        <w:rPr>
          <w:w w:val="115"/>
        </w:rPr>
        <w:t>than</w:t>
      </w:r>
      <w:r>
        <w:rPr>
          <w:spacing w:val="-24"/>
          <w:w w:val="115"/>
        </w:rPr>
        <w:t xml:space="preserve"> </w:t>
      </w:r>
      <w:r>
        <w:rPr>
          <w:w w:val="115"/>
        </w:rPr>
        <w:t>containing</w:t>
      </w:r>
      <w:r>
        <w:rPr>
          <w:spacing w:val="-24"/>
          <w:w w:val="115"/>
        </w:rPr>
        <w:t xml:space="preserve"> </w:t>
      </w:r>
      <w:r>
        <w:rPr>
          <w:w w:val="115"/>
        </w:rPr>
        <w:t>typical</w:t>
      </w:r>
      <w:r>
        <w:rPr>
          <w:spacing w:val="-24"/>
          <w:w w:val="115"/>
        </w:rPr>
        <w:t xml:space="preserve"> </w:t>
      </w:r>
      <w:r>
        <w:rPr>
          <w:w w:val="115"/>
        </w:rPr>
        <w:t>entities</w:t>
      </w:r>
      <w:r>
        <w:rPr>
          <w:spacing w:val="-24"/>
          <w:w w:val="115"/>
        </w:rPr>
        <w:t xml:space="preserve"> </w:t>
      </w:r>
      <w:r>
        <w:rPr>
          <w:w w:val="115"/>
        </w:rPr>
        <w:t>found</w:t>
      </w:r>
      <w:r>
        <w:rPr>
          <w:spacing w:val="-24"/>
          <w:w w:val="115"/>
        </w:rPr>
        <w:t xml:space="preserve"> </w:t>
      </w:r>
      <w:r>
        <w:rPr>
          <w:w w:val="115"/>
        </w:rPr>
        <w:t>in</w:t>
      </w:r>
      <w:r>
        <w:rPr>
          <w:spacing w:val="-24"/>
          <w:w w:val="115"/>
        </w:rPr>
        <w:t xml:space="preserve"> </w:t>
      </w:r>
      <w:r>
        <w:rPr>
          <w:w w:val="115"/>
        </w:rPr>
        <w:t>object- oriented architectures</w:t>
      </w:r>
      <w:proofErr w:type="gramStart"/>
      <w:r>
        <w:rPr>
          <w:w w:val="115"/>
        </w:rPr>
        <w:t>,  the</w:t>
      </w:r>
      <w:proofErr w:type="gramEnd"/>
      <w:r>
        <w:rPr>
          <w:w w:val="115"/>
        </w:rPr>
        <w:t xml:space="preserve"> runtime uses C/C++  </w:t>
      </w:r>
      <w:r>
        <w:rPr>
          <w:spacing w:val="37"/>
          <w:w w:val="115"/>
        </w:rPr>
        <w:t xml:space="preserve"> </w:t>
      </w:r>
      <w:r>
        <w:rPr>
          <w:w w:val="115"/>
        </w:rPr>
        <w:t>features</w:t>
      </w:r>
    </w:p>
    <w:p w:rsidR="00B66BFA" w:rsidRDefault="0044141A">
      <w:pPr>
        <w:pStyle w:val="Corpsdetexte"/>
        <w:spacing w:before="4"/>
      </w:pPr>
      <w:r>
        <w:br w:type="column"/>
      </w:r>
    </w:p>
    <w:p w:rsidR="00B66BFA" w:rsidRDefault="0082545F">
      <w:pPr>
        <w:pStyle w:val="Corpsdetexte"/>
        <w:spacing w:line="242" w:lineRule="auto"/>
        <w:ind w:left="115" w:right="181"/>
        <w:jc w:val="both"/>
      </w:pPr>
      <w:r>
        <w:pict>
          <v:shape id="_x0000_s1026" type="#_x0000_t202" style="position:absolute;left:0;text-align:left;margin-left:317.25pt;margin-top:-135.85pt;width:238.5pt;height:117.1pt;z-index:2920;mso-position-horizontal-relative:page"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7"/>
                    <w:gridCol w:w="2377"/>
                  </w:tblGrid>
                  <w:tr w:rsidR="0082545F">
                    <w:trPr>
                      <w:trHeight w:hRule="exact" w:val="219"/>
                    </w:trPr>
                    <w:tc>
                      <w:tcPr>
                        <w:tcW w:w="2377" w:type="dxa"/>
                        <w:shd w:val="clear" w:color="auto" w:fill="D8D8D8"/>
                      </w:tcPr>
                      <w:p w:rsidR="0082545F" w:rsidRDefault="0082545F">
                        <w:pPr>
                          <w:pStyle w:val="TableParagraph"/>
                          <w:rPr>
                            <w:sz w:val="18"/>
                          </w:rPr>
                        </w:pPr>
                        <w:r>
                          <w:rPr>
                            <w:w w:val="110"/>
                            <w:sz w:val="18"/>
                          </w:rPr>
                          <w:t>Original</w:t>
                        </w:r>
                      </w:p>
                    </w:tc>
                    <w:tc>
                      <w:tcPr>
                        <w:tcW w:w="2377" w:type="dxa"/>
                        <w:shd w:val="clear" w:color="auto" w:fill="D8D8D8"/>
                      </w:tcPr>
                      <w:p w:rsidR="0082545F" w:rsidRDefault="0082545F">
                        <w:pPr>
                          <w:pStyle w:val="TableParagraph"/>
                          <w:rPr>
                            <w:sz w:val="18"/>
                          </w:rPr>
                        </w:pPr>
                        <w:r>
                          <w:rPr>
                            <w:w w:val="110"/>
                            <w:sz w:val="18"/>
                          </w:rPr>
                          <w:t>Object-oriented</w:t>
                        </w:r>
                      </w:p>
                    </w:tc>
                  </w:tr>
                  <w:tr w:rsidR="0082545F">
                    <w:trPr>
                      <w:trHeight w:hRule="exact" w:val="847"/>
                    </w:trPr>
                    <w:tc>
                      <w:tcPr>
                        <w:tcW w:w="2377" w:type="dxa"/>
                      </w:tcPr>
                      <w:p w:rsidR="0082545F" w:rsidRDefault="0082545F">
                        <w:pPr>
                          <w:pStyle w:val="TableParagraph"/>
                          <w:rPr>
                            <w:sz w:val="18"/>
                          </w:rPr>
                        </w:pPr>
                        <w:r>
                          <w:rPr>
                            <w:w w:val="110"/>
                            <w:sz w:val="18"/>
                          </w:rPr>
                          <w:t>Directives to control  com-</w:t>
                        </w:r>
                      </w:p>
                      <w:p w:rsidR="0082545F" w:rsidRDefault="0082545F">
                        <w:pPr>
                          <w:pStyle w:val="TableParagraph"/>
                          <w:spacing w:before="2" w:line="242" w:lineRule="auto"/>
                          <w:rPr>
                            <w:sz w:val="18"/>
                          </w:rPr>
                        </w:pPr>
                        <w:proofErr w:type="spellStart"/>
                        <w:r>
                          <w:rPr>
                            <w:w w:val="110"/>
                            <w:sz w:val="18"/>
                          </w:rPr>
                          <w:t>pilation</w:t>
                        </w:r>
                        <w:proofErr w:type="spellEnd"/>
                        <w:r>
                          <w:rPr>
                            <w:w w:val="110"/>
                            <w:sz w:val="18"/>
                          </w:rPr>
                          <w:t xml:space="preserve"> of OS-dependent code</w:t>
                        </w:r>
                      </w:p>
                    </w:tc>
                    <w:tc>
                      <w:tcPr>
                        <w:tcW w:w="2377" w:type="dxa"/>
                      </w:tcPr>
                      <w:p w:rsidR="0082545F" w:rsidRDefault="0082545F">
                        <w:pPr>
                          <w:pStyle w:val="TableParagraph"/>
                          <w:jc w:val="both"/>
                          <w:rPr>
                            <w:sz w:val="18"/>
                          </w:rPr>
                        </w:pPr>
                        <w:r>
                          <w:rPr>
                            <w:w w:val="115"/>
                            <w:sz w:val="18"/>
                          </w:rPr>
                          <w:t>Abstract OS-independent</w:t>
                        </w:r>
                      </w:p>
                      <w:p w:rsidR="0082545F" w:rsidRDefault="0082545F">
                        <w:pPr>
                          <w:pStyle w:val="TableParagraph"/>
                          <w:spacing w:before="2" w:line="242" w:lineRule="auto"/>
                          <w:ind w:right="105"/>
                          <w:jc w:val="both"/>
                          <w:rPr>
                            <w:sz w:val="18"/>
                          </w:rPr>
                        </w:pPr>
                        <w:r>
                          <w:rPr>
                            <w:w w:val="110"/>
                            <w:sz w:val="18"/>
                          </w:rPr>
                          <w:t xml:space="preserve">classes inherited by OS- dependent classes with </w:t>
                        </w:r>
                        <w:proofErr w:type="spellStart"/>
                        <w:r>
                          <w:rPr>
                            <w:w w:val="110"/>
                            <w:sz w:val="18"/>
                          </w:rPr>
                          <w:t>im</w:t>
                        </w:r>
                        <w:proofErr w:type="spellEnd"/>
                        <w:r>
                          <w:rPr>
                            <w:w w:val="110"/>
                            <w:sz w:val="18"/>
                          </w:rPr>
                          <w:t xml:space="preserve">- </w:t>
                        </w:r>
                        <w:proofErr w:type="spellStart"/>
                        <w:r>
                          <w:rPr>
                            <w:w w:val="110"/>
                            <w:sz w:val="18"/>
                          </w:rPr>
                          <w:t>plementation</w:t>
                        </w:r>
                        <w:proofErr w:type="spellEnd"/>
                      </w:p>
                    </w:tc>
                  </w:tr>
                  <w:tr w:rsidR="0082545F">
                    <w:trPr>
                      <w:trHeight w:hRule="exact" w:val="1265"/>
                    </w:trPr>
                    <w:tc>
                      <w:tcPr>
                        <w:tcW w:w="2377" w:type="dxa"/>
                      </w:tcPr>
                      <w:p w:rsidR="0082545F" w:rsidRDefault="0082545F">
                        <w:pPr>
                          <w:pStyle w:val="TableParagraph"/>
                          <w:rPr>
                            <w:sz w:val="18"/>
                          </w:rPr>
                        </w:pPr>
                        <w:r>
                          <w:rPr>
                            <w:w w:val="110"/>
                            <w:sz w:val="18"/>
                          </w:rPr>
                          <w:t>Variables,   functions   and</w:t>
                        </w:r>
                      </w:p>
                      <w:p w:rsidR="0082545F" w:rsidRDefault="0082545F">
                        <w:pPr>
                          <w:pStyle w:val="TableParagraph"/>
                          <w:spacing w:before="2" w:line="242" w:lineRule="auto"/>
                          <w:rPr>
                            <w:sz w:val="18"/>
                          </w:rPr>
                        </w:pPr>
                        <w:r>
                          <w:rPr>
                            <w:w w:val="110"/>
                            <w:sz w:val="18"/>
                          </w:rPr>
                          <w:t xml:space="preserve">type definitions </w:t>
                        </w:r>
                        <w:proofErr w:type="spellStart"/>
                        <w:r>
                          <w:rPr>
                            <w:w w:val="110"/>
                            <w:sz w:val="18"/>
                          </w:rPr>
                          <w:t>out side</w:t>
                        </w:r>
                        <w:proofErr w:type="spellEnd"/>
                        <w:r>
                          <w:rPr>
                            <w:w w:val="110"/>
                            <w:sz w:val="18"/>
                          </w:rPr>
                          <w:t xml:space="preserve"> of class</w:t>
                        </w:r>
                      </w:p>
                    </w:tc>
                    <w:tc>
                      <w:tcPr>
                        <w:tcW w:w="2377" w:type="dxa"/>
                      </w:tcPr>
                      <w:p w:rsidR="0082545F" w:rsidRDefault="0082545F">
                        <w:pPr>
                          <w:pStyle w:val="TableParagraph"/>
                          <w:jc w:val="both"/>
                          <w:rPr>
                            <w:sz w:val="18"/>
                          </w:rPr>
                        </w:pPr>
                        <w:r>
                          <w:rPr>
                            <w:w w:val="110"/>
                            <w:sz w:val="18"/>
                          </w:rPr>
                          <w:t>Refactored  as  entities  in-</w:t>
                        </w:r>
                      </w:p>
                      <w:p w:rsidR="0082545F" w:rsidRDefault="0082545F">
                        <w:pPr>
                          <w:pStyle w:val="TableParagraph"/>
                          <w:spacing w:before="2" w:line="242" w:lineRule="auto"/>
                          <w:ind w:right="105"/>
                          <w:jc w:val="both"/>
                          <w:rPr>
                            <w:sz w:val="18"/>
                          </w:rPr>
                        </w:pPr>
                        <w:proofErr w:type="gramStart"/>
                        <w:r>
                          <w:rPr>
                            <w:w w:val="110"/>
                            <w:sz w:val="18"/>
                          </w:rPr>
                          <w:t>side</w:t>
                        </w:r>
                        <w:proofErr w:type="gramEnd"/>
                        <w:r>
                          <w:rPr>
                            <w:w w:val="110"/>
                            <w:sz w:val="18"/>
                          </w:rPr>
                          <w:t xml:space="preserve"> a class. Attributes and functions are static with visibility defined</w:t>
                        </w:r>
                        <w:r>
                          <w:rPr>
                            <w:spacing w:val="-29"/>
                            <w:w w:val="110"/>
                            <w:sz w:val="18"/>
                          </w:rPr>
                          <w:t xml:space="preserve"> </w:t>
                        </w:r>
                        <w:r>
                          <w:rPr>
                            <w:w w:val="110"/>
                            <w:sz w:val="18"/>
                          </w:rPr>
                          <w:t>according to</w:t>
                        </w:r>
                        <w:r>
                          <w:rPr>
                            <w:spacing w:val="-19"/>
                            <w:w w:val="110"/>
                            <w:sz w:val="18"/>
                          </w:rPr>
                          <w:t xml:space="preserve"> </w:t>
                        </w:r>
                        <w:r>
                          <w:rPr>
                            <w:w w:val="110"/>
                            <w:sz w:val="18"/>
                          </w:rPr>
                          <w:t>scope</w:t>
                        </w:r>
                        <w:r>
                          <w:rPr>
                            <w:spacing w:val="-19"/>
                            <w:w w:val="110"/>
                            <w:sz w:val="18"/>
                          </w:rPr>
                          <w:t xml:space="preserve"> </w:t>
                        </w:r>
                        <w:r>
                          <w:rPr>
                            <w:w w:val="110"/>
                            <w:sz w:val="18"/>
                          </w:rPr>
                          <w:t>of</w:t>
                        </w:r>
                        <w:r>
                          <w:rPr>
                            <w:spacing w:val="-19"/>
                            <w:w w:val="110"/>
                            <w:sz w:val="18"/>
                          </w:rPr>
                          <w:t xml:space="preserve"> </w:t>
                        </w:r>
                        <w:r>
                          <w:rPr>
                            <w:w w:val="110"/>
                            <w:sz w:val="18"/>
                          </w:rPr>
                          <w:t>original</w:t>
                        </w:r>
                        <w:r>
                          <w:rPr>
                            <w:spacing w:val="-19"/>
                            <w:w w:val="110"/>
                            <w:sz w:val="18"/>
                          </w:rPr>
                          <w:t xml:space="preserve"> </w:t>
                        </w:r>
                        <w:r>
                          <w:rPr>
                            <w:w w:val="110"/>
                            <w:sz w:val="18"/>
                          </w:rPr>
                          <w:t>variable and</w:t>
                        </w:r>
                        <w:r>
                          <w:rPr>
                            <w:spacing w:val="19"/>
                            <w:w w:val="110"/>
                            <w:sz w:val="18"/>
                          </w:rPr>
                          <w:t xml:space="preserve"> </w:t>
                        </w:r>
                        <w:r>
                          <w:rPr>
                            <w:w w:val="110"/>
                            <w:sz w:val="18"/>
                          </w:rPr>
                          <w:t>function</w:t>
                        </w:r>
                      </w:p>
                    </w:tc>
                  </w:tr>
                </w:tbl>
                <w:p w:rsidR="0082545F" w:rsidRDefault="0082545F">
                  <w:pPr>
                    <w:pStyle w:val="Corpsdetexte"/>
                  </w:pPr>
                </w:p>
              </w:txbxContent>
            </v:textbox>
            <w10:wrap anchorx="page"/>
          </v:shape>
        </w:pict>
      </w:r>
      <w:proofErr w:type="gramStart"/>
      <w:r w:rsidR="0044141A">
        <w:rPr>
          <w:w w:val="110"/>
        </w:rPr>
        <w:t>such</w:t>
      </w:r>
      <w:proofErr w:type="gramEnd"/>
      <w:r w:rsidR="0044141A">
        <w:rPr>
          <w:spacing w:val="-15"/>
          <w:w w:val="110"/>
        </w:rPr>
        <w:t xml:space="preserve"> </w:t>
      </w:r>
      <w:r w:rsidR="0044141A">
        <w:rPr>
          <w:w w:val="110"/>
        </w:rPr>
        <w:t>as</w:t>
      </w:r>
      <w:r w:rsidR="0044141A">
        <w:rPr>
          <w:spacing w:val="-15"/>
          <w:w w:val="110"/>
        </w:rPr>
        <w:t xml:space="preserve"> </w:t>
      </w:r>
      <w:r w:rsidR="0044141A">
        <w:rPr>
          <w:w w:val="110"/>
        </w:rPr>
        <w:t>type</w:t>
      </w:r>
      <w:r w:rsidR="0044141A">
        <w:rPr>
          <w:spacing w:val="-15"/>
          <w:w w:val="110"/>
        </w:rPr>
        <w:t xml:space="preserve"> </w:t>
      </w:r>
      <w:r w:rsidR="0044141A">
        <w:rPr>
          <w:w w:val="110"/>
        </w:rPr>
        <w:t>definitions,</w:t>
      </w:r>
      <w:r w:rsidR="0044141A">
        <w:rPr>
          <w:spacing w:val="-11"/>
          <w:w w:val="110"/>
        </w:rPr>
        <w:t xml:space="preserve"> </w:t>
      </w:r>
      <w:r w:rsidR="0044141A">
        <w:rPr>
          <w:w w:val="110"/>
        </w:rPr>
        <w:t>templates,</w:t>
      </w:r>
      <w:r w:rsidR="0044141A">
        <w:rPr>
          <w:spacing w:val="-11"/>
          <w:w w:val="110"/>
        </w:rPr>
        <w:t xml:space="preserve"> </w:t>
      </w:r>
      <w:r w:rsidR="0044141A">
        <w:rPr>
          <w:w w:val="110"/>
        </w:rPr>
        <w:t>pointers,</w:t>
      </w:r>
      <w:r w:rsidR="0044141A">
        <w:rPr>
          <w:spacing w:val="-10"/>
          <w:w w:val="110"/>
        </w:rPr>
        <w:t xml:space="preserve"> </w:t>
      </w:r>
      <w:r w:rsidR="0044141A">
        <w:rPr>
          <w:w w:val="110"/>
        </w:rPr>
        <w:t>references,</w:t>
      </w:r>
      <w:r w:rsidR="0044141A">
        <w:rPr>
          <w:spacing w:val="-11"/>
          <w:w w:val="110"/>
        </w:rPr>
        <w:t xml:space="preserve"> </w:t>
      </w:r>
      <w:r w:rsidR="0044141A">
        <w:rPr>
          <w:w w:val="110"/>
        </w:rPr>
        <w:t xml:space="preserve">func- </w:t>
      </w:r>
      <w:r w:rsidR="0044141A">
        <w:rPr>
          <w:w w:val="115"/>
        </w:rPr>
        <w:t xml:space="preserve">tion pointers, and variadic functions to name a few. These features are supported </w:t>
      </w:r>
      <w:r w:rsidR="0044141A">
        <w:rPr>
          <w:spacing w:val="-3"/>
          <w:w w:val="115"/>
        </w:rPr>
        <w:t xml:space="preserve">by </w:t>
      </w:r>
      <w:r w:rsidR="0044141A">
        <w:rPr>
          <w:w w:val="115"/>
        </w:rPr>
        <w:t>the the reverse and code genera- tion</w:t>
      </w:r>
      <w:r w:rsidR="0044141A">
        <w:rPr>
          <w:spacing w:val="-8"/>
          <w:w w:val="115"/>
        </w:rPr>
        <w:t xml:space="preserve"> </w:t>
      </w:r>
      <w:r w:rsidR="0044141A">
        <w:rPr>
          <w:w w:val="115"/>
        </w:rPr>
        <w:t>tools</w:t>
      </w:r>
      <w:r w:rsidR="0044141A">
        <w:rPr>
          <w:spacing w:val="-8"/>
          <w:w w:val="115"/>
        </w:rPr>
        <w:t xml:space="preserve"> </w:t>
      </w:r>
      <w:r w:rsidR="0044141A">
        <w:rPr>
          <w:w w:val="115"/>
        </w:rPr>
        <w:t>in</w:t>
      </w:r>
      <w:r w:rsidR="0044141A">
        <w:rPr>
          <w:spacing w:val="-8"/>
          <w:w w:val="115"/>
        </w:rPr>
        <w:t xml:space="preserve"> </w:t>
      </w:r>
      <w:r w:rsidR="0044141A">
        <w:rPr>
          <w:w w:val="115"/>
        </w:rPr>
        <w:t>Papyrus,</w:t>
      </w:r>
      <w:r w:rsidR="0044141A">
        <w:rPr>
          <w:spacing w:val="-8"/>
          <w:w w:val="115"/>
        </w:rPr>
        <w:t xml:space="preserve"> </w:t>
      </w:r>
      <w:r w:rsidR="0044141A">
        <w:rPr>
          <w:w w:val="115"/>
        </w:rPr>
        <w:t>coupled</w:t>
      </w:r>
      <w:r w:rsidR="0044141A">
        <w:rPr>
          <w:spacing w:val="-8"/>
          <w:w w:val="115"/>
        </w:rPr>
        <w:t xml:space="preserve"> </w:t>
      </w:r>
      <w:r w:rsidR="0044141A">
        <w:rPr>
          <w:w w:val="115"/>
        </w:rPr>
        <w:t>with</w:t>
      </w:r>
      <w:r w:rsidR="0044141A">
        <w:rPr>
          <w:spacing w:val="-8"/>
          <w:w w:val="115"/>
        </w:rPr>
        <w:t xml:space="preserve"> </w:t>
      </w:r>
      <w:r w:rsidR="0044141A">
        <w:rPr>
          <w:w w:val="115"/>
        </w:rPr>
        <w:t>the</w:t>
      </w:r>
      <w:r w:rsidR="0044141A">
        <w:rPr>
          <w:spacing w:val="-8"/>
          <w:w w:val="115"/>
        </w:rPr>
        <w:t xml:space="preserve"> </w:t>
      </w:r>
      <w:r w:rsidR="0044141A">
        <w:rPr>
          <w:w w:val="115"/>
        </w:rPr>
        <w:t>C++</w:t>
      </w:r>
      <w:r w:rsidR="0044141A">
        <w:rPr>
          <w:spacing w:val="-8"/>
          <w:w w:val="115"/>
        </w:rPr>
        <w:t xml:space="preserve"> </w:t>
      </w:r>
      <w:r w:rsidR="0044141A">
        <w:rPr>
          <w:w w:val="115"/>
        </w:rPr>
        <w:t>UML</w:t>
      </w:r>
      <w:r w:rsidR="0044141A">
        <w:rPr>
          <w:spacing w:val="-8"/>
          <w:w w:val="115"/>
        </w:rPr>
        <w:t xml:space="preserve"> </w:t>
      </w:r>
      <w:r w:rsidR="0044141A">
        <w:rPr>
          <w:w w:val="115"/>
        </w:rPr>
        <w:t>profile.</w:t>
      </w:r>
    </w:p>
    <w:p w:rsidR="00B66BFA" w:rsidRDefault="0044141A">
      <w:pPr>
        <w:pStyle w:val="Corpsdetexte"/>
        <w:spacing w:line="242" w:lineRule="auto"/>
        <w:ind w:left="115" w:right="116" w:firstLine="179"/>
      </w:pPr>
      <w:r>
        <w:rPr>
          <w:w w:val="110"/>
        </w:rPr>
        <w:t xml:space="preserve">In order to use our model-code synchronization method, the original </w:t>
      </w:r>
      <w:r>
        <w:rPr>
          <w:spacing w:val="-3"/>
          <w:w w:val="110"/>
        </w:rPr>
        <w:t xml:space="preserve">UML-RT </w:t>
      </w:r>
      <w:r>
        <w:rPr>
          <w:w w:val="110"/>
        </w:rPr>
        <w:t xml:space="preserve">runtime must first </w:t>
      </w:r>
      <w:r>
        <w:rPr>
          <w:spacing w:val="2"/>
          <w:w w:val="110"/>
        </w:rPr>
        <w:t xml:space="preserve">be </w:t>
      </w:r>
      <w:r>
        <w:rPr>
          <w:w w:val="110"/>
        </w:rPr>
        <w:t xml:space="preserve">reversed to a UML model.  </w:t>
      </w:r>
      <w:proofErr w:type="gramStart"/>
      <w:r>
        <w:rPr>
          <w:w w:val="110"/>
        </w:rPr>
        <w:t>This  step</w:t>
      </w:r>
      <w:proofErr w:type="gramEnd"/>
      <w:r>
        <w:rPr>
          <w:w w:val="110"/>
        </w:rPr>
        <w:t xml:space="preserve">  is  crucial  because  the  the  origi- nal </w:t>
      </w:r>
      <w:r>
        <w:rPr>
          <w:spacing w:val="-3"/>
          <w:w w:val="110"/>
        </w:rPr>
        <w:t xml:space="preserve">UML-RT </w:t>
      </w:r>
      <w:r>
        <w:rPr>
          <w:w w:val="110"/>
        </w:rPr>
        <w:t>runtime contains some elements that are not object-oriented. Some modifications and refactoring are nec- essary</w:t>
      </w:r>
      <w:r>
        <w:rPr>
          <w:spacing w:val="-11"/>
          <w:w w:val="110"/>
        </w:rPr>
        <w:t xml:space="preserve"> </w:t>
      </w:r>
      <w:r>
        <w:rPr>
          <w:w w:val="110"/>
        </w:rPr>
        <w:t>so</w:t>
      </w:r>
      <w:r>
        <w:rPr>
          <w:spacing w:val="-11"/>
          <w:w w:val="110"/>
        </w:rPr>
        <w:t xml:space="preserve"> </w:t>
      </w:r>
      <w:r>
        <w:rPr>
          <w:w w:val="110"/>
        </w:rPr>
        <w:t>the</w:t>
      </w:r>
      <w:r>
        <w:rPr>
          <w:spacing w:val="-11"/>
          <w:w w:val="110"/>
        </w:rPr>
        <w:t xml:space="preserve"> </w:t>
      </w:r>
      <w:r>
        <w:rPr>
          <w:w w:val="110"/>
        </w:rPr>
        <w:t>original</w:t>
      </w:r>
      <w:r>
        <w:rPr>
          <w:spacing w:val="-11"/>
          <w:w w:val="110"/>
        </w:rPr>
        <w:t xml:space="preserve"> </w:t>
      </w:r>
      <w:r>
        <w:rPr>
          <w:w w:val="110"/>
        </w:rPr>
        <w:t>runtime</w:t>
      </w:r>
      <w:r>
        <w:rPr>
          <w:spacing w:val="-11"/>
          <w:w w:val="110"/>
        </w:rPr>
        <w:t xml:space="preserve"> </w:t>
      </w:r>
      <w:r>
        <w:rPr>
          <w:w w:val="110"/>
        </w:rPr>
        <w:t>is</w:t>
      </w:r>
      <w:r>
        <w:rPr>
          <w:spacing w:val="-11"/>
          <w:w w:val="110"/>
        </w:rPr>
        <w:t xml:space="preserve"> </w:t>
      </w:r>
      <w:r>
        <w:rPr>
          <w:w w:val="110"/>
        </w:rPr>
        <w:t>made</w:t>
      </w:r>
      <w:r>
        <w:rPr>
          <w:spacing w:val="-11"/>
          <w:w w:val="110"/>
        </w:rPr>
        <w:t xml:space="preserve"> </w:t>
      </w:r>
      <w:r>
        <w:rPr>
          <w:w w:val="110"/>
        </w:rPr>
        <w:t>entirely</w:t>
      </w:r>
      <w:r>
        <w:rPr>
          <w:spacing w:val="-11"/>
          <w:w w:val="110"/>
        </w:rPr>
        <w:t xml:space="preserve"> </w:t>
      </w:r>
      <w:r>
        <w:rPr>
          <w:w w:val="110"/>
        </w:rPr>
        <w:t xml:space="preserve">object-oriented. It can then </w:t>
      </w:r>
      <w:r>
        <w:rPr>
          <w:spacing w:val="2"/>
          <w:w w:val="110"/>
        </w:rPr>
        <w:t xml:space="preserve">be </w:t>
      </w:r>
      <w:r>
        <w:rPr>
          <w:w w:val="110"/>
        </w:rPr>
        <w:t xml:space="preserve">entirely modeled in a modeling language like UML. </w:t>
      </w:r>
      <w:r>
        <w:rPr>
          <w:spacing w:val="-4"/>
          <w:w w:val="110"/>
        </w:rPr>
        <w:t xml:space="preserve">Table </w:t>
      </w:r>
      <w:r>
        <w:rPr>
          <w:w w:val="110"/>
        </w:rPr>
        <w:t xml:space="preserve">4 shows the </w:t>
      </w:r>
      <w:r>
        <w:rPr>
          <w:spacing w:val="-4"/>
          <w:w w:val="110"/>
        </w:rPr>
        <w:t xml:space="preserve">two </w:t>
      </w:r>
      <w:r>
        <w:rPr>
          <w:w w:val="110"/>
        </w:rPr>
        <w:t>differences between the original runtime, and the object-oriented runtime.</w:t>
      </w:r>
    </w:p>
    <w:p w:rsidR="00B66BFA" w:rsidRDefault="0044141A">
      <w:pPr>
        <w:pStyle w:val="Corpsdetexte"/>
        <w:spacing w:line="242" w:lineRule="auto"/>
        <w:ind w:left="115" w:right="219" w:firstLine="179"/>
        <w:jc w:val="both"/>
      </w:pPr>
      <w:r>
        <w:rPr>
          <w:w w:val="110"/>
        </w:rPr>
        <w:t>The</w:t>
      </w:r>
      <w:r>
        <w:rPr>
          <w:spacing w:val="-8"/>
          <w:w w:val="110"/>
        </w:rPr>
        <w:t xml:space="preserve"> </w:t>
      </w:r>
      <w:r>
        <w:rPr>
          <w:w w:val="110"/>
        </w:rPr>
        <w:t>reverse</w:t>
      </w:r>
      <w:r>
        <w:rPr>
          <w:spacing w:val="-8"/>
          <w:w w:val="110"/>
        </w:rPr>
        <w:t xml:space="preserve"> </w:t>
      </w:r>
      <w:r>
        <w:rPr>
          <w:w w:val="110"/>
        </w:rPr>
        <w:t>in</w:t>
      </w:r>
      <w:r>
        <w:rPr>
          <w:spacing w:val="-8"/>
          <w:w w:val="110"/>
        </w:rPr>
        <w:t xml:space="preserve"> </w:t>
      </w:r>
      <w:r>
        <w:rPr>
          <w:w w:val="110"/>
        </w:rPr>
        <w:t>batch</w:t>
      </w:r>
      <w:r>
        <w:rPr>
          <w:spacing w:val="-8"/>
          <w:w w:val="110"/>
        </w:rPr>
        <w:t xml:space="preserve"> </w:t>
      </w:r>
      <w:r>
        <w:rPr>
          <w:w w:val="110"/>
        </w:rPr>
        <w:t>mode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object-oriented</w:t>
      </w:r>
      <w:r>
        <w:rPr>
          <w:spacing w:val="-8"/>
          <w:w w:val="110"/>
        </w:rPr>
        <w:t xml:space="preserve"> </w:t>
      </w:r>
      <w:r>
        <w:rPr>
          <w:spacing w:val="-3"/>
          <w:w w:val="110"/>
        </w:rPr>
        <w:t xml:space="preserve">UML-RT </w:t>
      </w:r>
      <w:r>
        <w:rPr>
          <w:w w:val="110"/>
        </w:rPr>
        <w:t>runtime</w:t>
      </w:r>
      <w:r>
        <w:rPr>
          <w:spacing w:val="-17"/>
          <w:w w:val="110"/>
        </w:rPr>
        <w:t xml:space="preserve"> </w:t>
      </w:r>
      <w:r>
        <w:rPr>
          <w:w w:val="110"/>
        </w:rPr>
        <w:t>takes</w:t>
      </w:r>
      <w:r>
        <w:rPr>
          <w:spacing w:val="-17"/>
          <w:w w:val="110"/>
        </w:rPr>
        <w:t xml:space="preserve"> </w:t>
      </w:r>
      <w:r>
        <w:rPr>
          <w:w w:val="110"/>
        </w:rPr>
        <w:t>about</w:t>
      </w:r>
      <w:r>
        <w:rPr>
          <w:spacing w:val="-17"/>
          <w:w w:val="110"/>
        </w:rPr>
        <w:t xml:space="preserve"> </w:t>
      </w:r>
      <w:r>
        <w:rPr>
          <w:w w:val="110"/>
        </w:rPr>
        <w:t>12</w:t>
      </w:r>
      <w:r>
        <w:rPr>
          <w:spacing w:val="-17"/>
          <w:w w:val="110"/>
        </w:rPr>
        <w:t xml:space="preserve"> </w:t>
      </w:r>
      <w:r>
        <w:rPr>
          <w:w w:val="110"/>
        </w:rPr>
        <w:t>seconds.</w:t>
      </w:r>
      <w:r>
        <w:rPr>
          <w:spacing w:val="10"/>
          <w:w w:val="110"/>
        </w:rPr>
        <w:t xml:space="preserve"> </w:t>
      </w:r>
      <w:r>
        <w:rPr>
          <w:w w:val="110"/>
        </w:rPr>
        <w:t>All</w:t>
      </w:r>
      <w:r>
        <w:rPr>
          <w:spacing w:val="-17"/>
          <w:w w:val="110"/>
        </w:rPr>
        <w:t xml:space="preserve"> </w:t>
      </w:r>
      <w:r>
        <w:rPr>
          <w:w w:val="110"/>
        </w:rPr>
        <w:t>65</w:t>
      </w:r>
      <w:r>
        <w:rPr>
          <w:spacing w:val="-17"/>
          <w:w w:val="110"/>
        </w:rPr>
        <w:t xml:space="preserve"> </w:t>
      </w:r>
      <w:r>
        <w:rPr>
          <w:w w:val="110"/>
        </w:rPr>
        <w:t>classes</w:t>
      </w:r>
      <w:r>
        <w:rPr>
          <w:spacing w:val="-17"/>
          <w:w w:val="110"/>
        </w:rPr>
        <w:t xml:space="preserve"> </w:t>
      </w:r>
      <w:r>
        <w:rPr>
          <w:w w:val="110"/>
        </w:rPr>
        <w:t>were</w:t>
      </w:r>
      <w:r>
        <w:rPr>
          <w:spacing w:val="-17"/>
          <w:w w:val="110"/>
        </w:rPr>
        <w:t xml:space="preserve"> </w:t>
      </w:r>
      <w:r>
        <w:rPr>
          <w:w w:val="110"/>
        </w:rPr>
        <w:t>reversed, with all of their attributes and methods. Code generation in batch mode of the entire reversed UML model takes about 5 seconds and produces 22053 lines of code. The difference</w:t>
      </w:r>
      <w:r>
        <w:rPr>
          <w:spacing w:val="-20"/>
          <w:w w:val="110"/>
        </w:rPr>
        <w:t xml:space="preserve"> </w:t>
      </w:r>
      <w:r>
        <w:rPr>
          <w:w w:val="110"/>
        </w:rPr>
        <w:t>in the</w:t>
      </w:r>
      <w:r>
        <w:rPr>
          <w:spacing w:val="-8"/>
          <w:w w:val="110"/>
        </w:rPr>
        <w:t xml:space="preserve"> </w:t>
      </w:r>
      <w:r>
        <w:rPr>
          <w:w w:val="110"/>
        </w:rPr>
        <w:t>number</w:t>
      </w:r>
      <w:r>
        <w:rPr>
          <w:spacing w:val="-8"/>
          <w:w w:val="110"/>
        </w:rPr>
        <w:t xml:space="preserve"> </w:t>
      </w:r>
      <w:r>
        <w:rPr>
          <w:w w:val="110"/>
        </w:rPr>
        <w:t>of</w:t>
      </w:r>
      <w:r>
        <w:rPr>
          <w:spacing w:val="-8"/>
          <w:w w:val="110"/>
        </w:rPr>
        <w:t xml:space="preserve"> </w:t>
      </w:r>
      <w:r>
        <w:rPr>
          <w:w w:val="110"/>
        </w:rPr>
        <w:t>lines</w:t>
      </w:r>
      <w:r>
        <w:rPr>
          <w:spacing w:val="-8"/>
          <w:w w:val="110"/>
        </w:rPr>
        <w:t xml:space="preserve"> </w:t>
      </w:r>
      <w:r>
        <w:rPr>
          <w:w w:val="110"/>
        </w:rPr>
        <w:t>of</w:t>
      </w:r>
      <w:r>
        <w:rPr>
          <w:spacing w:val="-8"/>
          <w:w w:val="110"/>
        </w:rPr>
        <w:t xml:space="preserve"> </w:t>
      </w:r>
      <w:r>
        <w:rPr>
          <w:w w:val="110"/>
        </w:rPr>
        <w:t>code</w:t>
      </w:r>
      <w:r>
        <w:rPr>
          <w:spacing w:val="-8"/>
          <w:w w:val="110"/>
        </w:rPr>
        <w:t xml:space="preserve"> </w:t>
      </w:r>
      <w:r>
        <w:rPr>
          <w:w w:val="110"/>
        </w:rPr>
        <w:t>is</w:t>
      </w:r>
      <w:r>
        <w:rPr>
          <w:spacing w:val="-8"/>
          <w:w w:val="110"/>
        </w:rPr>
        <w:t xml:space="preserve"> </w:t>
      </w:r>
      <w:r>
        <w:rPr>
          <w:w w:val="110"/>
        </w:rPr>
        <w:t>due</w:t>
      </w:r>
      <w:r>
        <w:rPr>
          <w:spacing w:val="-8"/>
          <w:w w:val="110"/>
        </w:rPr>
        <w:t xml:space="preserve"> </w:t>
      </w:r>
      <w:r>
        <w:rPr>
          <w:w w:val="110"/>
        </w:rPr>
        <w:t>to</w:t>
      </w:r>
      <w:r>
        <w:rPr>
          <w:spacing w:val="-8"/>
          <w:w w:val="110"/>
        </w:rPr>
        <w:t xml:space="preserve"> </w:t>
      </w:r>
      <w:r>
        <w:rPr>
          <w:w w:val="110"/>
        </w:rPr>
        <w:t>automatically</w:t>
      </w:r>
      <w:r>
        <w:rPr>
          <w:spacing w:val="-8"/>
          <w:w w:val="110"/>
        </w:rPr>
        <w:t xml:space="preserve"> </w:t>
      </w:r>
      <w:r>
        <w:rPr>
          <w:w w:val="110"/>
        </w:rPr>
        <w:t>generated documentation comments. The generated runtime compiles and the updated existing unitary tests pass when applied on the runtime compiled from generated</w:t>
      </w:r>
      <w:r>
        <w:rPr>
          <w:spacing w:val="43"/>
          <w:w w:val="110"/>
        </w:rPr>
        <w:t xml:space="preserve"> </w:t>
      </w:r>
      <w:r>
        <w:rPr>
          <w:w w:val="110"/>
        </w:rPr>
        <w:t>code.</w:t>
      </w:r>
    </w:p>
    <w:p w:rsidR="00B66BFA" w:rsidRDefault="0044141A">
      <w:pPr>
        <w:pStyle w:val="Corpsdetexte"/>
        <w:spacing w:line="242" w:lineRule="auto"/>
        <w:ind w:left="115" w:right="219" w:firstLine="179"/>
        <w:jc w:val="both"/>
      </w:pPr>
      <w:r>
        <w:rPr>
          <w:w w:val="110"/>
        </w:rPr>
        <w:t>Once the UML-RT runtime has been reversed, the pro- cesses of our model-code synchronization method can be used. We noticed that using our method introduces MDE approaches into the development of the UML-RT runtime. This brought several advantages to the development as sev- eral tasks were then automated in the development of the runtime:</w:t>
      </w:r>
    </w:p>
    <w:p w:rsidR="00B66BFA" w:rsidRDefault="00B66BFA">
      <w:pPr>
        <w:pStyle w:val="Corpsdetexte"/>
        <w:spacing w:before="4"/>
        <w:rPr>
          <w:sz w:val="14"/>
        </w:rPr>
      </w:pPr>
    </w:p>
    <w:p w:rsidR="00B66BFA" w:rsidRDefault="0044141A">
      <w:pPr>
        <w:pStyle w:val="Paragraphedeliste"/>
        <w:numPr>
          <w:ilvl w:val="0"/>
          <w:numId w:val="1"/>
        </w:numPr>
        <w:tabs>
          <w:tab w:val="left" w:pos="565"/>
        </w:tabs>
        <w:spacing w:line="242" w:lineRule="auto"/>
        <w:ind w:right="219"/>
        <w:rPr>
          <w:sz w:val="18"/>
        </w:rPr>
      </w:pPr>
      <w:r>
        <w:rPr>
          <w:w w:val="110"/>
          <w:sz w:val="18"/>
        </w:rPr>
        <w:t>Automatic</w:t>
      </w:r>
      <w:r>
        <w:rPr>
          <w:spacing w:val="-8"/>
          <w:w w:val="110"/>
          <w:sz w:val="18"/>
        </w:rPr>
        <w:t xml:space="preserve"> </w:t>
      </w:r>
      <w:r>
        <w:rPr>
          <w:w w:val="110"/>
          <w:sz w:val="18"/>
        </w:rPr>
        <w:t>handling</w:t>
      </w:r>
      <w:r>
        <w:rPr>
          <w:spacing w:val="-8"/>
          <w:w w:val="110"/>
          <w:sz w:val="18"/>
        </w:rPr>
        <w:t xml:space="preserve"> </w:t>
      </w:r>
      <w:r>
        <w:rPr>
          <w:w w:val="110"/>
          <w:sz w:val="18"/>
        </w:rPr>
        <w:t>of</w:t>
      </w:r>
      <w:r>
        <w:rPr>
          <w:spacing w:val="-8"/>
          <w:w w:val="110"/>
          <w:sz w:val="18"/>
        </w:rPr>
        <w:t xml:space="preserve"> </w:t>
      </w:r>
      <w:r>
        <w:rPr>
          <w:w w:val="110"/>
          <w:sz w:val="18"/>
        </w:rPr>
        <w:t>relationships</w:t>
      </w:r>
      <w:r>
        <w:rPr>
          <w:spacing w:val="-8"/>
          <w:w w:val="110"/>
          <w:sz w:val="18"/>
        </w:rPr>
        <w:t xml:space="preserve"> </w:t>
      </w:r>
      <w:r>
        <w:rPr>
          <w:w w:val="110"/>
          <w:sz w:val="18"/>
        </w:rPr>
        <w:t>between</w:t>
      </w:r>
      <w:r>
        <w:rPr>
          <w:spacing w:val="-8"/>
          <w:w w:val="110"/>
          <w:sz w:val="18"/>
        </w:rPr>
        <w:t xml:space="preserve"> </w:t>
      </w:r>
      <w:r>
        <w:rPr>
          <w:w w:val="110"/>
          <w:sz w:val="18"/>
        </w:rPr>
        <w:t>model</w:t>
      </w:r>
      <w:r>
        <w:rPr>
          <w:spacing w:val="-8"/>
          <w:w w:val="110"/>
          <w:sz w:val="18"/>
        </w:rPr>
        <w:t xml:space="preserve"> </w:t>
      </w:r>
      <w:r>
        <w:rPr>
          <w:w w:val="110"/>
          <w:sz w:val="18"/>
        </w:rPr>
        <w:t>el- ements, i.e. association, dependency,</w:t>
      </w:r>
      <w:r>
        <w:rPr>
          <w:spacing w:val="37"/>
          <w:w w:val="110"/>
          <w:sz w:val="18"/>
        </w:rPr>
        <w:t xml:space="preserve"> </w:t>
      </w:r>
      <w:r>
        <w:rPr>
          <w:w w:val="110"/>
          <w:sz w:val="18"/>
        </w:rPr>
        <w:t>inheritance</w:t>
      </w:r>
    </w:p>
    <w:p w:rsidR="00B66BFA" w:rsidRDefault="0044141A">
      <w:pPr>
        <w:pStyle w:val="Paragraphedeliste"/>
        <w:numPr>
          <w:ilvl w:val="0"/>
          <w:numId w:val="1"/>
        </w:numPr>
        <w:tabs>
          <w:tab w:val="left" w:pos="565"/>
        </w:tabs>
        <w:spacing w:before="136" w:line="242" w:lineRule="auto"/>
        <w:ind w:right="219"/>
        <w:rPr>
          <w:sz w:val="18"/>
        </w:rPr>
      </w:pPr>
      <w:r>
        <w:rPr>
          <w:w w:val="110"/>
          <w:sz w:val="18"/>
        </w:rPr>
        <w:t>Automatic generation of includes and forward decla- rations in code that avoids cyclic</w:t>
      </w:r>
      <w:r>
        <w:rPr>
          <w:spacing w:val="36"/>
          <w:w w:val="110"/>
          <w:sz w:val="18"/>
        </w:rPr>
        <w:t xml:space="preserve"> </w:t>
      </w:r>
      <w:r>
        <w:rPr>
          <w:w w:val="110"/>
          <w:sz w:val="18"/>
        </w:rPr>
        <w:t>dependencies</w:t>
      </w:r>
    </w:p>
    <w:p w:rsidR="00B66BFA" w:rsidRDefault="0044141A">
      <w:pPr>
        <w:pStyle w:val="Paragraphedeliste"/>
        <w:numPr>
          <w:ilvl w:val="0"/>
          <w:numId w:val="1"/>
        </w:numPr>
        <w:tabs>
          <w:tab w:val="left" w:pos="565"/>
        </w:tabs>
        <w:spacing w:before="136" w:line="242" w:lineRule="auto"/>
        <w:ind w:right="219"/>
        <w:rPr>
          <w:sz w:val="18"/>
        </w:rPr>
      </w:pPr>
      <w:r>
        <w:rPr>
          <w:w w:val="110"/>
          <w:sz w:val="18"/>
        </w:rPr>
        <w:t xml:space="preserve">Graphical representation of architecture in automati- cally updated UML diagrams (feature of </w:t>
      </w:r>
      <w:r>
        <w:rPr>
          <w:spacing w:val="32"/>
          <w:w w:val="110"/>
          <w:sz w:val="18"/>
        </w:rPr>
        <w:t xml:space="preserve"> </w:t>
      </w:r>
      <w:r>
        <w:rPr>
          <w:w w:val="110"/>
          <w:sz w:val="18"/>
        </w:rPr>
        <w:t>Papyrus)</w:t>
      </w:r>
    </w:p>
    <w:p w:rsidR="00B66BFA" w:rsidRDefault="00B66BFA">
      <w:pPr>
        <w:spacing w:line="242" w:lineRule="auto"/>
        <w:rPr>
          <w:sz w:val="18"/>
        </w:rPr>
        <w:sectPr w:rsidR="00B66BFA">
          <w:type w:val="continuous"/>
          <w:pgSz w:w="12240" w:h="15840"/>
          <w:pgMar w:top="1360" w:right="900" w:bottom="280" w:left="960" w:header="720" w:footer="720" w:gutter="0"/>
          <w:cols w:num="2" w:space="720" w:equalWidth="0">
            <w:col w:w="4899" w:space="362"/>
            <w:col w:w="5119"/>
          </w:cols>
        </w:sectPr>
      </w:pPr>
    </w:p>
    <w:p w:rsidR="00B66BFA" w:rsidRDefault="0044141A">
      <w:pPr>
        <w:pStyle w:val="Corpsdetexte"/>
        <w:spacing w:before="47" w:line="242" w:lineRule="auto"/>
        <w:ind w:left="115" w:right="129" w:firstLine="179"/>
      </w:pPr>
      <w:r>
        <w:rPr>
          <w:w w:val="110"/>
        </w:rPr>
        <w:t>In</w:t>
      </w:r>
      <w:r>
        <w:rPr>
          <w:spacing w:val="-11"/>
          <w:w w:val="110"/>
        </w:rPr>
        <w:t xml:space="preserve"> </w:t>
      </w:r>
      <w:r>
        <w:rPr>
          <w:w w:val="110"/>
        </w:rPr>
        <w:t>conclusion,</w:t>
      </w:r>
      <w:r>
        <w:rPr>
          <w:spacing w:val="-7"/>
          <w:w w:val="110"/>
        </w:rPr>
        <w:t xml:space="preserve"> </w:t>
      </w:r>
      <w:r>
        <w:rPr>
          <w:w w:val="110"/>
        </w:rPr>
        <w:t>in</w:t>
      </w:r>
      <w:r>
        <w:rPr>
          <w:spacing w:val="-11"/>
          <w:w w:val="110"/>
        </w:rPr>
        <w:t xml:space="preserve"> </w:t>
      </w:r>
      <w:r>
        <w:rPr>
          <w:w w:val="110"/>
        </w:rPr>
        <w:t>order</w:t>
      </w:r>
      <w:r>
        <w:rPr>
          <w:spacing w:val="-11"/>
          <w:w w:val="110"/>
        </w:rPr>
        <w:t xml:space="preserve"> </w:t>
      </w:r>
      <w:r>
        <w:rPr>
          <w:w w:val="110"/>
        </w:rPr>
        <w:t>to</w:t>
      </w:r>
      <w:r>
        <w:rPr>
          <w:spacing w:val="-11"/>
          <w:w w:val="110"/>
        </w:rPr>
        <w:t xml:space="preserve"> </w:t>
      </w:r>
      <w:r>
        <w:rPr>
          <w:w w:val="110"/>
        </w:rPr>
        <w:t>apply</w:t>
      </w:r>
      <w:r>
        <w:rPr>
          <w:spacing w:val="-11"/>
          <w:w w:val="110"/>
        </w:rPr>
        <w:t xml:space="preserve"> </w:t>
      </w:r>
      <w:r>
        <w:rPr>
          <w:w w:val="110"/>
        </w:rPr>
        <w:t>our</w:t>
      </w:r>
      <w:r>
        <w:rPr>
          <w:spacing w:val="-11"/>
          <w:w w:val="110"/>
        </w:rPr>
        <w:t xml:space="preserve"> </w:t>
      </w:r>
      <w:r>
        <w:rPr>
          <w:w w:val="110"/>
        </w:rPr>
        <w:t>synchronization</w:t>
      </w:r>
      <w:r>
        <w:rPr>
          <w:spacing w:val="-11"/>
          <w:w w:val="110"/>
        </w:rPr>
        <w:t xml:space="preserve"> </w:t>
      </w:r>
      <w:r>
        <w:rPr>
          <w:w w:val="110"/>
        </w:rPr>
        <w:t xml:space="preserve">method and collaborate on the development of the </w:t>
      </w:r>
      <w:r>
        <w:rPr>
          <w:spacing w:val="-3"/>
          <w:w w:val="110"/>
        </w:rPr>
        <w:t xml:space="preserve">UML-RT </w:t>
      </w:r>
      <w:r>
        <w:rPr>
          <w:w w:val="110"/>
        </w:rPr>
        <w:t xml:space="preserve">run- time, </w:t>
      </w:r>
      <w:r>
        <w:rPr>
          <w:spacing w:val="-3"/>
          <w:w w:val="110"/>
        </w:rPr>
        <w:t xml:space="preserve">we </w:t>
      </w:r>
      <w:proofErr w:type="gramStart"/>
      <w:r>
        <w:rPr>
          <w:w w:val="110"/>
        </w:rPr>
        <w:t>only  faced</w:t>
      </w:r>
      <w:proofErr w:type="gramEnd"/>
      <w:r>
        <w:rPr>
          <w:w w:val="110"/>
        </w:rPr>
        <w:t xml:space="preserve">  the  difficulty  of  actually  initializing the processes of the method. Indeed, this required the re- verse engineering of the original </w:t>
      </w:r>
      <w:r>
        <w:rPr>
          <w:spacing w:val="-3"/>
          <w:w w:val="110"/>
        </w:rPr>
        <w:t>UML-</w:t>
      </w:r>
      <w:proofErr w:type="gramStart"/>
      <w:r>
        <w:rPr>
          <w:spacing w:val="-3"/>
          <w:w w:val="110"/>
        </w:rPr>
        <w:t xml:space="preserve">RT  </w:t>
      </w:r>
      <w:r>
        <w:rPr>
          <w:w w:val="110"/>
        </w:rPr>
        <w:t>runtime</w:t>
      </w:r>
      <w:proofErr w:type="gramEnd"/>
      <w:r>
        <w:rPr>
          <w:w w:val="110"/>
        </w:rPr>
        <w:t xml:space="preserve">,  with some non-object-oriented code, into an object-oriented UML model. The reverse was done successfully after some mod- ifications and refactoring. Once the whole model-code syn- chronization method was in place, </w:t>
      </w:r>
      <w:r>
        <w:rPr>
          <w:spacing w:val="-3"/>
          <w:w w:val="110"/>
        </w:rPr>
        <w:t xml:space="preserve">we </w:t>
      </w:r>
      <w:r>
        <w:rPr>
          <w:w w:val="110"/>
        </w:rPr>
        <w:t xml:space="preserve">were able to use it and develop with the UML model and its generated C++ code. The development of the </w:t>
      </w:r>
      <w:r>
        <w:rPr>
          <w:spacing w:val="-3"/>
          <w:w w:val="110"/>
        </w:rPr>
        <w:t xml:space="preserve">UML-RT </w:t>
      </w:r>
      <w:proofErr w:type="gramStart"/>
      <w:r>
        <w:rPr>
          <w:w w:val="110"/>
        </w:rPr>
        <w:t>runtime  then</w:t>
      </w:r>
      <w:proofErr w:type="gramEnd"/>
      <w:r>
        <w:rPr>
          <w:w w:val="110"/>
        </w:rPr>
        <w:t xml:space="preserve">  benefited from automation through </w:t>
      </w:r>
      <w:r>
        <w:rPr>
          <w:spacing w:val="14"/>
          <w:w w:val="110"/>
        </w:rPr>
        <w:t xml:space="preserve"> </w:t>
      </w:r>
      <w:r>
        <w:rPr>
          <w:w w:val="110"/>
        </w:rPr>
        <w:t>MDE.</w:t>
      </w:r>
    </w:p>
    <w:p w:rsidR="00B66BFA" w:rsidRDefault="00B66BFA">
      <w:pPr>
        <w:pStyle w:val="Corpsdetexte"/>
        <w:spacing w:before="1"/>
        <w:rPr>
          <w:sz w:val="16"/>
        </w:rPr>
      </w:pPr>
    </w:p>
    <w:p w:rsidR="00B66BFA" w:rsidRDefault="0044141A">
      <w:pPr>
        <w:pStyle w:val="Titre1"/>
        <w:numPr>
          <w:ilvl w:val="0"/>
          <w:numId w:val="2"/>
        </w:numPr>
        <w:tabs>
          <w:tab w:val="left" w:pos="534"/>
          <w:tab w:val="left" w:pos="535"/>
        </w:tabs>
      </w:pPr>
      <w:r>
        <w:t>CONCLUSION</w:t>
      </w:r>
    </w:p>
    <w:p w:rsidR="00B66BFA" w:rsidRDefault="0044141A">
      <w:pPr>
        <w:pStyle w:val="Corpsdetexte"/>
        <w:spacing w:before="39" w:line="242" w:lineRule="auto"/>
        <w:ind w:left="115" w:right="168" w:firstLine="179"/>
      </w:pPr>
      <w:r>
        <w:rPr>
          <w:w w:val="110"/>
        </w:rPr>
        <w:t xml:space="preserve">A model-code synchronization method was presented in this paper. The method </w:t>
      </w:r>
      <w:r>
        <w:rPr>
          <w:spacing w:val="-3"/>
          <w:w w:val="110"/>
        </w:rPr>
        <w:t xml:space="preserve">we </w:t>
      </w:r>
      <w:r>
        <w:rPr>
          <w:w w:val="110"/>
        </w:rPr>
        <w:t xml:space="preserve">proposed is generic. It can </w:t>
      </w:r>
      <w:proofErr w:type="gramStart"/>
      <w:r>
        <w:rPr>
          <w:spacing w:val="2"/>
          <w:w w:val="110"/>
        </w:rPr>
        <w:t xml:space="preserve">be  </w:t>
      </w:r>
      <w:r>
        <w:rPr>
          <w:w w:val="110"/>
        </w:rPr>
        <w:t>used</w:t>
      </w:r>
      <w:proofErr w:type="gramEnd"/>
      <w:r>
        <w:rPr>
          <w:w w:val="110"/>
        </w:rPr>
        <w:t xml:space="preserve"> as a pattern to solve the issue of model-code synchro- nization in cases where artifacts co-evolve concurrently. The method targets collaboration between model-driven develop- ers and code-driven developers without imposing to either the artifact they must use for development.  </w:t>
      </w:r>
      <w:proofErr w:type="gramStart"/>
      <w:r>
        <w:rPr>
          <w:w w:val="110"/>
        </w:rPr>
        <w:t>An  Eclipse</w:t>
      </w:r>
      <w:proofErr w:type="gramEnd"/>
      <w:r>
        <w:rPr>
          <w:w w:val="110"/>
        </w:rPr>
        <w:t>- based</w:t>
      </w:r>
      <w:r>
        <w:rPr>
          <w:spacing w:val="-12"/>
          <w:w w:val="110"/>
        </w:rPr>
        <w:t xml:space="preserve"> </w:t>
      </w:r>
      <w:r>
        <w:rPr>
          <w:w w:val="110"/>
        </w:rPr>
        <w:t>implementation</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method</w:t>
      </w:r>
      <w:r>
        <w:rPr>
          <w:spacing w:val="-12"/>
          <w:w w:val="110"/>
        </w:rPr>
        <w:t xml:space="preserve"> </w:t>
      </w:r>
      <w:r>
        <w:rPr>
          <w:w w:val="110"/>
        </w:rPr>
        <w:t>was</w:t>
      </w:r>
      <w:r>
        <w:rPr>
          <w:spacing w:val="-12"/>
          <w:w w:val="110"/>
        </w:rPr>
        <w:t xml:space="preserve"> </w:t>
      </w:r>
      <w:r>
        <w:rPr>
          <w:w w:val="110"/>
        </w:rPr>
        <w:t>presented</w:t>
      </w:r>
      <w:r>
        <w:rPr>
          <w:spacing w:val="-12"/>
          <w:w w:val="110"/>
        </w:rPr>
        <w:t xml:space="preserve"> </w:t>
      </w:r>
      <w:r>
        <w:rPr>
          <w:w w:val="110"/>
        </w:rPr>
        <w:t>for</w:t>
      </w:r>
      <w:r>
        <w:rPr>
          <w:spacing w:val="-12"/>
          <w:w w:val="110"/>
        </w:rPr>
        <w:t xml:space="preserve"> </w:t>
      </w:r>
      <w:r>
        <w:rPr>
          <w:w w:val="110"/>
        </w:rPr>
        <w:t xml:space="preserve">OMG- standard UML and C++11  </w:t>
      </w:r>
      <w:r>
        <w:rPr>
          <w:spacing w:val="14"/>
          <w:w w:val="110"/>
        </w:rPr>
        <w:t xml:space="preserve"> </w:t>
      </w:r>
      <w:r>
        <w:rPr>
          <w:w w:val="110"/>
        </w:rPr>
        <w:t>synchronization.</w:t>
      </w:r>
    </w:p>
    <w:p w:rsidR="00B66BFA" w:rsidRDefault="0044141A">
      <w:pPr>
        <w:pStyle w:val="Corpsdetexte"/>
        <w:spacing w:line="242" w:lineRule="auto"/>
        <w:ind w:left="115" w:firstLine="179"/>
      </w:pPr>
      <w:r>
        <w:rPr>
          <w:w w:val="110"/>
        </w:rPr>
        <w:t>Simulations showed that our synchronization method re- spects</w:t>
      </w:r>
      <w:r>
        <w:rPr>
          <w:spacing w:val="-13"/>
          <w:w w:val="110"/>
        </w:rPr>
        <w:t xml:space="preserve"> </w:t>
      </w:r>
      <w:r>
        <w:rPr>
          <w:w w:val="110"/>
        </w:rPr>
        <w:t>the</w:t>
      </w:r>
      <w:r>
        <w:rPr>
          <w:spacing w:val="-13"/>
          <w:w w:val="110"/>
        </w:rPr>
        <w:t xml:space="preserve"> </w:t>
      </w:r>
      <w:r>
        <w:rPr>
          <w:w w:val="110"/>
        </w:rPr>
        <w:t>laws</w:t>
      </w:r>
      <w:r>
        <w:rPr>
          <w:spacing w:val="-13"/>
          <w:w w:val="110"/>
        </w:rPr>
        <w:t xml:space="preserve"> </w:t>
      </w:r>
      <w:r>
        <w:rPr>
          <w:w w:val="110"/>
        </w:rPr>
        <w:t>of</w:t>
      </w:r>
      <w:r>
        <w:rPr>
          <w:spacing w:val="-13"/>
          <w:w w:val="110"/>
        </w:rPr>
        <w:t xml:space="preserve"> </w:t>
      </w:r>
      <w:r>
        <w:rPr>
          <w:w w:val="110"/>
        </w:rPr>
        <w:t>round-trip</w:t>
      </w:r>
      <w:r>
        <w:rPr>
          <w:spacing w:val="-13"/>
          <w:w w:val="110"/>
        </w:rPr>
        <w:t xml:space="preserve"> </w:t>
      </w:r>
      <w:r>
        <w:rPr>
          <w:w w:val="110"/>
        </w:rPr>
        <w:t>engineering,</w:t>
      </w:r>
      <w:r>
        <w:rPr>
          <w:spacing w:val="-9"/>
          <w:w w:val="110"/>
        </w:rPr>
        <w:t xml:space="preserve"> </w:t>
      </w:r>
      <w:r>
        <w:rPr>
          <w:w w:val="110"/>
        </w:rPr>
        <w:t>i.e.</w:t>
      </w:r>
      <w:r>
        <w:rPr>
          <w:spacing w:val="20"/>
          <w:w w:val="110"/>
        </w:rPr>
        <w:t xml:space="preserve"> </w:t>
      </w:r>
      <w:r>
        <w:rPr>
          <w:w w:val="110"/>
        </w:rPr>
        <w:t xml:space="preserve">right-invertability and left-invertability/applicability. </w:t>
      </w:r>
      <w:r>
        <w:rPr>
          <w:spacing w:val="-8"/>
          <w:w w:val="110"/>
        </w:rPr>
        <w:t xml:space="preserve">We </w:t>
      </w:r>
      <w:proofErr w:type="gramStart"/>
      <w:r>
        <w:rPr>
          <w:w w:val="110"/>
        </w:rPr>
        <w:t>also  simulated</w:t>
      </w:r>
      <w:proofErr w:type="gramEnd"/>
      <w:r>
        <w:rPr>
          <w:w w:val="110"/>
        </w:rPr>
        <w:t xml:space="preserve">  sce- narios where model and code are concurrently modified, then synchronized with our method. The simulations showed the correctness of our method in such</w:t>
      </w:r>
      <w:r>
        <w:rPr>
          <w:spacing w:val="29"/>
          <w:w w:val="110"/>
        </w:rPr>
        <w:t xml:space="preserve"> </w:t>
      </w:r>
      <w:r>
        <w:rPr>
          <w:w w:val="110"/>
        </w:rPr>
        <w:t>cases.</w:t>
      </w:r>
    </w:p>
    <w:p w:rsidR="00B66BFA" w:rsidRDefault="0044141A">
      <w:pPr>
        <w:pStyle w:val="Corpsdetexte"/>
        <w:spacing w:line="242" w:lineRule="auto"/>
        <w:ind w:left="115" w:right="224" w:firstLine="179"/>
        <w:jc w:val="both"/>
      </w:pPr>
      <w:r>
        <w:rPr>
          <w:w w:val="110"/>
        </w:rPr>
        <w:t>The method was also applied to develop the UML-RT runtime system. This system was originally developed in C++ with some non-object-oriented code. The experiment showed that the main difficulty of using our method applied to such a system, was to reverse it into an exploitable UML model without loss of information. Once the processes of our synchronization method were in place, collaboration be- tween model-driven and code-driven developers was made possible. We were then able to reap the benefits of MDE approaches and development was eased through automation brought by MDE.</w:t>
      </w:r>
    </w:p>
    <w:p w:rsidR="00B66BFA" w:rsidRDefault="0044141A">
      <w:pPr>
        <w:pStyle w:val="Corpsdetexte"/>
        <w:spacing w:line="242" w:lineRule="auto"/>
        <w:ind w:left="115" w:right="224" w:firstLine="179"/>
        <w:jc w:val="both"/>
      </w:pPr>
      <w:r>
        <w:rPr>
          <w:w w:val="110"/>
        </w:rPr>
        <w:t xml:space="preserve">Realization-wise, in the future, </w:t>
      </w:r>
      <w:r>
        <w:rPr>
          <w:spacing w:val="-3"/>
          <w:w w:val="110"/>
        </w:rPr>
        <w:t xml:space="preserve">we </w:t>
      </w:r>
      <w:r>
        <w:rPr>
          <w:w w:val="110"/>
        </w:rPr>
        <w:t xml:space="preserve">would like to make our implementation more generic. Indeed, </w:t>
      </w:r>
      <w:r>
        <w:rPr>
          <w:spacing w:val="-3"/>
          <w:w w:val="110"/>
        </w:rPr>
        <w:t xml:space="preserve">we </w:t>
      </w:r>
      <w:r>
        <w:rPr>
          <w:w w:val="110"/>
        </w:rPr>
        <w:t xml:space="preserve">had to modify tools like EMF Compare to suit our method and its im- plementation with other Eclipse technologies. Currently </w:t>
      </w:r>
      <w:r>
        <w:rPr>
          <w:spacing w:val="-3"/>
          <w:w w:val="110"/>
        </w:rPr>
        <w:t xml:space="preserve">we </w:t>
      </w:r>
      <w:r>
        <w:rPr>
          <w:w w:val="110"/>
        </w:rPr>
        <w:t xml:space="preserve">are also implementing the generic synchronization method for UML and </w:t>
      </w:r>
      <w:proofErr w:type="gramStart"/>
      <w:r>
        <w:rPr>
          <w:spacing w:val="-5"/>
          <w:w w:val="110"/>
        </w:rPr>
        <w:t xml:space="preserve">Java  </w:t>
      </w:r>
      <w:r>
        <w:rPr>
          <w:w w:val="110"/>
        </w:rPr>
        <w:t>synchronization</w:t>
      </w:r>
      <w:proofErr w:type="gramEnd"/>
      <w:r>
        <w:rPr>
          <w:w w:val="110"/>
        </w:rPr>
        <w:t>.</w:t>
      </w:r>
    </w:p>
    <w:p w:rsidR="00B66BFA" w:rsidRDefault="0044141A">
      <w:pPr>
        <w:pStyle w:val="Corpsdetexte"/>
        <w:spacing w:line="242" w:lineRule="auto"/>
        <w:ind w:left="115" w:right="224" w:firstLine="179"/>
        <w:jc w:val="both"/>
      </w:pPr>
      <w:r>
        <w:rPr>
          <w:w w:val="110"/>
        </w:rPr>
        <w:t>Since the method is generic</w:t>
      </w:r>
      <w:proofErr w:type="gramStart"/>
      <w:r>
        <w:rPr>
          <w:w w:val="110"/>
        </w:rPr>
        <w:t>,  it</w:t>
      </w:r>
      <w:proofErr w:type="gramEnd"/>
      <w:r>
        <w:rPr>
          <w:w w:val="110"/>
        </w:rPr>
        <w:t xml:space="preserve"> can later </w:t>
      </w:r>
      <w:r>
        <w:rPr>
          <w:spacing w:val="2"/>
          <w:w w:val="110"/>
        </w:rPr>
        <w:t xml:space="preserve">be </w:t>
      </w:r>
      <w:r>
        <w:rPr>
          <w:w w:val="110"/>
        </w:rPr>
        <w:t xml:space="preserve">generalized   as a methodology pattern for the synchronization of concur- rently co-evolved artifacts in different languages (e.g. any </w:t>
      </w:r>
      <w:r>
        <w:rPr>
          <w:spacing w:val="-4"/>
          <w:w w:val="110"/>
        </w:rPr>
        <w:t xml:space="preserve">two </w:t>
      </w:r>
      <w:r>
        <w:rPr>
          <w:w w:val="110"/>
        </w:rPr>
        <w:t xml:space="preserve">models in different modeling languages). Our work was motivated </w:t>
      </w:r>
      <w:r>
        <w:rPr>
          <w:spacing w:val="-3"/>
          <w:w w:val="110"/>
        </w:rPr>
        <w:t xml:space="preserve">by </w:t>
      </w:r>
      <w:r>
        <w:rPr>
          <w:w w:val="110"/>
        </w:rPr>
        <w:t>the gap between model-driven developers and code-drive</w:t>
      </w:r>
      <w:r>
        <w:rPr>
          <w:spacing w:val="-14"/>
          <w:w w:val="110"/>
        </w:rPr>
        <w:t xml:space="preserve"> </w:t>
      </w:r>
      <w:r>
        <w:rPr>
          <w:w w:val="110"/>
        </w:rPr>
        <w:t>developers</w:t>
      </w:r>
      <w:r>
        <w:rPr>
          <w:spacing w:val="-14"/>
          <w:w w:val="110"/>
        </w:rPr>
        <w:t xml:space="preserve"> </w:t>
      </w:r>
      <w:r>
        <w:rPr>
          <w:w w:val="110"/>
        </w:rPr>
        <w:t>which</w:t>
      </w:r>
      <w:r>
        <w:rPr>
          <w:spacing w:val="-14"/>
          <w:w w:val="110"/>
        </w:rPr>
        <w:t xml:space="preserve"> </w:t>
      </w:r>
      <w:r>
        <w:rPr>
          <w:w w:val="110"/>
        </w:rPr>
        <w:t>limited</w:t>
      </w:r>
      <w:r>
        <w:rPr>
          <w:spacing w:val="-14"/>
          <w:w w:val="110"/>
        </w:rPr>
        <w:t xml:space="preserve"> </w:t>
      </w:r>
      <w:r>
        <w:rPr>
          <w:w w:val="110"/>
        </w:rPr>
        <w:t>integration</w:t>
      </w:r>
      <w:r>
        <w:rPr>
          <w:spacing w:val="-14"/>
          <w:w w:val="110"/>
        </w:rPr>
        <w:t xml:space="preserve"> </w:t>
      </w:r>
      <w:r>
        <w:rPr>
          <w:w w:val="110"/>
        </w:rPr>
        <w:t>of</w:t>
      </w:r>
      <w:r>
        <w:rPr>
          <w:spacing w:val="-14"/>
          <w:w w:val="110"/>
        </w:rPr>
        <w:t xml:space="preserve"> </w:t>
      </w:r>
      <w:r>
        <w:rPr>
          <w:w w:val="110"/>
        </w:rPr>
        <w:t>MDE</w:t>
      </w:r>
      <w:r>
        <w:rPr>
          <w:spacing w:val="-14"/>
          <w:w w:val="110"/>
        </w:rPr>
        <w:t xml:space="preserve"> </w:t>
      </w:r>
      <w:r>
        <w:rPr>
          <w:w w:val="110"/>
        </w:rPr>
        <w:t xml:space="preserve">into existing development methods. In the future, </w:t>
      </w:r>
      <w:r>
        <w:rPr>
          <w:spacing w:val="-3"/>
          <w:w w:val="110"/>
        </w:rPr>
        <w:t xml:space="preserve">we </w:t>
      </w:r>
      <w:r>
        <w:rPr>
          <w:w w:val="110"/>
        </w:rPr>
        <w:t xml:space="preserve">would like to evaluate the impact of our model-code synchronization method on the integration of MDE approaches in the indus- </w:t>
      </w:r>
      <w:r>
        <w:rPr>
          <w:spacing w:val="-5"/>
          <w:w w:val="110"/>
        </w:rPr>
        <w:t>try.</w:t>
      </w:r>
    </w:p>
    <w:p w:rsidR="00B66BFA" w:rsidRDefault="00B66BFA">
      <w:pPr>
        <w:pStyle w:val="Corpsdetexte"/>
        <w:spacing w:before="1"/>
        <w:rPr>
          <w:sz w:val="16"/>
        </w:rPr>
      </w:pPr>
    </w:p>
    <w:p w:rsidR="00B66BFA" w:rsidRDefault="0044141A">
      <w:pPr>
        <w:pStyle w:val="Titre1"/>
        <w:ind w:left="115" w:right="129" w:firstLine="0"/>
        <w:rPr>
          <w:ins w:id="109" w:author="GERARD Sebastien 166342" w:date="2016-04-21T14:39:00Z"/>
        </w:rPr>
      </w:pPr>
      <w:r>
        <w:t>References</w:t>
      </w:r>
    </w:p>
    <w:p w:rsidR="00821CD2" w:rsidRPr="00821CD2" w:rsidRDefault="00821CD2" w:rsidP="00821CD2">
      <w:pPr>
        <w:pStyle w:val="Bibliographie"/>
        <w:rPr>
          <w:ins w:id="110" w:author="GERARD Sebastien 166342" w:date="2016-04-21T14:39:00Z"/>
          <w:sz w:val="24"/>
          <w:highlight w:val="yellow"/>
          <w:rPrChange w:id="111" w:author="GERARD Sebastien 166342" w:date="2016-04-21T14:40:00Z">
            <w:rPr>
              <w:ins w:id="112" w:author="GERARD Sebastien 166342" w:date="2016-04-21T14:39:00Z"/>
            </w:rPr>
          </w:rPrChange>
        </w:rPr>
        <w:pPrChange w:id="113" w:author="GERARD Sebastien 166342" w:date="2016-04-21T14:39:00Z">
          <w:pPr>
            <w:autoSpaceDE w:val="0"/>
            <w:autoSpaceDN w:val="0"/>
            <w:adjustRightInd w:val="0"/>
          </w:pPr>
        </w:pPrChange>
      </w:pPr>
      <w:ins w:id="114" w:author="GERARD Sebastien 166342" w:date="2016-04-21T14:39:00Z">
        <w:r w:rsidRPr="00821CD2">
          <w:rPr>
            <w:highlight w:val="yellow"/>
            <w:rPrChange w:id="115" w:author="GERARD Sebastien 166342" w:date="2016-04-21T14:40:00Z">
              <w:rPr/>
            </w:rPrChange>
          </w:rPr>
          <w:fldChar w:fldCharType="begin"/>
        </w:r>
        <w:r w:rsidRPr="00821CD2">
          <w:rPr>
            <w:highlight w:val="yellow"/>
            <w:rPrChange w:id="116" w:author="GERARD Sebastien 166342" w:date="2016-04-21T14:40:00Z">
              <w:rPr/>
            </w:rPrChange>
          </w:rPr>
          <w:instrText xml:space="preserve"> ADDIN ZOTERO_BIBL {"custom":[]} CSL_BIBLIOGRAPHY </w:instrText>
        </w:r>
      </w:ins>
      <w:r w:rsidRPr="00821CD2">
        <w:rPr>
          <w:highlight w:val="yellow"/>
          <w:rPrChange w:id="117" w:author="GERARD Sebastien 166342" w:date="2016-04-21T14:40:00Z">
            <w:rPr/>
          </w:rPrChange>
        </w:rPr>
        <w:fldChar w:fldCharType="separate"/>
      </w:r>
      <w:ins w:id="118" w:author="GERARD Sebastien 166342" w:date="2016-04-21T14:39:00Z">
        <w:r w:rsidRPr="00821CD2">
          <w:rPr>
            <w:sz w:val="24"/>
            <w:highlight w:val="yellow"/>
            <w:rPrChange w:id="119" w:author="GERARD Sebastien 166342" w:date="2016-04-21T14:40:00Z">
              <w:rPr/>
            </w:rPrChange>
          </w:rPr>
          <w:t>[1]</w:t>
        </w:r>
        <w:r w:rsidRPr="00821CD2">
          <w:rPr>
            <w:sz w:val="24"/>
            <w:highlight w:val="yellow"/>
            <w:rPrChange w:id="120" w:author="GERARD Sebastien 166342" w:date="2016-04-21T14:40:00Z">
              <w:rPr/>
            </w:rPrChange>
          </w:rPr>
          <w:tab/>
          <w:t xml:space="preserve">J. Hutchinson, J. Whittle, M. Rouncefield, and S. </w:t>
        </w:r>
        <w:proofErr w:type="spellStart"/>
        <w:r w:rsidRPr="00821CD2">
          <w:rPr>
            <w:sz w:val="24"/>
            <w:highlight w:val="yellow"/>
            <w:rPrChange w:id="121" w:author="GERARD Sebastien 166342" w:date="2016-04-21T14:40:00Z">
              <w:rPr/>
            </w:rPrChange>
          </w:rPr>
          <w:t>Kristoffersen</w:t>
        </w:r>
        <w:proofErr w:type="spellEnd"/>
        <w:r w:rsidRPr="00821CD2">
          <w:rPr>
            <w:sz w:val="24"/>
            <w:highlight w:val="yellow"/>
            <w:rPrChange w:id="122" w:author="GERARD Sebastien 166342" w:date="2016-04-21T14:40:00Z">
              <w:rPr/>
            </w:rPrChange>
          </w:rPr>
          <w:t>, “Empirical assessment of MDE in industry,” presented at the Proceedings of the 33rd International Conference on Software Engineering, 1985858, 2011, pp. 471–480.</w:t>
        </w:r>
      </w:ins>
    </w:p>
    <w:p w:rsidR="00821CD2" w:rsidRPr="00821CD2" w:rsidRDefault="00821CD2" w:rsidP="00821CD2">
      <w:pPr>
        <w:pStyle w:val="Bibliographie"/>
        <w:rPr>
          <w:ins w:id="123" w:author="GERARD Sebastien 166342" w:date="2016-04-21T14:39:00Z"/>
          <w:sz w:val="24"/>
          <w:highlight w:val="yellow"/>
          <w:rPrChange w:id="124" w:author="GERARD Sebastien 166342" w:date="2016-04-21T14:40:00Z">
            <w:rPr>
              <w:ins w:id="125" w:author="GERARD Sebastien 166342" w:date="2016-04-21T14:39:00Z"/>
            </w:rPr>
          </w:rPrChange>
        </w:rPr>
        <w:pPrChange w:id="126" w:author="GERARD Sebastien 166342" w:date="2016-04-21T14:39:00Z">
          <w:pPr>
            <w:autoSpaceDE w:val="0"/>
            <w:autoSpaceDN w:val="0"/>
            <w:adjustRightInd w:val="0"/>
          </w:pPr>
        </w:pPrChange>
      </w:pPr>
      <w:ins w:id="127" w:author="GERARD Sebastien 166342" w:date="2016-04-21T14:39:00Z">
        <w:r w:rsidRPr="00821CD2">
          <w:rPr>
            <w:sz w:val="24"/>
            <w:highlight w:val="yellow"/>
            <w:rPrChange w:id="128" w:author="GERARD Sebastien 166342" w:date="2016-04-21T14:40:00Z">
              <w:rPr/>
            </w:rPrChange>
          </w:rPr>
          <w:t>[2]</w:t>
        </w:r>
        <w:r w:rsidRPr="00821CD2">
          <w:rPr>
            <w:sz w:val="24"/>
            <w:highlight w:val="yellow"/>
            <w:rPrChange w:id="129" w:author="GERARD Sebastien 166342" w:date="2016-04-21T14:40:00Z">
              <w:rPr/>
            </w:rPrChange>
          </w:rPr>
          <w:tab/>
          <w:t xml:space="preserve">P. </w:t>
        </w:r>
        <w:proofErr w:type="spellStart"/>
        <w:r w:rsidRPr="00821CD2">
          <w:rPr>
            <w:sz w:val="24"/>
            <w:highlight w:val="yellow"/>
            <w:rPrChange w:id="130" w:author="GERARD Sebastien 166342" w:date="2016-04-21T14:40:00Z">
              <w:rPr/>
            </w:rPrChange>
          </w:rPr>
          <w:t>Mohagheghi</w:t>
        </w:r>
        <w:proofErr w:type="spellEnd"/>
        <w:r w:rsidRPr="00821CD2">
          <w:rPr>
            <w:sz w:val="24"/>
            <w:highlight w:val="yellow"/>
            <w:rPrChange w:id="131" w:author="GERARD Sebastien 166342" w:date="2016-04-21T14:40:00Z">
              <w:rPr/>
            </w:rPrChange>
          </w:rPr>
          <w:t xml:space="preserve">, W. Gilani, A. </w:t>
        </w:r>
        <w:proofErr w:type="spellStart"/>
        <w:r w:rsidRPr="00821CD2">
          <w:rPr>
            <w:sz w:val="24"/>
            <w:highlight w:val="yellow"/>
            <w:rPrChange w:id="132" w:author="GERARD Sebastien 166342" w:date="2016-04-21T14:40:00Z">
              <w:rPr/>
            </w:rPrChange>
          </w:rPr>
          <w:t>Stefanescu</w:t>
        </w:r>
        <w:proofErr w:type="spellEnd"/>
        <w:r w:rsidRPr="00821CD2">
          <w:rPr>
            <w:sz w:val="24"/>
            <w:highlight w:val="yellow"/>
            <w:rPrChange w:id="133" w:author="GERARD Sebastien 166342" w:date="2016-04-21T14:40:00Z">
              <w:rPr/>
            </w:rPrChange>
          </w:rPr>
          <w:t xml:space="preserve">, and M. A. Fernandez, “An empirical study of the state of the practice and acceptance of model-driven engineering in four industrial cases,” </w:t>
        </w:r>
        <w:proofErr w:type="spellStart"/>
        <w:r w:rsidRPr="00821CD2">
          <w:rPr>
            <w:i/>
            <w:iCs/>
            <w:sz w:val="24"/>
            <w:highlight w:val="yellow"/>
            <w:rPrChange w:id="134" w:author="GERARD Sebastien 166342" w:date="2016-04-21T14:40:00Z">
              <w:rPr>
                <w:i/>
                <w:iCs/>
              </w:rPr>
            </w:rPrChange>
          </w:rPr>
          <w:t>Empir</w:t>
        </w:r>
        <w:proofErr w:type="spellEnd"/>
        <w:r w:rsidRPr="00821CD2">
          <w:rPr>
            <w:i/>
            <w:iCs/>
            <w:sz w:val="24"/>
            <w:highlight w:val="yellow"/>
            <w:rPrChange w:id="135" w:author="GERARD Sebastien 166342" w:date="2016-04-21T14:40:00Z">
              <w:rPr>
                <w:i/>
                <w:iCs/>
              </w:rPr>
            </w:rPrChange>
          </w:rPr>
          <w:t xml:space="preserve">. </w:t>
        </w:r>
        <w:proofErr w:type="spellStart"/>
        <w:r w:rsidRPr="00821CD2">
          <w:rPr>
            <w:i/>
            <w:iCs/>
            <w:sz w:val="24"/>
            <w:highlight w:val="yellow"/>
            <w:rPrChange w:id="136" w:author="GERARD Sebastien 166342" w:date="2016-04-21T14:40:00Z">
              <w:rPr>
                <w:i/>
                <w:iCs/>
              </w:rPr>
            </w:rPrChange>
          </w:rPr>
          <w:t>Softw</w:t>
        </w:r>
        <w:proofErr w:type="spellEnd"/>
        <w:r w:rsidRPr="00821CD2">
          <w:rPr>
            <w:i/>
            <w:iCs/>
            <w:sz w:val="24"/>
            <w:highlight w:val="yellow"/>
            <w:rPrChange w:id="137" w:author="GERARD Sebastien 166342" w:date="2016-04-21T14:40:00Z">
              <w:rPr>
                <w:i/>
                <w:iCs/>
              </w:rPr>
            </w:rPrChange>
          </w:rPr>
          <w:t>. Eng.</w:t>
        </w:r>
        <w:r w:rsidRPr="00821CD2">
          <w:rPr>
            <w:sz w:val="24"/>
            <w:highlight w:val="yellow"/>
            <w:rPrChange w:id="138" w:author="GERARD Sebastien 166342" w:date="2016-04-21T14:40:00Z">
              <w:rPr/>
            </w:rPrChange>
          </w:rPr>
          <w:t>, vol. 18, no. 1, pp. 89–116, Jan. 2012.</w:t>
        </w:r>
      </w:ins>
    </w:p>
    <w:p w:rsidR="00821CD2" w:rsidRDefault="00821CD2">
      <w:pPr>
        <w:pStyle w:val="Titre1"/>
        <w:ind w:left="115" w:right="129" w:firstLine="0"/>
      </w:pPr>
      <w:ins w:id="139" w:author="GERARD Sebastien 166342" w:date="2016-04-21T14:39:00Z">
        <w:r w:rsidRPr="00821CD2">
          <w:rPr>
            <w:highlight w:val="yellow"/>
            <w:rPrChange w:id="140" w:author="GERARD Sebastien 166342" w:date="2016-04-21T14:40:00Z">
              <w:rPr/>
            </w:rPrChange>
          </w:rPr>
          <w:fldChar w:fldCharType="end"/>
        </w:r>
      </w:ins>
    </w:p>
    <w:p w:rsidR="00B66BFA" w:rsidRDefault="0044141A">
      <w:pPr>
        <w:pStyle w:val="Corpsdetexte"/>
        <w:spacing w:before="69" w:line="242" w:lineRule="auto"/>
        <w:ind w:left="491" w:right="197" w:hanging="284"/>
      </w:pPr>
      <w:r>
        <w:rPr>
          <w:w w:val="110"/>
        </w:rPr>
        <w:t xml:space="preserve">[1]Altova. ”UModel”. </w:t>
      </w:r>
      <w:hyperlink r:id="rId52">
        <w:r>
          <w:rPr>
            <w:w w:val="110"/>
          </w:rPr>
          <w:t>http://www.altova.com/umodel.</w:t>
        </w:r>
      </w:hyperlink>
      <w:r>
        <w:rPr>
          <w:w w:val="110"/>
        </w:rPr>
        <w:t xml:space="preserve"> </w:t>
      </w:r>
      <w:proofErr w:type="gramStart"/>
      <w:r>
        <w:rPr>
          <w:w w:val="110"/>
        </w:rPr>
        <w:t>html</w:t>
      </w:r>
      <w:proofErr w:type="gramEnd"/>
      <w:r>
        <w:rPr>
          <w:w w:val="110"/>
        </w:rPr>
        <w:t>, 2015.</w:t>
      </w:r>
    </w:p>
    <w:p w:rsidR="00B66BFA" w:rsidRDefault="0044141A">
      <w:pPr>
        <w:pStyle w:val="Corpsdetexte"/>
        <w:spacing w:before="116" w:line="242" w:lineRule="auto"/>
        <w:ind w:left="491" w:right="129" w:hanging="284"/>
      </w:pPr>
      <w:r>
        <w:rPr>
          <w:w w:val="110"/>
        </w:rPr>
        <w:t xml:space="preserve">[2]AndroMDA. AndroMDA Model Driven Architecture Framework.   </w:t>
      </w:r>
      <w:hyperlink r:id="rId53">
        <w:r>
          <w:rPr>
            <w:w w:val="110"/>
          </w:rPr>
          <w:t>http://andromda.sourceforge.net/,</w:t>
        </w:r>
      </w:hyperlink>
      <w:r>
        <w:rPr>
          <w:w w:val="110"/>
        </w:rPr>
        <w:t xml:space="preserve">  2016.</w:t>
      </w:r>
    </w:p>
    <w:p w:rsidR="00B66BFA" w:rsidRDefault="0044141A">
      <w:pPr>
        <w:spacing w:before="47" w:line="242" w:lineRule="auto"/>
        <w:ind w:left="491" w:right="93" w:hanging="284"/>
        <w:rPr>
          <w:sz w:val="18"/>
        </w:rPr>
      </w:pPr>
      <w:r>
        <w:br w:type="column"/>
      </w:r>
      <w:r>
        <w:rPr>
          <w:w w:val="105"/>
          <w:sz w:val="18"/>
        </w:rPr>
        <w:t>[3]L. Angyal, L. Lengyel, and H. Charaf. A synchronizing technique for syntactic model-code round-trip engineer- ing.</w:t>
      </w:r>
      <w:r>
        <w:rPr>
          <w:spacing w:val="-16"/>
          <w:w w:val="105"/>
          <w:sz w:val="18"/>
        </w:rPr>
        <w:t xml:space="preserve"> </w:t>
      </w:r>
      <w:r>
        <w:rPr>
          <w:w w:val="105"/>
          <w:sz w:val="18"/>
        </w:rPr>
        <w:t>In</w:t>
      </w:r>
      <w:r>
        <w:rPr>
          <w:spacing w:val="-24"/>
          <w:w w:val="105"/>
          <w:sz w:val="18"/>
        </w:rPr>
        <w:t xml:space="preserve"> </w:t>
      </w:r>
      <w:r>
        <w:rPr>
          <w:rFonts w:ascii="Arial" w:hAnsi="Arial"/>
          <w:i/>
          <w:w w:val="105"/>
          <w:sz w:val="18"/>
        </w:rPr>
        <w:t>Engineering</w:t>
      </w:r>
      <w:r>
        <w:rPr>
          <w:rFonts w:ascii="Arial" w:hAnsi="Arial"/>
          <w:i/>
          <w:spacing w:val="-27"/>
          <w:w w:val="105"/>
          <w:sz w:val="18"/>
        </w:rPr>
        <w:t xml:space="preserve"> </w:t>
      </w:r>
      <w:r>
        <w:rPr>
          <w:rFonts w:ascii="Arial" w:hAnsi="Arial"/>
          <w:i/>
          <w:w w:val="105"/>
          <w:sz w:val="18"/>
        </w:rPr>
        <w:t>of</w:t>
      </w:r>
      <w:r>
        <w:rPr>
          <w:rFonts w:ascii="Arial" w:hAnsi="Arial"/>
          <w:i/>
          <w:spacing w:val="-27"/>
          <w:w w:val="105"/>
          <w:sz w:val="18"/>
        </w:rPr>
        <w:t xml:space="preserve"> </w:t>
      </w:r>
      <w:r>
        <w:rPr>
          <w:rFonts w:ascii="Arial" w:hAnsi="Arial"/>
          <w:i/>
          <w:w w:val="105"/>
          <w:sz w:val="18"/>
        </w:rPr>
        <w:t>Computer</w:t>
      </w:r>
      <w:r>
        <w:rPr>
          <w:rFonts w:ascii="Arial" w:hAnsi="Arial"/>
          <w:i/>
          <w:spacing w:val="-27"/>
          <w:w w:val="105"/>
          <w:sz w:val="18"/>
        </w:rPr>
        <w:t xml:space="preserve"> </w:t>
      </w:r>
      <w:r>
        <w:rPr>
          <w:rFonts w:ascii="Arial" w:hAnsi="Arial"/>
          <w:i/>
          <w:spacing w:val="-3"/>
          <w:w w:val="105"/>
          <w:sz w:val="18"/>
        </w:rPr>
        <w:t>Based</w:t>
      </w:r>
      <w:r>
        <w:rPr>
          <w:rFonts w:ascii="Arial" w:hAnsi="Arial"/>
          <w:i/>
          <w:spacing w:val="-27"/>
          <w:w w:val="105"/>
          <w:sz w:val="18"/>
        </w:rPr>
        <w:t xml:space="preserve"> </w:t>
      </w:r>
      <w:r>
        <w:rPr>
          <w:rFonts w:ascii="Arial" w:hAnsi="Arial"/>
          <w:i/>
          <w:w w:val="105"/>
          <w:sz w:val="18"/>
        </w:rPr>
        <w:t>Systems,</w:t>
      </w:r>
      <w:r>
        <w:rPr>
          <w:rFonts w:ascii="Arial" w:hAnsi="Arial"/>
          <w:i/>
          <w:spacing w:val="-27"/>
          <w:w w:val="105"/>
          <w:sz w:val="18"/>
        </w:rPr>
        <w:t xml:space="preserve"> </w:t>
      </w:r>
      <w:r>
        <w:rPr>
          <w:rFonts w:ascii="Arial" w:hAnsi="Arial"/>
          <w:i/>
          <w:w w:val="105"/>
          <w:sz w:val="18"/>
        </w:rPr>
        <w:t xml:space="preserve">2008. ECBS 2008. 15th Annual IEEE International Confer- </w:t>
      </w:r>
      <w:r>
        <w:rPr>
          <w:rFonts w:ascii="Arial" w:hAnsi="Arial"/>
          <w:i/>
          <w:spacing w:val="-3"/>
          <w:w w:val="105"/>
          <w:sz w:val="18"/>
        </w:rPr>
        <w:t>ence</w:t>
      </w:r>
      <w:r>
        <w:rPr>
          <w:rFonts w:ascii="Arial" w:hAnsi="Arial"/>
          <w:i/>
          <w:spacing w:val="-20"/>
          <w:w w:val="105"/>
          <w:sz w:val="18"/>
        </w:rPr>
        <w:t xml:space="preserve"> </w:t>
      </w:r>
      <w:r>
        <w:rPr>
          <w:rFonts w:ascii="Arial" w:hAnsi="Arial"/>
          <w:i/>
          <w:w w:val="105"/>
          <w:sz w:val="18"/>
        </w:rPr>
        <w:t>and</w:t>
      </w:r>
      <w:r>
        <w:rPr>
          <w:rFonts w:ascii="Arial" w:hAnsi="Arial"/>
          <w:i/>
          <w:spacing w:val="-20"/>
          <w:w w:val="105"/>
          <w:sz w:val="18"/>
        </w:rPr>
        <w:t xml:space="preserve"> </w:t>
      </w:r>
      <w:r>
        <w:rPr>
          <w:rFonts w:ascii="Arial" w:hAnsi="Arial"/>
          <w:i/>
          <w:w w:val="105"/>
          <w:sz w:val="18"/>
        </w:rPr>
        <w:t>Workshop</w:t>
      </w:r>
      <w:r>
        <w:rPr>
          <w:rFonts w:ascii="Arial" w:hAnsi="Arial"/>
          <w:i/>
          <w:spacing w:val="-20"/>
          <w:w w:val="105"/>
          <w:sz w:val="18"/>
        </w:rPr>
        <w:t xml:space="preserve"> </w:t>
      </w:r>
      <w:r>
        <w:rPr>
          <w:rFonts w:ascii="Arial" w:hAnsi="Arial"/>
          <w:i/>
          <w:w w:val="105"/>
          <w:sz w:val="18"/>
        </w:rPr>
        <w:t>on</w:t>
      </w:r>
      <w:r>
        <w:rPr>
          <w:rFonts w:ascii="Arial" w:hAnsi="Arial"/>
          <w:i/>
          <w:spacing w:val="-20"/>
          <w:w w:val="105"/>
          <w:sz w:val="18"/>
        </w:rPr>
        <w:t xml:space="preserve"> </w:t>
      </w:r>
      <w:r>
        <w:rPr>
          <w:rFonts w:ascii="Arial" w:hAnsi="Arial"/>
          <w:i/>
          <w:w w:val="105"/>
          <w:sz w:val="18"/>
        </w:rPr>
        <w:t>the</w:t>
      </w:r>
      <w:r>
        <w:rPr>
          <w:w w:val="105"/>
          <w:sz w:val="18"/>
        </w:rPr>
        <w:t>,</w:t>
      </w:r>
      <w:r>
        <w:rPr>
          <w:spacing w:val="-16"/>
          <w:w w:val="105"/>
          <w:sz w:val="18"/>
        </w:rPr>
        <w:t xml:space="preserve"> </w:t>
      </w:r>
      <w:r>
        <w:rPr>
          <w:w w:val="105"/>
          <w:sz w:val="18"/>
        </w:rPr>
        <w:t>pages</w:t>
      </w:r>
      <w:r>
        <w:rPr>
          <w:spacing w:val="-18"/>
          <w:w w:val="105"/>
          <w:sz w:val="18"/>
        </w:rPr>
        <w:t xml:space="preserve"> </w:t>
      </w:r>
      <w:r>
        <w:rPr>
          <w:w w:val="105"/>
          <w:sz w:val="18"/>
        </w:rPr>
        <w:t>463–472,</w:t>
      </w:r>
      <w:r>
        <w:rPr>
          <w:spacing w:val="-16"/>
          <w:w w:val="105"/>
          <w:sz w:val="18"/>
        </w:rPr>
        <w:t xml:space="preserve"> </w:t>
      </w:r>
      <w:r>
        <w:rPr>
          <w:w w:val="105"/>
          <w:sz w:val="18"/>
        </w:rPr>
        <w:t>March</w:t>
      </w:r>
      <w:r>
        <w:rPr>
          <w:spacing w:val="-18"/>
          <w:w w:val="105"/>
          <w:sz w:val="18"/>
        </w:rPr>
        <w:t xml:space="preserve"> </w:t>
      </w:r>
      <w:r>
        <w:rPr>
          <w:w w:val="105"/>
          <w:sz w:val="18"/>
        </w:rPr>
        <w:t>2008.</w:t>
      </w:r>
    </w:p>
    <w:p w:rsidR="00B66BFA" w:rsidRDefault="0044141A">
      <w:pPr>
        <w:tabs>
          <w:tab w:val="left" w:pos="1907"/>
        </w:tabs>
        <w:spacing w:before="144" w:line="242" w:lineRule="auto"/>
        <w:ind w:left="491" w:right="99" w:hanging="284"/>
        <w:rPr>
          <w:sz w:val="18"/>
        </w:rPr>
      </w:pPr>
      <w:r>
        <w:rPr>
          <w:w w:val="105"/>
          <w:sz w:val="18"/>
        </w:rPr>
        <w:t xml:space="preserve">[4]U.  </w:t>
      </w:r>
      <w:r>
        <w:rPr>
          <w:spacing w:val="21"/>
          <w:w w:val="105"/>
          <w:sz w:val="18"/>
        </w:rPr>
        <w:t xml:space="preserve"> </w:t>
      </w:r>
      <w:r>
        <w:rPr>
          <w:w w:val="105"/>
          <w:sz w:val="18"/>
        </w:rPr>
        <w:t>Assmann.</w:t>
      </w:r>
      <w:r>
        <w:rPr>
          <w:w w:val="105"/>
          <w:sz w:val="18"/>
        </w:rPr>
        <w:tab/>
        <w:t xml:space="preserve">Automatic   </w:t>
      </w:r>
      <w:r>
        <w:rPr>
          <w:spacing w:val="37"/>
          <w:w w:val="105"/>
          <w:sz w:val="18"/>
        </w:rPr>
        <w:t xml:space="preserve"> </w:t>
      </w:r>
      <w:r>
        <w:rPr>
          <w:w w:val="105"/>
          <w:sz w:val="18"/>
        </w:rPr>
        <w:t xml:space="preserve">roundtrip   </w:t>
      </w:r>
      <w:r>
        <w:rPr>
          <w:spacing w:val="37"/>
          <w:w w:val="105"/>
          <w:sz w:val="18"/>
        </w:rPr>
        <w:t xml:space="preserve"> </w:t>
      </w:r>
      <w:r>
        <w:rPr>
          <w:w w:val="105"/>
          <w:sz w:val="18"/>
        </w:rPr>
        <w:t>engineering.</w:t>
      </w:r>
      <w:r>
        <w:rPr>
          <w:w w:val="113"/>
          <w:sz w:val="18"/>
        </w:rPr>
        <w:t xml:space="preserve"> </w:t>
      </w:r>
      <w:r>
        <w:rPr>
          <w:rFonts w:ascii="Arial" w:hAnsi="Arial"/>
          <w:i/>
          <w:spacing w:val="-3"/>
          <w:w w:val="105"/>
          <w:sz w:val="18"/>
        </w:rPr>
        <w:t xml:space="preserve">Electronic </w:t>
      </w:r>
      <w:r>
        <w:rPr>
          <w:rFonts w:ascii="Arial" w:hAnsi="Arial"/>
          <w:i/>
          <w:w w:val="105"/>
          <w:sz w:val="18"/>
        </w:rPr>
        <w:t xml:space="preserve">Notes in </w:t>
      </w:r>
      <w:r>
        <w:rPr>
          <w:rFonts w:ascii="Arial" w:hAnsi="Arial"/>
          <w:i/>
          <w:spacing w:val="-4"/>
          <w:w w:val="105"/>
          <w:sz w:val="18"/>
        </w:rPr>
        <w:t xml:space="preserve">Theoretical </w:t>
      </w:r>
      <w:r>
        <w:rPr>
          <w:rFonts w:ascii="Arial" w:hAnsi="Arial"/>
          <w:i/>
          <w:w w:val="105"/>
          <w:sz w:val="18"/>
        </w:rPr>
        <w:t>Computer Science</w:t>
      </w:r>
      <w:r>
        <w:rPr>
          <w:w w:val="105"/>
          <w:sz w:val="18"/>
        </w:rPr>
        <w:t>, 82(5):33–41,</w:t>
      </w:r>
      <w:r>
        <w:rPr>
          <w:spacing w:val="4"/>
          <w:w w:val="105"/>
          <w:sz w:val="18"/>
        </w:rPr>
        <w:t xml:space="preserve"> </w:t>
      </w:r>
      <w:r>
        <w:rPr>
          <w:w w:val="105"/>
          <w:sz w:val="18"/>
        </w:rPr>
        <w:t>2003.</w:t>
      </w:r>
    </w:p>
    <w:p w:rsidR="00B66BFA" w:rsidRDefault="0044141A">
      <w:pPr>
        <w:pStyle w:val="Corpsdetexte"/>
        <w:spacing w:before="115"/>
        <w:ind w:left="207" w:right="23"/>
      </w:pPr>
      <w:r>
        <w:rPr>
          <w:spacing w:val="-1"/>
          <w:w w:val="85"/>
        </w:rPr>
        <w:t>[</w:t>
      </w:r>
      <w:r>
        <w:rPr>
          <w:w w:val="95"/>
        </w:rPr>
        <w:t>5]</w:t>
      </w:r>
      <w:r>
        <w:rPr>
          <w:w w:val="111"/>
        </w:rPr>
        <w:t>G.</w:t>
      </w:r>
      <w:r>
        <w:t xml:space="preserve"> </w:t>
      </w:r>
      <w:r>
        <w:rPr>
          <w:spacing w:val="8"/>
        </w:rPr>
        <w:t xml:space="preserve"> </w:t>
      </w:r>
      <w:r>
        <w:rPr>
          <w:w w:val="108"/>
        </w:rPr>
        <w:t>B</w:t>
      </w:r>
      <w:r>
        <w:rPr>
          <w:w w:val="107"/>
        </w:rPr>
        <w:t>er</w:t>
      </w:r>
      <w:r>
        <w:rPr>
          <w:spacing w:val="-1"/>
          <w:w w:val="107"/>
        </w:rPr>
        <w:t>g</w:t>
      </w:r>
      <w:r>
        <w:rPr>
          <w:w w:val="111"/>
        </w:rPr>
        <w:t>ma</w:t>
      </w:r>
      <w:r>
        <w:rPr>
          <w:w w:val="113"/>
        </w:rPr>
        <w:t>nn</w:t>
      </w:r>
      <w:proofErr w:type="gramStart"/>
      <w:r>
        <w:rPr>
          <w:w w:val="113"/>
        </w:rPr>
        <w:t>,</w:t>
      </w:r>
      <w:r>
        <w:t xml:space="preserve"> </w:t>
      </w:r>
      <w:r>
        <w:rPr>
          <w:spacing w:val="18"/>
        </w:rPr>
        <w:t xml:space="preserve"> </w:t>
      </w:r>
      <w:r>
        <w:rPr>
          <w:w w:val="110"/>
        </w:rPr>
        <w:t>I</w:t>
      </w:r>
      <w:proofErr w:type="gramEnd"/>
      <w:r>
        <w:rPr>
          <w:w w:val="113"/>
        </w:rPr>
        <w:t>.</w:t>
      </w:r>
      <w:r>
        <w:t xml:space="preserve"> </w:t>
      </w:r>
      <w:r>
        <w:rPr>
          <w:spacing w:val="8"/>
        </w:rPr>
        <w:t xml:space="preserve"> </w:t>
      </w:r>
      <w:r>
        <w:rPr>
          <w:spacing w:val="-1"/>
          <w:w w:val="108"/>
        </w:rPr>
        <w:t>D</w:t>
      </w:r>
      <w:r>
        <w:rPr>
          <w:spacing w:val="-93"/>
          <w:w w:val="153"/>
        </w:rPr>
        <w:t>´</w:t>
      </w:r>
      <w:r>
        <w:rPr>
          <w:w w:val="115"/>
        </w:rPr>
        <w:t>a</w:t>
      </w:r>
      <w:r>
        <w:rPr>
          <w:w w:val="105"/>
        </w:rPr>
        <w:t>v</w:t>
      </w:r>
      <w:r>
        <w:rPr>
          <w:spacing w:val="-1"/>
          <w:w w:val="105"/>
        </w:rPr>
        <w:t>i</w:t>
      </w:r>
      <w:r>
        <w:rPr>
          <w:w w:val="113"/>
        </w:rPr>
        <w:t>d</w:t>
      </w:r>
      <w:proofErr w:type="gramStart"/>
      <w:r>
        <w:rPr>
          <w:w w:val="113"/>
        </w:rPr>
        <w:t>,</w:t>
      </w:r>
      <w:r>
        <w:t xml:space="preserve"> </w:t>
      </w:r>
      <w:r>
        <w:rPr>
          <w:spacing w:val="18"/>
        </w:rPr>
        <w:t xml:space="preserve"> </w:t>
      </w:r>
      <w:r>
        <w:rPr>
          <w:spacing w:val="-1"/>
          <w:w w:val="106"/>
        </w:rPr>
        <w:t>A</w:t>
      </w:r>
      <w:proofErr w:type="gramEnd"/>
      <w:r>
        <w:rPr>
          <w:w w:val="113"/>
        </w:rPr>
        <w:t>.</w:t>
      </w:r>
      <w:r>
        <w:t xml:space="preserve"> </w:t>
      </w:r>
      <w:r>
        <w:rPr>
          <w:spacing w:val="8"/>
        </w:rPr>
        <w:t xml:space="preserve"> </w:t>
      </w:r>
      <w:proofErr w:type="gramStart"/>
      <w:r>
        <w:rPr>
          <w:w w:val="104"/>
        </w:rPr>
        <w:t>H</w:t>
      </w:r>
      <w:r>
        <w:rPr>
          <w:spacing w:val="-1"/>
          <w:w w:val="104"/>
        </w:rPr>
        <w:t>e</w:t>
      </w:r>
      <w:r>
        <w:rPr>
          <w:w w:val="102"/>
        </w:rPr>
        <w:t>g</w:t>
      </w:r>
      <w:r>
        <w:rPr>
          <w:spacing w:val="-1"/>
          <w:w w:val="102"/>
        </w:rPr>
        <w:t>e</w:t>
      </w:r>
      <w:r>
        <w:rPr>
          <w:w w:val="113"/>
        </w:rPr>
        <w:t>d</w:t>
      </w:r>
      <w:r>
        <w:t xml:space="preserve"> </w:t>
      </w:r>
      <w:r>
        <w:rPr>
          <w:spacing w:val="-1"/>
        </w:rPr>
        <w:t xml:space="preserve"> </w:t>
      </w:r>
      <w:r>
        <w:rPr>
          <w:spacing w:val="-115"/>
          <w:w w:val="106"/>
        </w:rPr>
        <w:t>A</w:t>
      </w:r>
      <w:proofErr w:type="gramEnd"/>
      <w:r>
        <w:rPr>
          <w:w w:val="153"/>
          <w:position w:val="5"/>
        </w:rPr>
        <w:t>˜</w:t>
      </w:r>
      <w:r>
        <w:rPr>
          <w:spacing w:val="-23"/>
          <w:position w:val="5"/>
        </w:rPr>
        <w:t xml:space="preserve"> </w:t>
      </w:r>
      <w:r>
        <w:rPr>
          <w:w w:val="105"/>
        </w:rPr>
        <w:t>ij</w:t>
      </w:r>
      <w:r>
        <w:rPr>
          <w:spacing w:val="-1"/>
          <w:w w:val="105"/>
        </w:rPr>
        <w:t>s</w:t>
      </w:r>
      <w:r>
        <w:rPr>
          <w:w w:val="113"/>
        </w:rPr>
        <w:t>,</w:t>
      </w:r>
      <w:r>
        <w:t xml:space="preserve"> </w:t>
      </w:r>
      <w:r>
        <w:rPr>
          <w:spacing w:val="18"/>
        </w:rPr>
        <w:t xml:space="preserve"> </w:t>
      </w:r>
      <w:r>
        <w:rPr>
          <w:w w:val="108"/>
        </w:rPr>
        <w:t>A.</w:t>
      </w:r>
      <w:r>
        <w:t xml:space="preserve"> </w:t>
      </w:r>
      <w:r>
        <w:rPr>
          <w:spacing w:val="8"/>
        </w:rPr>
        <w:t xml:space="preserve"> </w:t>
      </w:r>
      <w:r>
        <w:rPr>
          <w:w w:val="104"/>
        </w:rPr>
        <w:t>Ho</w:t>
      </w:r>
      <w:r>
        <w:rPr>
          <w:w w:val="112"/>
        </w:rPr>
        <w:t>r</w:t>
      </w:r>
      <w:r>
        <w:rPr>
          <w:spacing w:val="-1"/>
          <w:w w:val="112"/>
        </w:rPr>
        <w:t>v</w:t>
      </w:r>
      <w:r>
        <w:rPr>
          <w:spacing w:val="-93"/>
          <w:w w:val="115"/>
        </w:rPr>
        <w:t>a</w:t>
      </w:r>
      <w:r>
        <w:rPr>
          <w:spacing w:val="-1"/>
          <w:w w:val="153"/>
        </w:rPr>
        <w:t>´</w:t>
      </w:r>
      <w:r>
        <w:rPr>
          <w:w w:val="124"/>
        </w:rPr>
        <w:t>th</w:t>
      </w:r>
      <w:r>
        <w:rPr>
          <w:w w:val="113"/>
        </w:rPr>
        <w:t>,</w:t>
      </w:r>
    </w:p>
    <w:p w:rsidR="00B66BFA" w:rsidRDefault="0044141A">
      <w:pPr>
        <w:spacing w:before="2" w:line="242" w:lineRule="auto"/>
        <w:ind w:left="491" w:right="99"/>
        <w:jc w:val="both"/>
        <w:rPr>
          <w:sz w:val="18"/>
        </w:rPr>
      </w:pPr>
      <w:r>
        <w:rPr>
          <w:w w:val="110"/>
          <w:sz w:val="18"/>
        </w:rPr>
        <w:t>I</w:t>
      </w:r>
      <w:r>
        <w:rPr>
          <w:w w:val="113"/>
          <w:sz w:val="18"/>
        </w:rPr>
        <w:t>.</w:t>
      </w:r>
      <w:r>
        <w:rPr>
          <w:spacing w:val="-4"/>
          <w:sz w:val="18"/>
        </w:rPr>
        <w:t xml:space="preserve"> </w:t>
      </w:r>
      <w:r>
        <w:rPr>
          <w:spacing w:val="-1"/>
          <w:w w:val="112"/>
          <w:sz w:val="18"/>
        </w:rPr>
        <w:t>R</w:t>
      </w:r>
      <w:r>
        <w:rPr>
          <w:spacing w:val="-93"/>
          <w:w w:val="153"/>
          <w:sz w:val="18"/>
        </w:rPr>
        <w:t>´</w:t>
      </w:r>
      <w:r>
        <w:rPr>
          <w:w w:val="115"/>
          <w:sz w:val="18"/>
        </w:rPr>
        <w:t>a</w:t>
      </w:r>
      <w:r>
        <w:rPr>
          <w:spacing w:val="-1"/>
          <w:w w:val="143"/>
          <w:sz w:val="18"/>
        </w:rPr>
        <w:t>t</w:t>
      </w:r>
      <w:r>
        <w:rPr>
          <w:w w:val="113"/>
          <w:sz w:val="18"/>
        </w:rPr>
        <w:t>h,</w:t>
      </w:r>
      <w:r>
        <w:rPr>
          <w:sz w:val="18"/>
        </w:rPr>
        <w:t xml:space="preserve"> </w:t>
      </w:r>
      <w:r>
        <w:rPr>
          <w:w w:val="105"/>
          <w:sz w:val="18"/>
        </w:rPr>
        <w:t>Z.</w:t>
      </w:r>
      <w:r>
        <w:rPr>
          <w:spacing w:val="-4"/>
          <w:sz w:val="18"/>
        </w:rPr>
        <w:t xml:space="preserve"> </w:t>
      </w:r>
      <w:r>
        <w:rPr>
          <w:spacing w:val="-1"/>
          <w:w w:val="106"/>
          <w:sz w:val="18"/>
        </w:rPr>
        <w:t>U</w:t>
      </w:r>
      <w:r>
        <w:rPr>
          <w:w w:val="113"/>
          <w:sz w:val="18"/>
        </w:rPr>
        <w:t>jh</w:t>
      </w:r>
      <w:r>
        <w:rPr>
          <w:w w:val="104"/>
          <w:sz w:val="18"/>
        </w:rPr>
        <w:t>el</w:t>
      </w:r>
      <w:r>
        <w:rPr>
          <w:spacing w:val="-1"/>
          <w:w w:val="104"/>
          <w:sz w:val="18"/>
        </w:rPr>
        <w:t>y</w:t>
      </w:r>
      <w:r>
        <w:rPr>
          <w:w w:val="107"/>
          <w:sz w:val="18"/>
        </w:rPr>
        <w:t>i,</w:t>
      </w:r>
      <w:r>
        <w:rPr>
          <w:sz w:val="18"/>
        </w:rPr>
        <w:t xml:space="preserve"> </w:t>
      </w:r>
      <w:r>
        <w:rPr>
          <w:w w:val="115"/>
          <w:sz w:val="18"/>
        </w:rPr>
        <w:t>a</w:t>
      </w:r>
      <w:r>
        <w:rPr>
          <w:w w:val="113"/>
          <w:sz w:val="18"/>
        </w:rPr>
        <w:t>nd</w:t>
      </w:r>
      <w:r>
        <w:rPr>
          <w:spacing w:val="-4"/>
          <w:sz w:val="18"/>
        </w:rPr>
        <w:t xml:space="preserve"> </w:t>
      </w:r>
      <w:r>
        <w:rPr>
          <w:w w:val="109"/>
          <w:sz w:val="18"/>
        </w:rPr>
        <w:t>D.</w:t>
      </w:r>
      <w:r>
        <w:rPr>
          <w:spacing w:val="-4"/>
          <w:sz w:val="18"/>
        </w:rPr>
        <w:t xml:space="preserve">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r>
        <w:rPr>
          <w:w w:val="113"/>
          <w:sz w:val="18"/>
        </w:rPr>
        <w:t>.</w:t>
      </w:r>
      <w:r>
        <w:rPr>
          <w:spacing w:val="4"/>
          <w:sz w:val="18"/>
        </w:rPr>
        <w:t xml:space="preserve"> </w:t>
      </w:r>
      <w:r>
        <w:rPr>
          <w:spacing w:val="-1"/>
          <w:w w:val="106"/>
          <w:sz w:val="18"/>
        </w:rPr>
        <w:t>V</w:t>
      </w:r>
      <w:r>
        <w:rPr>
          <w:w w:val="110"/>
          <w:sz w:val="18"/>
        </w:rPr>
        <w:t>I</w:t>
      </w:r>
      <w:r>
        <w:rPr>
          <w:spacing w:val="-16"/>
          <w:w w:val="106"/>
          <w:sz w:val="18"/>
        </w:rPr>
        <w:t>A</w:t>
      </w:r>
      <w:r>
        <w:rPr>
          <w:spacing w:val="-1"/>
          <w:w w:val="121"/>
          <w:sz w:val="18"/>
        </w:rPr>
        <w:t>T</w:t>
      </w:r>
      <w:r>
        <w:rPr>
          <w:w w:val="109"/>
          <w:sz w:val="18"/>
        </w:rPr>
        <w:t>RA</w:t>
      </w:r>
      <w:r>
        <w:rPr>
          <w:spacing w:val="-4"/>
          <w:sz w:val="18"/>
        </w:rPr>
        <w:t xml:space="preserve"> </w:t>
      </w:r>
      <w:r>
        <w:rPr>
          <w:w w:val="102"/>
          <w:sz w:val="18"/>
        </w:rPr>
        <w:t>3:</w:t>
      </w:r>
      <w:r>
        <w:rPr>
          <w:sz w:val="18"/>
        </w:rPr>
        <w:t xml:space="preserve"> </w:t>
      </w:r>
      <w:r>
        <w:rPr>
          <w:spacing w:val="-19"/>
          <w:sz w:val="18"/>
        </w:rPr>
        <w:t xml:space="preserve"> </w:t>
      </w:r>
      <w:r>
        <w:rPr>
          <w:w w:val="115"/>
          <w:sz w:val="18"/>
        </w:rPr>
        <w:t>a</w:t>
      </w:r>
      <w:r>
        <w:rPr>
          <w:spacing w:val="-4"/>
          <w:sz w:val="18"/>
        </w:rPr>
        <w:t xml:space="preserve"> </w:t>
      </w:r>
      <w:r>
        <w:rPr>
          <w:w w:val="111"/>
          <w:sz w:val="18"/>
        </w:rPr>
        <w:t>rea</w:t>
      </w:r>
      <w:r>
        <w:rPr>
          <w:spacing w:val="-1"/>
          <w:w w:val="102"/>
          <w:sz w:val="18"/>
        </w:rPr>
        <w:t>c</w:t>
      </w:r>
      <w:r>
        <w:rPr>
          <w:spacing w:val="-1"/>
          <w:w w:val="143"/>
          <w:sz w:val="18"/>
        </w:rPr>
        <w:t>t</w:t>
      </w:r>
      <w:r>
        <w:rPr>
          <w:w w:val="105"/>
          <w:sz w:val="18"/>
        </w:rPr>
        <w:t>i</w:t>
      </w:r>
      <w:r>
        <w:rPr>
          <w:spacing w:val="-6"/>
          <w:w w:val="105"/>
          <w:sz w:val="18"/>
        </w:rPr>
        <w:t>v</w:t>
      </w:r>
      <w:r>
        <w:rPr>
          <w:w w:val="102"/>
          <w:sz w:val="18"/>
        </w:rPr>
        <w:t xml:space="preserve">e </w:t>
      </w:r>
      <w:r>
        <w:rPr>
          <w:w w:val="110"/>
          <w:sz w:val="18"/>
        </w:rPr>
        <w:t xml:space="preserve">model transformation platform. In </w:t>
      </w:r>
      <w:r>
        <w:rPr>
          <w:rFonts w:ascii="Arial" w:hAnsi="Arial"/>
          <w:i/>
          <w:w w:val="110"/>
          <w:sz w:val="18"/>
        </w:rPr>
        <w:t xml:space="preserve">Theory and </w:t>
      </w:r>
      <w:r>
        <w:rPr>
          <w:rFonts w:ascii="Arial" w:hAnsi="Arial"/>
          <w:i/>
          <w:spacing w:val="-3"/>
          <w:w w:val="110"/>
          <w:sz w:val="18"/>
        </w:rPr>
        <w:t xml:space="preserve">Prac- </w:t>
      </w:r>
      <w:r>
        <w:rPr>
          <w:rFonts w:ascii="Arial" w:hAnsi="Arial"/>
          <w:i/>
          <w:spacing w:val="-3"/>
          <w:w w:val="105"/>
          <w:sz w:val="18"/>
        </w:rPr>
        <w:t>tice</w:t>
      </w:r>
      <w:r>
        <w:rPr>
          <w:rFonts w:ascii="Arial" w:hAnsi="Arial"/>
          <w:i/>
          <w:spacing w:val="-17"/>
          <w:w w:val="105"/>
          <w:sz w:val="18"/>
        </w:rPr>
        <w:t xml:space="preserve"> </w:t>
      </w:r>
      <w:r>
        <w:rPr>
          <w:rFonts w:ascii="Arial" w:hAnsi="Arial"/>
          <w:i/>
          <w:w w:val="105"/>
          <w:sz w:val="18"/>
        </w:rPr>
        <w:t>of</w:t>
      </w:r>
      <w:r>
        <w:rPr>
          <w:rFonts w:ascii="Arial" w:hAnsi="Arial"/>
          <w:i/>
          <w:spacing w:val="-17"/>
          <w:w w:val="105"/>
          <w:sz w:val="18"/>
        </w:rPr>
        <w:t xml:space="preserve"> </w:t>
      </w:r>
      <w:r>
        <w:rPr>
          <w:rFonts w:ascii="Arial" w:hAnsi="Arial"/>
          <w:i/>
          <w:spacing w:val="-3"/>
          <w:w w:val="105"/>
          <w:sz w:val="18"/>
        </w:rPr>
        <w:t>Model</w:t>
      </w:r>
      <w:r>
        <w:rPr>
          <w:rFonts w:ascii="Arial" w:hAnsi="Arial"/>
          <w:i/>
          <w:spacing w:val="-17"/>
          <w:w w:val="105"/>
          <w:sz w:val="18"/>
        </w:rPr>
        <w:t xml:space="preserve"> </w:t>
      </w:r>
      <w:r>
        <w:rPr>
          <w:rFonts w:ascii="Arial" w:hAnsi="Arial"/>
          <w:i/>
          <w:w w:val="105"/>
          <w:sz w:val="18"/>
        </w:rPr>
        <w:t>Transformations</w:t>
      </w:r>
      <w:r>
        <w:rPr>
          <w:w w:val="105"/>
          <w:sz w:val="18"/>
        </w:rPr>
        <w:t>,</w:t>
      </w:r>
      <w:r>
        <w:rPr>
          <w:spacing w:val="-13"/>
          <w:w w:val="105"/>
          <w:sz w:val="18"/>
        </w:rPr>
        <w:t xml:space="preserve"> </w:t>
      </w:r>
      <w:r>
        <w:rPr>
          <w:w w:val="105"/>
          <w:sz w:val="18"/>
        </w:rPr>
        <w:t>pages</w:t>
      </w:r>
      <w:r>
        <w:rPr>
          <w:spacing w:val="-17"/>
          <w:w w:val="105"/>
          <w:sz w:val="18"/>
        </w:rPr>
        <w:t xml:space="preserve"> </w:t>
      </w:r>
      <w:r>
        <w:rPr>
          <w:w w:val="105"/>
          <w:sz w:val="18"/>
        </w:rPr>
        <w:t>101–110.</w:t>
      </w:r>
      <w:r>
        <w:rPr>
          <w:spacing w:val="-17"/>
          <w:w w:val="105"/>
          <w:sz w:val="18"/>
        </w:rPr>
        <w:t xml:space="preserve"> </w:t>
      </w:r>
      <w:r>
        <w:rPr>
          <w:w w:val="105"/>
          <w:sz w:val="18"/>
        </w:rPr>
        <w:t xml:space="preserve">Springer, </w:t>
      </w:r>
      <w:r>
        <w:rPr>
          <w:w w:val="110"/>
          <w:sz w:val="18"/>
        </w:rPr>
        <w:t>2015.</w:t>
      </w:r>
    </w:p>
    <w:p w:rsidR="00B66BFA" w:rsidRDefault="0044141A">
      <w:pPr>
        <w:spacing w:before="144" w:line="242" w:lineRule="auto"/>
        <w:ind w:left="491" w:right="23" w:hanging="284"/>
        <w:rPr>
          <w:sz w:val="18"/>
        </w:rPr>
      </w:pPr>
      <w:r>
        <w:rPr>
          <w:w w:val="105"/>
          <w:sz w:val="18"/>
        </w:rPr>
        <w:t xml:space="preserve">[6]C. Brun and A. Pierantonio. Model differences </w:t>
      </w:r>
      <w:proofErr w:type="gramStart"/>
      <w:r>
        <w:rPr>
          <w:w w:val="105"/>
          <w:sz w:val="18"/>
        </w:rPr>
        <w:t>in  the</w:t>
      </w:r>
      <w:proofErr w:type="gramEnd"/>
      <w:r>
        <w:rPr>
          <w:w w:val="105"/>
          <w:sz w:val="18"/>
        </w:rPr>
        <w:t xml:space="preserve"> eclipse modeling framework. </w:t>
      </w:r>
      <w:r>
        <w:rPr>
          <w:rFonts w:ascii="Arial" w:hAnsi="Arial"/>
          <w:i/>
          <w:w w:val="105"/>
          <w:sz w:val="18"/>
        </w:rPr>
        <w:t xml:space="preserve">UPGRADE, The </w:t>
      </w:r>
      <w:r>
        <w:rPr>
          <w:rFonts w:ascii="Arial" w:hAnsi="Arial"/>
          <w:i/>
          <w:spacing w:val="-3"/>
          <w:w w:val="105"/>
          <w:sz w:val="18"/>
        </w:rPr>
        <w:t xml:space="preserve">Euro- </w:t>
      </w:r>
      <w:r>
        <w:rPr>
          <w:rFonts w:ascii="Arial" w:hAnsi="Arial"/>
          <w:i/>
          <w:spacing w:val="-6"/>
          <w:w w:val="105"/>
          <w:sz w:val="18"/>
        </w:rPr>
        <w:t xml:space="preserve">pean </w:t>
      </w:r>
      <w:r>
        <w:rPr>
          <w:rFonts w:ascii="Arial" w:hAnsi="Arial"/>
          <w:i/>
          <w:w w:val="105"/>
          <w:sz w:val="18"/>
        </w:rPr>
        <w:t>Journal for the Informatics Professional</w:t>
      </w:r>
      <w:r>
        <w:rPr>
          <w:w w:val="105"/>
          <w:sz w:val="18"/>
        </w:rPr>
        <w:t>, 9(2):29– 34, 2008.</w:t>
      </w:r>
    </w:p>
    <w:p w:rsidR="00B66BFA" w:rsidRDefault="0044141A">
      <w:pPr>
        <w:spacing w:before="144" w:line="242" w:lineRule="auto"/>
        <w:ind w:left="491" w:right="99" w:hanging="284"/>
        <w:rPr>
          <w:sz w:val="18"/>
        </w:rPr>
      </w:pPr>
      <w:r>
        <w:rPr>
          <w:w w:val="110"/>
          <w:sz w:val="18"/>
        </w:rPr>
        <w:t>[7]H.  Bruneliere</w:t>
      </w:r>
      <w:proofErr w:type="gramStart"/>
      <w:r>
        <w:rPr>
          <w:w w:val="110"/>
          <w:sz w:val="18"/>
        </w:rPr>
        <w:t>,  J</w:t>
      </w:r>
      <w:proofErr w:type="gramEnd"/>
      <w:r>
        <w:rPr>
          <w:w w:val="110"/>
          <w:sz w:val="18"/>
        </w:rPr>
        <w:t>.  Cabot</w:t>
      </w:r>
      <w:proofErr w:type="gramStart"/>
      <w:r>
        <w:rPr>
          <w:w w:val="110"/>
          <w:sz w:val="18"/>
        </w:rPr>
        <w:t>,  F</w:t>
      </w:r>
      <w:proofErr w:type="gramEnd"/>
      <w:r>
        <w:rPr>
          <w:w w:val="110"/>
          <w:sz w:val="18"/>
        </w:rPr>
        <w:t>.  Jouault</w:t>
      </w:r>
      <w:proofErr w:type="gramStart"/>
      <w:r>
        <w:rPr>
          <w:w w:val="110"/>
          <w:sz w:val="18"/>
        </w:rPr>
        <w:t>,  and</w:t>
      </w:r>
      <w:proofErr w:type="gramEnd"/>
      <w:r>
        <w:rPr>
          <w:w w:val="110"/>
          <w:sz w:val="18"/>
        </w:rPr>
        <w:t xml:space="preserve">  F.  Ma</w:t>
      </w:r>
      <w:proofErr w:type="gramStart"/>
      <w:r>
        <w:rPr>
          <w:w w:val="110"/>
          <w:sz w:val="18"/>
        </w:rPr>
        <w:t>-  diot</w:t>
      </w:r>
      <w:proofErr w:type="gramEnd"/>
      <w:r>
        <w:rPr>
          <w:w w:val="110"/>
          <w:sz w:val="18"/>
        </w:rPr>
        <w:t xml:space="preserve">. Modisco:  A generic and extensible </w:t>
      </w:r>
      <w:proofErr w:type="gramStart"/>
      <w:r>
        <w:rPr>
          <w:w w:val="110"/>
          <w:sz w:val="18"/>
        </w:rPr>
        <w:t>framework  for</w:t>
      </w:r>
      <w:proofErr w:type="gramEnd"/>
      <w:r>
        <w:rPr>
          <w:w w:val="110"/>
          <w:sz w:val="18"/>
        </w:rPr>
        <w:t xml:space="preserve"> model driven reverse engineering. In </w:t>
      </w:r>
      <w:r>
        <w:rPr>
          <w:rFonts w:ascii="Arial" w:hAnsi="Arial"/>
          <w:i/>
          <w:spacing w:val="-5"/>
          <w:w w:val="110"/>
          <w:sz w:val="18"/>
        </w:rPr>
        <w:t xml:space="preserve">Proceedings </w:t>
      </w:r>
      <w:r>
        <w:rPr>
          <w:rFonts w:ascii="Arial" w:hAnsi="Arial"/>
          <w:i/>
          <w:w w:val="110"/>
          <w:sz w:val="18"/>
        </w:rPr>
        <w:t>of</w:t>
      </w:r>
      <w:r>
        <w:rPr>
          <w:rFonts w:ascii="Arial" w:hAnsi="Arial"/>
          <w:i/>
          <w:spacing w:val="-16"/>
          <w:w w:val="110"/>
          <w:sz w:val="18"/>
        </w:rPr>
        <w:t xml:space="preserve"> </w:t>
      </w:r>
      <w:r>
        <w:rPr>
          <w:rFonts w:ascii="Arial" w:hAnsi="Arial"/>
          <w:i/>
          <w:w w:val="110"/>
          <w:sz w:val="18"/>
        </w:rPr>
        <w:t>the</w:t>
      </w:r>
      <w:r>
        <w:rPr>
          <w:rFonts w:ascii="Arial" w:hAnsi="Arial"/>
          <w:i/>
          <w:spacing w:val="-16"/>
          <w:w w:val="110"/>
          <w:sz w:val="18"/>
        </w:rPr>
        <w:t xml:space="preserve"> </w:t>
      </w:r>
      <w:r>
        <w:rPr>
          <w:rFonts w:ascii="Arial" w:hAnsi="Arial"/>
          <w:i/>
          <w:w w:val="110"/>
          <w:sz w:val="18"/>
        </w:rPr>
        <w:t>IEEE/ACM</w:t>
      </w:r>
      <w:r>
        <w:rPr>
          <w:rFonts w:ascii="Arial" w:hAnsi="Arial"/>
          <w:i/>
          <w:spacing w:val="-16"/>
          <w:w w:val="110"/>
          <w:sz w:val="18"/>
        </w:rPr>
        <w:t xml:space="preserve"> </w:t>
      </w:r>
      <w:r>
        <w:rPr>
          <w:rFonts w:ascii="Arial" w:hAnsi="Arial"/>
          <w:i/>
          <w:w w:val="110"/>
          <w:sz w:val="18"/>
        </w:rPr>
        <w:t>International</w:t>
      </w:r>
      <w:r>
        <w:rPr>
          <w:rFonts w:ascii="Arial" w:hAnsi="Arial"/>
          <w:i/>
          <w:spacing w:val="-16"/>
          <w:w w:val="110"/>
          <w:sz w:val="18"/>
        </w:rPr>
        <w:t xml:space="preserve"> </w:t>
      </w:r>
      <w:r>
        <w:rPr>
          <w:rFonts w:ascii="Arial" w:hAnsi="Arial"/>
          <w:i/>
          <w:spacing w:val="-3"/>
          <w:w w:val="110"/>
          <w:sz w:val="18"/>
        </w:rPr>
        <w:t>Conference</w:t>
      </w:r>
      <w:r>
        <w:rPr>
          <w:rFonts w:ascii="Arial" w:hAnsi="Arial"/>
          <w:i/>
          <w:spacing w:val="-17"/>
          <w:w w:val="110"/>
          <w:sz w:val="18"/>
        </w:rPr>
        <w:t xml:space="preserve"> </w:t>
      </w:r>
      <w:r>
        <w:rPr>
          <w:rFonts w:ascii="Arial" w:hAnsi="Arial"/>
          <w:i/>
          <w:w w:val="110"/>
          <w:sz w:val="18"/>
        </w:rPr>
        <w:t>on</w:t>
      </w:r>
      <w:r>
        <w:rPr>
          <w:rFonts w:ascii="Arial" w:hAnsi="Arial"/>
          <w:i/>
          <w:spacing w:val="-17"/>
          <w:w w:val="110"/>
          <w:sz w:val="18"/>
        </w:rPr>
        <w:t xml:space="preserve"> </w:t>
      </w:r>
      <w:r>
        <w:rPr>
          <w:rFonts w:ascii="Arial" w:hAnsi="Arial"/>
          <w:i/>
          <w:w w:val="110"/>
          <w:sz w:val="18"/>
        </w:rPr>
        <w:t xml:space="preserve">Auto- </w:t>
      </w:r>
      <w:r>
        <w:rPr>
          <w:rFonts w:ascii="Arial" w:hAnsi="Arial"/>
          <w:i/>
          <w:spacing w:val="-3"/>
          <w:w w:val="105"/>
          <w:sz w:val="18"/>
        </w:rPr>
        <w:t xml:space="preserve">mated </w:t>
      </w:r>
      <w:r>
        <w:rPr>
          <w:rFonts w:ascii="Arial" w:hAnsi="Arial"/>
          <w:i/>
          <w:w w:val="105"/>
          <w:sz w:val="18"/>
        </w:rPr>
        <w:t>Software Engineering</w:t>
      </w:r>
      <w:r>
        <w:rPr>
          <w:w w:val="105"/>
          <w:sz w:val="18"/>
        </w:rPr>
        <w:t xml:space="preserve">, ASE ’10, pages 173–174, </w:t>
      </w:r>
      <w:r>
        <w:rPr>
          <w:w w:val="110"/>
          <w:sz w:val="18"/>
        </w:rPr>
        <w:t xml:space="preserve">New </w:t>
      </w:r>
      <w:r>
        <w:rPr>
          <w:spacing w:val="-4"/>
          <w:w w:val="110"/>
          <w:sz w:val="18"/>
        </w:rPr>
        <w:t xml:space="preserve">York, </w:t>
      </w:r>
      <w:r>
        <w:rPr>
          <w:w w:val="110"/>
          <w:sz w:val="18"/>
        </w:rPr>
        <w:t>NY, USA, 2010.</w:t>
      </w:r>
      <w:r>
        <w:rPr>
          <w:spacing w:val="-31"/>
          <w:w w:val="110"/>
          <w:sz w:val="18"/>
        </w:rPr>
        <w:t xml:space="preserve"> </w:t>
      </w:r>
      <w:r>
        <w:rPr>
          <w:w w:val="110"/>
          <w:sz w:val="18"/>
        </w:rPr>
        <w:t>ACM.</w:t>
      </w:r>
    </w:p>
    <w:p w:rsidR="00B66BFA" w:rsidRDefault="0044141A">
      <w:pPr>
        <w:tabs>
          <w:tab w:val="left" w:pos="3574"/>
        </w:tabs>
        <w:spacing w:before="144" w:line="242" w:lineRule="auto"/>
        <w:ind w:left="491" w:right="99" w:hanging="284"/>
        <w:rPr>
          <w:sz w:val="18"/>
        </w:rPr>
      </w:pPr>
      <w:r>
        <w:rPr>
          <w:w w:val="105"/>
          <w:sz w:val="18"/>
        </w:rPr>
        <w:t xml:space="preserve">[8]T.   Buchmann   </w:t>
      </w:r>
      <w:proofErr w:type="gramStart"/>
      <w:r>
        <w:rPr>
          <w:w w:val="105"/>
          <w:sz w:val="18"/>
        </w:rPr>
        <w:t xml:space="preserve">and </w:t>
      </w:r>
      <w:r>
        <w:rPr>
          <w:spacing w:val="26"/>
          <w:w w:val="105"/>
          <w:sz w:val="18"/>
        </w:rPr>
        <w:t xml:space="preserve"> </w:t>
      </w:r>
      <w:r>
        <w:rPr>
          <w:w w:val="105"/>
          <w:sz w:val="18"/>
        </w:rPr>
        <w:t>B</w:t>
      </w:r>
      <w:proofErr w:type="gramEnd"/>
      <w:r>
        <w:rPr>
          <w:w w:val="105"/>
          <w:sz w:val="18"/>
        </w:rPr>
        <w:t xml:space="preserve">. </w:t>
      </w:r>
      <w:r>
        <w:rPr>
          <w:spacing w:val="41"/>
          <w:w w:val="105"/>
          <w:sz w:val="18"/>
        </w:rPr>
        <w:t xml:space="preserve"> </w:t>
      </w:r>
      <w:r>
        <w:rPr>
          <w:spacing w:val="-3"/>
          <w:w w:val="105"/>
          <w:sz w:val="18"/>
        </w:rPr>
        <w:t>Westfechtel.</w:t>
      </w:r>
      <w:r>
        <w:rPr>
          <w:spacing w:val="-3"/>
          <w:w w:val="105"/>
          <w:sz w:val="18"/>
        </w:rPr>
        <w:tab/>
      </w:r>
      <w:r>
        <w:rPr>
          <w:spacing w:val="-5"/>
          <w:w w:val="105"/>
          <w:sz w:val="18"/>
        </w:rPr>
        <w:t xml:space="preserve">Towards  </w:t>
      </w:r>
      <w:r>
        <w:rPr>
          <w:spacing w:val="29"/>
          <w:w w:val="105"/>
          <w:sz w:val="18"/>
        </w:rPr>
        <w:t xml:space="preserve"> </w:t>
      </w:r>
      <w:r>
        <w:rPr>
          <w:w w:val="105"/>
          <w:sz w:val="18"/>
        </w:rPr>
        <w:t>incre-</w:t>
      </w:r>
      <w:r>
        <w:rPr>
          <w:w w:val="107"/>
          <w:sz w:val="18"/>
        </w:rPr>
        <w:t xml:space="preserve"> </w:t>
      </w:r>
      <w:r>
        <w:rPr>
          <w:w w:val="105"/>
          <w:sz w:val="18"/>
        </w:rPr>
        <w:t xml:space="preserve">mental round-trip engineering using model transforma- tions. In </w:t>
      </w:r>
      <w:r>
        <w:rPr>
          <w:rFonts w:ascii="Arial" w:hAnsi="Arial"/>
          <w:i/>
          <w:w w:val="105"/>
          <w:sz w:val="18"/>
        </w:rPr>
        <w:t xml:space="preserve">Software Engineering and </w:t>
      </w:r>
      <w:r>
        <w:rPr>
          <w:rFonts w:ascii="Arial" w:hAnsi="Arial"/>
          <w:i/>
          <w:spacing w:val="-4"/>
          <w:w w:val="105"/>
          <w:sz w:val="18"/>
        </w:rPr>
        <w:t xml:space="preserve">Advanced </w:t>
      </w:r>
      <w:r>
        <w:rPr>
          <w:rFonts w:ascii="Arial" w:hAnsi="Arial"/>
          <w:i/>
          <w:w w:val="105"/>
          <w:sz w:val="18"/>
        </w:rPr>
        <w:t>Appli- cations</w:t>
      </w:r>
      <w:r>
        <w:rPr>
          <w:rFonts w:ascii="Arial" w:hAnsi="Arial"/>
          <w:i/>
          <w:spacing w:val="-12"/>
          <w:w w:val="105"/>
          <w:sz w:val="18"/>
        </w:rPr>
        <w:t xml:space="preserve"> </w:t>
      </w:r>
      <w:r>
        <w:rPr>
          <w:rFonts w:ascii="Arial" w:hAnsi="Arial"/>
          <w:i/>
          <w:w w:val="105"/>
          <w:sz w:val="18"/>
        </w:rPr>
        <w:t>(SEAA),</w:t>
      </w:r>
      <w:r>
        <w:rPr>
          <w:rFonts w:ascii="Arial" w:hAnsi="Arial"/>
          <w:i/>
          <w:spacing w:val="-12"/>
          <w:w w:val="105"/>
          <w:sz w:val="18"/>
        </w:rPr>
        <w:t xml:space="preserve"> </w:t>
      </w:r>
      <w:r>
        <w:rPr>
          <w:rFonts w:ascii="Arial" w:hAnsi="Arial"/>
          <w:i/>
          <w:w w:val="105"/>
          <w:sz w:val="18"/>
        </w:rPr>
        <w:t>2013</w:t>
      </w:r>
      <w:r>
        <w:rPr>
          <w:rFonts w:ascii="Arial" w:hAnsi="Arial"/>
          <w:i/>
          <w:spacing w:val="-12"/>
          <w:w w:val="105"/>
          <w:sz w:val="18"/>
        </w:rPr>
        <w:t xml:space="preserve"> </w:t>
      </w:r>
      <w:r>
        <w:rPr>
          <w:rFonts w:ascii="Arial" w:hAnsi="Arial"/>
          <w:i/>
          <w:w w:val="105"/>
          <w:sz w:val="18"/>
        </w:rPr>
        <w:t>39th</w:t>
      </w:r>
      <w:r>
        <w:rPr>
          <w:rFonts w:ascii="Arial" w:hAnsi="Arial"/>
          <w:i/>
          <w:spacing w:val="-12"/>
          <w:w w:val="105"/>
          <w:sz w:val="18"/>
        </w:rPr>
        <w:t xml:space="preserve"> </w:t>
      </w:r>
      <w:r>
        <w:rPr>
          <w:rFonts w:ascii="Arial" w:hAnsi="Arial"/>
          <w:i/>
          <w:w w:val="105"/>
          <w:sz w:val="18"/>
        </w:rPr>
        <w:t>EUROMICRO</w:t>
      </w:r>
      <w:r>
        <w:rPr>
          <w:rFonts w:ascii="Arial" w:hAnsi="Arial"/>
          <w:i/>
          <w:spacing w:val="-12"/>
          <w:w w:val="105"/>
          <w:sz w:val="18"/>
        </w:rPr>
        <w:t xml:space="preserve"> </w:t>
      </w:r>
      <w:r>
        <w:rPr>
          <w:rFonts w:ascii="Arial" w:hAnsi="Arial"/>
          <w:i/>
          <w:spacing w:val="-3"/>
          <w:w w:val="105"/>
          <w:sz w:val="18"/>
        </w:rPr>
        <w:t xml:space="preserve">Conference </w:t>
      </w:r>
      <w:r>
        <w:rPr>
          <w:rFonts w:ascii="Arial" w:hAnsi="Arial"/>
          <w:i/>
          <w:w w:val="105"/>
          <w:sz w:val="18"/>
        </w:rPr>
        <w:t>on</w:t>
      </w:r>
      <w:r>
        <w:rPr>
          <w:w w:val="105"/>
          <w:sz w:val="18"/>
        </w:rPr>
        <w:t xml:space="preserve">, pages 130–133, </w:t>
      </w:r>
      <w:proofErr w:type="gramStart"/>
      <w:r>
        <w:rPr>
          <w:w w:val="105"/>
          <w:sz w:val="18"/>
        </w:rPr>
        <w:t xml:space="preserve">Sept </w:t>
      </w:r>
      <w:r>
        <w:rPr>
          <w:spacing w:val="9"/>
          <w:w w:val="105"/>
          <w:sz w:val="18"/>
        </w:rPr>
        <w:t xml:space="preserve"> </w:t>
      </w:r>
      <w:r>
        <w:rPr>
          <w:w w:val="105"/>
          <w:sz w:val="18"/>
        </w:rPr>
        <w:t>2013</w:t>
      </w:r>
      <w:proofErr w:type="gramEnd"/>
      <w:r>
        <w:rPr>
          <w:w w:val="105"/>
          <w:sz w:val="18"/>
        </w:rPr>
        <w:t>.</w:t>
      </w:r>
    </w:p>
    <w:p w:rsidR="00B66BFA" w:rsidRDefault="0044141A">
      <w:pPr>
        <w:pStyle w:val="Corpsdetexte"/>
        <w:spacing w:before="144" w:line="242" w:lineRule="auto"/>
        <w:ind w:left="491" w:right="136" w:hanging="284"/>
      </w:pPr>
      <w:r>
        <w:rPr>
          <w:w w:val="115"/>
        </w:rPr>
        <w:t>[9]CEA. Papyrus-RT Website. https://</w:t>
      </w:r>
      <w:hyperlink r:id="rId54">
        <w:r>
          <w:rPr>
            <w:w w:val="115"/>
          </w:rPr>
          <w:t>www.eclipse.org/</w:t>
        </w:r>
      </w:hyperlink>
      <w:r>
        <w:rPr>
          <w:w w:val="115"/>
        </w:rPr>
        <w:t xml:space="preserve"> papyrus-rt/, 2016.</w:t>
      </w:r>
    </w:p>
    <w:p w:rsidR="00B66BFA" w:rsidRDefault="0044141A">
      <w:pPr>
        <w:tabs>
          <w:tab w:val="left" w:pos="4137"/>
          <w:tab w:val="left" w:pos="4729"/>
        </w:tabs>
        <w:spacing w:before="144" w:line="242" w:lineRule="auto"/>
        <w:ind w:left="491" w:right="99" w:hanging="376"/>
        <w:rPr>
          <w:sz w:val="18"/>
        </w:rPr>
      </w:pPr>
      <w:r>
        <w:rPr>
          <w:w w:val="105"/>
          <w:sz w:val="18"/>
        </w:rPr>
        <w:t xml:space="preserve">[10]A.   Charfi,   C.   Mraidha,   and  </w:t>
      </w:r>
      <w:r>
        <w:rPr>
          <w:spacing w:val="32"/>
          <w:w w:val="105"/>
          <w:sz w:val="18"/>
        </w:rPr>
        <w:t xml:space="preserve"> </w:t>
      </w:r>
      <w:r>
        <w:rPr>
          <w:spacing w:val="-8"/>
          <w:w w:val="105"/>
          <w:sz w:val="18"/>
        </w:rPr>
        <w:t xml:space="preserve">P.  </w:t>
      </w:r>
      <w:r>
        <w:rPr>
          <w:spacing w:val="15"/>
          <w:w w:val="105"/>
          <w:sz w:val="18"/>
        </w:rPr>
        <w:t xml:space="preserve"> </w:t>
      </w:r>
      <w:r>
        <w:rPr>
          <w:w w:val="105"/>
          <w:sz w:val="18"/>
        </w:rPr>
        <w:t>Boulet.</w:t>
      </w:r>
      <w:r>
        <w:rPr>
          <w:w w:val="105"/>
          <w:sz w:val="18"/>
        </w:rPr>
        <w:tab/>
        <w:t xml:space="preserve">An  </w:t>
      </w:r>
      <w:r>
        <w:rPr>
          <w:spacing w:val="2"/>
          <w:w w:val="105"/>
          <w:sz w:val="18"/>
        </w:rPr>
        <w:t xml:space="preserve"> </w:t>
      </w:r>
      <w:r>
        <w:rPr>
          <w:w w:val="105"/>
          <w:sz w:val="18"/>
        </w:rPr>
        <w:t>Op-</w:t>
      </w:r>
      <w:r>
        <w:rPr>
          <w:w w:val="102"/>
          <w:sz w:val="18"/>
        </w:rPr>
        <w:t xml:space="preserve"> </w:t>
      </w:r>
      <w:r>
        <w:rPr>
          <w:w w:val="105"/>
          <w:sz w:val="18"/>
        </w:rPr>
        <w:t xml:space="preserve">timized   Compilation   of   UML  </w:t>
      </w:r>
      <w:r>
        <w:rPr>
          <w:spacing w:val="6"/>
          <w:w w:val="105"/>
          <w:sz w:val="18"/>
        </w:rPr>
        <w:t xml:space="preserve"> </w:t>
      </w:r>
      <w:r>
        <w:rPr>
          <w:w w:val="105"/>
          <w:sz w:val="18"/>
        </w:rPr>
        <w:t xml:space="preserve">State  </w:t>
      </w:r>
      <w:r>
        <w:rPr>
          <w:spacing w:val="1"/>
          <w:w w:val="105"/>
          <w:sz w:val="18"/>
        </w:rPr>
        <w:t xml:space="preserve"> </w:t>
      </w:r>
      <w:r>
        <w:rPr>
          <w:w w:val="105"/>
          <w:sz w:val="18"/>
        </w:rPr>
        <w:t>Machines.</w:t>
      </w:r>
      <w:r>
        <w:rPr>
          <w:w w:val="105"/>
          <w:sz w:val="18"/>
        </w:rPr>
        <w:tab/>
        <w:t xml:space="preserve">In </w:t>
      </w:r>
      <w:r>
        <w:rPr>
          <w:rFonts w:ascii="Arial"/>
          <w:i/>
          <w:spacing w:val="-5"/>
          <w:w w:val="105"/>
          <w:sz w:val="18"/>
        </w:rPr>
        <w:t xml:space="preserve">Proceedings </w:t>
      </w:r>
      <w:r>
        <w:rPr>
          <w:rFonts w:ascii="Arial"/>
          <w:i/>
          <w:w w:val="105"/>
          <w:sz w:val="18"/>
        </w:rPr>
        <w:t xml:space="preserve">of 15th International Symposium on Object/Component/Service-Oriented </w:t>
      </w:r>
      <w:r>
        <w:rPr>
          <w:rFonts w:ascii="Arial"/>
          <w:i/>
          <w:spacing w:val="-3"/>
          <w:w w:val="105"/>
          <w:sz w:val="18"/>
        </w:rPr>
        <w:t xml:space="preserve">Real-Time </w:t>
      </w:r>
      <w:r>
        <w:rPr>
          <w:rFonts w:ascii="Arial"/>
          <w:i/>
          <w:w w:val="105"/>
          <w:sz w:val="18"/>
        </w:rPr>
        <w:t>Dis- tributed Computing</w:t>
      </w:r>
      <w:r>
        <w:rPr>
          <w:w w:val="105"/>
          <w:sz w:val="18"/>
        </w:rPr>
        <w:t xml:space="preserve">, Guangdong, China, </w:t>
      </w:r>
      <w:r>
        <w:rPr>
          <w:spacing w:val="12"/>
          <w:w w:val="105"/>
          <w:sz w:val="18"/>
        </w:rPr>
        <w:t xml:space="preserve"> </w:t>
      </w:r>
      <w:r>
        <w:rPr>
          <w:w w:val="105"/>
          <w:sz w:val="18"/>
        </w:rPr>
        <w:t>2012.</w:t>
      </w:r>
    </w:p>
    <w:p w:rsidR="00B66BFA" w:rsidRDefault="0044141A">
      <w:pPr>
        <w:pStyle w:val="Corpsdetexte"/>
        <w:spacing w:before="144"/>
        <w:ind w:left="491" w:right="23" w:hanging="376"/>
      </w:pPr>
      <w:r>
        <w:rPr>
          <w:w w:val="110"/>
        </w:rPr>
        <w:t xml:space="preserve">[11]E. J. Chikofsky, J. H. Cross, and others. Reverse en- gineering and design recovery: A taxonomy. </w:t>
      </w:r>
      <w:r>
        <w:rPr>
          <w:rFonts w:ascii="Arial" w:hAnsi="Arial"/>
          <w:i/>
          <w:w w:val="110"/>
        </w:rPr>
        <w:t>Software, IEEE</w:t>
      </w:r>
      <w:r>
        <w:rPr>
          <w:w w:val="110"/>
        </w:rPr>
        <w:t>, 7(1):13–17, 1990.</w:t>
      </w:r>
    </w:p>
    <w:p w:rsidR="00B66BFA" w:rsidRDefault="0044141A">
      <w:pPr>
        <w:spacing w:before="146" w:line="242" w:lineRule="auto"/>
        <w:ind w:left="491" w:right="56" w:hanging="376"/>
        <w:rPr>
          <w:sz w:val="18"/>
        </w:rPr>
      </w:pPr>
      <w:r>
        <w:rPr>
          <w:w w:val="110"/>
          <w:sz w:val="18"/>
        </w:rPr>
        <w:t xml:space="preserve">[12]D. Cutting and J. Noppen. An Extensible Benchmark and Tooling for Comparing Reverse Engineering Ap- proaches. </w:t>
      </w:r>
      <w:r>
        <w:rPr>
          <w:rFonts w:ascii="Arial" w:hAnsi="Arial"/>
          <w:i/>
          <w:w w:val="110"/>
          <w:sz w:val="18"/>
        </w:rPr>
        <w:t xml:space="preserve">International Journal on </w:t>
      </w:r>
      <w:r>
        <w:rPr>
          <w:rFonts w:ascii="Arial" w:hAnsi="Arial"/>
          <w:i/>
          <w:spacing w:val="-3"/>
          <w:w w:val="110"/>
          <w:sz w:val="18"/>
        </w:rPr>
        <w:t xml:space="preserve">Advances </w:t>
      </w:r>
      <w:r>
        <w:rPr>
          <w:rFonts w:ascii="Arial" w:hAnsi="Arial"/>
          <w:i/>
          <w:w w:val="110"/>
          <w:sz w:val="18"/>
        </w:rPr>
        <w:t xml:space="preserve">in Soft- </w:t>
      </w:r>
      <w:r>
        <w:rPr>
          <w:rFonts w:ascii="Arial" w:hAnsi="Arial"/>
          <w:i/>
          <w:spacing w:val="-3"/>
          <w:w w:val="105"/>
          <w:sz w:val="18"/>
        </w:rPr>
        <w:t>ware</w:t>
      </w:r>
      <w:r>
        <w:rPr>
          <w:spacing w:val="-3"/>
          <w:w w:val="105"/>
          <w:sz w:val="18"/>
        </w:rPr>
        <w:t xml:space="preserve">, </w:t>
      </w:r>
      <w:r>
        <w:rPr>
          <w:w w:val="105"/>
          <w:sz w:val="18"/>
        </w:rPr>
        <w:t>8(1):115–124, 2015.</w:t>
      </w:r>
    </w:p>
    <w:p w:rsidR="00B66BFA" w:rsidRDefault="0044141A">
      <w:pPr>
        <w:pStyle w:val="Corpsdetexte"/>
        <w:spacing w:before="144" w:line="242" w:lineRule="auto"/>
        <w:ind w:left="491" w:right="95" w:hanging="376"/>
      </w:pPr>
      <w:r>
        <w:rPr>
          <w:w w:val="110"/>
        </w:rPr>
        <w:t>[13]J. N. Foster, M. B. Greenwald, J. T. Moore</w:t>
      </w:r>
      <w:proofErr w:type="gramStart"/>
      <w:r>
        <w:rPr>
          <w:w w:val="110"/>
        </w:rPr>
        <w:t>,  B</w:t>
      </w:r>
      <w:proofErr w:type="gramEnd"/>
      <w:r>
        <w:rPr>
          <w:w w:val="110"/>
        </w:rPr>
        <w:t xml:space="preserve">.  C. Pierce, and A. Schmitt. Combinators for bidirectional tree transformations: A linguistic approach to the view- update problem. </w:t>
      </w:r>
      <w:r>
        <w:rPr>
          <w:rFonts w:ascii="Arial"/>
          <w:i/>
          <w:w w:val="110"/>
        </w:rPr>
        <w:t>ACM Trans. Program. Lang. Syst.</w:t>
      </w:r>
      <w:r>
        <w:rPr>
          <w:w w:val="110"/>
        </w:rPr>
        <w:t>, 29(3), May 2007.</w:t>
      </w:r>
    </w:p>
    <w:p w:rsidR="00B66BFA" w:rsidRDefault="00B66BFA">
      <w:pPr>
        <w:pStyle w:val="Corpsdetexte"/>
        <w:spacing w:before="3"/>
        <w:rPr>
          <w:sz w:val="15"/>
        </w:rPr>
      </w:pPr>
    </w:p>
    <w:p w:rsidR="00B66BFA" w:rsidRDefault="0044141A">
      <w:pPr>
        <w:tabs>
          <w:tab w:val="left" w:pos="1573"/>
        </w:tabs>
        <w:spacing w:line="194" w:lineRule="auto"/>
        <w:ind w:left="491" w:right="99" w:hanging="376"/>
        <w:rPr>
          <w:rFonts w:ascii="Arial" w:hAnsi="Arial"/>
          <w:i/>
          <w:sz w:val="18"/>
        </w:rPr>
      </w:pPr>
      <w:r>
        <w:rPr>
          <w:spacing w:val="-1"/>
          <w:w w:val="85"/>
          <w:sz w:val="18"/>
        </w:rPr>
        <w:t>[</w:t>
      </w:r>
      <w:r>
        <w:rPr>
          <w:w w:val="102"/>
          <w:sz w:val="18"/>
        </w:rPr>
        <w:t>14</w:t>
      </w:r>
      <w:r>
        <w:rPr>
          <w:w w:val="85"/>
          <w:sz w:val="18"/>
        </w:rPr>
        <w:t>]</w:t>
      </w:r>
      <w:r>
        <w:rPr>
          <w:w w:val="102"/>
          <w:sz w:val="18"/>
        </w:rPr>
        <w:t>S</w:t>
      </w:r>
      <w:r>
        <w:rPr>
          <w:w w:val="113"/>
          <w:sz w:val="18"/>
        </w:rPr>
        <w:t>.</w:t>
      </w:r>
      <w:r>
        <w:rPr>
          <w:sz w:val="18"/>
        </w:rPr>
        <w:t xml:space="preserve">  </w:t>
      </w:r>
      <w:r>
        <w:rPr>
          <w:spacing w:val="-9"/>
          <w:sz w:val="18"/>
        </w:rPr>
        <w:t xml:space="preserve"> </w:t>
      </w:r>
      <w:r>
        <w:rPr>
          <w:spacing w:val="-6"/>
          <w:w w:val="111"/>
          <w:sz w:val="18"/>
        </w:rPr>
        <w:t>G</w:t>
      </w:r>
      <w:r>
        <w:rPr>
          <w:spacing w:val="-87"/>
          <w:w w:val="153"/>
          <w:sz w:val="18"/>
        </w:rPr>
        <w:t>´</w:t>
      </w:r>
      <w:r>
        <w:rPr>
          <w:spacing w:val="-1"/>
          <w:w w:val="102"/>
          <w:sz w:val="18"/>
        </w:rPr>
        <w:t>e</w:t>
      </w:r>
      <w:r>
        <w:rPr>
          <w:w w:val="117"/>
          <w:sz w:val="18"/>
        </w:rPr>
        <w:t>ra</w:t>
      </w:r>
      <w:r>
        <w:rPr>
          <w:w w:val="116"/>
          <w:sz w:val="18"/>
        </w:rPr>
        <w:t>rd</w:t>
      </w:r>
      <w:r>
        <w:rPr>
          <w:w w:val="113"/>
          <w:sz w:val="18"/>
        </w:rPr>
        <w:t>.</w:t>
      </w:r>
      <w:r>
        <w:rPr>
          <w:sz w:val="18"/>
        </w:rPr>
        <w:tab/>
      </w:r>
      <w:r>
        <w:rPr>
          <w:w w:val="111"/>
          <w:sz w:val="18"/>
        </w:rPr>
        <w:t>On</w:t>
      </w:r>
      <w:r>
        <w:rPr>
          <w:spacing w:val="-1"/>
          <w:w w:val="102"/>
          <w:sz w:val="18"/>
        </w:rPr>
        <w:t>c</w:t>
      </w:r>
      <w:r>
        <w:rPr>
          <w:w w:val="102"/>
          <w:sz w:val="18"/>
        </w:rPr>
        <w:t>e</w:t>
      </w:r>
      <w:r>
        <w:rPr>
          <w:sz w:val="18"/>
        </w:rPr>
        <w:t xml:space="preserve">  </w:t>
      </w:r>
      <w:r>
        <w:rPr>
          <w:spacing w:val="-9"/>
          <w:sz w:val="18"/>
        </w:rPr>
        <w:t xml:space="preserve"> </w:t>
      </w:r>
      <w:r>
        <w:rPr>
          <w:w w:val="113"/>
          <w:sz w:val="18"/>
        </w:rPr>
        <w:t>u</w:t>
      </w:r>
      <w:r>
        <w:rPr>
          <w:spacing w:val="5"/>
          <w:w w:val="113"/>
          <w:sz w:val="18"/>
        </w:rPr>
        <w:t>p</w:t>
      </w:r>
      <w:r>
        <w:rPr>
          <w:w w:val="102"/>
          <w:sz w:val="18"/>
        </w:rPr>
        <w:t>o</w:t>
      </w:r>
      <w:r>
        <w:rPr>
          <w:w w:val="113"/>
          <w:sz w:val="18"/>
        </w:rPr>
        <w:t>n</w:t>
      </w:r>
      <w:r>
        <w:rPr>
          <w:sz w:val="18"/>
        </w:rPr>
        <w:t xml:space="preserve">  </w:t>
      </w:r>
      <w:r>
        <w:rPr>
          <w:spacing w:val="-9"/>
          <w:sz w:val="18"/>
        </w:rPr>
        <w:t xml:space="preserve"> </w:t>
      </w:r>
      <w:r>
        <w:rPr>
          <w:w w:val="115"/>
          <w:sz w:val="18"/>
        </w:rPr>
        <w:t>a</w:t>
      </w:r>
      <w:r>
        <w:rPr>
          <w:sz w:val="18"/>
        </w:rPr>
        <w:t xml:space="preserve">  </w:t>
      </w:r>
      <w:r>
        <w:rPr>
          <w:spacing w:val="-9"/>
          <w:sz w:val="18"/>
        </w:rPr>
        <w:t xml:space="preserve"> </w:t>
      </w:r>
      <w:r>
        <w:rPr>
          <w:w w:val="115"/>
          <w:sz w:val="18"/>
        </w:rPr>
        <w:t>T</w:t>
      </w:r>
      <w:r>
        <w:rPr>
          <w:spacing w:val="-1"/>
          <w:w w:val="115"/>
          <w:sz w:val="18"/>
        </w:rPr>
        <w:t>i</w:t>
      </w:r>
      <w:r>
        <w:rPr>
          <w:w w:val="108"/>
          <w:sz w:val="18"/>
        </w:rPr>
        <w:t>me,</w:t>
      </w:r>
      <w:r>
        <w:rPr>
          <w:sz w:val="18"/>
        </w:rPr>
        <w:t xml:space="preserve">  </w:t>
      </w:r>
      <w:r>
        <w:rPr>
          <w:spacing w:val="7"/>
          <w:sz w:val="18"/>
        </w:rPr>
        <w:t xml:space="preserve"> </w:t>
      </w:r>
      <w:r>
        <w:rPr>
          <w:w w:val="117"/>
          <w:sz w:val="18"/>
        </w:rPr>
        <w:t>Th</w:t>
      </w:r>
      <w:r>
        <w:rPr>
          <w:w w:val="107"/>
          <w:sz w:val="18"/>
        </w:rPr>
        <w:t>ere</w:t>
      </w:r>
      <w:r>
        <w:rPr>
          <w:sz w:val="18"/>
        </w:rPr>
        <w:t xml:space="preserve">  </w:t>
      </w:r>
      <w:r>
        <w:rPr>
          <w:spacing w:val="-9"/>
          <w:sz w:val="18"/>
        </w:rPr>
        <w:t xml:space="preserve"> </w:t>
      </w:r>
      <w:r>
        <w:rPr>
          <w:spacing w:val="-16"/>
          <w:w w:val="111"/>
          <w:sz w:val="18"/>
        </w:rPr>
        <w:t>W</w:t>
      </w:r>
      <w:r>
        <w:rPr>
          <w:w w:val="115"/>
          <w:sz w:val="18"/>
        </w:rPr>
        <w:t>a</w:t>
      </w:r>
      <w:r>
        <w:rPr>
          <w:w w:val="103"/>
          <w:sz w:val="18"/>
        </w:rPr>
        <w:t>s</w:t>
      </w:r>
      <w:r>
        <w:rPr>
          <w:sz w:val="18"/>
        </w:rPr>
        <w:t xml:space="preserve">  </w:t>
      </w:r>
      <w:r>
        <w:rPr>
          <w:spacing w:val="-9"/>
          <w:sz w:val="18"/>
        </w:rPr>
        <w:t xml:space="preserve"> </w:t>
      </w:r>
      <w:r>
        <w:rPr>
          <w:spacing w:val="-5"/>
          <w:w w:val="125"/>
          <w:sz w:val="18"/>
        </w:rPr>
        <w:t>P</w:t>
      </w:r>
      <w:r>
        <w:rPr>
          <w:w w:val="115"/>
          <w:sz w:val="18"/>
        </w:rPr>
        <w:t>a</w:t>
      </w:r>
      <w:r>
        <w:rPr>
          <w:w w:val="102"/>
          <w:sz w:val="18"/>
        </w:rPr>
        <w:t xml:space="preserve">- </w:t>
      </w:r>
      <w:r>
        <w:rPr>
          <w:spacing w:val="-6"/>
          <w:w w:val="113"/>
          <w:sz w:val="18"/>
        </w:rPr>
        <w:t>p</w:t>
      </w:r>
      <w:r>
        <w:rPr>
          <w:w w:val="113"/>
          <w:sz w:val="18"/>
        </w:rPr>
        <w:t>yr</w:t>
      </w:r>
      <w:r>
        <w:rPr>
          <w:spacing w:val="-1"/>
          <w:w w:val="113"/>
          <w:sz w:val="18"/>
        </w:rPr>
        <w:t>u</w:t>
      </w:r>
      <w:r>
        <w:rPr>
          <w:spacing w:val="-1"/>
          <w:w w:val="103"/>
          <w:sz w:val="18"/>
        </w:rPr>
        <w:t>s</w:t>
      </w:r>
      <w:r>
        <w:rPr>
          <w:spacing w:val="-93"/>
          <w:w w:val="115"/>
          <w:sz w:val="18"/>
        </w:rPr>
        <w:t>a</w:t>
      </w:r>
      <w:r>
        <w:rPr>
          <w:w w:val="153"/>
          <w:sz w:val="18"/>
        </w:rPr>
        <w:t>ˆ</w:t>
      </w:r>
      <w:r>
        <w:rPr>
          <w:spacing w:val="-115"/>
          <w:w w:val="106"/>
          <w:sz w:val="18"/>
        </w:rPr>
        <w:t>A</w:t>
      </w:r>
      <w:r>
        <w:rPr>
          <w:w w:val="153"/>
          <w:position w:val="5"/>
          <w:sz w:val="18"/>
        </w:rPr>
        <w:t>˘</w:t>
      </w:r>
      <w:r>
        <w:rPr>
          <w:spacing w:val="-23"/>
          <w:position w:val="5"/>
          <w:sz w:val="18"/>
        </w:rPr>
        <w:t xml:space="preserve"> </w:t>
      </w:r>
      <w:r>
        <w:rPr>
          <w:spacing w:val="-62"/>
          <w:w w:val="102"/>
          <w:sz w:val="18"/>
        </w:rPr>
        <w:t>e</w:t>
      </w:r>
      <w:proofErr w:type="gramStart"/>
      <w:r>
        <w:rPr>
          <w:rFonts w:ascii="Verdana" w:hAnsi="Verdana"/>
          <w:i/>
          <w:w w:val="64"/>
          <w:position w:val="-6"/>
          <w:sz w:val="14"/>
        </w:rPr>
        <w:t>‹</w:t>
      </w:r>
      <w:r>
        <w:rPr>
          <w:rFonts w:ascii="Verdana" w:hAnsi="Verdana"/>
          <w:i/>
          <w:spacing w:val="-29"/>
          <w:position w:val="-6"/>
          <w:sz w:val="14"/>
        </w:rPr>
        <w:t xml:space="preserve"> </w:t>
      </w:r>
      <w:r>
        <w:rPr>
          <w:w w:val="113"/>
          <w:sz w:val="18"/>
        </w:rPr>
        <w:t>.</w:t>
      </w:r>
      <w:proofErr w:type="gramEnd"/>
      <w:r>
        <w:rPr>
          <w:sz w:val="18"/>
        </w:rPr>
        <w:t xml:space="preserve"> </w:t>
      </w:r>
      <w:r>
        <w:rPr>
          <w:spacing w:val="6"/>
          <w:sz w:val="18"/>
        </w:rPr>
        <w:t xml:space="preserve"> </w:t>
      </w:r>
      <w:r>
        <w:rPr>
          <w:w w:val="110"/>
          <w:sz w:val="18"/>
        </w:rPr>
        <w:t>I</w:t>
      </w:r>
      <w:r>
        <w:rPr>
          <w:w w:val="113"/>
          <w:sz w:val="18"/>
        </w:rPr>
        <w:t>n</w:t>
      </w:r>
      <w:r>
        <w:rPr>
          <w:spacing w:val="21"/>
          <w:sz w:val="18"/>
        </w:rPr>
        <w:t xml:space="preserve"> </w:t>
      </w:r>
      <w:r>
        <w:rPr>
          <w:rFonts w:ascii="Arial" w:hAnsi="Arial"/>
          <w:i/>
          <w:w w:val="112"/>
          <w:sz w:val="18"/>
        </w:rPr>
        <w:t>P</w:t>
      </w:r>
      <w:r>
        <w:rPr>
          <w:rFonts w:ascii="Arial" w:hAnsi="Arial"/>
          <w:i/>
          <w:spacing w:val="-10"/>
          <w:w w:val="112"/>
          <w:sz w:val="18"/>
        </w:rPr>
        <w:t>r</w:t>
      </w:r>
      <w:r>
        <w:rPr>
          <w:rFonts w:ascii="Arial" w:hAnsi="Arial"/>
          <w:i/>
          <w:spacing w:val="-10"/>
          <w:w w:val="93"/>
          <w:sz w:val="18"/>
        </w:rPr>
        <w:t>o</w:t>
      </w:r>
      <w:r>
        <w:rPr>
          <w:rFonts w:ascii="Arial" w:hAnsi="Arial"/>
          <w:i/>
          <w:spacing w:val="-10"/>
          <w:w w:val="94"/>
          <w:sz w:val="18"/>
        </w:rPr>
        <w:t>c</w:t>
      </w:r>
      <w:r>
        <w:rPr>
          <w:rFonts w:ascii="Arial" w:hAnsi="Arial"/>
          <w:i/>
          <w:spacing w:val="-10"/>
          <w:w w:val="84"/>
          <w:sz w:val="18"/>
        </w:rPr>
        <w:t>ee</w:t>
      </w:r>
      <w:r>
        <w:rPr>
          <w:rFonts w:ascii="Arial" w:hAnsi="Arial"/>
          <w:i/>
          <w:w w:val="107"/>
          <w:sz w:val="18"/>
        </w:rPr>
        <w:t>d</w:t>
      </w:r>
      <w:r>
        <w:rPr>
          <w:rFonts w:ascii="Arial" w:hAnsi="Arial"/>
          <w:i/>
          <w:spacing w:val="-1"/>
          <w:w w:val="107"/>
          <w:sz w:val="18"/>
        </w:rPr>
        <w:t>i</w:t>
      </w:r>
      <w:r>
        <w:rPr>
          <w:rFonts w:ascii="Arial" w:hAnsi="Arial"/>
          <w:i/>
          <w:w w:val="90"/>
          <w:sz w:val="18"/>
        </w:rPr>
        <w:t>ngs</w:t>
      </w:r>
      <w:r>
        <w:rPr>
          <w:rFonts w:ascii="Arial" w:hAnsi="Arial"/>
          <w:i/>
          <w:spacing w:val="20"/>
          <w:sz w:val="18"/>
        </w:rPr>
        <w:t xml:space="preserve"> </w:t>
      </w:r>
      <w:r>
        <w:rPr>
          <w:rFonts w:ascii="Arial" w:hAnsi="Arial"/>
          <w:i/>
          <w:spacing w:val="-1"/>
          <w:w w:val="93"/>
          <w:sz w:val="18"/>
        </w:rPr>
        <w:t>o</w:t>
      </w:r>
      <w:r>
        <w:rPr>
          <w:rFonts w:ascii="Arial" w:hAnsi="Arial"/>
          <w:i/>
          <w:w w:val="112"/>
          <w:sz w:val="18"/>
        </w:rPr>
        <w:t>f</w:t>
      </w:r>
      <w:r>
        <w:rPr>
          <w:rFonts w:ascii="Arial" w:hAnsi="Arial"/>
          <w:i/>
          <w:spacing w:val="20"/>
          <w:sz w:val="18"/>
        </w:rPr>
        <w:t xml:space="preserve"> </w:t>
      </w:r>
      <w:r>
        <w:rPr>
          <w:rFonts w:ascii="Arial" w:hAnsi="Arial"/>
          <w:i/>
          <w:spacing w:val="-1"/>
          <w:w w:val="93"/>
          <w:sz w:val="18"/>
        </w:rPr>
        <w:t>3</w:t>
      </w:r>
      <w:r>
        <w:rPr>
          <w:rFonts w:ascii="Arial" w:hAnsi="Arial"/>
          <w:i/>
          <w:spacing w:val="-10"/>
          <w:w w:val="129"/>
          <w:sz w:val="18"/>
        </w:rPr>
        <w:t>r</w:t>
      </w:r>
      <w:r>
        <w:rPr>
          <w:rFonts w:ascii="Arial" w:hAnsi="Arial"/>
          <w:i/>
          <w:w w:val="93"/>
          <w:sz w:val="18"/>
        </w:rPr>
        <w:t>d</w:t>
      </w:r>
      <w:r>
        <w:rPr>
          <w:rFonts w:ascii="Arial" w:hAnsi="Arial"/>
          <w:i/>
          <w:spacing w:val="20"/>
          <w:sz w:val="18"/>
        </w:rPr>
        <w:t xml:space="preserve"> </w:t>
      </w:r>
      <w:r>
        <w:rPr>
          <w:rFonts w:ascii="Arial" w:hAnsi="Arial"/>
          <w:i/>
          <w:spacing w:val="-1"/>
          <w:w w:val="141"/>
          <w:sz w:val="18"/>
        </w:rPr>
        <w:t>I</w:t>
      </w:r>
      <w:r>
        <w:rPr>
          <w:rFonts w:ascii="Arial" w:hAnsi="Arial"/>
          <w:i/>
          <w:w w:val="105"/>
          <w:sz w:val="18"/>
        </w:rPr>
        <w:t>nte</w:t>
      </w:r>
      <w:r>
        <w:rPr>
          <w:rFonts w:ascii="Arial" w:hAnsi="Arial"/>
          <w:i/>
          <w:spacing w:val="-1"/>
          <w:w w:val="105"/>
          <w:sz w:val="18"/>
        </w:rPr>
        <w:t>r</w:t>
      </w:r>
      <w:r>
        <w:rPr>
          <w:rFonts w:ascii="Arial" w:hAnsi="Arial"/>
          <w:i/>
          <w:w w:val="98"/>
          <w:sz w:val="18"/>
        </w:rPr>
        <w:t>n</w:t>
      </w:r>
      <w:r>
        <w:rPr>
          <w:rFonts w:ascii="Arial" w:hAnsi="Arial"/>
          <w:i/>
          <w:spacing w:val="-1"/>
          <w:w w:val="98"/>
          <w:sz w:val="18"/>
        </w:rPr>
        <w:t>a</w:t>
      </w:r>
      <w:r>
        <w:rPr>
          <w:rFonts w:ascii="Arial" w:hAnsi="Arial"/>
          <w:i/>
          <w:w w:val="130"/>
          <w:sz w:val="18"/>
        </w:rPr>
        <w:t>t</w:t>
      </w:r>
      <w:r>
        <w:rPr>
          <w:rFonts w:ascii="Arial" w:hAnsi="Arial"/>
          <w:i/>
          <w:spacing w:val="-1"/>
          <w:w w:val="130"/>
          <w:sz w:val="18"/>
        </w:rPr>
        <w:t>i</w:t>
      </w:r>
      <w:r>
        <w:rPr>
          <w:rFonts w:ascii="Arial" w:hAnsi="Arial"/>
          <w:i/>
          <w:spacing w:val="-1"/>
          <w:w w:val="93"/>
          <w:sz w:val="18"/>
        </w:rPr>
        <w:t>o</w:t>
      </w:r>
      <w:r>
        <w:rPr>
          <w:rFonts w:ascii="Arial" w:hAnsi="Arial"/>
          <w:i/>
          <w:w w:val="98"/>
          <w:sz w:val="18"/>
        </w:rPr>
        <w:t>n</w:t>
      </w:r>
      <w:r>
        <w:rPr>
          <w:rFonts w:ascii="Arial" w:hAnsi="Arial"/>
          <w:i/>
          <w:spacing w:val="-1"/>
          <w:w w:val="98"/>
          <w:sz w:val="18"/>
        </w:rPr>
        <w:t>a</w:t>
      </w:r>
      <w:r>
        <w:rPr>
          <w:rFonts w:ascii="Arial" w:hAnsi="Arial"/>
          <w:i/>
          <w:w w:val="117"/>
          <w:sz w:val="18"/>
        </w:rPr>
        <w:t>l</w:t>
      </w:r>
      <w:r>
        <w:rPr>
          <w:rFonts w:ascii="Arial" w:hAnsi="Arial"/>
          <w:i/>
          <w:spacing w:val="20"/>
          <w:sz w:val="18"/>
        </w:rPr>
        <w:t xml:space="preserve"> </w:t>
      </w:r>
      <w:r>
        <w:rPr>
          <w:rFonts w:ascii="Arial" w:hAnsi="Arial"/>
          <w:i/>
          <w:spacing w:val="-1"/>
          <w:w w:val="101"/>
          <w:sz w:val="18"/>
        </w:rPr>
        <w:t>C</w:t>
      </w:r>
      <w:r>
        <w:rPr>
          <w:rFonts w:ascii="Arial" w:hAnsi="Arial"/>
          <w:i/>
          <w:spacing w:val="-1"/>
          <w:w w:val="93"/>
          <w:sz w:val="18"/>
        </w:rPr>
        <w:t>o</w:t>
      </w:r>
      <w:r>
        <w:rPr>
          <w:rFonts w:ascii="Arial" w:hAnsi="Arial"/>
          <w:i/>
          <w:w w:val="106"/>
          <w:sz w:val="18"/>
        </w:rPr>
        <w:t>n</w:t>
      </w:r>
      <w:r>
        <w:rPr>
          <w:rFonts w:ascii="Arial" w:hAnsi="Arial"/>
          <w:i/>
          <w:spacing w:val="-1"/>
          <w:w w:val="106"/>
          <w:sz w:val="18"/>
        </w:rPr>
        <w:t>f</w:t>
      </w:r>
      <w:r>
        <w:rPr>
          <w:rFonts w:ascii="Arial" w:hAnsi="Arial"/>
          <w:i/>
          <w:w w:val="101"/>
          <w:sz w:val="18"/>
        </w:rPr>
        <w:t>er</w:t>
      </w:r>
      <w:r>
        <w:rPr>
          <w:rFonts w:ascii="Arial" w:hAnsi="Arial"/>
          <w:i/>
          <w:w w:val="109"/>
          <w:sz w:val="18"/>
        </w:rPr>
        <w:t xml:space="preserve">- </w:t>
      </w:r>
      <w:proofErr w:type="spellStart"/>
      <w:r>
        <w:rPr>
          <w:rFonts w:ascii="Arial" w:hAnsi="Arial"/>
          <w:i/>
          <w:spacing w:val="-3"/>
          <w:sz w:val="18"/>
        </w:rPr>
        <w:t>ence</w:t>
      </w:r>
      <w:proofErr w:type="spellEnd"/>
      <w:r>
        <w:rPr>
          <w:rFonts w:ascii="Arial" w:hAnsi="Arial"/>
          <w:i/>
          <w:spacing w:val="-9"/>
          <w:sz w:val="18"/>
        </w:rPr>
        <w:t xml:space="preserve"> </w:t>
      </w:r>
      <w:r>
        <w:rPr>
          <w:rFonts w:ascii="Arial" w:hAnsi="Arial"/>
          <w:i/>
          <w:sz w:val="18"/>
        </w:rPr>
        <w:t>on</w:t>
      </w:r>
      <w:r>
        <w:rPr>
          <w:rFonts w:ascii="Arial" w:hAnsi="Arial"/>
          <w:i/>
          <w:spacing w:val="-9"/>
          <w:sz w:val="18"/>
        </w:rPr>
        <w:t xml:space="preserve"> </w:t>
      </w:r>
      <w:r>
        <w:rPr>
          <w:rFonts w:ascii="Arial" w:hAnsi="Arial"/>
          <w:i/>
          <w:sz w:val="18"/>
        </w:rPr>
        <w:t>Model-Driven</w:t>
      </w:r>
      <w:r>
        <w:rPr>
          <w:rFonts w:ascii="Arial" w:hAnsi="Arial"/>
          <w:i/>
          <w:spacing w:val="-9"/>
          <w:sz w:val="18"/>
        </w:rPr>
        <w:t xml:space="preserve"> </w:t>
      </w:r>
      <w:r>
        <w:rPr>
          <w:rFonts w:ascii="Arial" w:hAnsi="Arial"/>
          <w:i/>
          <w:sz w:val="18"/>
        </w:rPr>
        <w:t>Engineering</w:t>
      </w:r>
      <w:r>
        <w:rPr>
          <w:rFonts w:ascii="Arial" w:hAnsi="Arial"/>
          <w:i/>
          <w:spacing w:val="-9"/>
          <w:sz w:val="18"/>
        </w:rPr>
        <w:t xml:space="preserve"> </w:t>
      </w:r>
      <w:r>
        <w:rPr>
          <w:rFonts w:ascii="Arial" w:hAnsi="Arial"/>
          <w:i/>
          <w:sz w:val="18"/>
        </w:rPr>
        <w:t>and</w:t>
      </w:r>
      <w:r>
        <w:rPr>
          <w:rFonts w:ascii="Arial" w:hAnsi="Arial"/>
          <w:i/>
          <w:spacing w:val="-9"/>
          <w:sz w:val="18"/>
        </w:rPr>
        <w:t xml:space="preserve"> </w:t>
      </w:r>
      <w:r>
        <w:rPr>
          <w:rFonts w:ascii="Arial" w:hAnsi="Arial"/>
          <w:i/>
          <w:sz w:val="18"/>
        </w:rPr>
        <w:t>Software</w:t>
      </w:r>
      <w:r>
        <w:rPr>
          <w:rFonts w:ascii="Arial" w:hAnsi="Arial"/>
          <w:i/>
          <w:spacing w:val="-9"/>
          <w:sz w:val="18"/>
        </w:rPr>
        <w:t xml:space="preserve"> </w:t>
      </w:r>
      <w:r>
        <w:rPr>
          <w:rFonts w:ascii="Arial" w:hAnsi="Arial"/>
          <w:i/>
          <w:sz w:val="18"/>
        </w:rPr>
        <w:t>Devel-</w:t>
      </w:r>
    </w:p>
    <w:p w:rsidR="00B66BFA" w:rsidRDefault="0044141A">
      <w:pPr>
        <w:pStyle w:val="Corpsdetexte"/>
        <w:spacing w:before="9"/>
        <w:ind w:left="491"/>
        <w:jc w:val="both"/>
      </w:pPr>
      <w:proofErr w:type="gramStart"/>
      <w:r>
        <w:rPr>
          <w:rFonts w:ascii="Arial"/>
          <w:i/>
          <w:w w:val="110"/>
        </w:rPr>
        <w:t>opment</w:t>
      </w:r>
      <w:proofErr w:type="gramEnd"/>
      <w:r>
        <w:rPr>
          <w:w w:val="110"/>
        </w:rPr>
        <w:t>, Montreal, Canada, 2015.</w:t>
      </w:r>
    </w:p>
    <w:p w:rsidR="00B66BFA" w:rsidRDefault="0044141A">
      <w:pPr>
        <w:spacing w:before="146" w:line="242" w:lineRule="auto"/>
        <w:ind w:left="491" w:right="99" w:hanging="376"/>
        <w:rPr>
          <w:sz w:val="18"/>
        </w:rPr>
      </w:pPr>
      <w:r>
        <w:rPr>
          <w:w w:val="105"/>
          <w:sz w:val="18"/>
        </w:rPr>
        <w:t xml:space="preserve">[15]H. Giese and R. </w:t>
      </w:r>
      <w:r>
        <w:rPr>
          <w:spacing w:val="-3"/>
          <w:w w:val="105"/>
          <w:sz w:val="18"/>
        </w:rPr>
        <w:t xml:space="preserve">Wagner. </w:t>
      </w:r>
      <w:r>
        <w:rPr>
          <w:w w:val="105"/>
          <w:sz w:val="18"/>
        </w:rPr>
        <w:t xml:space="preserve">Incremental Model Synchro- nization with </w:t>
      </w:r>
      <w:proofErr w:type="gramStart"/>
      <w:r>
        <w:rPr>
          <w:spacing w:val="-3"/>
          <w:w w:val="105"/>
          <w:sz w:val="18"/>
        </w:rPr>
        <w:t xml:space="preserve">Triple  </w:t>
      </w:r>
      <w:r>
        <w:rPr>
          <w:w w:val="105"/>
          <w:sz w:val="18"/>
        </w:rPr>
        <w:t>Graph</w:t>
      </w:r>
      <w:proofErr w:type="gramEnd"/>
      <w:r>
        <w:rPr>
          <w:w w:val="105"/>
          <w:sz w:val="18"/>
        </w:rPr>
        <w:t xml:space="preserve"> Grammars.  In </w:t>
      </w:r>
      <w:proofErr w:type="gramStart"/>
      <w:r>
        <w:rPr>
          <w:rFonts w:ascii="Arial"/>
          <w:i/>
          <w:spacing w:val="-5"/>
          <w:w w:val="105"/>
          <w:sz w:val="18"/>
        </w:rPr>
        <w:t xml:space="preserve">Proceedings  </w:t>
      </w:r>
      <w:r>
        <w:rPr>
          <w:rFonts w:ascii="Arial"/>
          <w:i/>
          <w:w w:val="105"/>
          <w:sz w:val="18"/>
        </w:rPr>
        <w:t>of</w:t>
      </w:r>
      <w:proofErr w:type="gramEnd"/>
      <w:r>
        <w:rPr>
          <w:rFonts w:ascii="Arial"/>
          <w:i/>
          <w:spacing w:val="-23"/>
          <w:w w:val="105"/>
          <w:sz w:val="18"/>
        </w:rPr>
        <w:t xml:space="preserve"> </w:t>
      </w:r>
      <w:r>
        <w:rPr>
          <w:rFonts w:ascii="Arial"/>
          <w:i/>
          <w:w w:val="105"/>
          <w:sz w:val="18"/>
        </w:rPr>
        <w:t>the</w:t>
      </w:r>
      <w:r>
        <w:rPr>
          <w:rFonts w:ascii="Arial"/>
          <w:i/>
          <w:spacing w:val="-23"/>
          <w:w w:val="105"/>
          <w:sz w:val="18"/>
        </w:rPr>
        <w:t xml:space="preserve"> </w:t>
      </w:r>
      <w:r>
        <w:rPr>
          <w:rFonts w:ascii="Arial"/>
          <w:i/>
          <w:w w:val="105"/>
          <w:sz w:val="18"/>
        </w:rPr>
        <w:t>9th</w:t>
      </w:r>
      <w:r>
        <w:rPr>
          <w:rFonts w:ascii="Arial"/>
          <w:i/>
          <w:spacing w:val="-23"/>
          <w:w w:val="105"/>
          <w:sz w:val="18"/>
        </w:rPr>
        <w:t xml:space="preserve"> </w:t>
      </w:r>
      <w:r>
        <w:rPr>
          <w:rFonts w:ascii="Arial"/>
          <w:i/>
          <w:w w:val="105"/>
          <w:sz w:val="18"/>
        </w:rPr>
        <w:t>international</w:t>
      </w:r>
      <w:r>
        <w:rPr>
          <w:rFonts w:ascii="Arial"/>
          <w:i/>
          <w:spacing w:val="-23"/>
          <w:w w:val="105"/>
          <w:sz w:val="18"/>
        </w:rPr>
        <w:t xml:space="preserve"> </w:t>
      </w:r>
      <w:r>
        <w:rPr>
          <w:rFonts w:ascii="Arial"/>
          <w:i/>
          <w:spacing w:val="-4"/>
          <w:w w:val="105"/>
          <w:sz w:val="18"/>
        </w:rPr>
        <w:t>conference</w:t>
      </w:r>
      <w:r>
        <w:rPr>
          <w:rFonts w:ascii="Arial"/>
          <w:i/>
          <w:spacing w:val="-23"/>
          <w:w w:val="105"/>
          <w:sz w:val="18"/>
        </w:rPr>
        <w:t xml:space="preserve"> </w:t>
      </w:r>
      <w:r>
        <w:rPr>
          <w:rFonts w:ascii="Arial"/>
          <w:i/>
          <w:w w:val="105"/>
          <w:sz w:val="18"/>
        </w:rPr>
        <w:t>on</w:t>
      </w:r>
      <w:r>
        <w:rPr>
          <w:rFonts w:ascii="Arial"/>
          <w:i/>
          <w:spacing w:val="-23"/>
          <w:w w:val="105"/>
          <w:sz w:val="18"/>
        </w:rPr>
        <w:t xml:space="preserve"> </w:t>
      </w:r>
      <w:r>
        <w:rPr>
          <w:rFonts w:ascii="Arial"/>
          <w:i/>
          <w:spacing w:val="-3"/>
          <w:w w:val="105"/>
          <w:sz w:val="18"/>
        </w:rPr>
        <w:t>Model</w:t>
      </w:r>
      <w:r>
        <w:rPr>
          <w:rFonts w:ascii="Arial"/>
          <w:i/>
          <w:spacing w:val="-23"/>
          <w:w w:val="105"/>
          <w:sz w:val="18"/>
        </w:rPr>
        <w:t xml:space="preserve"> </w:t>
      </w:r>
      <w:r>
        <w:rPr>
          <w:rFonts w:ascii="Arial"/>
          <w:i/>
          <w:w w:val="105"/>
          <w:sz w:val="18"/>
        </w:rPr>
        <w:t>Driven</w:t>
      </w:r>
      <w:r>
        <w:rPr>
          <w:rFonts w:ascii="Arial"/>
          <w:i/>
          <w:spacing w:val="-23"/>
          <w:w w:val="105"/>
          <w:sz w:val="18"/>
        </w:rPr>
        <w:t xml:space="preserve"> </w:t>
      </w:r>
      <w:r>
        <w:rPr>
          <w:rFonts w:ascii="Arial"/>
          <w:i/>
          <w:w w:val="105"/>
          <w:sz w:val="18"/>
        </w:rPr>
        <w:t>En- gineering</w:t>
      </w:r>
      <w:r>
        <w:rPr>
          <w:rFonts w:ascii="Arial"/>
          <w:i/>
          <w:spacing w:val="-25"/>
          <w:w w:val="105"/>
          <w:sz w:val="18"/>
        </w:rPr>
        <w:t xml:space="preserve"> </w:t>
      </w:r>
      <w:r>
        <w:rPr>
          <w:rFonts w:ascii="Arial"/>
          <w:i/>
          <w:w w:val="105"/>
          <w:sz w:val="18"/>
        </w:rPr>
        <w:t>Languages</w:t>
      </w:r>
      <w:r>
        <w:rPr>
          <w:rFonts w:ascii="Arial"/>
          <w:i/>
          <w:spacing w:val="-25"/>
          <w:w w:val="105"/>
          <w:sz w:val="18"/>
        </w:rPr>
        <w:t xml:space="preserve"> </w:t>
      </w:r>
      <w:r>
        <w:rPr>
          <w:rFonts w:ascii="Arial"/>
          <w:i/>
          <w:w w:val="105"/>
          <w:sz w:val="18"/>
        </w:rPr>
        <w:t>and</w:t>
      </w:r>
      <w:r>
        <w:rPr>
          <w:rFonts w:ascii="Arial"/>
          <w:i/>
          <w:spacing w:val="-25"/>
          <w:w w:val="105"/>
          <w:sz w:val="18"/>
        </w:rPr>
        <w:t xml:space="preserve"> </w:t>
      </w:r>
      <w:r>
        <w:rPr>
          <w:rFonts w:ascii="Arial"/>
          <w:i/>
          <w:w w:val="105"/>
          <w:sz w:val="18"/>
        </w:rPr>
        <w:t>Systems</w:t>
      </w:r>
      <w:r>
        <w:rPr>
          <w:w w:val="105"/>
          <w:sz w:val="18"/>
        </w:rPr>
        <w:t>,</w:t>
      </w:r>
      <w:r>
        <w:rPr>
          <w:spacing w:val="-22"/>
          <w:w w:val="105"/>
          <w:sz w:val="18"/>
        </w:rPr>
        <w:t xml:space="preserve"> </w:t>
      </w:r>
      <w:r>
        <w:rPr>
          <w:spacing w:val="-3"/>
          <w:w w:val="105"/>
          <w:sz w:val="18"/>
        </w:rPr>
        <w:t>Genova,</w:t>
      </w:r>
      <w:r>
        <w:rPr>
          <w:spacing w:val="-22"/>
          <w:w w:val="105"/>
          <w:sz w:val="18"/>
        </w:rPr>
        <w:t xml:space="preserve"> </w:t>
      </w:r>
      <w:r>
        <w:rPr>
          <w:spacing w:val="-3"/>
          <w:w w:val="105"/>
          <w:sz w:val="18"/>
        </w:rPr>
        <w:t>Italy,</w:t>
      </w:r>
      <w:r>
        <w:rPr>
          <w:spacing w:val="-22"/>
          <w:w w:val="105"/>
          <w:sz w:val="18"/>
        </w:rPr>
        <w:t xml:space="preserve"> </w:t>
      </w:r>
      <w:r>
        <w:rPr>
          <w:w w:val="105"/>
          <w:sz w:val="18"/>
        </w:rPr>
        <w:t>2006.</w:t>
      </w:r>
    </w:p>
    <w:p w:rsidR="00B66BFA" w:rsidRDefault="00B66BFA">
      <w:pPr>
        <w:spacing w:line="242" w:lineRule="auto"/>
        <w:rPr>
          <w:sz w:val="18"/>
        </w:rPr>
        <w:sectPr w:rsidR="00B66BFA">
          <w:pgSz w:w="12240" w:h="15840"/>
          <w:pgMar w:top="1060" w:right="1020" w:bottom="280" w:left="960" w:header="720" w:footer="720" w:gutter="0"/>
          <w:cols w:num="2" w:space="720" w:equalWidth="0">
            <w:col w:w="5125" w:space="135"/>
            <w:col w:w="5000"/>
          </w:cols>
        </w:sectPr>
      </w:pPr>
    </w:p>
    <w:p w:rsidR="00B66BFA" w:rsidRDefault="0044141A">
      <w:pPr>
        <w:pStyle w:val="Corpsdetexte"/>
        <w:spacing w:before="47" w:line="242" w:lineRule="auto"/>
        <w:ind w:left="491" w:right="-9" w:hanging="376"/>
      </w:pPr>
      <w:r>
        <w:rPr>
          <w:w w:val="110"/>
        </w:rPr>
        <w:t xml:space="preserve">[16]M. R. C. </w:t>
      </w:r>
      <w:proofErr w:type="spellStart"/>
      <w:r>
        <w:rPr>
          <w:w w:val="110"/>
        </w:rPr>
        <w:t>Hafeez</w:t>
      </w:r>
      <w:proofErr w:type="spellEnd"/>
      <w:r>
        <w:rPr>
          <w:w w:val="110"/>
        </w:rPr>
        <w:t xml:space="preserve"> Osman. Correctness and Completeness of</w:t>
      </w:r>
      <w:r>
        <w:rPr>
          <w:spacing w:val="-18"/>
          <w:w w:val="110"/>
        </w:rPr>
        <w:t xml:space="preserve"> </w:t>
      </w:r>
      <w:r>
        <w:rPr>
          <w:w w:val="110"/>
        </w:rPr>
        <w:t>CASE</w:t>
      </w:r>
      <w:r>
        <w:rPr>
          <w:spacing w:val="-18"/>
          <w:w w:val="110"/>
        </w:rPr>
        <w:t xml:space="preserve"> </w:t>
      </w:r>
      <w:r>
        <w:rPr>
          <w:spacing w:val="-3"/>
          <w:w w:val="110"/>
        </w:rPr>
        <w:t>Tools</w:t>
      </w:r>
      <w:r>
        <w:rPr>
          <w:spacing w:val="-18"/>
          <w:w w:val="110"/>
        </w:rPr>
        <w:t xml:space="preserve"> </w:t>
      </w:r>
      <w:r>
        <w:rPr>
          <w:w w:val="110"/>
        </w:rPr>
        <w:t>in</w:t>
      </w:r>
      <w:r>
        <w:rPr>
          <w:spacing w:val="-18"/>
          <w:w w:val="110"/>
        </w:rPr>
        <w:t xml:space="preserve"> </w:t>
      </w:r>
      <w:r>
        <w:rPr>
          <w:w w:val="110"/>
        </w:rPr>
        <w:t>Reverse</w:t>
      </w:r>
      <w:r>
        <w:rPr>
          <w:spacing w:val="-18"/>
          <w:w w:val="110"/>
        </w:rPr>
        <w:t xml:space="preserve"> </w:t>
      </w:r>
      <w:r>
        <w:rPr>
          <w:w w:val="110"/>
        </w:rPr>
        <w:t>Engineering</w:t>
      </w:r>
      <w:r>
        <w:rPr>
          <w:spacing w:val="-18"/>
          <w:w w:val="110"/>
        </w:rPr>
        <w:t xml:space="preserve"> </w:t>
      </w:r>
      <w:r>
        <w:rPr>
          <w:w w:val="110"/>
        </w:rPr>
        <w:t>Source</w:t>
      </w:r>
      <w:r>
        <w:rPr>
          <w:spacing w:val="-18"/>
          <w:w w:val="110"/>
        </w:rPr>
        <w:t xml:space="preserve"> </w:t>
      </w:r>
      <w:r>
        <w:rPr>
          <w:w w:val="110"/>
        </w:rPr>
        <w:t>Code</w:t>
      </w:r>
      <w:r>
        <w:rPr>
          <w:spacing w:val="-18"/>
          <w:w w:val="110"/>
        </w:rPr>
        <w:t xml:space="preserve"> </w:t>
      </w:r>
      <w:r>
        <w:rPr>
          <w:w w:val="110"/>
        </w:rPr>
        <w:t>into UML</w:t>
      </w:r>
      <w:r>
        <w:rPr>
          <w:spacing w:val="-19"/>
          <w:w w:val="110"/>
        </w:rPr>
        <w:t xml:space="preserve"> </w:t>
      </w:r>
      <w:r>
        <w:rPr>
          <w:w w:val="110"/>
        </w:rPr>
        <w:t>Model.</w:t>
      </w:r>
      <w:r>
        <w:rPr>
          <w:spacing w:val="-3"/>
          <w:w w:val="110"/>
        </w:rPr>
        <w:t xml:space="preserve"> </w:t>
      </w:r>
      <w:r>
        <w:rPr>
          <w:rFonts w:ascii="Arial" w:hAnsi="Arial"/>
          <w:i/>
          <w:w w:val="110"/>
        </w:rPr>
        <w:t>GSTF</w:t>
      </w:r>
      <w:r>
        <w:rPr>
          <w:rFonts w:ascii="Arial" w:hAnsi="Arial"/>
          <w:i/>
          <w:spacing w:val="-23"/>
          <w:w w:val="110"/>
        </w:rPr>
        <w:t xml:space="preserve"> </w:t>
      </w:r>
      <w:r>
        <w:rPr>
          <w:rFonts w:ascii="Arial" w:hAnsi="Arial"/>
          <w:i/>
          <w:w w:val="110"/>
        </w:rPr>
        <w:t>Journal</w:t>
      </w:r>
      <w:r>
        <w:rPr>
          <w:rFonts w:ascii="Arial" w:hAnsi="Arial"/>
          <w:i/>
          <w:spacing w:val="-23"/>
          <w:w w:val="110"/>
        </w:rPr>
        <w:t xml:space="preserve"> </w:t>
      </w:r>
      <w:r>
        <w:rPr>
          <w:rFonts w:ascii="Arial" w:hAnsi="Arial"/>
          <w:i/>
          <w:w w:val="110"/>
        </w:rPr>
        <w:t>on</w:t>
      </w:r>
      <w:r>
        <w:rPr>
          <w:rFonts w:ascii="Arial" w:hAnsi="Arial"/>
          <w:i/>
          <w:spacing w:val="-23"/>
          <w:w w:val="110"/>
        </w:rPr>
        <w:t xml:space="preserve"> </w:t>
      </w:r>
      <w:r>
        <w:rPr>
          <w:rFonts w:ascii="Arial" w:hAnsi="Arial"/>
          <w:i/>
          <w:w w:val="110"/>
        </w:rPr>
        <w:t>Computing</w:t>
      </w:r>
      <w:r>
        <w:rPr>
          <w:w w:val="110"/>
        </w:rPr>
        <w:t>,</w:t>
      </w:r>
      <w:r>
        <w:rPr>
          <w:spacing w:val="-18"/>
          <w:w w:val="110"/>
        </w:rPr>
        <w:t xml:space="preserve"> </w:t>
      </w:r>
      <w:r>
        <w:rPr>
          <w:w w:val="110"/>
        </w:rPr>
        <w:t xml:space="preserve">2(1):193– </w:t>
      </w:r>
      <w:r>
        <w:rPr>
          <w:w w:val="105"/>
        </w:rPr>
        <w:t>201,</w:t>
      </w:r>
      <w:r>
        <w:rPr>
          <w:spacing w:val="3"/>
          <w:w w:val="105"/>
        </w:rPr>
        <w:t xml:space="preserve"> </w:t>
      </w:r>
      <w:r>
        <w:rPr>
          <w:w w:val="105"/>
        </w:rPr>
        <w:t>2012.</w:t>
      </w:r>
    </w:p>
    <w:p w:rsidR="00B66BFA" w:rsidRDefault="00B66BFA">
      <w:pPr>
        <w:pStyle w:val="Corpsdetexte"/>
        <w:spacing w:before="1"/>
        <w:rPr>
          <w:sz w:val="14"/>
        </w:rPr>
      </w:pPr>
    </w:p>
    <w:p w:rsidR="00B66BFA" w:rsidRDefault="0044141A">
      <w:pPr>
        <w:pStyle w:val="Corpsdetexte"/>
        <w:spacing w:line="242" w:lineRule="auto"/>
        <w:ind w:left="491" w:right="-2" w:hanging="376"/>
      </w:pPr>
      <w:r>
        <w:rPr>
          <w:w w:val="105"/>
        </w:rPr>
        <w:t xml:space="preserve">[17]T. </w:t>
      </w:r>
      <w:proofErr w:type="spellStart"/>
      <w:r>
        <w:rPr>
          <w:w w:val="105"/>
        </w:rPr>
        <w:t>Hettel</w:t>
      </w:r>
      <w:proofErr w:type="spellEnd"/>
      <w:r>
        <w:rPr>
          <w:w w:val="105"/>
        </w:rPr>
        <w:t xml:space="preserve">, M. </w:t>
      </w:r>
      <w:r>
        <w:rPr>
          <w:spacing w:val="-4"/>
          <w:w w:val="105"/>
        </w:rPr>
        <w:t xml:space="preserve">Lawley, </w:t>
      </w:r>
      <w:r>
        <w:rPr>
          <w:w w:val="105"/>
        </w:rPr>
        <w:t xml:space="preserve">and K. Raymond. Model </w:t>
      </w:r>
      <w:proofErr w:type="spellStart"/>
      <w:r>
        <w:rPr>
          <w:w w:val="105"/>
        </w:rPr>
        <w:t>Syn</w:t>
      </w:r>
      <w:proofErr w:type="spellEnd"/>
      <w:r>
        <w:rPr>
          <w:w w:val="105"/>
        </w:rPr>
        <w:t xml:space="preserve">- </w:t>
      </w:r>
      <w:proofErr w:type="spellStart"/>
      <w:r>
        <w:rPr>
          <w:w w:val="105"/>
        </w:rPr>
        <w:t>chronisation</w:t>
      </w:r>
      <w:proofErr w:type="spellEnd"/>
      <w:r>
        <w:rPr>
          <w:w w:val="105"/>
        </w:rPr>
        <w:t xml:space="preserve">: </w:t>
      </w:r>
      <w:proofErr w:type="gramStart"/>
      <w:r>
        <w:rPr>
          <w:w w:val="105"/>
        </w:rPr>
        <w:t>Definitions  for</w:t>
      </w:r>
      <w:proofErr w:type="gramEnd"/>
      <w:r>
        <w:rPr>
          <w:w w:val="105"/>
        </w:rPr>
        <w:t xml:space="preserve">  Round-Trip  Engineering. In</w:t>
      </w:r>
      <w:r>
        <w:rPr>
          <w:spacing w:val="-7"/>
          <w:w w:val="105"/>
        </w:rPr>
        <w:t xml:space="preserve"> </w:t>
      </w:r>
      <w:r>
        <w:rPr>
          <w:rFonts w:ascii="Arial" w:hAnsi="Arial"/>
          <w:i/>
          <w:w w:val="105"/>
        </w:rPr>
        <w:t>Theory</w:t>
      </w:r>
      <w:r>
        <w:rPr>
          <w:rFonts w:ascii="Arial" w:hAnsi="Arial"/>
          <w:i/>
          <w:spacing w:val="-9"/>
          <w:w w:val="105"/>
        </w:rPr>
        <w:t xml:space="preserve"> </w:t>
      </w:r>
      <w:r>
        <w:rPr>
          <w:rFonts w:ascii="Arial" w:hAnsi="Arial"/>
          <w:i/>
          <w:w w:val="105"/>
        </w:rPr>
        <w:t>and</w:t>
      </w:r>
      <w:r>
        <w:rPr>
          <w:rFonts w:ascii="Arial" w:hAnsi="Arial"/>
          <w:i/>
          <w:spacing w:val="-9"/>
          <w:w w:val="105"/>
        </w:rPr>
        <w:t xml:space="preserve"> </w:t>
      </w:r>
      <w:r>
        <w:rPr>
          <w:rFonts w:ascii="Arial" w:hAnsi="Arial"/>
          <w:i/>
          <w:spacing w:val="-3"/>
          <w:w w:val="105"/>
        </w:rPr>
        <w:t>Practice</w:t>
      </w:r>
      <w:r>
        <w:rPr>
          <w:rFonts w:ascii="Arial" w:hAnsi="Arial"/>
          <w:i/>
          <w:spacing w:val="-9"/>
          <w:w w:val="105"/>
        </w:rPr>
        <w:t xml:space="preserve"> </w:t>
      </w:r>
      <w:r>
        <w:rPr>
          <w:rFonts w:ascii="Arial" w:hAnsi="Arial"/>
          <w:i/>
          <w:w w:val="105"/>
        </w:rPr>
        <w:t>of</w:t>
      </w:r>
      <w:r>
        <w:rPr>
          <w:rFonts w:ascii="Arial" w:hAnsi="Arial"/>
          <w:i/>
          <w:spacing w:val="-9"/>
          <w:w w:val="105"/>
        </w:rPr>
        <w:t xml:space="preserve"> </w:t>
      </w:r>
      <w:r>
        <w:rPr>
          <w:rFonts w:ascii="Arial" w:hAnsi="Arial"/>
          <w:i/>
          <w:spacing w:val="-3"/>
          <w:w w:val="105"/>
        </w:rPr>
        <w:t>Model</w:t>
      </w:r>
      <w:r>
        <w:rPr>
          <w:rFonts w:ascii="Arial" w:hAnsi="Arial"/>
          <w:i/>
          <w:spacing w:val="-9"/>
          <w:w w:val="105"/>
        </w:rPr>
        <w:t xml:space="preserve"> </w:t>
      </w:r>
      <w:r>
        <w:rPr>
          <w:rFonts w:ascii="Arial" w:hAnsi="Arial"/>
          <w:i/>
          <w:w w:val="105"/>
        </w:rPr>
        <w:t>Transformations</w:t>
      </w:r>
      <w:r>
        <w:rPr>
          <w:w w:val="105"/>
        </w:rPr>
        <w:t>,</w:t>
      </w:r>
      <w:r>
        <w:rPr>
          <w:spacing w:val="-7"/>
          <w:w w:val="105"/>
        </w:rPr>
        <w:t xml:space="preserve"> </w:t>
      </w:r>
      <w:proofErr w:type="spellStart"/>
      <w:r>
        <w:rPr>
          <w:w w:val="105"/>
        </w:rPr>
        <w:t>vol</w:t>
      </w:r>
      <w:proofErr w:type="spellEnd"/>
      <w:r>
        <w:rPr>
          <w:w w:val="105"/>
        </w:rPr>
        <w:t xml:space="preserve">- </w:t>
      </w:r>
      <w:proofErr w:type="spellStart"/>
      <w:proofErr w:type="gramStart"/>
      <w:r>
        <w:rPr>
          <w:w w:val="105"/>
        </w:rPr>
        <w:t>ume</w:t>
      </w:r>
      <w:proofErr w:type="spellEnd"/>
      <w:proofErr w:type="gramEnd"/>
      <w:r>
        <w:rPr>
          <w:w w:val="105"/>
        </w:rPr>
        <w:t xml:space="preserve"> 5063, pages 31–45. Springer Berlin Heidelberg, Berlin</w:t>
      </w:r>
      <w:proofErr w:type="gramStart"/>
      <w:r>
        <w:rPr>
          <w:w w:val="105"/>
        </w:rPr>
        <w:t>,  Heidelberg</w:t>
      </w:r>
      <w:proofErr w:type="gramEnd"/>
      <w:r>
        <w:rPr>
          <w:w w:val="105"/>
        </w:rPr>
        <w:t>,</w:t>
      </w:r>
      <w:r>
        <w:rPr>
          <w:spacing w:val="14"/>
          <w:w w:val="105"/>
        </w:rPr>
        <w:t xml:space="preserve"> </w:t>
      </w:r>
      <w:r>
        <w:rPr>
          <w:w w:val="105"/>
        </w:rPr>
        <w:t>2008.</w:t>
      </w:r>
    </w:p>
    <w:p w:rsidR="00B66BFA" w:rsidRDefault="00B66BFA">
      <w:pPr>
        <w:pStyle w:val="Corpsdetexte"/>
        <w:spacing w:before="1"/>
        <w:rPr>
          <w:sz w:val="14"/>
        </w:rPr>
      </w:pPr>
    </w:p>
    <w:p w:rsidR="00B66BFA" w:rsidRDefault="0044141A">
      <w:pPr>
        <w:spacing w:line="242" w:lineRule="auto"/>
        <w:ind w:left="491" w:right="-6" w:hanging="376"/>
        <w:rPr>
          <w:sz w:val="18"/>
        </w:rPr>
      </w:pPr>
      <w:r>
        <w:rPr>
          <w:w w:val="110"/>
          <w:sz w:val="18"/>
        </w:rPr>
        <w:t>[18]J. Hutchinson, M. Rouncefield, and J. Whittle. Model- driven</w:t>
      </w:r>
      <w:r>
        <w:rPr>
          <w:spacing w:val="-20"/>
          <w:w w:val="110"/>
          <w:sz w:val="18"/>
        </w:rPr>
        <w:t xml:space="preserve"> </w:t>
      </w:r>
      <w:r>
        <w:rPr>
          <w:w w:val="110"/>
          <w:sz w:val="18"/>
        </w:rPr>
        <w:t>engineering</w:t>
      </w:r>
      <w:r>
        <w:rPr>
          <w:spacing w:val="-20"/>
          <w:w w:val="110"/>
          <w:sz w:val="18"/>
        </w:rPr>
        <w:t xml:space="preserve"> </w:t>
      </w:r>
      <w:r>
        <w:rPr>
          <w:w w:val="110"/>
          <w:sz w:val="18"/>
        </w:rPr>
        <w:t>practices</w:t>
      </w:r>
      <w:r>
        <w:rPr>
          <w:spacing w:val="-20"/>
          <w:w w:val="110"/>
          <w:sz w:val="18"/>
        </w:rPr>
        <w:t xml:space="preserve"> </w:t>
      </w:r>
      <w:r>
        <w:rPr>
          <w:w w:val="110"/>
          <w:sz w:val="18"/>
        </w:rPr>
        <w:t>in</w:t>
      </w:r>
      <w:r>
        <w:rPr>
          <w:spacing w:val="-20"/>
          <w:w w:val="110"/>
          <w:sz w:val="18"/>
        </w:rPr>
        <w:t xml:space="preserve"> </w:t>
      </w:r>
      <w:r>
        <w:rPr>
          <w:w w:val="110"/>
          <w:sz w:val="18"/>
        </w:rPr>
        <w:t>industry.</w:t>
      </w:r>
      <w:r>
        <w:rPr>
          <w:spacing w:val="-11"/>
          <w:w w:val="110"/>
          <w:sz w:val="18"/>
        </w:rPr>
        <w:t xml:space="preserve"> </w:t>
      </w:r>
      <w:r>
        <w:rPr>
          <w:w w:val="110"/>
          <w:sz w:val="18"/>
        </w:rPr>
        <w:t>In</w:t>
      </w:r>
      <w:r>
        <w:rPr>
          <w:spacing w:val="-20"/>
          <w:w w:val="110"/>
          <w:sz w:val="18"/>
        </w:rPr>
        <w:t xml:space="preserve"> </w:t>
      </w:r>
      <w:r>
        <w:rPr>
          <w:rFonts w:ascii="Arial"/>
          <w:i/>
          <w:spacing w:val="-5"/>
          <w:w w:val="110"/>
          <w:sz w:val="18"/>
        </w:rPr>
        <w:t xml:space="preserve">Proceedings </w:t>
      </w:r>
      <w:r>
        <w:rPr>
          <w:rFonts w:ascii="Arial"/>
          <w:i/>
          <w:w w:val="105"/>
          <w:sz w:val="18"/>
        </w:rPr>
        <w:t>of</w:t>
      </w:r>
      <w:r>
        <w:rPr>
          <w:rFonts w:ascii="Arial"/>
          <w:i/>
          <w:spacing w:val="-21"/>
          <w:w w:val="105"/>
          <w:sz w:val="18"/>
        </w:rPr>
        <w:t xml:space="preserve"> </w:t>
      </w:r>
      <w:r>
        <w:rPr>
          <w:rFonts w:ascii="Arial"/>
          <w:i/>
          <w:w w:val="105"/>
          <w:sz w:val="18"/>
        </w:rPr>
        <w:t>the</w:t>
      </w:r>
      <w:r>
        <w:rPr>
          <w:rFonts w:ascii="Arial"/>
          <w:i/>
          <w:spacing w:val="-21"/>
          <w:w w:val="105"/>
          <w:sz w:val="18"/>
        </w:rPr>
        <w:t xml:space="preserve"> </w:t>
      </w:r>
      <w:r>
        <w:rPr>
          <w:rFonts w:ascii="Arial"/>
          <w:i/>
          <w:spacing w:val="-3"/>
          <w:w w:val="105"/>
          <w:sz w:val="18"/>
        </w:rPr>
        <w:t>33rd</w:t>
      </w:r>
      <w:r>
        <w:rPr>
          <w:rFonts w:ascii="Arial"/>
          <w:i/>
          <w:spacing w:val="-21"/>
          <w:w w:val="105"/>
          <w:sz w:val="18"/>
        </w:rPr>
        <w:t xml:space="preserve"> </w:t>
      </w:r>
      <w:r>
        <w:rPr>
          <w:rFonts w:ascii="Arial"/>
          <w:i/>
          <w:w w:val="105"/>
          <w:sz w:val="18"/>
        </w:rPr>
        <w:t>International</w:t>
      </w:r>
      <w:r>
        <w:rPr>
          <w:rFonts w:ascii="Arial"/>
          <w:i/>
          <w:spacing w:val="-21"/>
          <w:w w:val="105"/>
          <w:sz w:val="18"/>
        </w:rPr>
        <w:t xml:space="preserve"> </w:t>
      </w:r>
      <w:r>
        <w:rPr>
          <w:rFonts w:ascii="Arial"/>
          <w:i/>
          <w:spacing w:val="-3"/>
          <w:w w:val="105"/>
          <w:sz w:val="18"/>
        </w:rPr>
        <w:t>Conference</w:t>
      </w:r>
      <w:r>
        <w:rPr>
          <w:rFonts w:ascii="Arial"/>
          <w:i/>
          <w:spacing w:val="-21"/>
          <w:w w:val="105"/>
          <w:sz w:val="18"/>
        </w:rPr>
        <w:t xml:space="preserve"> </w:t>
      </w:r>
      <w:r>
        <w:rPr>
          <w:rFonts w:ascii="Arial"/>
          <w:i/>
          <w:w w:val="105"/>
          <w:sz w:val="18"/>
        </w:rPr>
        <w:t>on</w:t>
      </w:r>
      <w:r>
        <w:rPr>
          <w:rFonts w:ascii="Arial"/>
          <w:i/>
          <w:spacing w:val="-21"/>
          <w:w w:val="105"/>
          <w:sz w:val="18"/>
        </w:rPr>
        <w:t xml:space="preserve"> </w:t>
      </w:r>
      <w:r>
        <w:rPr>
          <w:rFonts w:ascii="Arial"/>
          <w:i/>
          <w:w w:val="105"/>
          <w:sz w:val="18"/>
        </w:rPr>
        <w:t>Software</w:t>
      </w:r>
      <w:r>
        <w:rPr>
          <w:rFonts w:ascii="Arial"/>
          <w:i/>
          <w:spacing w:val="-21"/>
          <w:w w:val="105"/>
          <w:sz w:val="18"/>
        </w:rPr>
        <w:t xml:space="preserve"> </w:t>
      </w:r>
      <w:proofErr w:type="spellStart"/>
      <w:r>
        <w:rPr>
          <w:rFonts w:ascii="Arial"/>
          <w:i/>
          <w:w w:val="105"/>
          <w:sz w:val="18"/>
        </w:rPr>
        <w:t>Engi</w:t>
      </w:r>
      <w:proofErr w:type="spellEnd"/>
      <w:r>
        <w:rPr>
          <w:rFonts w:ascii="Arial"/>
          <w:i/>
          <w:w w:val="105"/>
          <w:sz w:val="18"/>
        </w:rPr>
        <w:t xml:space="preserve">- </w:t>
      </w:r>
      <w:proofErr w:type="spellStart"/>
      <w:r>
        <w:rPr>
          <w:rFonts w:ascii="Arial"/>
          <w:i/>
          <w:w w:val="110"/>
          <w:sz w:val="18"/>
        </w:rPr>
        <w:t>neering</w:t>
      </w:r>
      <w:proofErr w:type="spellEnd"/>
      <w:r>
        <w:rPr>
          <w:w w:val="110"/>
          <w:sz w:val="18"/>
        </w:rPr>
        <w:t>,</w:t>
      </w:r>
      <w:r>
        <w:rPr>
          <w:spacing w:val="-24"/>
          <w:w w:val="110"/>
          <w:sz w:val="18"/>
        </w:rPr>
        <w:t xml:space="preserve"> </w:t>
      </w:r>
      <w:r>
        <w:rPr>
          <w:w w:val="110"/>
          <w:sz w:val="18"/>
        </w:rPr>
        <w:t>Honolulu,</w:t>
      </w:r>
      <w:r>
        <w:rPr>
          <w:spacing w:val="-24"/>
          <w:w w:val="110"/>
          <w:sz w:val="18"/>
        </w:rPr>
        <w:t xml:space="preserve"> </w:t>
      </w:r>
      <w:r>
        <w:rPr>
          <w:w w:val="110"/>
          <w:sz w:val="18"/>
        </w:rPr>
        <w:t>HI,</w:t>
      </w:r>
      <w:r>
        <w:rPr>
          <w:spacing w:val="-24"/>
          <w:w w:val="110"/>
          <w:sz w:val="18"/>
        </w:rPr>
        <w:t xml:space="preserve"> </w:t>
      </w:r>
      <w:r>
        <w:rPr>
          <w:w w:val="110"/>
          <w:sz w:val="18"/>
        </w:rPr>
        <w:t>USA,</w:t>
      </w:r>
      <w:r>
        <w:rPr>
          <w:spacing w:val="-24"/>
          <w:w w:val="110"/>
          <w:sz w:val="18"/>
        </w:rPr>
        <w:t xml:space="preserve"> </w:t>
      </w:r>
      <w:r>
        <w:rPr>
          <w:w w:val="110"/>
          <w:sz w:val="18"/>
        </w:rPr>
        <w:t>2011.</w:t>
      </w:r>
    </w:p>
    <w:p w:rsidR="00B66BFA" w:rsidRDefault="00B66BFA">
      <w:pPr>
        <w:pStyle w:val="Corpsdetexte"/>
        <w:spacing w:before="1"/>
        <w:rPr>
          <w:sz w:val="14"/>
        </w:rPr>
      </w:pPr>
    </w:p>
    <w:p w:rsidR="00B66BFA" w:rsidRDefault="0044141A">
      <w:pPr>
        <w:pStyle w:val="Corpsdetexte"/>
        <w:spacing w:line="242" w:lineRule="auto"/>
        <w:ind w:left="491" w:right="-12" w:hanging="376"/>
      </w:pPr>
      <w:r>
        <w:rPr>
          <w:w w:val="110"/>
        </w:rPr>
        <w:t>[19]J. Hutchinson, J. Whittle, and M. Rouncefield. Model- driven engineering practices in industry: Social,</w:t>
      </w:r>
      <w:r>
        <w:rPr>
          <w:spacing w:val="-21"/>
          <w:w w:val="110"/>
        </w:rPr>
        <w:t xml:space="preserve"> </w:t>
      </w:r>
      <w:proofErr w:type="spellStart"/>
      <w:r>
        <w:rPr>
          <w:w w:val="110"/>
        </w:rPr>
        <w:t>organi</w:t>
      </w:r>
      <w:proofErr w:type="spellEnd"/>
      <w:r>
        <w:rPr>
          <w:w w:val="110"/>
        </w:rPr>
        <w:t xml:space="preserve">- </w:t>
      </w:r>
      <w:proofErr w:type="spellStart"/>
      <w:r>
        <w:rPr>
          <w:w w:val="110"/>
        </w:rPr>
        <w:t>zational</w:t>
      </w:r>
      <w:proofErr w:type="spellEnd"/>
      <w:r>
        <w:rPr>
          <w:w w:val="110"/>
        </w:rPr>
        <w:t xml:space="preserve"> and managerial factors that lead to success or </w:t>
      </w:r>
      <w:r>
        <w:rPr>
          <w:w w:val="105"/>
        </w:rPr>
        <w:t>failure.</w:t>
      </w:r>
      <w:r>
        <w:rPr>
          <w:spacing w:val="-25"/>
          <w:w w:val="105"/>
        </w:rPr>
        <w:t xml:space="preserve"> </w:t>
      </w:r>
      <w:r>
        <w:rPr>
          <w:rFonts w:ascii="Arial" w:hAnsi="Arial"/>
          <w:i/>
          <w:w w:val="105"/>
        </w:rPr>
        <w:t>Science</w:t>
      </w:r>
      <w:r>
        <w:rPr>
          <w:rFonts w:ascii="Arial" w:hAnsi="Arial"/>
          <w:i/>
          <w:spacing w:val="-32"/>
          <w:w w:val="105"/>
        </w:rPr>
        <w:t xml:space="preserve"> </w:t>
      </w:r>
      <w:r>
        <w:rPr>
          <w:rFonts w:ascii="Arial" w:hAnsi="Arial"/>
          <w:i/>
          <w:w w:val="105"/>
        </w:rPr>
        <w:t>of</w:t>
      </w:r>
      <w:r>
        <w:rPr>
          <w:rFonts w:ascii="Arial" w:hAnsi="Arial"/>
          <w:i/>
          <w:spacing w:val="-32"/>
          <w:w w:val="105"/>
        </w:rPr>
        <w:t xml:space="preserve"> </w:t>
      </w:r>
      <w:r>
        <w:rPr>
          <w:rFonts w:ascii="Arial" w:hAnsi="Arial"/>
          <w:i/>
          <w:w w:val="105"/>
        </w:rPr>
        <w:t>Computer</w:t>
      </w:r>
      <w:r>
        <w:rPr>
          <w:rFonts w:ascii="Arial" w:hAnsi="Arial"/>
          <w:i/>
          <w:spacing w:val="-32"/>
          <w:w w:val="105"/>
        </w:rPr>
        <w:t xml:space="preserve"> </w:t>
      </w:r>
      <w:r>
        <w:rPr>
          <w:rFonts w:ascii="Arial" w:hAnsi="Arial"/>
          <w:i/>
          <w:spacing w:val="-3"/>
          <w:w w:val="105"/>
        </w:rPr>
        <w:t>Programming</w:t>
      </w:r>
      <w:r>
        <w:rPr>
          <w:spacing w:val="-3"/>
          <w:w w:val="105"/>
        </w:rPr>
        <w:t>,</w:t>
      </w:r>
      <w:r>
        <w:rPr>
          <w:spacing w:val="-28"/>
          <w:w w:val="105"/>
        </w:rPr>
        <w:t xml:space="preserve"> </w:t>
      </w:r>
      <w:r>
        <w:rPr>
          <w:w w:val="105"/>
        </w:rPr>
        <w:t xml:space="preserve">89:144–161, </w:t>
      </w:r>
      <w:r>
        <w:rPr>
          <w:w w:val="110"/>
        </w:rPr>
        <w:t>Sept.</w:t>
      </w:r>
      <w:r>
        <w:rPr>
          <w:spacing w:val="-9"/>
          <w:w w:val="110"/>
        </w:rPr>
        <w:t xml:space="preserve"> </w:t>
      </w:r>
      <w:r>
        <w:rPr>
          <w:w w:val="110"/>
        </w:rPr>
        <w:t>2014.</w:t>
      </w:r>
    </w:p>
    <w:p w:rsidR="00B66BFA" w:rsidRDefault="00B66BFA">
      <w:pPr>
        <w:pStyle w:val="Corpsdetexte"/>
        <w:spacing w:before="1"/>
        <w:rPr>
          <w:sz w:val="14"/>
        </w:rPr>
      </w:pPr>
    </w:p>
    <w:p w:rsidR="00B66BFA" w:rsidRDefault="0044141A">
      <w:pPr>
        <w:pStyle w:val="Corpsdetexte"/>
        <w:tabs>
          <w:tab w:val="left" w:pos="1084"/>
          <w:tab w:val="left" w:pos="3770"/>
        </w:tabs>
        <w:spacing w:line="242" w:lineRule="auto"/>
        <w:ind w:left="491" w:right="28" w:hanging="376"/>
      </w:pPr>
      <w:r>
        <w:rPr>
          <w:w w:val="110"/>
        </w:rPr>
        <w:t>[20]IBM.</w:t>
      </w:r>
      <w:r>
        <w:rPr>
          <w:w w:val="110"/>
        </w:rPr>
        <w:tab/>
      </w:r>
      <w:r>
        <w:rPr>
          <w:w w:val="115"/>
        </w:rPr>
        <w:t>Rational</w:t>
      </w:r>
      <w:r>
        <w:rPr>
          <w:spacing w:val="47"/>
          <w:w w:val="115"/>
        </w:rPr>
        <w:t xml:space="preserve"> </w:t>
      </w:r>
      <w:r>
        <w:rPr>
          <w:w w:val="115"/>
        </w:rPr>
        <w:t>Rhapsody</w:t>
      </w:r>
      <w:r>
        <w:rPr>
          <w:spacing w:val="47"/>
          <w:w w:val="115"/>
        </w:rPr>
        <w:t xml:space="preserve"> </w:t>
      </w:r>
      <w:r>
        <w:rPr>
          <w:spacing w:val="-3"/>
          <w:w w:val="115"/>
        </w:rPr>
        <w:t>Website.</w:t>
      </w:r>
      <w:r>
        <w:rPr>
          <w:spacing w:val="-3"/>
          <w:w w:val="115"/>
        </w:rPr>
        <w:tab/>
      </w:r>
      <w:hyperlink r:id="rId55">
        <w:r>
          <w:rPr>
            <w:spacing w:val="-4"/>
            <w:w w:val="115"/>
          </w:rPr>
          <w:t>http://www-</w:t>
        </w:r>
      </w:hyperlink>
      <w:r>
        <w:rPr>
          <w:spacing w:val="-4"/>
          <w:w w:val="115"/>
        </w:rPr>
        <w:t xml:space="preserve"> </w:t>
      </w:r>
      <w:r>
        <w:rPr>
          <w:spacing w:val="-1"/>
          <w:w w:val="115"/>
        </w:rPr>
        <w:t>03.ibm.com/software/products/</w:t>
      </w:r>
      <w:proofErr w:type="spellStart"/>
      <w:r>
        <w:rPr>
          <w:spacing w:val="-1"/>
          <w:w w:val="115"/>
        </w:rPr>
        <w:t>en</w:t>
      </w:r>
      <w:proofErr w:type="spellEnd"/>
      <w:r>
        <w:rPr>
          <w:spacing w:val="-1"/>
          <w:w w:val="115"/>
        </w:rPr>
        <w:t>/</w:t>
      </w:r>
      <w:proofErr w:type="spellStart"/>
      <w:r>
        <w:rPr>
          <w:spacing w:val="-1"/>
          <w:w w:val="115"/>
        </w:rPr>
        <w:t>ratirhapfami</w:t>
      </w:r>
      <w:proofErr w:type="spellEnd"/>
      <w:r>
        <w:rPr>
          <w:spacing w:val="-1"/>
          <w:w w:val="115"/>
        </w:rPr>
        <w:t>,</w:t>
      </w:r>
      <w:r>
        <w:rPr>
          <w:spacing w:val="-21"/>
          <w:w w:val="115"/>
        </w:rPr>
        <w:t xml:space="preserve"> </w:t>
      </w:r>
      <w:r>
        <w:rPr>
          <w:w w:val="115"/>
        </w:rPr>
        <w:t>2016.</w:t>
      </w:r>
    </w:p>
    <w:p w:rsidR="00B66BFA" w:rsidRDefault="00B66BFA">
      <w:pPr>
        <w:pStyle w:val="Corpsdetexte"/>
        <w:spacing w:before="1"/>
        <w:rPr>
          <w:sz w:val="14"/>
        </w:rPr>
      </w:pPr>
    </w:p>
    <w:p w:rsidR="00B66BFA" w:rsidRDefault="0044141A">
      <w:pPr>
        <w:pStyle w:val="Corpsdetexte"/>
        <w:tabs>
          <w:tab w:val="left" w:pos="814"/>
          <w:tab w:val="left" w:pos="921"/>
          <w:tab w:val="left" w:pos="1724"/>
          <w:tab w:val="left" w:pos="2198"/>
          <w:tab w:val="left" w:pos="2436"/>
          <w:tab w:val="left" w:pos="3085"/>
          <w:tab w:val="left" w:pos="3566"/>
          <w:tab w:val="left" w:pos="3775"/>
          <w:tab w:val="left" w:pos="4353"/>
          <w:tab w:val="left" w:pos="4434"/>
        </w:tabs>
        <w:spacing w:line="242" w:lineRule="auto"/>
        <w:ind w:left="491" w:hanging="376"/>
      </w:pPr>
      <w:r>
        <w:rPr>
          <w:w w:val="110"/>
        </w:rPr>
        <w:t>[21]A.</w:t>
      </w:r>
      <w:r>
        <w:rPr>
          <w:w w:val="110"/>
        </w:rPr>
        <w:tab/>
      </w:r>
      <w:proofErr w:type="spellStart"/>
      <w:r>
        <w:rPr>
          <w:spacing w:val="-3"/>
          <w:w w:val="110"/>
        </w:rPr>
        <w:t>Kazakova</w:t>
      </w:r>
      <w:proofErr w:type="spellEnd"/>
      <w:r>
        <w:rPr>
          <w:spacing w:val="-3"/>
          <w:w w:val="110"/>
        </w:rPr>
        <w:t>.</w:t>
      </w:r>
      <w:r>
        <w:rPr>
          <w:spacing w:val="-3"/>
          <w:w w:val="110"/>
        </w:rPr>
        <w:tab/>
      </w:r>
      <w:r>
        <w:rPr>
          <w:spacing w:val="-3"/>
          <w:w w:val="110"/>
        </w:rPr>
        <w:tab/>
      </w:r>
      <w:r>
        <w:rPr>
          <w:w w:val="110"/>
        </w:rPr>
        <w:t>Infographic:</w:t>
      </w:r>
      <w:r>
        <w:rPr>
          <w:w w:val="110"/>
        </w:rPr>
        <w:tab/>
        <w:t>C/C++</w:t>
      </w:r>
      <w:r>
        <w:rPr>
          <w:w w:val="110"/>
        </w:rPr>
        <w:tab/>
      </w:r>
      <w:r>
        <w:rPr>
          <w:w w:val="110"/>
        </w:rPr>
        <w:tab/>
        <w:t xml:space="preserve">facts </w:t>
      </w:r>
      <w:r>
        <w:rPr>
          <w:spacing w:val="-3"/>
          <w:w w:val="110"/>
        </w:rPr>
        <w:t>we</w:t>
      </w:r>
      <w:r>
        <w:rPr>
          <w:spacing w:val="-3"/>
          <w:w w:val="110"/>
        </w:rPr>
        <w:tab/>
      </w:r>
      <w:r>
        <w:rPr>
          <w:spacing w:val="-3"/>
          <w:w w:val="110"/>
        </w:rPr>
        <w:tab/>
      </w:r>
      <w:r>
        <w:rPr>
          <w:w w:val="110"/>
        </w:rPr>
        <w:t>learned</w:t>
      </w:r>
      <w:r>
        <w:rPr>
          <w:w w:val="110"/>
        </w:rPr>
        <w:tab/>
        <w:t>before</w:t>
      </w:r>
      <w:r>
        <w:rPr>
          <w:w w:val="110"/>
        </w:rPr>
        <w:tab/>
        <w:t>going</w:t>
      </w:r>
      <w:r>
        <w:rPr>
          <w:w w:val="110"/>
        </w:rPr>
        <w:tab/>
        <w:t>ahead</w:t>
      </w:r>
      <w:r>
        <w:rPr>
          <w:w w:val="110"/>
        </w:rPr>
        <w:tab/>
      </w:r>
      <w:r>
        <w:rPr>
          <w:w w:val="110"/>
        </w:rPr>
        <w:tab/>
        <w:t>with</w:t>
      </w:r>
      <w:r>
        <w:rPr>
          <w:w w:val="110"/>
        </w:rPr>
        <w:tab/>
      </w:r>
      <w:proofErr w:type="spellStart"/>
      <w:r>
        <w:rPr>
          <w:spacing w:val="-1"/>
          <w:w w:val="105"/>
        </w:rPr>
        <w:t>CLion</w:t>
      </w:r>
      <w:proofErr w:type="spellEnd"/>
      <w:r>
        <w:rPr>
          <w:spacing w:val="-1"/>
          <w:w w:val="105"/>
        </w:rPr>
        <w:t xml:space="preserve">. </w:t>
      </w:r>
      <w:hyperlink r:id="rId56">
        <w:r>
          <w:rPr>
            <w:w w:val="110"/>
          </w:rPr>
          <w:t>http://blog.jetbrains.com/clion/2015/07/</w:t>
        </w:r>
      </w:hyperlink>
    </w:p>
    <w:p w:rsidR="00B66BFA" w:rsidRDefault="0044141A">
      <w:pPr>
        <w:pStyle w:val="Corpsdetexte"/>
        <w:ind w:left="491" w:right="-9"/>
      </w:pPr>
      <w:proofErr w:type="gramStart"/>
      <w:r>
        <w:rPr>
          <w:w w:val="105"/>
        </w:rPr>
        <w:t>infographics-</w:t>
      </w:r>
      <w:proofErr w:type="spellStart"/>
      <w:r>
        <w:rPr>
          <w:w w:val="105"/>
        </w:rPr>
        <w:t>cpp</w:t>
      </w:r>
      <w:proofErr w:type="spellEnd"/>
      <w:r>
        <w:rPr>
          <w:w w:val="105"/>
        </w:rPr>
        <w:t>-facts-before-</w:t>
      </w:r>
      <w:proofErr w:type="spellStart"/>
      <w:r>
        <w:rPr>
          <w:w w:val="105"/>
        </w:rPr>
        <w:t>clion</w:t>
      </w:r>
      <w:proofErr w:type="spellEnd"/>
      <w:proofErr w:type="gramEnd"/>
      <w:r>
        <w:rPr>
          <w:w w:val="105"/>
        </w:rPr>
        <w:t>/,   2016.</w:t>
      </w:r>
    </w:p>
    <w:p w:rsidR="00B66BFA" w:rsidRDefault="00B66BFA">
      <w:pPr>
        <w:pStyle w:val="Corpsdetexte"/>
        <w:spacing w:before="3"/>
        <w:rPr>
          <w:sz w:val="14"/>
        </w:rPr>
      </w:pPr>
    </w:p>
    <w:p w:rsidR="00B66BFA" w:rsidRDefault="0044141A">
      <w:pPr>
        <w:pStyle w:val="Corpsdetexte"/>
        <w:spacing w:line="237" w:lineRule="auto"/>
        <w:ind w:left="491" w:hanging="376"/>
        <w:jc w:val="both"/>
      </w:pPr>
      <w:r>
        <w:rPr>
          <w:w w:val="95"/>
          <w:position w:val="1"/>
        </w:rPr>
        <w:t>[2</w:t>
      </w:r>
      <w:r>
        <w:rPr>
          <w:w w:val="102"/>
          <w:position w:val="1"/>
        </w:rPr>
        <w:t>2</w:t>
      </w:r>
      <w:r>
        <w:rPr>
          <w:w w:val="85"/>
          <w:position w:val="1"/>
        </w:rPr>
        <w:t>]</w:t>
      </w:r>
      <w:r>
        <w:rPr>
          <w:w w:val="118"/>
          <w:position w:val="1"/>
        </w:rPr>
        <w:t>T.</w:t>
      </w:r>
      <w:r>
        <w:rPr>
          <w:spacing w:val="13"/>
          <w:position w:val="1"/>
        </w:rPr>
        <w:t xml:space="preserve"> </w:t>
      </w:r>
      <w:r>
        <w:rPr>
          <w:spacing w:val="-1"/>
          <w:w w:val="110"/>
          <w:position w:val="1"/>
        </w:rPr>
        <w:t>K</w:t>
      </w:r>
      <w:r>
        <w:rPr>
          <w:w w:val="102"/>
          <w:position w:val="1"/>
        </w:rPr>
        <w:t>le</w:t>
      </w:r>
      <w:r>
        <w:rPr>
          <w:spacing w:val="-1"/>
          <w:w w:val="102"/>
          <w:position w:val="1"/>
        </w:rPr>
        <w:t>i</w:t>
      </w:r>
      <w:r>
        <w:rPr>
          <w:w w:val="113"/>
          <w:position w:val="1"/>
        </w:rPr>
        <w:t>n,</w:t>
      </w:r>
      <w:r>
        <w:rPr>
          <w:spacing w:val="13"/>
          <w:position w:val="1"/>
        </w:rPr>
        <w:t xml:space="preserve"> </w:t>
      </w:r>
      <w:r>
        <w:rPr>
          <w:spacing w:val="-1"/>
          <w:w w:val="106"/>
          <w:position w:val="1"/>
        </w:rPr>
        <w:t>U</w:t>
      </w:r>
      <w:r>
        <w:rPr>
          <w:w w:val="113"/>
          <w:position w:val="1"/>
        </w:rPr>
        <w:t>.</w:t>
      </w:r>
      <w:r>
        <w:rPr>
          <w:spacing w:val="12"/>
          <w:position w:val="1"/>
        </w:rPr>
        <w:t xml:space="preserve"> </w:t>
      </w:r>
      <w:r>
        <w:rPr>
          <w:w w:val="108"/>
          <w:position w:val="1"/>
        </w:rPr>
        <w:t>A.</w:t>
      </w:r>
      <w:r>
        <w:rPr>
          <w:spacing w:val="12"/>
          <w:position w:val="1"/>
        </w:rPr>
        <w:t xml:space="preserve"> </w:t>
      </w:r>
      <w:r>
        <w:rPr>
          <w:w w:val="105"/>
          <w:position w:val="1"/>
        </w:rPr>
        <w:t>N</w:t>
      </w:r>
      <w:r>
        <w:rPr>
          <w:spacing w:val="-1"/>
          <w:w w:val="105"/>
          <w:position w:val="1"/>
        </w:rPr>
        <w:t>i</w:t>
      </w:r>
      <w:r>
        <w:rPr>
          <w:spacing w:val="-6"/>
          <w:w w:val="102"/>
          <w:position w:val="1"/>
        </w:rPr>
        <w:t>c</w:t>
      </w:r>
      <w:r>
        <w:rPr>
          <w:spacing w:val="-5"/>
          <w:w w:val="107"/>
          <w:position w:val="1"/>
        </w:rPr>
        <w:t>k</w:t>
      </w:r>
      <w:r>
        <w:rPr>
          <w:w w:val="102"/>
          <w:position w:val="1"/>
        </w:rPr>
        <w:t>e</w:t>
      </w:r>
      <w:r>
        <w:rPr>
          <w:spacing w:val="-1"/>
          <w:w w:val="102"/>
          <w:position w:val="1"/>
        </w:rPr>
        <w:t>l</w:t>
      </w:r>
      <w:r>
        <w:rPr>
          <w:w w:val="113"/>
          <w:position w:val="1"/>
        </w:rPr>
        <w:t>,</w:t>
      </w:r>
      <w:r>
        <w:rPr>
          <w:spacing w:val="13"/>
          <w:position w:val="1"/>
        </w:rPr>
        <w:t xml:space="preserve"> </w:t>
      </w:r>
      <w:r>
        <w:rPr>
          <w:w w:val="126"/>
          <w:position w:val="1"/>
        </w:rPr>
        <w:t>J.</w:t>
      </w:r>
      <w:r>
        <w:rPr>
          <w:spacing w:val="12"/>
          <w:position w:val="1"/>
        </w:rPr>
        <w:t xml:space="preserve"> </w:t>
      </w:r>
      <w:proofErr w:type="spellStart"/>
      <w:r>
        <w:rPr>
          <w:w w:val="105"/>
          <w:position w:val="1"/>
        </w:rPr>
        <w:t>N</w:t>
      </w:r>
      <w:r>
        <w:rPr>
          <w:spacing w:val="-1"/>
          <w:w w:val="105"/>
          <w:position w:val="1"/>
        </w:rPr>
        <w:t>i</w:t>
      </w:r>
      <w:r>
        <w:rPr>
          <w:w w:val="108"/>
          <w:position w:val="1"/>
        </w:rPr>
        <w:t>ere</w:t>
      </w:r>
      <w:proofErr w:type="spellEnd"/>
      <w:r>
        <w:rPr>
          <w:w w:val="108"/>
          <w:position w:val="1"/>
        </w:rPr>
        <w:t>,</w:t>
      </w:r>
      <w:r>
        <w:rPr>
          <w:spacing w:val="13"/>
          <w:position w:val="1"/>
        </w:rPr>
        <w:t xml:space="preserve"> </w:t>
      </w:r>
      <w:r>
        <w:rPr>
          <w:w w:val="115"/>
          <w:position w:val="1"/>
        </w:rPr>
        <w:t>a</w:t>
      </w:r>
      <w:r>
        <w:rPr>
          <w:w w:val="113"/>
          <w:position w:val="1"/>
        </w:rPr>
        <w:t>nd</w:t>
      </w:r>
      <w:r>
        <w:rPr>
          <w:spacing w:val="12"/>
          <w:position w:val="1"/>
        </w:rPr>
        <w:t xml:space="preserve"> </w:t>
      </w:r>
      <w:r>
        <w:rPr>
          <w:w w:val="108"/>
          <w:position w:val="1"/>
        </w:rPr>
        <w:t>A.</w:t>
      </w:r>
      <w:r>
        <w:rPr>
          <w:spacing w:val="12"/>
          <w:position w:val="1"/>
        </w:rPr>
        <w:t xml:space="preserve"> </w:t>
      </w:r>
      <w:proofErr w:type="gramStart"/>
      <w:r>
        <w:rPr>
          <w:w w:val="102"/>
          <w:position w:val="1"/>
        </w:rPr>
        <w:t>Z</w:t>
      </w:r>
      <w:r>
        <w:rPr>
          <w:position w:val="1"/>
        </w:rPr>
        <w:t xml:space="preserve"> </w:t>
      </w:r>
      <w:r>
        <w:rPr>
          <w:spacing w:val="-1"/>
          <w:position w:val="1"/>
        </w:rPr>
        <w:t xml:space="preserve"> </w:t>
      </w:r>
      <w:r>
        <w:rPr>
          <w:spacing w:val="-97"/>
          <w:w w:val="113"/>
          <w:position w:val="1"/>
        </w:rPr>
        <w:t>u</w:t>
      </w:r>
      <w:proofErr w:type="gramEnd"/>
      <w:r>
        <w:rPr>
          <w:spacing w:val="5"/>
          <w:w w:val="153"/>
        </w:rPr>
        <w:t>¨</w:t>
      </w:r>
      <w:proofErr w:type="spellStart"/>
      <w:r>
        <w:rPr>
          <w:w w:val="113"/>
          <w:position w:val="1"/>
        </w:rPr>
        <w:t>nd</w:t>
      </w:r>
      <w:r>
        <w:rPr>
          <w:w w:val="102"/>
          <w:position w:val="1"/>
        </w:rPr>
        <w:t>o</w:t>
      </w:r>
      <w:r>
        <w:rPr>
          <w:w w:val="108"/>
          <w:position w:val="1"/>
        </w:rPr>
        <w:t>rf</w:t>
      </w:r>
      <w:proofErr w:type="spellEnd"/>
      <w:r>
        <w:rPr>
          <w:w w:val="108"/>
          <w:position w:val="1"/>
        </w:rPr>
        <w:t>.</w:t>
      </w:r>
      <w:r>
        <w:rPr>
          <w:position w:val="1"/>
        </w:rPr>
        <w:t xml:space="preserve"> </w:t>
      </w:r>
      <w:r>
        <w:rPr>
          <w:spacing w:val="-14"/>
          <w:position w:val="1"/>
        </w:rPr>
        <w:t xml:space="preserve"> </w:t>
      </w:r>
      <w:r>
        <w:rPr>
          <w:spacing w:val="-16"/>
          <w:w w:val="120"/>
          <w:position w:val="1"/>
        </w:rPr>
        <w:t>F</w:t>
      </w:r>
      <w:r>
        <w:rPr>
          <w:w w:val="109"/>
          <w:position w:val="1"/>
        </w:rPr>
        <w:t xml:space="preserve">rom </w:t>
      </w:r>
      <w:proofErr w:type="spellStart"/>
      <w:r>
        <w:rPr>
          <w:w w:val="110"/>
        </w:rPr>
        <w:t>uml</w:t>
      </w:r>
      <w:proofErr w:type="spellEnd"/>
      <w:r>
        <w:rPr>
          <w:w w:val="110"/>
        </w:rPr>
        <w:t xml:space="preserve"> to </w:t>
      </w:r>
      <w:r>
        <w:rPr>
          <w:spacing w:val="-4"/>
          <w:w w:val="110"/>
        </w:rPr>
        <w:t xml:space="preserve">java </w:t>
      </w:r>
      <w:r>
        <w:rPr>
          <w:w w:val="110"/>
        </w:rPr>
        <w:t xml:space="preserve">and back again. </w:t>
      </w:r>
      <w:r>
        <w:rPr>
          <w:spacing w:val="-3"/>
          <w:w w:val="110"/>
        </w:rPr>
        <w:t xml:space="preserve">Technical </w:t>
      </w:r>
      <w:r>
        <w:rPr>
          <w:w w:val="110"/>
        </w:rPr>
        <w:t>report,</w:t>
      </w:r>
      <w:r>
        <w:rPr>
          <w:spacing w:val="-25"/>
          <w:w w:val="110"/>
        </w:rPr>
        <w:t xml:space="preserve"> </w:t>
      </w:r>
      <w:r>
        <w:rPr>
          <w:w w:val="110"/>
        </w:rPr>
        <w:t xml:space="preserve">University of Paderborn, Paderborn, </w:t>
      </w:r>
      <w:r>
        <w:rPr>
          <w:spacing w:val="-3"/>
          <w:w w:val="110"/>
        </w:rPr>
        <w:t>Germany</w:t>
      </w:r>
      <w:proofErr w:type="gramStart"/>
      <w:r>
        <w:rPr>
          <w:spacing w:val="-3"/>
          <w:w w:val="110"/>
        </w:rPr>
        <w:t xml:space="preserve">, </w:t>
      </w:r>
      <w:r>
        <w:rPr>
          <w:spacing w:val="25"/>
          <w:w w:val="110"/>
        </w:rPr>
        <w:t xml:space="preserve"> </w:t>
      </w:r>
      <w:r>
        <w:rPr>
          <w:w w:val="110"/>
        </w:rPr>
        <w:t>1999</w:t>
      </w:r>
      <w:proofErr w:type="gramEnd"/>
      <w:r>
        <w:rPr>
          <w:w w:val="110"/>
        </w:rPr>
        <w:t>.</w:t>
      </w:r>
    </w:p>
    <w:p w:rsidR="00B66BFA" w:rsidRDefault="00B66BFA">
      <w:pPr>
        <w:pStyle w:val="Corpsdetexte"/>
        <w:spacing w:before="3"/>
        <w:rPr>
          <w:sz w:val="14"/>
        </w:rPr>
      </w:pPr>
    </w:p>
    <w:p w:rsidR="00B66BFA" w:rsidRDefault="0044141A">
      <w:pPr>
        <w:spacing w:line="242" w:lineRule="auto"/>
        <w:ind w:left="491" w:hanging="376"/>
        <w:rPr>
          <w:sz w:val="18"/>
        </w:rPr>
      </w:pPr>
      <w:r>
        <w:rPr>
          <w:w w:val="110"/>
          <w:sz w:val="18"/>
        </w:rPr>
        <w:t xml:space="preserve">[23]J. </w:t>
      </w:r>
      <w:proofErr w:type="spellStart"/>
      <w:r>
        <w:rPr>
          <w:w w:val="110"/>
          <w:sz w:val="18"/>
        </w:rPr>
        <w:t>Kuster</w:t>
      </w:r>
      <w:proofErr w:type="spellEnd"/>
      <w:r>
        <w:rPr>
          <w:w w:val="110"/>
          <w:sz w:val="18"/>
        </w:rPr>
        <w:t xml:space="preserve"> and J. Stroop. Consistent design of embedded real-time</w:t>
      </w:r>
      <w:r>
        <w:rPr>
          <w:spacing w:val="-10"/>
          <w:w w:val="110"/>
          <w:sz w:val="18"/>
        </w:rPr>
        <w:t xml:space="preserve"> </w:t>
      </w:r>
      <w:r>
        <w:rPr>
          <w:w w:val="110"/>
          <w:sz w:val="18"/>
        </w:rPr>
        <w:t>systems</w:t>
      </w:r>
      <w:r>
        <w:rPr>
          <w:spacing w:val="-10"/>
          <w:w w:val="110"/>
          <w:sz w:val="18"/>
        </w:rPr>
        <w:t xml:space="preserve"> </w:t>
      </w:r>
      <w:r>
        <w:rPr>
          <w:w w:val="110"/>
          <w:sz w:val="18"/>
        </w:rPr>
        <w:t>with</w:t>
      </w:r>
      <w:r>
        <w:rPr>
          <w:spacing w:val="-10"/>
          <w:w w:val="110"/>
          <w:sz w:val="18"/>
        </w:rPr>
        <w:t xml:space="preserve"> </w:t>
      </w:r>
      <w:r>
        <w:rPr>
          <w:spacing w:val="-3"/>
          <w:w w:val="110"/>
          <w:sz w:val="18"/>
        </w:rPr>
        <w:t>UML-RT.</w:t>
      </w:r>
      <w:r>
        <w:rPr>
          <w:w w:val="110"/>
          <w:sz w:val="18"/>
        </w:rPr>
        <w:t xml:space="preserve"> In</w:t>
      </w:r>
      <w:r>
        <w:rPr>
          <w:spacing w:val="-10"/>
          <w:w w:val="110"/>
          <w:sz w:val="18"/>
        </w:rPr>
        <w:t xml:space="preserve"> </w:t>
      </w:r>
      <w:r>
        <w:rPr>
          <w:rFonts w:ascii="Arial"/>
          <w:i/>
          <w:spacing w:val="-4"/>
          <w:w w:val="110"/>
          <w:sz w:val="18"/>
        </w:rPr>
        <w:t>Proc.</w:t>
      </w:r>
      <w:r>
        <w:rPr>
          <w:rFonts w:ascii="Arial"/>
          <w:i/>
          <w:spacing w:val="-10"/>
          <w:w w:val="110"/>
          <w:sz w:val="18"/>
        </w:rPr>
        <w:t xml:space="preserve"> </w:t>
      </w:r>
      <w:r>
        <w:rPr>
          <w:rFonts w:ascii="Arial"/>
          <w:i/>
          <w:w w:val="110"/>
          <w:sz w:val="18"/>
        </w:rPr>
        <w:t>4th</w:t>
      </w:r>
      <w:r>
        <w:rPr>
          <w:rFonts w:ascii="Arial"/>
          <w:i/>
          <w:spacing w:val="-10"/>
          <w:w w:val="110"/>
          <w:sz w:val="18"/>
        </w:rPr>
        <w:t xml:space="preserve"> </w:t>
      </w:r>
      <w:r>
        <w:rPr>
          <w:rFonts w:ascii="Arial"/>
          <w:i/>
          <w:w w:val="110"/>
          <w:sz w:val="18"/>
        </w:rPr>
        <w:t>IEEE</w:t>
      </w:r>
      <w:r>
        <w:rPr>
          <w:rFonts w:ascii="Arial"/>
          <w:i/>
          <w:spacing w:val="-10"/>
          <w:w w:val="110"/>
          <w:sz w:val="18"/>
        </w:rPr>
        <w:t xml:space="preserve"> </w:t>
      </w:r>
      <w:r>
        <w:rPr>
          <w:rFonts w:ascii="Arial"/>
          <w:i/>
          <w:w w:val="110"/>
          <w:sz w:val="18"/>
        </w:rPr>
        <w:t xml:space="preserve">In- </w:t>
      </w:r>
      <w:proofErr w:type="spellStart"/>
      <w:r>
        <w:rPr>
          <w:rFonts w:ascii="Arial"/>
          <w:i/>
          <w:w w:val="105"/>
          <w:sz w:val="18"/>
        </w:rPr>
        <w:t>ternational</w:t>
      </w:r>
      <w:proofErr w:type="spellEnd"/>
      <w:r>
        <w:rPr>
          <w:rFonts w:ascii="Arial"/>
          <w:i/>
          <w:spacing w:val="-18"/>
          <w:w w:val="105"/>
          <w:sz w:val="18"/>
        </w:rPr>
        <w:t xml:space="preserve"> </w:t>
      </w:r>
      <w:r>
        <w:rPr>
          <w:rFonts w:ascii="Arial"/>
          <w:i/>
          <w:w w:val="105"/>
          <w:sz w:val="18"/>
        </w:rPr>
        <w:t>Symposium</w:t>
      </w:r>
      <w:r>
        <w:rPr>
          <w:rFonts w:ascii="Arial"/>
          <w:i/>
          <w:spacing w:val="-18"/>
          <w:w w:val="105"/>
          <w:sz w:val="18"/>
        </w:rPr>
        <w:t xml:space="preserve"> </w:t>
      </w:r>
      <w:r>
        <w:rPr>
          <w:rFonts w:ascii="Arial"/>
          <w:i/>
          <w:w w:val="105"/>
          <w:sz w:val="18"/>
        </w:rPr>
        <w:t>on</w:t>
      </w:r>
      <w:r>
        <w:rPr>
          <w:rFonts w:ascii="Arial"/>
          <w:i/>
          <w:spacing w:val="-18"/>
          <w:w w:val="105"/>
          <w:sz w:val="18"/>
        </w:rPr>
        <w:t xml:space="preserve"> </w:t>
      </w:r>
      <w:r>
        <w:rPr>
          <w:rFonts w:ascii="Arial"/>
          <w:i/>
          <w:w w:val="105"/>
          <w:sz w:val="18"/>
        </w:rPr>
        <w:t>Object-Oriented</w:t>
      </w:r>
      <w:r>
        <w:rPr>
          <w:rFonts w:ascii="Arial"/>
          <w:i/>
          <w:spacing w:val="-18"/>
          <w:w w:val="105"/>
          <w:sz w:val="18"/>
        </w:rPr>
        <w:t xml:space="preserve"> </w:t>
      </w:r>
      <w:r>
        <w:rPr>
          <w:rFonts w:ascii="Arial"/>
          <w:i/>
          <w:spacing w:val="-3"/>
          <w:w w:val="105"/>
          <w:sz w:val="18"/>
        </w:rPr>
        <w:t xml:space="preserve">Real-Time </w:t>
      </w:r>
      <w:r>
        <w:rPr>
          <w:rFonts w:ascii="Arial"/>
          <w:i/>
          <w:w w:val="105"/>
          <w:sz w:val="18"/>
        </w:rPr>
        <w:t>Distributed Computing</w:t>
      </w:r>
      <w:r>
        <w:rPr>
          <w:w w:val="105"/>
          <w:sz w:val="18"/>
        </w:rPr>
        <w:t xml:space="preserve">, </w:t>
      </w:r>
      <w:proofErr w:type="spellStart"/>
      <w:r>
        <w:rPr>
          <w:w w:val="105"/>
          <w:sz w:val="18"/>
        </w:rPr>
        <w:t>Magedeburg</w:t>
      </w:r>
      <w:proofErr w:type="spellEnd"/>
      <w:r>
        <w:rPr>
          <w:w w:val="105"/>
          <w:sz w:val="18"/>
        </w:rPr>
        <w:t xml:space="preserve">, </w:t>
      </w:r>
      <w:r>
        <w:rPr>
          <w:spacing w:val="-3"/>
          <w:w w:val="105"/>
          <w:sz w:val="18"/>
        </w:rPr>
        <w:t>Germany</w:t>
      </w:r>
      <w:proofErr w:type="gramStart"/>
      <w:r>
        <w:rPr>
          <w:spacing w:val="-3"/>
          <w:w w:val="105"/>
          <w:sz w:val="18"/>
        </w:rPr>
        <w:t xml:space="preserve">, </w:t>
      </w:r>
      <w:r>
        <w:rPr>
          <w:spacing w:val="15"/>
          <w:w w:val="105"/>
          <w:sz w:val="18"/>
        </w:rPr>
        <w:t xml:space="preserve"> </w:t>
      </w:r>
      <w:r>
        <w:rPr>
          <w:w w:val="105"/>
          <w:sz w:val="18"/>
        </w:rPr>
        <w:t>2001</w:t>
      </w:r>
      <w:proofErr w:type="gramEnd"/>
      <w:r>
        <w:rPr>
          <w:w w:val="105"/>
          <w:sz w:val="18"/>
        </w:rPr>
        <w:t>.</w:t>
      </w:r>
    </w:p>
    <w:p w:rsidR="00B66BFA" w:rsidRDefault="00B66BFA">
      <w:pPr>
        <w:pStyle w:val="Corpsdetexte"/>
        <w:spacing w:before="1"/>
        <w:rPr>
          <w:sz w:val="14"/>
        </w:rPr>
      </w:pPr>
    </w:p>
    <w:p w:rsidR="00B66BFA" w:rsidRDefault="0044141A">
      <w:pPr>
        <w:pStyle w:val="Corpsdetexte"/>
        <w:spacing w:line="242" w:lineRule="auto"/>
        <w:ind w:left="491" w:right="13" w:hanging="376"/>
      </w:pPr>
      <w:r>
        <w:rPr>
          <w:w w:val="110"/>
        </w:rPr>
        <w:t>[24]I. No Magic. ”magic draw”. https://</w:t>
      </w:r>
      <w:hyperlink r:id="rId57">
        <w:r>
          <w:rPr>
            <w:w w:val="110"/>
          </w:rPr>
          <w:t>www.nomagic.com/</w:t>
        </w:r>
      </w:hyperlink>
      <w:r>
        <w:rPr>
          <w:w w:val="110"/>
        </w:rPr>
        <w:t xml:space="preserve"> products/magicdraw.html</w:t>
      </w:r>
      <w:proofErr w:type="gramStart"/>
      <w:r>
        <w:rPr>
          <w:w w:val="110"/>
        </w:rPr>
        <w:t>,  2016</w:t>
      </w:r>
      <w:proofErr w:type="gramEnd"/>
      <w:r>
        <w:rPr>
          <w:w w:val="110"/>
        </w:rPr>
        <w:t>.</w:t>
      </w:r>
    </w:p>
    <w:p w:rsidR="00B66BFA" w:rsidRDefault="00B66BFA">
      <w:pPr>
        <w:pStyle w:val="Corpsdetexte"/>
        <w:spacing w:before="1"/>
        <w:rPr>
          <w:sz w:val="14"/>
        </w:rPr>
      </w:pPr>
    </w:p>
    <w:p w:rsidR="00B66BFA" w:rsidRDefault="0044141A">
      <w:pPr>
        <w:pStyle w:val="Corpsdetexte"/>
        <w:spacing w:line="242" w:lineRule="auto"/>
        <w:ind w:left="491" w:right="87" w:hanging="376"/>
      </w:pPr>
      <w:r>
        <w:rPr>
          <w:w w:val="105"/>
        </w:rPr>
        <w:t>[25]OMG. UML Specification. Specification 2.4.1, OMG, Aug. 2011.</w:t>
      </w:r>
    </w:p>
    <w:p w:rsidR="00B66BFA" w:rsidRDefault="00B66BFA">
      <w:pPr>
        <w:pStyle w:val="Corpsdetexte"/>
        <w:spacing w:before="1"/>
        <w:rPr>
          <w:sz w:val="14"/>
        </w:rPr>
      </w:pPr>
    </w:p>
    <w:p w:rsidR="00B66BFA" w:rsidRDefault="0044141A">
      <w:pPr>
        <w:pStyle w:val="Corpsdetexte"/>
        <w:tabs>
          <w:tab w:val="left" w:pos="1892"/>
          <w:tab w:val="left" w:pos="3780"/>
        </w:tabs>
        <w:spacing w:line="242" w:lineRule="auto"/>
        <w:ind w:left="491" w:right="87" w:hanging="376"/>
      </w:pPr>
      <w:r>
        <w:rPr>
          <w:w w:val="110"/>
        </w:rPr>
        <w:t xml:space="preserve">[26]V. </w:t>
      </w:r>
      <w:r>
        <w:rPr>
          <w:spacing w:val="27"/>
          <w:w w:val="110"/>
        </w:rPr>
        <w:t xml:space="preserve"> </w:t>
      </w:r>
      <w:r>
        <w:rPr>
          <w:w w:val="110"/>
        </w:rPr>
        <w:t>Paradigm.</w:t>
      </w:r>
      <w:r>
        <w:rPr>
          <w:w w:val="110"/>
        </w:rPr>
        <w:tab/>
      </w:r>
      <w:r>
        <w:rPr>
          <w:spacing w:val="-4"/>
          <w:w w:val="110"/>
        </w:rPr>
        <w:t xml:space="preserve">”visual  </w:t>
      </w:r>
      <w:r>
        <w:rPr>
          <w:spacing w:val="16"/>
          <w:w w:val="110"/>
        </w:rPr>
        <w:t xml:space="preserve"> </w:t>
      </w:r>
      <w:r>
        <w:rPr>
          <w:spacing w:val="-3"/>
          <w:w w:val="110"/>
        </w:rPr>
        <w:t>paradigm”.</w:t>
      </w:r>
      <w:r>
        <w:rPr>
          <w:spacing w:val="-3"/>
          <w:w w:val="110"/>
        </w:rPr>
        <w:tab/>
      </w:r>
      <w:hyperlink r:id="rId58">
        <w:r>
          <w:rPr>
            <w:spacing w:val="-7"/>
            <w:w w:val="110"/>
          </w:rPr>
          <w:t>http://www.</w:t>
        </w:r>
      </w:hyperlink>
      <w:r>
        <w:rPr>
          <w:spacing w:val="-7"/>
          <w:w w:val="110"/>
        </w:rPr>
        <w:t xml:space="preserve"> </w:t>
      </w:r>
      <w:proofErr w:type="gramStart"/>
      <w:r>
        <w:rPr>
          <w:w w:val="110"/>
        </w:rPr>
        <w:t>visual-paradigm.com</w:t>
      </w:r>
      <w:proofErr w:type="gramEnd"/>
      <w:r>
        <w:rPr>
          <w:w w:val="110"/>
        </w:rPr>
        <w:t>/,</w:t>
      </w:r>
      <w:r>
        <w:rPr>
          <w:spacing w:val="14"/>
          <w:w w:val="110"/>
        </w:rPr>
        <w:t xml:space="preserve"> </w:t>
      </w:r>
      <w:r>
        <w:rPr>
          <w:w w:val="110"/>
        </w:rPr>
        <w:t>2015.</w:t>
      </w:r>
    </w:p>
    <w:p w:rsidR="00B66BFA" w:rsidRDefault="0044141A">
      <w:pPr>
        <w:spacing w:before="161" w:line="242" w:lineRule="auto"/>
        <w:ind w:left="491" w:hanging="376"/>
        <w:jc w:val="both"/>
        <w:rPr>
          <w:sz w:val="18"/>
        </w:rPr>
      </w:pPr>
      <w:r>
        <w:rPr>
          <w:w w:val="105"/>
          <w:sz w:val="18"/>
        </w:rPr>
        <w:t xml:space="preserve">[27]J. Rumbaugh, I. Jacobson, and G. </w:t>
      </w:r>
      <w:proofErr w:type="spellStart"/>
      <w:r>
        <w:rPr>
          <w:w w:val="105"/>
          <w:sz w:val="18"/>
        </w:rPr>
        <w:t>Booch</w:t>
      </w:r>
      <w:proofErr w:type="spellEnd"/>
      <w:r>
        <w:rPr>
          <w:w w:val="105"/>
          <w:sz w:val="18"/>
        </w:rPr>
        <w:t xml:space="preserve">. </w:t>
      </w:r>
      <w:r>
        <w:rPr>
          <w:rFonts w:ascii="Arial"/>
          <w:i/>
          <w:w w:val="105"/>
          <w:sz w:val="18"/>
        </w:rPr>
        <w:t xml:space="preserve">Unified </w:t>
      </w:r>
      <w:r>
        <w:rPr>
          <w:rFonts w:ascii="Arial"/>
          <w:i/>
          <w:spacing w:val="-3"/>
          <w:w w:val="105"/>
          <w:sz w:val="18"/>
        </w:rPr>
        <w:t xml:space="preserve">Mod- </w:t>
      </w:r>
      <w:proofErr w:type="spellStart"/>
      <w:r>
        <w:rPr>
          <w:rFonts w:ascii="Arial"/>
          <w:i/>
          <w:w w:val="105"/>
          <w:sz w:val="18"/>
        </w:rPr>
        <w:t>eling</w:t>
      </w:r>
      <w:proofErr w:type="spellEnd"/>
      <w:r>
        <w:rPr>
          <w:rFonts w:ascii="Arial"/>
          <w:i/>
          <w:w w:val="105"/>
          <w:sz w:val="18"/>
        </w:rPr>
        <w:t xml:space="preserve"> Language</w:t>
      </w:r>
      <w:r>
        <w:rPr>
          <w:rFonts w:ascii="Arial"/>
          <w:i/>
          <w:spacing w:val="-37"/>
          <w:w w:val="105"/>
          <w:sz w:val="18"/>
        </w:rPr>
        <w:t xml:space="preserve"> </w:t>
      </w:r>
      <w:r>
        <w:rPr>
          <w:rFonts w:ascii="Arial"/>
          <w:i/>
          <w:spacing w:val="-4"/>
          <w:w w:val="105"/>
          <w:sz w:val="18"/>
        </w:rPr>
        <w:t xml:space="preserve">Reference </w:t>
      </w:r>
      <w:r>
        <w:rPr>
          <w:rFonts w:ascii="Arial"/>
          <w:i/>
          <w:w w:val="105"/>
          <w:sz w:val="18"/>
        </w:rPr>
        <w:t>Manual</w:t>
      </w:r>
      <w:r>
        <w:rPr>
          <w:w w:val="105"/>
          <w:sz w:val="18"/>
        </w:rPr>
        <w:t xml:space="preserve">. Pearson Higher Ed- </w:t>
      </w:r>
      <w:proofErr w:type="spellStart"/>
      <w:r>
        <w:rPr>
          <w:w w:val="105"/>
          <w:sz w:val="18"/>
        </w:rPr>
        <w:t>ucation</w:t>
      </w:r>
      <w:proofErr w:type="spellEnd"/>
      <w:r>
        <w:rPr>
          <w:w w:val="105"/>
          <w:sz w:val="18"/>
        </w:rPr>
        <w:t>,</w:t>
      </w:r>
      <w:r>
        <w:rPr>
          <w:spacing w:val="46"/>
          <w:w w:val="105"/>
          <w:sz w:val="18"/>
        </w:rPr>
        <w:t xml:space="preserve"> </w:t>
      </w:r>
      <w:r>
        <w:rPr>
          <w:w w:val="105"/>
          <w:sz w:val="18"/>
        </w:rPr>
        <w:t>2004.</w:t>
      </w:r>
    </w:p>
    <w:p w:rsidR="00B66BFA" w:rsidRDefault="0044141A">
      <w:pPr>
        <w:pStyle w:val="Corpsdetexte"/>
        <w:tabs>
          <w:tab w:val="left" w:pos="4054"/>
        </w:tabs>
        <w:spacing w:before="161" w:line="242" w:lineRule="auto"/>
        <w:ind w:left="491" w:hanging="376"/>
      </w:pPr>
      <w:r>
        <w:rPr>
          <w:w w:val="110"/>
        </w:rPr>
        <w:t xml:space="preserve">[28]D. C. Schmidt. </w:t>
      </w:r>
      <w:r>
        <w:rPr>
          <w:spacing w:val="5"/>
          <w:w w:val="110"/>
        </w:rPr>
        <w:t xml:space="preserve"> </w:t>
      </w:r>
      <w:r>
        <w:rPr>
          <w:w w:val="110"/>
        </w:rPr>
        <w:t>Model-driven</w:t>
      </w:r>
      <w:r>
        <w:rPr>
          <w:spacing w:val="6"/>
          <w:w w:val="110"/>
        </w:rPr>
        <w:t xml:space="preserve"> </w:t>
      </w:r>
      <w:r>
        <w:rPr>
          <w:w w:val="110"/>
        </w:rPr>
        <w:t>engineering.</w:t>
      </w:r>
      <w:r>
        <w:rPr>
          <w:w w:val="110"/>
        </w:rPr>
        <w:tab/>
      </w:r>
      <w:r>
        <w:rPr>
          <w:rFonts w:ascii="Arial"/>
          <w:i/>
          <w:spacing w:val="-2"/>
        </w:rPr>
        <w:t>Computer</w:t>
      </w:r>
      <w:r>
        <w:rPr>
          <w:spacing w:val="-2"/>
        </w:rPr>
        <w:t xml:space="preserve">, </w:t>
      </w:r>
      <w:r>
        <w:rPr>
          <w:w w:val="105"/>
        </w:rPr>
        <w:t>39(2):25,</w:t>
      </w:r>
      <w:r>
        <w:rPr>
          <w:spacing w:val="12"/>
          <w:w w:val="105"/>
        </w:rPr>
        <w:t xml:space="preserve"> </w:t>
      </w:r>
      <w:r>
        <w:rPr>
          <w:w w:val="105"/>
        </w:rPr>
        <w:t>2006.</w:t>
      </w:r>
    </w:p>
    <w:p w:rsidR="00B66BFA" w:rsidRDefault="00B66BFA">
      <w:pPr>
        <w:pStyle w:val="Corpsdetexte"/>
        <w:spacing w:before="1"/>
        <w:rPr>
          <w:sz w:val="14"/>
        </w:rPr>
      </w:pPr>
    </w:p>
    <w:p w:rsidR="00B66BFA" w:rsidRDefault="0044141A">
      <w:pPr>
        <w:pStyle w:val="Corpsdetexte"/>
        <w:ind w:left="115" w:right="-9"/>
      </w:pPr>
      <w:r>
        <w:rPr>
          <w:w w:val="105"/>
        </w:rPr>
        <w:t>[29]B. Selic.  The pragmatics of model-driven   development.</w:t>
      </w:r>
    </w:p>
    <w:p w:rsidR="00B66BFA" w:rsidRDefault="0044141A">
      <w:pPr>
        <w:spacing w:before="1"/>
        <w:ind w:left="491" w:right="1348"/>
        <w:rPr>
          <w:sz w:val="18"/>
        </w:rPr>
      </w:pPr>
      <w:r>
        <w:rPr>
          <w:rFonts w:ascii="Arial"/>
          <w:i/>
          <w:w w:val="105"/>
          <w:sz w:val="18"/>
        </w:rPr>
        <w:t>IEEE Software</w:t>
      </w:r>
      <w:r>
        <w:rPr>
          <w:w w:val="105"/>
          <w:sz w:val="18"/>
        </w:rPr>
        <w:t>, 20(5):19, 2003.</w:t>
      </w:r>
    </w:p>
    <w:p w:rsidR="00B66BFA" w:rsidRDefault="0044141A">
      <w:pPr>
        <w:spacing w:before="135" w:line="242" w:lineRule="auto"/>
        <w:ind w:left="491" w:hanging="376"/>
        <w:jc w:val="both"/>
        <w:rPr>
          <w:sz w:val="18"/>
        </w:rPr>
      </w:pPr>
      <w:r>
        <w:rPr>
          <w:spacing w:val="-1"/>
          <w:w w:val="85"/>
          <w:sz w:val="18"/>
        </w:rPr>
        <w:t>[</w:t>
      </w:r>
      <w:r>
        <w:rPr>
          <w:w w:val="102"/>
          <w:sz w:val="18"/>
        </w:rPr>
        <w:t>30</w:t>
      </w:r>
      <w:r>
        <w:rPr>
          <w:w w:val="85"/>
          <w:sz w:val="18"/>
        </w:rPr>
        <w:t>]</w:t>
      </w:r>
      <w:r>
        <w:rPr>
          <w:w w:val="102"/>
          <w:sz w:val="18"/>
        </w:rPr>
        <w:t>S</w:t>
      </w:r>
      <w:r>
        <w:rPr>
          <w:w w:val="113"/>
          <w:sz w:val="18"/>
        </w:rPr>
        <w:t>.</w:t>
      </w:r>
      <w:r>
        <w:rPr>
          <w:sz w:val="18"/>
        </w:rPr>
        <w:t xml:space="preserve"> </w:t>
      </w:r>
      <w:r>
        <w:rPr>
          <w:spacing w:val="-16"/>
          <w:sz w:val="18"/>
        </w:rPr>
        <w:t xml:space="preserve"> </w:t>
      </w:r>
      <w:proofErr w:type="spellStart"/>
      <w:proofErr w:type="gramStart"/>
      <w:r>
        <w:rPr>
          <w:w w:val="102"/>
          <w:sz w:val="18"/>
        </w:rPr>
        <w:t>S</w:t>
      </w:r>
      <w:r>
        <w:rPr>
          <w:w w:val="108"/>
          <w:sz w:val="18"/>
        </w:rPr>
        <w:t>en</w:t>
      </w:r>
      <w:r>
        <w:rPr>
          <w:w w:val="113"/>
          <w:sz w:val="18"/>
        </w:rPr>
        <w:t>d</w:t>
      </w:r>
      <w:r>
        <w:rPr>
          <w:w w:val="115"/>
          <w:sz w:val="18"/>
        </w:rPr>
        <w:t>a</w:t>
      </w:r>
      <w:r>
        <w:rPr>
          <w:spacing w:val="-1"/>
          <w:w w:val="102"/>
          <w:sz w:val="18"/>
        </w:rPr>
        <w:t>l</w:t>
      </w:r>
      <w:r>
        <w:rPr>
          <w:w w:val="102"/>
          <w:sz w:val="18"/>
        </w:rPr>
        <w:t>l</w:t>
      </w:r>
      <w:proofErr w:type="spellEnd"/>
      <w:r>
        <w:rPr>
          <w:sz w:val="18"/>
        </w:rPr>
        <w:t xml:space="preserve"> </w:t>
      </w:r>
      <w:r>
        <w:rPr>
          <w:spacing w:val="-16"/>
          <w:sz w:val="18"/>
        </w:rPr>
        <w:t xml:space="preserve"> </w:t>
      </w:r>
      <w:r>
        <w:rPr>
          <w:w w:val="114"/>
          <w:sz w:val="18"/>
        </w:rPr>
        <w:t>an</w:t>
      </w:r>
      <w:r>
        <w:rPr>
          <w:w w:val="113"/>
          <w:sz w:val="18"/>
        </w:rPr>
        <w:t>d</w:t>
      </w:r>
      <w:proofErr w:type="gramEnd"/>
      <w:r>
        <w:rPr>
          <w:sz w:val="18"/>
        </w:rPr>
        <w:t xml:space="preserve"> </w:t>
      </w:r>
      <w:r>
        <w:rPr>
          <w:spacing w:val="-16"/>
          <w:sz w:val="18"/>
        </w:rPr>
        <w:t xml:space="preserve"> </w:t>
      </w:r>
      <w:r>
        <w:rPr>
          <w:w w:val="126"/>
          <w:sz w:val="18"/>
        </w:rPr>
        <w:t>J.</w:t>
      </w:r>
      <w:r>
        <w:rPr>
          <w:sz w:val="18"/>
        </w:rPr>
        <w:t xml:space="preserve"> </w:t>
      </w:r>
      <w:r>
        <w:rPr>
          <w:spacing w:val="-16"/>
          <w:sz w:val="18"/>
        </w:rPr>
        <w:t xml:space="preserve"> </w:t>
      </w:r>
      <w:r>
        <w:rPr>
          <w:w w:val="110"/>
          <w:sz w:val="18"/>
        </w:rPr>
        <w:t>K</w:t>
      </w:r>
      <w:r>
        <w:rPr>
          <w:sz w:val="18"/>
        </w:rPr>
        <w:t xml:space="preserve"> </w:t>
      </w:r>
      <w:r>
        <w:rPr>
          <w:spacing w:val="-1"/>
          <w:sz w:val="18"/>
        </w:rPr>
        <w:t xml:space="preserve"> </w:t>
      </w:r>
      <w:r>
        <w:rPr>
          <w:spacing w:val="-115"/>
          <w:w w:val="106"/>
          <w:sz w:val="18"/>
        </w:rPr>
        <w:t>A</w:t>
      </w:r>
      <w:r>
        <w:rPr>
          <w:w w:val="153"/>
          <w:position w:val="5"/>
          <w:sz w:val="18"/>
        </w:rPr>
        <w:t>˜</w:t>
      </w:r>
      <w:r>
        <w:rPr>
          <w:spacing w:val="-23"/>
          <w:position w:val="5"/>
          <w:sz w:val="18"/>
        </w:rPr>
        <w:t xml:space="preserve"> </w:t>
      </w:r>
      <w:proofErr w:type="spellStart"/>
      <w:r>
        <w:rPr>
          <w:w w:val="105"/>
          <w:sz w:val="18"/>
        </w:rPr>
        <w:t>ij</w:t>
      </w:r>
      <w:r>
        <w:rPr>
          <w:spacing w:val="-1"/>
          <w:w w:val="105"/>
          <w:sz w:val="18"/>
        </w:rPr>
        <w:t>s</w:t>
      </w:r>
      <w:r>
        <w:rPr>
          <w:w w:val="118"/>
          <w:sz w:val="18"/>
        </w:rPr>
        <w:t>t</w:t>
      </w:r>
      <w:r>
        <w:rPr>
          <w:spacing w:val="-1"/>
          <w:w w:val="118"/>
          <w:sz w:val="18"/>
        </w:rPr>
        <w:t>e</w:t>
      </w:r>
      <w:r>
        <w:rPr>
          <w:w w:val="117"/>
          <w:sz w:val="18"/>
        </w:rPr>
        <w:t>r</w:t>
      </w:r>
      <w:proofErr w:type="spellEnd"/>
      <w:r>
        <w:rPr>
          <w:w w:val="117"/>
          <w:sz w:val="18"/>
        </w:rPr>
        <w:t>.</w:t>
      </w:r>
      <w:r>
        <w:rPr>
          <w:sz w:val="18"/>
        </w:rPr>
        <w:t xml:space="preserve">  </w:t>
      </w:r>
      <w:r>
        <w:rPr>
          <w:spacing w:val="-15"/>
          <w:sz w:val="18"/>
        </w:rPr>
        <w:t xml:space="preserve"> </w:t>
      </w:r>
      <w:proofErr w:type="gramStart"/>
      <w:r>
        <w:rPr>
          <w:spacing w:val="-16"/>
          <w:w w:val="121"/>
          <w:sz w:val="18"/>
        </w:rPr>
        <w:t>T</w:t>
      </w:r>
      <w:r>
        <w:rPr>
          <w:w w:val="115"/>
          <w:sz w:val="18"/>
        </w:rPr>
        <w:t>a</w:t>
      </w:r>
      <w:r>
        <w:rPr>
          <w:spacing w:val="-1"/>
          <w:w w:val="109"/>
          <w:sz w:val="18"/>
        </w:rPr>
        <w:t>m</w:t>
      </w:r>
      <w:r>
        <w:rPr>
          <w:w w:val="109"/>
          <w:sz w:val="18"/>
        </w:rPr>
        <w:t>in</w:t>
      </w:r>
      <w:r>
        <w:rPr>
          <w:w w:val="102"/>
          <w:sz w:val="18"/>
        </w:rPr>
        <w:t>g</w:t>
      </w:r>
      <w:r>
        <w:rPr>
          <w:sz w:val="18"/>
        </w:rPr>
        <w:t xml:space="preserve"> </w:t>
      </w:r>
      <w:r>
        <w:rPr>
          <w:spacing w:val="-16"/>
          <w:sz w:val="18"/>
        </w:rPr>
        <w:t xml:space="preserve"> </w:t>
      </w:r>
      <w:r>
        <w:rPr>
          <w:w w:val="106"/>
          <w:sz w:val="18"/>
        </w:rPr>
        <w:t>m</w:t>
      </w:r>
      <w:r>
        <w:rPr>
          <w:spacing w:val="5"/>
          <w:w w:val="106"/>
          <w:sz w:val="18"/>
        </w:rPr>
        <w:t>o</w:t>
      </w:r>
      <w:r>
        <w:rPr>
          <w:w w:val="113"/>
          <w:sz w:val="18"/>
        </w:rPr>
        <w:t>d</w:t>
      </w:r>
      <w:r>
        <w:rPr>
          <w:w w:val="102"/>
          <w:sz w:val="18"/>
        </w:rPr>
        <w:t>el</w:t>
      </w:r>
      <w:proofErr w:type="gramEnd"/>
      <w:r>
        <w:rPr>
          <w:sz w:val="18"/>
        </w:rPr>
        <w:t xml:space="preserve"> </w:t>
      </w:r>
      <w:r>
        <w:rPr>
          <w:spacing w:val="-16"/>
          <w:sz w:val="18"/>
        </w:rPr>
        <w:t xml:space="preserve"> </w:t>
      </w:r>
      <w:r>
        <w:rPr>
          <w:w w:val="109"/>
          <w:sz w:val="18"/>
        </w:rPr>
        <w:t>ro</w:t>
      </w:r>
      <w:r>
        <w:rPr>
          <w:w w:val="113"/>
          <w:sz w:val="18"/>
        </w:rPr>
        <w:t>und</w:t>
      </w:r>
      <w:r>
        <w:rPr>
          <w:spacing w:val="-1"/>
          <w:w w:val="102"/>
          <w:sz w:val="18"/>
        </w:rPr>
        <w:t>-</w:t>
      </w:r>
      <w:r>
        <w:rPr>
          <w:spacing w:val="-1"/>
          <w:w w:val="143"/>
          <w:sz w:val="18"/>
        </w:rPr>
        <w:t>t</w:t>
      </w:r>
      <w:r>
        <w:rPr>
          <w:w w:val="112"/>
          <w:sz w:val="18"/>
        </w:rPr>
        <w:t xml:space="preserve">rip </w:t>
      </w:r>
      <w:r>
        <w:rPr>
          <w:w w:val="105"/>
          <w:sz w:val="18"/>
        </w:rPr>
        <w:t>engineering.</w:t>
      </w:r>
      <w:r>
        <w:rPr>
          <w:spacing w:val="-3"/>
          <w:w w:val="105"/>
          <w:sz w:val="18"/>
        </w:rPr>
        <w:t xml:space="preserve"> </w:t>
      </w:r>
      <w:r>
        <w:rPr>
          <w:w w:val="105"/>
          <w:sz w:val="18"/>
        </w:rPr>
        <w:t>In</w:t>
      </w:r>
      <w:r>
        <w:rPr>
          <w:spacing w:val="-13"/>
          <w:w w:val="105"/>
          <w:sz w:val="18"/>
        </w:rPr>
        <w:t xml:space="preserve"> </w:t>
      </w:r>
      <w:r>
        <w:rPr>
          <w:rFonts w:ascii="Arial" w:hAnsi="Arial"/>
          <w:i/>
          <w:spacing w:val="-5"/>
          <w:w w:val="105"/>
          <w:sz w:val="18"/>
        </w:rPr>
        <w:t>Proceedings</w:t>
      </w:r>
      <w:r>
        <w:rPr>
          <w:rFonts w:ascii="Arial" w:hAnsi="Arial"/>
          <w:i/>
          <w:spacing w:val="-16"/>
          <w:w w:val="105"/>
          <w:sz w:val="18"/>
        </w:rPr>
        <w:t xml:space="preserve"> </w:t>
      </w:r>
      <w:r>
        <w:rPr>
          <w:rFonts w:ascii="Arial" w:hAnsi="Arial"/>
          <w:i/>
          <w:w w:val="105"/>
          <w:sz w:val="18"/>
        </w:rPr>
        <w:t>of</w:t>
      </w:r>
      <w:r>
        <w:rPr>
          <w:rFonts w:ascii="Arial" w:hAnsi="Arial"/>
          <w:i/>
          <w:spacing w:val="-15"/>
          <w:w w:val="105"/>
          <w:sz w:val="18"/>
        </w:rPr>
        <w:t xml:space="preserve"> </w:t>
      </w:r>
      <w:r>
        <w:rPr>
          <w:rFonts w:ascii="Arial" w:hAnsi="Arial"/>
          <w:i/>
          <w:w w:val="105"/>
          <w:sz w:val="18"/>
        </w:rPr>
        <w:t>Workshop</w:t>
      </w:r>
      <w:r>
        <w:rPr>
          <w:rFonts w:ascii="Arial" w:hAnsi="Arial"/>
          <w:i/>
          <w:spacing w:val="-15"/>
          <w:w w:val="105"/>
          <w:sz w:val="18"/>
        </w:rPr>
        <w:t xml:space="preserve"> </w:t>
      </w:r>
      <w:r>
        <w:rPr>
          <w:rFonts w:ascii="Arial" w:hAnsi="Arial"/>
          <w:i/>
          <w:w w:val="105"/>
          <w:sz w:val="18"/>
        </w:rPr>
        <w:t>on</w:t>
      </w:r>
      <w:r>
        <w:rPr>
          <w:rFonts w:ascii="Arial" w:hAnsi="Arial"/>
          <w:i/>
          <w:spacing w:val="-15"/>
          <w:w w:val="105"/>
          <w:sz w:val="18"/>
        </w:rPr>
        <w:t xml:space="preserve"> </w:t>
      </w:r>
      <w:r>
        <w:rPr>
          <w:rFonts w:ascii="Arial" w:hAnsi="Arial"/>
          <w:i/>
          <w:w w:val="105"/>
          <w:sz w:val="18"/>
        </w:rPr>
        <w:t>Best</w:t>
      </w:r>
      <w:r>
        <w:rPr>
          <w:rFonts w:ascii="Arial" w:hAnsi="Arial"/>
          <w:i/>
          <w:spacing w:val="-15"/>
          <w:w w:val="105"/>
          <w:sz w:val="18"/>
        </w:rPr>
        <w:t xml:space="preserve"> </w:t>
      </w:r>
      <w:proofErr w:type="spellStart"/>
      <w:r>
        <w:rPr>
          <w:rFonts w:ascii="Arial" w:hAnsi="Arial"/>
          <w:i/>
          <w:spacing w:val="-3"/>
          <w:w w:val="105"/>
          <w:sz w:val="18"/>
        </w:rPr>
        <w:t>Prac</w:t>
      </w:r>
      <w:proofErr w:type="spellEnd"/>
      <w:r>
        <w:rPr>
          <w:rFonts w:ascii="Arial" w:hAnsi="Arial"/>
          <w:i/>
          <w:spacing w:val="-3"/>
          <w:w w:val="105"/>
          <w:sz w:val="18"/>
        </w:rPr>
        <w:t xml:space="preserve">- </w:t>
      </w:r>
      <w:proofErr w:type="spellStart"/>
      <w:r>
        <w:rPr>
          <w:rFonts w:ascii="Arial" w:hAnsi="Arial"/>
          <w:i/>
          <w:spacing w:val="-3"/>
          <w:w w:val="105"/>
          <w:sz w:val="18"/>
        </w:rPr>
        <w:t>tices</w:t>
      </w:r>
      <w:proofErr w:type="spellEnd"/>
      <w:r>
        <w:rPr>
          <w:rFonts w:ascii="Arial" w:hAnsi="Arial"/>
          <w:i/>
          <w:spacing w:val="-24"/>
          <w:w w:val="105"/>
          <w:sz w:val="18"/>
        </w:rPr>
        <w:t xml:space="preserve"> </w:t>
      </w:r>
      <w:r>
        <w:rPr>
          <w:rFonts w:ascii="Arial" w:hAnsi="Arial"/>
          <w:i/>
          <w:w w:val="105"/>
          <w:sz w:val="18"/>
        </w:rPr>
        <w:t>for</w:t>
      </w:r>
      <w:r>
        <w:rPr>
          <w:rFonts w:ascii="Arial" w:hAnsi="Arial"/>
          <w:i/>
          <w:spacing w:val="-24"/>
          <w:w w:val="105"/>
          <w:sz w:val="18"/>
        </w:rPr>
        <w:t xml:space="preserve"> </w:t>
      </w:r>
      <w:r>
        <w:rPr>
          <w:rFonts w:ascii="Arial" w:hAnsi="Arial"/>
          <w:i/>
          <w:w w:val="105"/>
          <w:sz w:val="18"/>
        </w:rPr>
        <w:t>Model-Driven</w:t>
      </w:r>
      <w:r>
        <w:rPr>
          <w:rFonts w:ascii="Arial" w:hAnsi="Arial"/>
          <w:i/>
          <w:spacing w:val="-24"/>
          <w:w w:val="105"/>
          <w:sz w:val="18"/>
        </w:rPr>
        <w:t xml:space="preserve"> </w:t>
      </w:r>
      <w:r>
        <w:rPr>
          <w:rFonts w:ascii="Arial" w:hAnsi="Arial"/>
          <w:i/>
          <w:w w:val="105"/>
          <w:sz w:val="18"/>
        </w:rPr>
        <w:t>Software</w:t>
      </w:r>
      <w:r>
        <w:rPr>
          <w:rFonts w:ascii="Arial" w:hAnsi="Arial"/>
          <w:i/>
          <w:spacing w:val="-24"/>
          <w:w w:val="105"/>
          <w:sz w:val="18"/>
        </w:rPr>
        <w:t xml:space="preserve"> </w:t>
      </w:r>
      <w:r>
        <w:rPr>
          <w:rFonts w:ascii="Arial" w:hAnsi="Arial"/>
          <w:i/>
          <w:w w:val="105"/>
          <w:sz w:val="18"/>
        </w:rPr>
        <w:t>Development</w:t>
      </w:r>
      <w:r>
        <w:rPr>
          <w:w w:val="105"/>
          <w:sz w:val="18"/>
        </w:rPr>
        <w:t>,</w:t>
      </w:r>
      <w:r>
        <w:rPr>
          <w:spacing w:val="-21"/>
          <w:w w:val="105"/>
          <w:sz w:val="18"/>
        </w:rPr>
        <w:t xml:space="preserve"> </w:t>
      </w:r>
      <w:proofErr w:type="spellStart"/>
      <w:r>
        <w:rPr>
          <w:spacing w:val="-3"/>
          <w:w w:val="105"/>
          <w:sz w:val="18"/>
        </w:rPr>
        <w:t>Vancou</w:t>
      </w:r>
      <w:proofErr w:type="spellEnd"/>
      <w:r>
        <w:rPr>
          <w:spacing w:val="-3"/>
          <w:w w:val="105"/>
          <w:sz w:val="18"/>
        </w:rPr>
        <w:t xml:space="preserve">- </w:t>
      </w:r>
      <w:proofErr w:type="spellStart"/>
      <w:r>
        <w:rPr>
          <w:w w:val="105"/>
          <w:sz w:val="18"/>
        </w:rPr>
        <w:t>ver</w:t>
      </w:r>
      <w:proofErr w:type="spellEnd"/>
      <w:r>
        <w:rPr>
          <w:w w:val="105"/>
          <w:sz w:val="18"/>
        </w:rPr>
        <w:t>,  Canada,</w:t>
      </w:r>
      <w:r>
        <w:rPr>
          <w:spacing w:val="32"/>
          <w:w w:val="105"/>
          <w:sz w:val="18"/>
        </w:rPr>
        <w:t xml:space="preserve"> </w:t>
      </w:r>
      <w:r>
        <w:rPr>
          <w:w w:val="105"/>
          <w:sz w:val="18"/>
        </w:rPr>
        <w:t>2004.</w:t>
      </w:r>
    </w:p>
    <w:p w:rsidR="00B66BFA" w:rsidRDefault="0044141A">
      <w:pPr>
        <w:pStyle w:val="Corpsdetexte"/>
        <w:tabs>
          <w:tab w:val="left" w:pos="1757"/>
          <w:tab w:val="left" w:pos="3780"/>
        </w:tabs>
        <w:spacing w:before="32" w:line="372" w:lineRule="exact"/>
        <w:ind w:left="115" w:right="87"/>
      </w:pPr>
      <w:r w:rsidRPr="00B81E9D">
        <w:rPr>
          <w:w w:val="110"/>
          <w:lang w:val="fr-FR"/>
        </w:rPr>
        <w:t xml:space="preserve">[31]Y. Solutions. </w:t>
      </w:r>
      <w:proofErr w:type="spellStart"/>
      <w:r w:rsidRPr="00B81E9D">
        <w:rPr>
          <w:w w:val="110"/>
          <w:lang w:val="fr-FR"/>
        </w:rPr>
        <w:t>Uml</w:t>
      </w:r>
      <w:proofErr w:type="spellEnd"/>
      <w:r w:rsidRPr="00B81E9D">
        <w:rPr>
          <w:w w:val="110"/>
          <w:lang w:val="fr-FR"/>
        </w:rPr>
        <w:t xml:space="preserve"> lab. </w:t>
      </w:r>
      <w:hyperlink r:id="rId59">
        <w:r w:rsidRPr="00B81E9D">
          <w:rPr>
            <w:w w:val="110"/>
            <w:lang w:val="fr-FR"/>
          </w:rPr>
          <w:t>http://www.uml-lab.com,</w:t>
        </w:r>
      </w:hyperlink>
      <w:r w:rsidRPr="00B81E9D">
        <w:rPr>
          <w:w w:val="110"/>
          <w:lang w:val="fr-FR"/>
        </w:rPr>
        <w:t xml:space="preserve"> 2012. </w:t>
      </w:r>
      <w:r>
        <w:rPr>
          <w:w w:val="110"/>
        </w:rPr>
        <w:t>[32]</w:t>
      </w:r>
      <w:proofErr w:type="spellStart"/>
      <w:r>
        <w:rPr>
          <w:w w:val="110"/>
        </w:rPr>
        <w:t>SparxSysemx</w:t>
      </w:r>
      <w:proofErr w:type="spellEnd"/>
      <w:r>
        <w:rPr>
          <w:w w:val="110"/>
        </w:rPr>
        <w:t>.</w:t>
      </w:r>
      <w:r>
        <w:rPr>
          <w:w w:val="110"/>
        </w:rPr>
        <w:tab/>
      </w:r>
      <w:r>
        <w:rPr>
          <w:spacing w:val="-3"/>
          <w:w w:val="110"/>
        </w:rPr>
        <w:t>”</w:t>
      </w:r>
      <w:proofErr w:type="gramStart"/>
      <w:r>
        <w:rPr>
          <w:spacing w:val="-3"/>
          <w:w w:val="110"/>
        </w:rPr>
        <w:t xml:space="preserve">enterprise </w:t>
      </w:r>
      <w:r>
        <w:rPr>
          <w:spacing w:val="40"/>
          <w:w w:val="110"/>
        </w:rPr>
        <w:t xml:space="preserve"> </w:t>
      </w:r>
      <w:r>
        <w:rPr>
          <w:spacing w:val="-3"/>
          <w:w w:val="110"/>
        </w:rPr>
        <w:t>architect</w:t>
      </w:r>
      <w:proofErr w:type="gramEnd"/>
      <w:r>
        <w:rPr>
          <w:spacing w:val="-3"/>
          <w:w w:val="110"/>
        </w:rPr>
        <w:t>”.</w:t>
      </w:r>
      <w:r>
        <w:rPr>
          <w:spacing w:val="-3"/>
          <w:w w:val="110"/>
        </w:rPr>
        <w:tab/>
      </w:r>
      <w:hyperlink r:id="rId60">
        <w:r>
          <w:rPr>
            <w:spacing w:val="-7"/>
            <w:w w:val="110"/>
          </w:rPr>
          <w:t>http://www.</w:t>
        </w:r>
      </w:hyperlink>
    </w:p>
    <w:p w:rsidR="00B66BFA" w:rsidRDefault="0044141A">
      <w:pPr>
        <w:pStyle w:val="Corpsdetexte"/>
        <w:spacing w:line="174" w:lineRule="exact"/>
        <w:ind w:left="491" w:right="-9"/>
      </w:pPr>
      <w:r>
        <w:rPr>
          <w:w w:val="115"/>
        </w:rPr>
        <w:t>sparxsystems.com/products/</w:t>
      </w:r>
      <w:proofErr w:type="spellStart"/>
      <w:r>
        <w:rPr>
          <w:w w:val="115"/>
        </w:rPr>
        <w:t>ea</w:t>
      </w:r>
      <w:proofErr w:type="spellEnd"/>
      <w:r>
        <w:rPr>
          <w:w w:val="115"/>
        </w:rPr>
        <w:t>/, 2016.</w:t>
      </w:r>
    </w:p>
    <w:p w:rsidR="00B66BFA" w:rsidRDefault="0044141A">
      <w:pPr>
        <w:spacing w:before="47" w:line="242" w:lineRule="auto"/>
        <w:ind w:left="491" w:right="26" w:hanging="376"/>
        <w:rPr>
          <w:sz w:val="18"/>
        </w:rPr>
      </w:pPr>
      <w:r>
        <w:br w:type="column"/>
      </w:r>
      <w:r>
        <w:rPr>
          <w:w w:val="110"/>
          <w:sz w:val="18"/>
        </w:rPr>
        <w:t xml:space="preserve">[33]D. Steinberg, F. </w:t>
      </w:r>
      <w:proofErr w:type="spellStart"/>
      <w:r>
        <w:rPr>
          <w:w w:val="110"/>
          <w:sz w:val="18"/>
        </w:rPr>
        <w:t>Budinsky</w:t>
      </w:r>
      <w:proofErr w:type="spellEnd"/>
      <w:r>
        <w:rPr>
          <w:w w:val="110"/>
          <w:sz w:val="18"/>
        </w:rPr>
        <w:t xml:space="preserve">, E. </w:t>
      </w:r>
      <w:proofErr w:type="spellStart"/>
      <w:r>
        <w:rPr>
          <w:w w:val="110"/>
          <w:sz w:val="18"/>
        </w:rPr>
        <w:t>Merks</w:t>
      </w:r>
      <w:proofErr w:type="spellEnd"/>
      <w:r>
        <w:rPr>
          <w:w w:val="110"/>
          <w:sz w:val="18"/>
        </w:rPr>
        <w:t xml:space="preserve">, and M. </w:t>
      </w:r>
      <w:proofErr w:type="spellStart"/>
      <w:r>
        <w:rPr>
          <w:w w:val="110"/>
          <w:sz w:val="18"/>
        </w:rPr>
        <w:t>Paternos</w:t>
      </w:r>
      <w:proofErr w:type="spellEnd"/>
      <w:r>
        <w:rPr>
          <w:w w:val="110"/>
          <w:sz w:val="18"/>
        </w:rPr>
        <w:t xml:space="preserve">- </w:t>
      </w:r>
      <w:proofErr w:type="spellStart"/>
      <w:r>
        <w:rPr>
          <w:w w:val="110"/>
          <w:sz w:val="18"/>
        </w:rPr>
        <w:t>tro</w:t>
      </w:r>
      <w:proofErr w:type="spellEnd"/>
      <w:r>
        <w:rPr>
          <w:w w:val="110"/>
          <w:sz w:val="18"/>
        </w:rPr>
        <w:t xml:space="preserve">. </w:t>
      </w:r>
      <w:r>
        <w:rPr>
          <w:rFonts w:ascii="Arial"/>
          <w:i/>
          <w:w w:val="110"/>
          <w:sz w:val="18"/>
        </w:rPr>
        <w:t>EMF: eclipse modeling framework</w:t>
      </w:r>
      <w:r>
        <w:rPr>
          <w:w w:val="110"/>
          <w:sz w:val="18"/>
        </w:rPr>
        <w:t>. Pearson Edu- cation, 2008.</w:t>
      </w:r>
    </w:p>
    <w:p w:rsidR="00B66BFA" w:rsidRDefault="0044141A">
      <w:pPr>
        <w:pStyle w:val="Corpsdetexte"/>
        <w:spacing w:before="143" w:line="242" w:lineRule="auto"/>
        <w:ind w:left="491" w:right="66" w:hanging="376"/>
      </w:pPr>
      <w:r>
        <w:rPr>
          <w:w w:val="110"/>
        </w:rPr>
        <w:t>[34]J. Whittle, J. Hutchinson, M.  Rouncefield</w:t>
      </w:r>
      <w:proofErr w:type="gramStart"/>
      <w:r>
        <w:rPr>
          <w:w w:val="110"/>
        </w:rPr>
        <w:t>,  H</w:t>
      </w:r>
      <w:proofErr w:type="gramEnd"/>
      <w:r>
        <w:rPr>
          <w:w w:val="110"/>
        </w:rPr>
        <w:t xml:space="preserve">.  Bur- den, and R. Heldal. Industrial Adoption of Model- Driven Engineering: Are the Tools Really the Problem? </w:t>
      </w:r>
      <w:r>
        <w:t xml:space="preserve">In </w:t>
      </w:r>
      <w:r>
        <w:rPr>
          <w:rFonts w:ascii="Arial" w:hAnsi="Arial"/>
          <w:i/>
        </w:rPr>
        <w:t>Model-Driven Engineering Languages and Systems</w:t>
      </w:r>
      <w:r>
        <w:t xml:space="preserve">, </w:t>
      </w:r>
      <w:r>
        <w:rPr>
          <w:w w:val="110"/>
        </w:rPr>
        <w:t>volume 8107, pages 1–17. Springer Berlin Heidelberg, Berlin, Heidelberg, Germany, 2013.</w:t>
      </w:r>
    </w:p>
    <w:p w:rsidR="00B66BFA" w:rsidRDefault="0044141A">
      <w:pPr>
        <w:spacing w:before="143" w:line="242" w:lineRule="auto"/>
        <w:ind w:left="491" w:right="99" w:hanging="376"/>
        <w:rPr>
          <w:sz w:val="18"/>
        </w:rPr>
      </w:pPr>
      <w:r>
        <w:rPr>
          <w:w w:val="105"/>
          <w:sz w:val="18"/>
        </w:rPr>
        <w:t>[35]L. Xing-</w:t>
      </w:r>
      <w:proofErr w:type="spellStart"/>
      <w:r>
        <w:rPr>
          <w:w w:val="105"/>
          <w:sz w:val="18"/>
        </w:rPr>
        <w:t>hua</w:t>
      </w:r>
      <w:proofErr w:type="spellEnd"/>
      <w:r>
        <w:rPr>
          <w:w w:val="105"/>
          <w:sz w:val="18"/>
        </w:rPr>
        <w:t xml:space="preserve"> and C. Yun-</w:t>
      </w:r>
      <w:proofErr w:type="spellStart"/>
      <w:r>
        <w:rPr>
          <w:w w:val="105"/>
          <w:sz w:val="18"/>
        </w:rPr>
        <w:t>feng</w:t>
      </w:r>
      <w:proofErr w:type="spellEnd"/>
      <w:r>
        <w:rPr>
          <w:w w:val="105"/>
          <w:sz w:val="18"/>
        </w:rPr>
        <w:t xml:space="preserve">. Design of </w:t>
      </w:r>
      <w:r>
        <w:rPr>
          <w:spacing w:val="-8"/>
          <w:w w:val="105"/>
          <w:sz w:val="18"/>
        </w:rPr>
        <w:t xml:space="preserve">UAV </w:t>
      </w:r>
      <w:r>
        <w:rPr>
          <w:w w:val="105"/>
          <w:sz w:val="18"/>
        </w:rPr>
        <w:t xml:space="preserve">flight control system virtual prototype using rhapsody and </w:t>
      </w:r>
      <w:proofErr w:type="spellStart"/>
      <w:r>
        <w:rPr>
          <w:w w:val="105"/>
          <w:sz w:val="18"/>
        </w:rPr>
        <w:t>simulink</w:t>
      </w:r>
      <w:proofErr w:type="spellEnd"/>
      <w:r>
        <w:rPr>
          <w:w w:val="105"/>
          <w:sz w:val="18"/>
        </w:rPr>
        <w:t>.</w:t>
      </w:r>
      <w:r>
        <w:rPr>
          <w:spacing w:val="-9"/>
          <w:w w:val="105"/>
          <w:sz w:val="18"/>
        </w:rPr>
        <w:t xml:space="preserve"> </w:t>
      </w:r>
      <w:r>
        <w:rPr>
          <w:w w:val="105"/>
          <w:sz w:val="18"/>
        </w:rPr>
        <w:t>In</w:t>
      </w:r>
      <w:r>
        <w:rPr>
          <w:spacing w:val="-17"/>
          <w:w w:val="105"/>
          <w:sz w:val="18"/>
        </w:rPr>
        <w:t xml:space="preserve"> </w:t>
      </w:r>
      <w:r>
        <w:rPr>
          <w:rFonts w:ascii="Arial"/>
          <w:i/>
          <w:spacing w:val="-5"/>
          <w:w w:val="105"/>
          <w:sz w:val="18"/>
        </w:rPr>
        <w:t>Proceedings</w:t>
      </w:r>
      <w:r>
        <w:rPr>
          <w:rFonts w:ascii="Arial"/>
          <w:i/>
          <w:spacing w:val="-19"/>
          <w:w w:val="105"/>
          <w:sz w:val="18"/>
        </w:rPr>
        <w:t xml:space="preserve"> </w:t>
      </w:r>
      <w:r>
        <w:rPr>
          <w:rFonts w:ascii="Arial"/>
          <w:i/>
          <w:w w:val="105"/>
          <w:sz w:val="18"/>
        </w:rPr>
        <w:t>of</w:t>
      </w:r>
      <w:r>
        <w:rPr>
          <w:rFonts w:ascii="Arial"/>
          <w:i/>
          <w:spacing w:val="-19"/>
          <w:w w:val="105"/>
          <w:sz w:val="18"/>
        </w:rPr>
        <w:t xml:space="preserve"> </w:t>
      </w:r>
      <w:r>
        <w:rPr>
          <w:rFonts w:ascii="Arial"/>
          <w:i/>
          <w:w w:val="105"/>
          <w:sz w:val="18"/>
        </w:rPr>
        <w:t>the</w:t>
      </w:r>
      <w:r>
        <w:rPr>
          <w:rFonts w:ascii="Arial"/>
          <w:i/>
          <w:spacing w:val="-19"/>
          <w:w w:val="105"/>
          <w:sz w:val="18"/>
        </w:rPr>
        <w:t xml:space="preserve"> </w:t>
      </w:r>
      <w:r>
        <w:rPr>
          <w:rFonts w:ascii="Arial"/>
          <w:i/>
          <w:w w:val="105"/>
          <w:sz w:val="18"/>
        </w:rPr>
        <w:t>2010</w:t>
      </w:r>
      <w:r>
        <w:rPr>
          <w:rFonts w:ascii="Arial"/>
          <w:i/>
          <w:spacing w:val="-19"/>
          <w:w w:val="105"/>
          <w:sz w:val="18"/>
        </w:rPr>
        <w:t xml:space="preserve"> </w:t>
      </w:r>
      <w:r>
        <w:rPr>
          <w:rFonts w:ascii="Arial"/>
          <w:i/>
          <w:w w:val="105"/>
          <w:sz w:val="18"/>
        </w:rPr>
        <w:t>International</w:t>
      </w:r>
      <w:r>
        <w:rPr>
          <w:rFonts w:ascii="Arial"/>
          <w:i/>
          <w:spacing w:val="-19"/>
          <w:w w:val="105"/>
          <w:sz w:val="18"/>
        </w:rPr>
        <w:t xml:space="preserve"> </w:t>
      </w:r>
      <w:r>
        <w:rPr>
          <w:rFonts w:ascii="Arial"/>
          <w:i/>
          <w:w w:val="105"/>
          <w:sz w:val="18"/>
        </w:rPr>
        <w:t xml:space="preserve">Con- </w:t>
      </w:r>
      <w:r>
        <w:rPr>
          <w:rFonts w:ascii="Arial"/>
          <w:i/>
          <w:spacing w:val="-3"/>
          <w:w w:val="105"/>
          <w:sz w:val="18"/>
        </w:rPr>
        <w:t xml:space="preserve">ference </w:t>
      </w:r>
      <w:r>
        <w:rPr>
          <w:rFonts w:ascii="Arial"/>
          <w:i/>
          <w:w w:val="105"/>
          <w:sz w:val="18"/>
        </w:rPr>
        <w:t>on Computer Design and Applications</w:t>
      </w:r>
      <w:r>
        <w:rPr>
          <w:w w:val="105"/>
          <w:sz w:val="18"/>
        </w:rPr>
        <w:t xml:space="preserve">, Qin- </w:t>
      </w:r>
      <w:proofErr w:type="spellStart"/>
      <w:r>
        <w:rPr>
          <w:w w:val="105"/>
          <w:sz w:val="18"/>
        </w:rPr>
        <w:t>huangdao</w:t>
      </w:r>
      <w:proofErr w:type="spellEnd"/>
      <w:r>
        <w:rPr>
          <w:w w:val="105"/>
          <w:sz w:val="18"/>
        </w:rPr>
        <w:t>,  China,</w:t>
      </w:r>
      <w:r>
        <w:rPr>
          <w:spacing w:val="46"/>
          <w:w w:val="105"/>
          <w:sz w:val="18"/>
        </w:rPr>
        <w:t xml:space="preserve"> </w:t>
      </w:r>
      <w:r>
        <w:rPr>
          <w:w w:val="105"/>
          <w:sz w:val="18"/>
        </w:rPr>
        <w:t>2010.</w:t>
      </w:r>
    </w:p>
    <w:sectPr w:rsidR="00B66BFA">
      <w:pgSz w:w="12240" w:h="15840"/>
      <w:pgMar w:top="1060" w:right="1020" w:bottom="280" w:left="960" w:header="720" w:footer="720" w:gutter="0"/>
      <w:cols w:num="2" w:space="720" w:equalWidth="0">
        <w:col w:w="4899" w:space="362"/>
        <w:col w:w="4999"/>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GERARD Sebastien 166342" w:date="2016-04-21T14:47:00Z" w:initials="GS1">
    <w:p w:rsidR="00FA402C" w:rsidRPr="00FA402C" w:rsidRDefault="00FA402C">
      <w:pPr>
        <w:pStyle w:val="Commentaire"/>
        <w:rPr>
          <w:lang w:val="fr-FR"/>
        </w:rPr>
      </w:pPr>
      <w:r>
        <w:rPr>
          <w:rStyle w:val="Marquedecommentaire"/>
        </w:rPr>
        <w:annotationRef/>
      </w:r>
      <w:r w:rsidRPr="00FA402C">
        <w:rPr>
          <w:lang w:val="fr-FR"/>
        </w:rPr>
        <w:t>On pourrait aussi d</w:t>
      </w:r>
      <w:r>
        <w:rPr>
          <w:lang w:val="fr-FR"/>
        </w:rPr>
        <w:t xml:space="preserve">ire </w:t>
      </w:r>
      <w:proofErr w:type="spellStart"/>
      <w:r>
        <w:rPr>
          <w:lang w:val="fr-FR"/>
        </w:rPr>
        <w:t>Diagram-based</w:t>
      </w:r>
      <w:proofErr w:type="spellEnd"/>
      <w:r>
        <w:rPr>
          <w:lang w:val="fr-FR"/>
        </w:rPr>
        <w:t xml:space="preserve"> au lieu de Bl</w:t>
      </w:r>
      <w:r w:rsidRPr="00FA402C">
        <w:rPr>
          <w:lang w:val="fr-FR"/>
        </w:rPr>
        <w:t>ock-</w:t>
      </w:r>
      <w:proofErr w:type="spellStart"/>
      <w:r w:rsidRPr="00FA402C">
        <w:rPr>
          <w:lang w:val="fr-FR"/>
        </w:rPr>
        <w:t>based</w:t>
      </w:r>
      <w:proofErr w:type="spellEnd"/>
      <w:r w:rsidRPr="00FA402C">
        <w:rPr>
          <w:lang w:val="fr-FR"/>
        </w:rPr>
        <w:t xml:space="preserve">. </w:t>
      </w:r>
      <w:r>
        <w:rPr>
          <w:lang w:val="fr-FR"/>
        </w:rPr>
        <w:t xml:space="preserve">J’ai repris ce terme de l’un des papiers que je vous ai envoyé et qui était dans le cadre de la conférence VL/HCC, workshop </w:t>
      </w:r>
      <w:hyperlink r:id="rId1" w:history="1">
        <w:r w:rsidRPr="00AF74F6">
          <w:rPr>
            <w:rStyle w:val="Lienhypertexte"/>
            <w:lang w:val="fr-FR"/>
          </w:rPr>
          <w:t>http://cs.wellesley.edu/~blocks-and-beyond/</w:t>
        </w:r>
      </w:hyperlink>
      <w:r>
        <w:rPr>
          <w:lang w:val="fr-FR"/>
        </w:rPr>
        <w:t xml:space="preserve">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ook Antiqua">
    <w:altName w:val="Book Antiqua"/>
    <w:panose1 w:val="0204060205030503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EE7579"/>
    <w:multiLevelType w:val="multilevel"/>
    <w:tmpl w:val="9C669F36"/>
    <w:lvl w:ilvl="0">
      <w:start w:val="2"/>
      <w:numFmt w:val="decimal"/>
      <w:lvlText w:val="%1"/>
      <w:lvlJc w:val="left"/>
      <w:pPr>
        <w:ind w:left="1210" w:hanging="322"/>
        <w:jc w:val="right"/>
      </w:pPr>
      <w:rPr>
        <w:rFonts w:hint="default"/>
      </w:rPr>
    </w:lvl>
    <w:lvl w:ilvl="1">
      <w:start w:val="1"/>
      <w:numFmt w:val="lowerLetter"/>
      <w:lvlText w:val="%1.%2"/>
      <w:lvlJc w:val="left"/>
      <w:pPr>
        <w:ind w:left="1210" w:hanging="322"/>
        <w:jc w:val="right"/>
      </w:pPr>
      <w:rPr>
        <w:rFonts w:ascii="Arial" w:eastAsia="Arial" w:hAnsi="Arial" w:cs="Arial" w:hint="default"/>
        <w:color w:val="FFFFFF"/>
        <w:spacing w:val="-1"/>
        <w:w w:val="98"/>
        <w:sz w:val="16"/>
        <w:szCs w:val="16"/>
      </w:rPr>
    </w:lvl>
    <w:lvl w:ilvl="2">
      <w:start w:val="1"/>
      <w:numFmt w:val="bullet"/>
      <w:lvlText w:val="•"/>
      <w:lvlJc w:val="left"/>
      <w:pPr>
        <w:ind w:left="1552" w:hanging="322"/>
      </w:pPr>
      <w:rPr>
        <w:rFonts w:hint="default"/>
      </w:rPr>
    </w:lvl>
    <w:lvl w:ilvl="3">
      <w:start w:val="1"/>
      <w:numFmt w:val="bullet"/>
      <w:lvlText w:val="•"/>
      <w:lvlJc w:val="left"/>
      <w:pPr>
        <w:ind w:left="1718" w:hanging="322"/>
      </w:pPr>
      <w:rPr>
        <w:rFonts w:hint="default"/>
      </w:rPr>
    </w:lvl>
    <w:lvl w:ilvl="4">
      <w:start w:val="1"/>
      <w:numFmt w:val="bullet"/>
      <w:lvlText w:val="•"/>
      <w:lvlJc w:val="left"/>
      <w:pPr>
        <w:ind w:left="1884" w:hanging="322"/>
      </w:pPr>
      <w:rPr>
        <w:rFonts w:hint="default"/>
      </w:rPr>
    </w:lvl>
    <w:lvl w:ilvl="5">
      <w:start w:val="1"/>
      <w:numFmt w:val="bullet"/>
      <w:lvlText w:val="•"/>
      <w:lvlJc w:val="left"/>
      <w:pPr>
        <w:ind w:left="2050" w:hanging="322"/>
      </w:pPr>
      <w:rPr>
        <w:rFonts w:hint="default"/>
      </w:rPr>
    </w:lvl>
    <w:lvl w:ilvl="6">
      <w:start w:val="1"/>
      <w:numFmt w:val="bullet"/>
      <w:lvlText w:val="•"/>
      <w:lvlJc w:val="left"/>
      <w:pPr>
        <w:ind w:left="2216" w:hanging="322"/>
      </w:pPr>
      <w:rPr>
        <w:rFonts w:hint="default"/>
      </w:rPr>
    </w:lvl>
    <w:lvl w:ilvl="7">
      <w:start w:val="1"/>
      <w:numFmt w:val="bullet"/>
      <w:lvlText w:val="•"/>
      <w:lvlJc w:val="left"/>
      <w:pPr>
        <w:ind w:left="2382" w:hanging="322"/>
      </w:pPr>
      <w:rPr>
        <w:rFonts w:hint="default"/>
      </w:rPr>
    </w:lvl>
    <w:lvl w:ilvl="8">
      <w:start w:val="1"/>
      <w:numFmt w:val="bullet"/>
      <w:lvlText w:val="•"/>
      <w:lvlJc w:val="left"/>
      <w:pPr>
        <w:ind w:left="2548" w:hanging="322"/>
      </w:pPr>
      <w:rPr>
        <w:rFonts w:hint="default"/>
      </w:rPr>
    </w:lvl>
  </w:abstractNum>
  <w:abstractNum w:abstractNumId="1" w15:restartNumberingAfterBreak="0">
    <w:nsid w:val="319F6964"/>
    <w:multiLevelType w:val="multilevel"/>
    <w:tmpl w:val="50FADA36"/>
    <w:lvl w:ilvl="0">
      <w:start w:val="2"/>
      <w:numFmt w:val="decimal"/>
      <w:lvlText w:val="%1."/>
      <w:lvlJc w:val="left"/>
      <w:pPr>
        <w:ind w:left="534" w:hanging="419"/>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bullet"/>
      <w:lvlText w:val="•"/>
      <w:lvlJc w:val="left"/>
      <w:pPr>
        <w:ind w:left="546" w:hanging="538"/>
      </w:pPr>
      <w:rPr>
        <w:rFonts w:hint="default"/>
      </w:rPr>
    </w:lvl>
    <w:lvl w:ilvl="3">
      <w:start w:val="1"/>
      <w:numFmt w:val="bullet"/>
      <w:lvlText w:val="•"/>
      <w:lvlJc w:val="left"/>
      <w:pPr>
        <w:ind w:left="432" w:hanging="538"/>
      </w:pPr>
      <w:rPr>
        <w:rFonts w:hint="default"/>
      </w:rPr>
    </w:lvl>
    <w:lvl w:ilvl="4">
      <w:start w:val="1"/>
      <w:numFmt w:val="bullet"/>
      <w:lvlText w:val="•"/>
      <w:lvlJc w:val="left"/>
      <w:pPr>
        <w:ind w:left="319" w:hanging="538"/>
      </w:pPr>
      <w:rPr>
        <w:rFonts w:hint="default"/>
      </w:rPr>
    </w:lvl>
    <w:lvl w:ilvl="5">
      <w:start w:val="1"/>
      <w:numFmt w:val="bullet"/>
      <w:lvlText w:val="•"/>
      <w:lvlJc w:val="left"/>
      <w:pPr>
        <w:ind w:left="205" w:hanging="538"/>
      </w:pPr>
      <w:rPr>
        <w:rFonts w:hint="default"/>
      </w:rPr>
    </w:lvl>
    <w:lvl w:ilvl="6">
      <w:start w:val="1"/>
      <w:numFmt w:val="bullet"/>
      <w:lvlText w:val="•"/>
      <w:lvlJc w:val="left"/>
      <w:pPr>
        <w:ind w:left="92" w:hanging="538"/>
      </w:pPr>
      <w:rPr>
        <w:rFonts w:hint="default"/>
      </w:rPr>
    </w:lvl>
    <w:lvl w:ilvl="7">
      <w:start w:val="1"/>
      <w:numFmt w:val="bullet"/>
      <w:lvlText w:val="•"/>
      <w:lvlJc w:val="left"/>
      <w:pPr>
        <w:ind w:left="-22" w:hanging="538"/>
      </w:pPr>
      <w:rPr>
        <w:rFonts w:hint="default"/>
      </w:rPr>
    </w:lvl>
    <w:lvl w:ilvl="8">
      <w:start w:val="1"/>
      <w:numFmt w:val="bullet"/>
      <w:lvlText w:val="•"/>
      <w:lvlJc w:val="left"/>
      <w:pPr>
        <w:ind w:left="-135" w:hanging="538"/>
      </w:pPr>
      <w:rPr>
        <w:rFonts w:hint="default"/>
      </w:rPr>
    </w:lvl>
  </w:abstractNum>
  <w:abstractNum w:abstractNumId="2" w15:restartNumberingAfterBreak="0">
    <w:nsid w:val="37BD1798"/>
    <w:multiLevelType w:val="multilevel"/>
    <w:tmpl w:val="FDB6E392"/>
    <w:lvl w:ilvl="0">
      <w:start w:val="1"/>
      <w:numFmt w:val="decimal"/>
      <w:lvlText w:val="%1."/>
      <w:lvlJc w:val="left"/>
      <w:pPr>
        <w:ind w:left="564" w:hanging="419"/>
        <w:jc w:val="right"/>
      </w:pPr>
      <w:rPr>
        <w:rFonts w:hint="default"/>
        <w:b/>
        <w:bCs/>
        <w:w w:val="99"/>
      </w:rPr>
    </w:lvl>
    <w:lvl w:ilvl="1">
      <w:start w:val="1"/>
      <w:numFmt w:val="upperLetter"/>
      <w:lvlText w:val="%1.%2"/>
      <w:lvlJc w:val="left"/>
      <w:pPr>
        <w:ind w:left="564" w:hanging="323"/>
      </w:pPr>
      <w:rPr>
        <w:rFonts w:ascii="Times New Roman" w:eastAsia="Times New Roman" w:hAnsi="Times New Roman" w:cs="Times New Roman" w:hint="default"/>
        <w:w w:val="102"/>
        <w:sz w:val="18"/>
        <w:szCs w:val="18"/>
      </w:rPr>
    </w:lvl>
    <w:lvl w:ilvl="2">
      <w:start w:val="1"/>
      <w:numFmt w:val="bullet"/>
      <w:lvlText w:val="•"/>
      <w:lvlJc w:val="left"/>
      <w:pPr>
        <w:ind w:left="958" w:hanging="182"/>
      </w:pPr>
      <w:rPr>
        <w:rFonts w:ascii="Arial" w:eastAsia="Arial" w:hAnsi="Arial" w:cs="Arial" w:hint="default"/>
        <w:i/>
        <w:w w:val="145"/>
        <w:sz w:val="18"/>
        <w:szCs w:val="18"/>
      </w:rPr>
    </w:lvl>
    <w:lvl w:ilvl="3">
      <w:start w:val="1"/>
      <w:numFmt w:val="bullet"/>
      <w:lvlText w:val="•"/>
      <w:lvlJc w:val="left"/>
      <w:pPr>
        <w:ind w:left="666" w:hanging="182"/>
      </w:pPr>
      <w:rPr>
        <w:rFonts w:hint="default"/>
      </w:rPr>
    </w:lvl>
    <w:lvl w:ilvl="4">
      <w:start w:val="1"/>
      <w:numFmt w:val="bullet"/>
      <w:lvlText w:val="•"/>
      <w:lvlJc w:val="left"/>
      <w:pPr>
        <w:ind w:left="519" w:hanging="182"/>
      </w:pPr>
      <w:rPr>
        <w:rFonts w:hint="default"/>
      </w:rPr>
    </w:lvl>
    <w:lvl w:ilvl="5">
      <w:start w:val="1"/>
      <w:numFmt w:val="bullet"/>
      <w:lvlText w:val="•"/>
      <w:lvlJc w:val="left"/>
      <w:pPr>
        <w:ind w:left="372" w:hanging="182"/>
      </w:pPr>
      <w:rPr>
        <w:rFonts w:hint="default"/>
      </w:rPr>
    </w:lvl>
    <w:lvl w:ilvl="6">
      <w:start w:val="1"/>
      <w:numFmt w:val="bullet"/>
      <w:lvlText w:val="•"/>
      <w:lvlJc w:val="left"/>
      <w:pPr>
        <w:ind w:left="225" w:hanging="182"/>
      </w:pPr>
      <w:rPr>
        <w:rFonts w:hint="default"/>
      </w:rPr>
    </w:lvl>
    <w:lvl w:ilvl="7">
      <w:start w:val="1"/>
      <w:numFmt w:val="bullet"/>
      <w:lvlText w:val="•"/>
      <w:lvlJc w:val="left"/>
      <w:pPr>
        <w:ind w:left="78" w:hanging="182"/>
      </w:pPr>
      <w:rPr>
        <w:rFonts w:hint="default"/>
      </w:rPr>
    </w:lvl>
    <w:lvl w:ilvl="8">
      <w:start w:val="1"/>
      <w:numFmt w:val="bullet"/>
      <w:lvlText w:val="•"/>
      <w:lvlJc w:val="left"/>
      <w:pPr>
        <w:ind w:left="-69" w:hanging="182"/>
      </w:pPr>
      <w:rPr>
        <w:rFonts w:hint="default"/>
      </w:rPr>
    </w:lvl>
  </w:abstractNum>
  <w:abstractNum w:abstractNumId="3" w15:restartNumberingAfterBreak="0">
    <w:nsid w:val="42102D3F"/>
    <w:multiLevelType w:val="hybridMultilevel"/>
    <w:tmpl w:val="1F6AAC3C"/>
    <w:lvl w:ilvl="0" w:tplc="E98AD95C">
      <w:start w:val="1"/>
      <w:numFmt w:val="decimal"/>
      <w:lvlText w:val="%1"/>
      <w:lvlJc w:val="left"/>
      <w:pPr>
        <w:ind w:left="376" w:hanging="177"/>
        <w:jc w:val="right"/>
      </w:pPr>
      <w:rPr>
        <w:rFonts w:ascii="Arial" w:eastAsia="Arial" w:hAnsi="Arial" w:cs="Arial" w:hint="default"/>
        <w:color w:val="FFFFFF"/>
        <w:w w:val="104"/>
        <w:position w:val="7"/>
        <w:sz w:val="12"/>
        <w:szCs w:val="12"/>
      </w:rPr>
    </w:lvl>
    <w:lvl w:ilvl="1" w:tplc="2474E650">
      <w:start w:val="1"/>
      <w:numFmt w:val="bullet"/>
      <w:lvlText w:val="•"/>
      <w:lvlJc w:val="left"/>
      <w:pPr>
        <w:ind w:left="453" w:hanging="177"/>
      </w:pPr>
      <w:rPr>
        <w:rFonts w:hint="default"/>
      </w:rPr>
    </w:lvl>
    <w:lvl w:ilvl="2" w:tplc="52D2B2EC">
      <w:start w:val="1"/>
      <w:numFmt w:val="bullet"/>
      <w:lvlText w:val="•"/>
      <w:lvlJc w:val="left"/>
      <w:pPr>
        <w:ind w:left="526" w:hanging="177"/>
      </w:pPr>
      <w:rPr>
        <w:rFonts w:hint="default"/>
      </w:rPr>
    </w:lvl>
    <w:lvl w:ilvl="3" w:tplc="9B00C714">
      <w:start w:val="1"/>
      <w:numFmt w:val="bullet"/>
      <w:lvlText w:val="•"/>
      <w:lvlJc w:val="left"/>
      <w:pPr>
        <w:ind w:left="599" w:hanging="177"/>
      </w:pPr>
      <w:rPr>
        <w:rFonts w:hint="default"/>
      </w:rPr>
    </w:lvl>
    <w:lvl w:ilvl="4" w:tplc="07582E22">
      <w:start w:val="1"/>
      <w:numFmt w:val="bullet"/>
      <w:lvlText w:val="•"/>
      <w:lvlJc w:val="left"/>
      <w:pPr>
        <w:ind w:left="672" w:hanging="177"/>
      </w:pPr>
      <w:rPr>
        <w:rFonts w:hint="default"/>
      </w:rPr>
    </w:lvl>
    <w:lvl w:ilvl="5" w:tplc="585045C8">
      <w:start w:val="1"/>
      <w:numFmt w:val="bullet"/>
      <w:lvlText w:val="•"/>
      <w:lvlJc w:val="left"/>
      <w:pPr>
        <w:ind w:left="745" w:hanging="177"/>
      </w:pPr>
      <w:rPr>
        <w:rFonts w:hint="default"/>
      </w:rPr>
    </w:lvl>
    <w:lvl w:ilvl="6" w:tplc="7D8A7420">
      <w:start w:val="1"/>
      <w:numFmt w:val="bullet"/>
      <w:lvlText w:val="•"/>
      <w:lvlJc w:val="left"/>
      <w:pPr>
        <w:ind w:left="818" w:hanging="177"/>
      </w:pPr>
      <w:rPr>
        <w:rFonts w:hint="default"/>
      </w:rPr>
    </w:lvl>
    <w:lvl w:ilvl="7" w:tplc="6DFE0464">
      <w:start w:val="1"/>
      <w:numFmt w:val="bullet"/>
      <w:lvlText w:val="•"/>
      <w:lvlJc w:val="left"/>
      <w:pPr>
        <w:ind w:left="891" w:hanging="177"/>
      </w:pPr>
      <w:rPr>
        <w:rFonts w:hint="default"/>
      </w:rPr>
    </w:lvl>
    <w:lvl w:ilvl="8" w:tplc="C8D408A0">
      <w:start w:val="1"/>
      <w:numFmt w:val="bullet"/>
      <w:lvlText w:val="•"/>
      <w:lvlJc w:val="left"/>
      <w:pPr>
        <w:ind w:left="964" w:hanging="177"/>
      </w:pPr>
      <w:rPr>
        <w:rFonts w:hint="default"/>
      </w:rPr>
    </w:lvl>
  </w:abstractNum>
  <w:abstractNum w:abstractNumId="4" w15:restartNumberingAfterBreak="0">
    <w:nsid w:val="68CD4599"/>
    <w:multiLevelType w:val="hybridMultilevel"/>
    <w:tmpl w:val="7A34C1F4"/>
    <w:lvl w:ilvl="0" w:tplc="49B644EC">
      <w:start w:val="1"/>
      <w:numFmt w:val="bullet"/>
      <w:lvlText w:val="•"/>
      <w:lvlJc w:val="left"/>
      <w:pPr>
        <w:ind w:left="564" w:hanging="182"/>
      </w:pPr>
      <w:rPr>
        <w:rFonts w:ascii="Arial" w:eastAsia="Arial" w:hAnsi="Arial" w:cs="Arial" w:hint="default"/>
        <w:i/>
        <w:w w:val="145"/>
        <w:sz w:val="18"/>
        <w:szCs w:val="18"/>
      </w:rPr>
    </w:lvl>
    <w:lvl w:ilvl="1" w:tplc="66705F2E">
      <w:start w:val="1"/>
      <w:numFmt w:val="bullet"/>
      <w:lvlText w:val="•"/>
      <w:lvlJc w:val="left"/>
      <w:pPr>
        <w:ind w:left="993" w:hanging="182"/>
      </w:pPr>
      <w:rPr>
        <w:rFonts w:hint="default"/>
      </w:rPr>
    </w:lvl>
    <w:lvl w:ilvl="2" w:tplc="DA1616B2">
      <w:start w:val="1"/>
      <w:numFmt w:val="bullet"/>
      <w:lvlText w:val="•"/>
      <w:lvlJc w:val="left"/>
      <w:pPr>
        <w:ind w:left="1427" w:hanging="182"/>
      </w:pPr>
      <w:rPr>
        <w:rFonts w:hint="default"/>
      </w:rPr>
    </w:lvl>
    <w:lvl w:ilvl="3" w:tplc="2146D6EA">
      <w:start w:val="1"/>
      <w:numFmt w:val="bullet"/>
      <w:lvlText w:val="•"/>
      <w:lvlJc w:val="left"/>
      <w:pPr>
        <w:ind w:left="1861" w:hanging="182"/>
      </w:pPr>
      <w:rPr>
        <w:rFonts w:hint="default"/>
      </w:rPr>
    </w:lvl>
    <w:lvl w:ilvl="4" w:tplc="61A0D424">
      <w:start w:val="1"/>
      <w:numFmt w:val="bullet"/>
      <w:lvlText w:val="•"/>
      <w:lvlJc w:val="left"/>
      <w:pPr>
        <w:ind w:left="2295" w:hanging="182"/>
      </w:pPr>
      <w:rPr>
        <w:rFonts w:hint="default"/>
      </w:rPr>
    </w:lvl>
    <w:lvl w:ilvl="5" w:tplc="2A263946">
      <w:start w:val="1"/>
      <w:numFmt w:val="bullet"/>
      <w:lvlText w:val="•"/>
      <w:lvlJc w:val="left"/>
      <w:pPr>
        <w:ind w:left="2729" w:hanging="182"/>
      </w:pPr>
      <w:rPr>
        <w:rFonts w:hint="default"/>
      </w:rPr>
    </w:lvl>
    <w:lvl w:ilvl="6" w:tplc="BFC80DD4">
      <w:start w:val="1"/>
      <w:numFmt w:val="bullet"/>
      <w:lvlText w:val="•"/>
      <w:lvlJc w:val="left"/>
      <w:pPr>
        <w:ind w:left="3162" w:hanging="182"/>
      </w:pPr>
      <w:rPr>
        <w:rFonts w:hint="default"/>
      </w:rPr>
    </w:lvl>
    <w:lvl w:ilvl="7" w:tplc="DCDC6030">
      <w:start w:val="1"/>
      <w:numFmt w:val="bullet"/>
      <w:lvlText w:val="•"/>
      <w:lvlJc w:val="left"/>
      <w:pPr>
        <w:ind w:left="3596" w:hanging="182"/>
      </w:pPr>
      <w:rPr>
        <w:rFonts w:hint="default"/>
      </w:rPr>
    </w:lvl>
    <w:lvl w:ilvl="8" w:tplc="AEA0E348">
      <w:start w:val="1"/>
      <w:numFmt w:val="bullet"/>
      <w:lvlText w:val="•"/>
      <w:lvlJc w:val="left"/>
      <w:pPr>
        <w:ind w:left="4030" w:hanging="182"/>
      </w:pPr>
      <w:rPr>
        <w:rFonts w:hint="default"/>
      </w:rPr>
    </w:lvl>
  </w:abstractNum>
  <w:abstractNum w:abstractNumId="5" w15:restartNumberingAfterBreak="0">
    <w:nsid w:val="6D2A25BF"/>
    <w:multiLevelType w:val="multilevel"/>
    <w:tmpl w:val="F918D840"/>
    <w:lvl w:ilvl="0">
      <w:start w:val="6"/>
      <w:numFmt w:val="decimal"/>
      <w:lvlText w:val="%1."/>
      <w:lvlJc w:val="left"/>
      <w:pPr>
        <w:ind w:left="534" w:hanging="419"/>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decimal"/>
      <w:lvlText w:val="%1.%2.%3"/>
      <w:lvlJc w:val="left"/>
      <w:pPr>
        <w:ind w:left="968" w:hanging="658"/>
        <w:jc w:val="right"/>
      </w:pPr>
      <w:rPr>
        <w:rFonts w:ascii="Times New Roman" w:eastAsia="Times New Roman" w:hAnsi="Times New Roman" w:cs="Times New Roman" w:hint="default"/>
        <w:i/>
        <w:w w:val="99"/>
        <w:sz w:val="22"/>
        <w:szCs w:val="22"/>
      </w:rPr>
    </w:lvl>
    <w:lvl w:ilvl="3">
      <w:start w:val="1"/>
      <w:numFmt w:val="bullet"/>
      <w:lvlText w:val="•"/>
      <w:lvlJc w:val="left"/>
      <w:pPr>
        <w:ind w:left="1452" w:hanging="658"/>
      </w:pPr>
      <w:rPr>
        <w:rFonts w:hint="default"/>
      </w:rPr>
    </w:lvl>
    <w:lvl w:ilvl="4">
      <w:start w:val="1"/>
      <w:numFmt w:val="bullet"/>
      <w:lvlText w:val="•"/>
      <w:lvlJc w:val="left"/>
      <w:pPr>
        <w:ind w:left="1944" w:hanging="658"/>
      </w:pPr>
      <w:rPr>
        <w:rFonts w:hint="default"/>
      </w:rPr>
    </w:lvl>
    <w:lvl w:ilvl="5">
      <w:start w:val="1"/>
      <w:numFmt w:val="bullet"/>
      <w:lvlText w:val="•"/>
      <w:lvlJc w:val="left"/>
      <w:pPr>
        <w:ind w:left="2436" w:hanging="658"/>
      </w:pPr>
      <w:rPr>
        <w:rFonts w:hint="default"/>
      </w:rPr>
    </w:lvl>
    <w:lvl w:ilvl="6">
      <w:start w:val="1"/>
      <w:numFmt w:val="bullet"/>
      <w:lvlText w:val="•"/>
      <w:lvlJc w:val="left"/>
      <w:pPr>
        <w:ind w:left="2929" w:hanging="658"/>
      </w:pPr>
      <w:rPr>
        <w:rFonts w:hint="default"/>
      </w:rPr>
    </w:lvl>
    <w:lvl w:ilvl="7">
      <w:start w:val="1"/>
      <w:numFmt w:val="bullet"/>
      <w:lvlText w:val="•"/>
      <w:lvlJc w:val="left"/>
      <w:pPr>
        <w:ind w:left="3421" w:hanging="658"/>
      </w:pPr>
      <w:rPr>
        <w:rFonts w:hint="default"/>
      </w:rPr>
    </w:lvl>
    <w:lvl w:ilvl="8">
      <w:start w:val="1"/>
      <w:numFmt w:val="bullet"/>
      <w:lvlText w:val="•"/>
      <w:lvlJc w:val="left"/>
      <w:pPr>
        <w:ind w:left="3913" w:hanging="658"/>
      </w:pPr>
      <w:rPr>
        <w:rFonts w:hint="default"/>
      </w:r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ERARD Sebastien 166342">
    <w15:presenceInfo w15:providerId="AD" w15:userId="S-1-5-21-1801674531-299502267-839522115-399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2"/>
  </w:compat>
  <w:rsids>
    <w:rsidRoot w:val="00B66BFA"/>
    <w:rsid w:val="00037CE9"/>
    <w:rsid w:val="00073791"/>
    <w:rsid w:val="0009650A"/>
    <w:rsid w:val="000F4868"/>
    <w:rsid w:val="000F536A"/>
    <w:rsid w:val="001059C7"/>
    <w:rsid w:val="00141C55"/>
    <w:rsid w:val="00220B76"/>
    <w:rsid w:val="00253283"/>
    <w:rsid w:val="00253959"/>
    <w:rsid w:val="00263CD4"/>
    <w:rsid w:val="0027625E"/>
    <w:rsid w:val="002F6089"/>
    <w:rsid w:val="00322D78"/>
    <w:rsid w:val="00343E0A"/>
    <w:rsid w:val="003769BF"/>
    <w:rsid w:val="00376AB7"/>
    <w:rsid w:val="00391D25"/>
    <w:rsid w:val="003D2F1B"/>
    <w:rsid w:val="003F03DF"/>
    <w:rsid w:val="0040070E"/>
    <w:rsid w:val="004042B2"/>
    <w:rsid w:val="00431420"/>
    <w:rsid w:val="0044141A"/>
    <w:rsid w:val="004808D9"/>
    <w:rsid w:val="004B05A1"/>
    <w:rsid w:val="004F1586"/>
    <w:rsid w:val="00510200"/>
    <w:rsid w:val="00523CB9"/>
    <w:rsid w:val="00554FAA"/>
    <w:rsid w:val="005A786E"/>
    <w:rsid w:val="00645AD1"/>
    <w:rsid w:val="006C5FBC"/>
    <w:rsid w:val="00730F96"/>
    <w:rsid w:val="00740110"/>
    <w:rsid w:val="007A3559"/>
    <w:rsid w:val="007E1E3B"/>
    <w:rsid w:val="007F03DF"/>
    <w:rsid w:val="00821CD2"/>
    <w:rsid w:val="0082545F"/>
    <w:rsid w:val="008636DD"/>
    <w:rsid w:val="00876958"/>
    <w:rsid w:val="00890BC7"/>
    <w:rsid w:val="0092056D"/>
    <w:rsid w:val="0094688D"/>
    <w:rsid w:val="009C0599"/>
    <w:rsid w:val="00A12DDC"/>
    <w:rsid w:val="00A41753"/>
    <w:rsid w:val="00A53C19"/>
    <w:rsid w:val="00A53F20"/>
    <w:rsid w:val="00A554D9"/>
    <w:rsid w:val="00AA2712"/>
    <w:rsid w:val="00AB0392"/>
    <w:rsid w:val="00AE4342"/>
    <w:rsid w:val="00B647CE"/>
    <w:rsid w:val="00B66BFA"/>
    <w:rsid w:val="00B7091D"/>
    <w:rsid w:val="00B81E9D"/>
    <w:rsid w:val="00BA4B59"/>
    <w:rsid w:val="00BB74AE"/>
    <w:rsid w:val="00C1192A"/>
    <w:rsid w:val="00C6152A"/>
    <w:rsid w:val="00C934A1"/>
    <w:rsid w:val="00C948F0"/>
    <w:rsid w:val="00CE3B13"/>
    <w:rsid w:val="00D52331"/>
    <w:rsid w:val="00D668DB"/>
    <w:rsid w:val="00D77897"/>
    <w:rsid w:val="00DB2ACC"/>
    <w:rsid w:val="00DE2630"/>
    <w:rsid w:val="00E0080E"/>
    <w:rsid w:val="00E14F7E"/>
    <w:rsid w:val="00E504FE"/>
    <w:rsid w:val="00E83F5B"/>
    <w:rsid w:val="00E950E5"/>
    <w:rsid w:val="00EA23D6"/>
    <w:rsid w:val="00EA4665"/>
    <w:rsid w:val="00F20088"/>
    <w:rsid w:val="00F473FB"/>
    <w:rsid w:val="00F47F56"/>
    <w:rsid w:val="00FA40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298"/>
    <o:shapelayout v:ext="edit">
      <o:idmap v:ext="edit" data="1"/>
    </o:shapelayout>
  </w:shapeDefaults>
  <w:decimalSymbol w:val=","/>
  <w:listSeparator w:val=";"/>
  <w15:docId w15:val="{772018AF-6A5D-4F55-B24D-8BEAF205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uiPriority w:val="1"/>
    <w:qFormat/>
    <w:pPr>
      <w:ind w:left="653" w:hanging="538"/>
      <w:outlineLvl w:val="0"/>
    </w:pPr>
    <w:rPr>
      <w:b/>
      <w:bCs/>
      <w:sz w:val="24"/>
      <w:szCs w:val="24"/>
    </w:rPr>
  </w:style>
  <w:style w:type="paragraph" w:styleId="Titre2">
    <w:name w:val="heading 2"/>
    <w:basedOn w:val="Normal"/>
    <w:uiPriority w:val="1"/>
    <w:qFormat/>
    <w:pPr>
      <w:ind w:left="968" w:hanging="658"/>
      <w:jc w:val="both"/>
      <w:outlineLvl w:val="1"/>
    </w:pPr>
    <w:rPr>
      <w:i/>
    </w:rPr>
  </w:style>
  <w:style w:type="paragraph" w:styleId="Titre3">
    <w:name w:val="heading 3"/>
    <w:basedOn w:val="Normal"/>
    <w:uiPriority w:val="1"/>
    <w:qFormat/>
    <w:pPr>
      <w:ind w:left="498"/>
      <w:jc w:val="center"/>
      <w:outlineLvl w:val="2"/>
    </w:pPr>
    <w:rPr>
      <w:rFonts w:ascii="Arial" w:eastAsia="Arial" w:hAnsi="Arial" w:cs="Arial"/>
      <w:sz w:val="20"/>
      <w:szCs w:val="20"/>
    </w:rPr>
  </w:style>
  <w:style w:type="paragraph" w:styleId="Titre4">
    <w:name w:val="heading 4"/>
    <w:basedOn w:val="Normal"/>
    <w:uiPriority w:val="1"/>
    <w:qFormat/>
    <w:pPr>
      <w:ind w:left="115"/>
      <w:outlineLvl w:val="3"/>
    </w:pPr>
    <w:rPr>
      <w:rFonts w:ascii="Georgia" w:eastAsia="Georgia" w:hAnsi="Georgia" w:cs="Georgia"/>
      <w:b/>
      <w:bCs/>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pPr>
      <w:ind w:left="564" w:hanging="538"/>
    </w:pPr>
  </w:style>
  <w:style w:type="paragraph" w:customStyle="1" w:styleId="TableParagraph">
    <w:name w:val="Table Paragraph"/>
    <w:basedOn w:val="Normal"/>
    <w:uiPriority w:val="1"/>
    <w:qFormat/>
    <w:pPr>
      <w:spacing w:line="185" w:lineRule="exact"/>
      <w:ind w:left="107"/>
    </w:pPr>
  </w:style>
  <w:style w:type="paragraph" w:styleId="Rvision">
    <w:name w:val="Revision"/>
    <w:hidden/>
    <w:uiPriority w:val="99"/>
    <w:semiHidden/>
    <w:rsid w:val="0082545F"/>
    <w:pPr>
      <w:widowControl/>
    </w:pPr>
    <w:rPr>
      <w:rFonts w:ascii="Times New Roman" w:eastAsia="Times New Roman" w:hAnsi="Times New Roman" w:cs="Times New Roman"/>
    </w:rPr>
  </w:style>
  <w:style w:type="paragraph" w:styleId="Textedebulles">
    <w:name w:val="Balloon Text"/>
    <w:basedOn w:val="Normal"/>
    <w:link w:val="TextedebullesCar"/>
    <w:uiPriority w:val="99"/>
    <w:semiHidden/>
    <w:unhideWhenUsed/>
    <w:rsid w:val="0082545F"/>
    <w:rPr>
      <w:rFonts w:ascii="Segoe UI" w:hAnsi="Segoe UI" w:cs="Segoe UI"/>
      <w:sz w:val="18"/>
      <w:szCs w:val="18"/>
    </w:rPr>
  </w:style>
  <w:style w:type="character" w:customStyle="1" w:styleId="TextedebullesCar">
    <w:name w:val="Texte de bulles Car"/>
    <w:basedOn w:val="Policepardfaut"/>
    <w:link w:val="Textedebulles"/>
    <w:uiPriority w:val="99"/>
    <w:semiHidden/>
    <w:rsid w:val="0082545F"/>
    <w:rPr>
      <w:rFonts w:ascii="Segoe UI" w:eastAsia="Times New Roman" w:hAnsi="Segoe UI" w:cs="Segoe UI"/>
      <w:sz w:val="18"/>
      <w:szCs w:val="18"/>
    </w:rPr>
  </w:style>
  <w:style w:type="paragraph" w:styleId="Bibliographie">
    <w:name w:val="Bibliography"/>
    <w:basedOn w:val="Normal"/>
    <w:next w:val="Normal"/>
    <w:uiPriority w:val="37"/>
    <w:unhideWhenUsed/>
    <w:rsid w:val="00821CD2"/>
    <w:pPr>
      <w:tabs>
        <w:tab w:val="left" w:pos="384"/>
      </w:tabs>
      <w:ind w:left="384" w:hanging="384"/>
    </w:pPr>
  </w:style>
  <w:style w:type="character" w:styleId="Marquedecommentaire">
    <w:name w:val="annotation reference"/>
    <w:basedOn w:val="Policepardfaut"/>
    <w:uiPriority w:val="99"/>
    <w:semiHidden/>
    <w:unhideWhenUsed/>
    <w:rsid w:val="00FA402C"/>
    <w:rPr>
      <w:sz w:val="16"/>
      <w:szCs w:val="16"/>
    </w:rPr>
  </w:style>
  <w:style w:type="paragraph" w:styleId="Commentaire">
    <w:name w:val="annotation text"/>
    <w:basedOn w:val="Normal"/>
    <w:link w:val="CommentaireCar"/>
    <w:uiPriority w:val="99"/>
    <w:semiHidden/>
    <w:unhideWhenUsed/>
    <w:rsid w:val="00FA402C"/>
    <w:rPr>
      <w:sz w:val="20"/>
      <w:szCs w:val="20"/>
    </w:rPr>
  </w:style>
  <w:style w:type="character" w:customStyle="1" w:styleId="CommentaireCar">
    <w:name w:val="Commentaire Car"/>
    <w:basedOn w:val="Policepardfaut"/>
    <w:link w:val="Commentaire"/>
    <w:uiPriority w:val="99"/>
    <w:semiHidden/>
    <w:rsid w:val="00FA402C"/>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FA402C"/>
    <w:rPr>
      <w:b/>
      <w:bCs/>
    </w:rPr>
  </w:style>
  <w:style w:type="character" w:customStyle="1" w:styleId="ObjetducommentaireCar">
    <w:name w:val="Objet du commentaire Car"/>
    <w:basedOn w:val="CommentaireCar"/>
    <w:link w:val="Objetducommentaire"/>
    <w:uiPriority w:val="99"/>
    <w:semiHidden/>
    <w:rsid w:val="00FA402C"/>
    <w:rPr>
      <w:rFonts w:ascii="Times New Roman" w:eastAsia="Times New Roman" w:hAnsi="Times New Roman" w:cs="Times New Roman"/>
      <w:b/>
      <w:bCs/>
      <w:sz w:val="20"/>
      <w:szCs w:val="20"/>
    </w:rPr>
  </w:style>
  <w:style w:type="character" w:styleId="Lienhypertexte">
    <w:name w:val="Hyperlink"/>
    <w:basedOn w:val="Policepardfaut"/>
    <w:uiPriority w:val="99"/>
    <w:unhideWhenUsed/>
    <w:rsid w:val="00FA40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comments.xml.rels><?xml version="1.0" encoding="UTF-8" standalone="yes"?>
<Relationships xmlns="http://schemas.openxmlformats.org/package/2006/relationships"><Relationship Id="rId1" Type="http://schemas.openxmlformats.org/officeDocument/2006/relationships/hyperlink" Target="http://cs.wellesley.edu/~blocks-and-beyon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www-/" TargetMode="External"/><Relationship Id="rId63" Type="http://schemas.openxmlformats.org/officeDocument/2006/relationships/theme" Target="theme/theme1.xml"/><Relationship Id="rId7" Type="http://schemas.openxmlformats.org/officeDocument/2006/relationships/hyperlink" Target="mailto:.last-name@cea.fr"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http://www.eclipse.org/" TargetMode="External"/><Relationship Id="rId62"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mailto:first-name.last-name@cea.fr"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andromda.sourceforge.net/" TargetMode="External"/><Relationship Id="rId58" Type="http://schemas.openxmlformats.org/officeDocument/2006/relationships/hyperlink" Target="http://www/"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www.nomagic.com/" TargetMode="Externa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altova.com/umodel" TargetMode="External"/><Relationship Id="rId60" Type="http://schemas.openxmlformats.org/officeDocument/2006/relationships/hyperlink" Target="http://www/"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blog.jetbrains.com/clion/2015/07/" TargetMode="External"/><Relationship Id="rId8" Type="http://schemas.openxmlformats.org/officeDocument/2006/relationships/hyperlink" Target="mailto:permissions@acm.org"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www.uml-la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7800</Words>
  <Characters>42906</Characters>
  <Application>Microsoft Office Word</Application>
  <DocSecurity>0</DocSecurity>
  <Lines>357</Lines>
  <Paragraphs>101</Paragraphs>
  <ScaleCrop>false</ScaleCrop>
  <HeadingPairs>
    <vt:vector size="2" baseType="variant">
      <vt:variant>
        <vt:lpstr>Titre</vt:lpstr>
      </vt:variant>
      <vt:variant>
        <vt:i4>1</vt:i4>
      </vt:variant>
    </vt:vector>
  </HeadingPairs>
  <TitlesOfParts>
    <vt:vector size="1" baseType="lpstr">
      <vt:lpstr/>
    </vt:vector>
  </TitlesOfParts>
  <Company>CEA</Company>
  <LinksUpToDate>false</LinksUpToDate>
  <CharactersWithSpaces>50605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Shuai</cp:lastModifiedBy>
  <cp:revision>75</cp:revision>
  <dcterms:created xsi:type="dcterms:W3CDTF">2016-04-19T13:30:00Z</dcterms:created>
  <dcterms:modified xsi:type="dcterms:W3CDTF">2016-04-19T14:10:00Z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2016-04-19T00:00:00Z</vt:filetime>
  </property>
  <property fmtid="{D5CDD505-2E9C-101B-9397-08002B2CF9AE}" pid="3" name="Creator">
    <vt:lpwstr>TeX</vt:lpwstr>
  </property>
  <property fmtid="{D5CDD505-2E9C-101B-9397-08002B2CF9AE}" pid="4" name="LastSaved">
    <vt:filetime>2016-04-19T00:00:00Z</vt:filetime>
  </property>
  <property fmtid="{D5CDD505-2E9C-101B-9397-08002B2CF9AE}" pid="5" name="ZOTERO_PREF_1">
    <vt:lpwstr>&lt;data data-version="3" zotero-version="4.0.28.7"&gt;&lt;session id="EDh6iwfS"/&gt;&lt;style id="http://www.zotero.org/styles/ieee" locale="en-US" hasBibliography="1" bibliographyStyleHasBeenSet="1"/&gt;&lt;prefs&gt;&lt;pref name="fieldType" value="Field"/&gt;&lt;pref name="storeRefere</vt:lpwstr>
  </property>
  <property fmtid="{D5CDD505-2E9C-101B-9397-08002B2CF9AE}" pid="6" name="ZOTERO_PREF_2">
    <vt:lpwstr>nces" value="true"/&gt;&lt;pref name="automaticJournalAbbreviations" value="true"/&gt;&lt;pref name="noteType" value=""/&gt;&lt;/prefs&gt;&lt;/data&gt;</vt:lpwstr>
  </property>
</Properties>
</file>