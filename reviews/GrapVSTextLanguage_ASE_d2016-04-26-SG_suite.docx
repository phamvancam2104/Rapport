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D382C" w:rsidRDefault="00C35252">
      <w:pPr>
        <w:spacing w:before="27" w:line="398" w:lineRule="exact"/>
        <w:ind w:left="1045" w:right="1029"/>
        <w:jc w:val="center"/>
        <w:rPr>
          <w:rFonts w:ascii="Arial"/>
          <w:b/>
          <w:sz w:val="36"/>
        </w:rPr>
      </w:pPr>
      <w:r>
        <w:rPr>
          <w:rFonts w:ascii="Arial"/>
          <w:b/>
          <w:sz w:val="36"/>
        </w:rPr>
        <w:t>Diagram-based Language vs. Textual Language Why not both?</w:t>
      </w:r>
    </w:p>
    <w:p w:rsidR="003D382C" w:rsidRDefault="003D382C">
      <w:pPr>
        <w:pStyle w:val="Corpsdetexte"/>
        <w:spacing w:before="2"/>
        <w:rPr>
          <w:rFonts w:ascii="Arial"/>
          <w:b/>
          <w:sz w:val="47"/>
        </w:rPr>
      </w:pPr>
    </w:p>
    <w:p w:rsidR="003D382C" w:rsidRDefault="00C35252">
      <w:pPr>
        <w:spacing w:line="216" w:lineRule="auto"/>
        <w:ind w:left="4710" w:right="3980" w:hanging="645"/>
        <w:rPr>
          <w:rFonts w:ascii="Arial"/>
          <w:sz w:val="20"/>
        </w:rPr>
      </w:pPr>
      <w:r>
        <w:rPr>
          <w:rFonts w:ascii="Arial"/>
          <w:sz w:val="24"/>
        </w:rPr>
        <w:t xml:space="preserve">Anonymous Authors </w:t>
      </w:r>
      <w:r>
        <w:rPr>
          <w:rFonts w:ascii="Arial"/>
          <w:sz w:val="20"/>
        </w:rPr>
        <w:t>Institution Address</w:t>
      </w:r>
    </w:p>
    <w:p w:rsidR="003D382C" w:rsidRDefault="00C35252">
      <w:pPr>
        <w:pStyle w:val="Titre3"/>
        <w:spacing w:line="196" w:lineRule="exact"/>
        <w:ind w:left="1043" w:right="1029"/>
        <w:jc w:val="center"/>
      </w:pPr>
      <w:r>
        <w:t>City, State, Country</w:t>
      </w:r>
    </w:p>
    <w:p w:rsidR="003D382C" w:rsidRDefault="00C35252">
      <w:pPr>
        <w:spacing w:line="258" w:lineRule="exact"/>
        <w:ind w:left="1043" w:right="1029"/>
        <w:jc w:val="center"/>
        <w:rPr>
          <w:rFonts w:ascii="Arial"/>
          <w:sz w:val="24"/>
        </w:rPr>
      </w:pPr>
      <w:r>
        <w:rPr>
          <w:rFonts w:ascii="Arial"/>
          <w:sz w:val="24"/>
        </w:rPr>
        <w:t>Email</w:t>
      </w:r>
    </w:p>
    <w:p w:rsidR="003D382C" w:rsidRDefault="003D382C">
      <w:pPr>
        <w:pStyle w:val="Corpsdetexte"/>
        <w:spacing w:before="4"/>
        <w:rPr>
          <w:rFonts w:ascii="Arial"/>
        </w:rPr>
      </w:pPr>
    </w:p>
    <w:p w:rsidR="003D382C" w:rsidRDefault="003D382C">
      <w:pPr>
        <w:rPr>
          <w:rFonts w:ascii="Arial"/>
        </w:rPr>
        <w:sectPr w:rsidR="003D382C">
          <w:type w:val="continuous"/>
          <w:pgSz w:w="12240" w:h="15840"/>
          <w:pgMar w:top="1360" w:right="1020" w:bottom="280" w:left="960" w:header="720" w:footer="720" w:gutter="0"/>
          <w:cols w:space="720"/>
        </w:sectPr>
      </w:pPr>
    </w:p>
    <w:p w:rsidR="003D382C" w:rsidRDefault="00C35252">
      <w:pPr>
        <w:pStyle w:val="Titre1"/>
        <w:spacing w:before="52"/>
        <w:ind w:left="115" w:firstLine="0"/>
      </w:pPr>
      <w:r>
        <w:t>ABSTRACT</w:t>
      </w:r>
    </w:p>
    <w:p w:rsidR="003D382C" w:rsidRDefault="00C35252">
      <w:pPr>
        <w:pStyle w:val="Corpsdetexte"/>
        <w:spacing w:before="69" w:line="242" w:lineRule="auto"/>
        <w:ind w:left="115"/>
      </w:pPr>
      <w:r>
        <w:rPr>
          <w:w w:val="110"/>
        </w:rPr>
        <w:t>Model-Driven</w:t>
      </w:r>
      <w:r>
        <w:rPr>
          <w:spacing w:val="-19"/>
          <w:w w:val="110"/>
        </w:rPr>
        <w:t xml:space="preserve"> </w:t>
      </w:r>
      <w:r>
        <w:rPr>
          <w:w w:val="110"/>
        </w:rPr>
        <w:t>Engineering</w:t>
      </w:r>
      <w:r>
        <w:rPr>
          <w:spacing w:val="-19"/>
          <w:w w:val="110"/>
        </w:rPr>
        <w:t xml:space="preserve"> </w:t>
      </w:r>
      <w:r>
        <w:rPr>
          <w:w w:val="110"/>
        </w:rPr>
        <w:t>(MDE)</w:t>
      </w:r>
      <w:r>
        <w:rPr>
          <w:spacing w:val="-19"/>
          <w:w w:val="110"/>
        </w:rPr>
        <w:t xml:space="preserve"> </w:t>
      </w:r>
      <w:r>
        <w:rPr>
          <w:w w:val="110"/>
        </w:rPr>
        <w:t>is</w:t>
      </w:r>
      <w:r>
        <w:rPr>
          <w:spacing w:val="-19"/>
          <w:w w:val="110"/>
        </w:rPr>
        <w:t xml:space="preserve"> </w:t>
      </w:r>
      <w:r>
        <w:rPr>
          <w:w w:val="110"/>
        </w:rPr>
        <w:t>a</w:t>
      </w:r>
      <w:r>
        <w:rPr>
          <w:spacing w:val="-19"/>
          <w:w w:val="110"/>
        </w:rPr>
        <w:t xml:space="preserve"> </w:t>
      </w:r>
      <w:r>
        <w:rPr>
          <w:w w:val="110"/>
        </w:rPr>
        <w:t>development</w:t>
      </w:r>
      <w:r>
        <w:rPr>
          <w:spacing w:val="-19"/>
          <w:w w:val="110"/>
        </w:rPr>
        <w:t xml:space="preserve"> </w:t>
      </w:r>
      <w:r>
        <w:rPr>
          <w:w w:val="110"/>
        </w:rPr>
        <w:t xml:space="preserve">paradigm that brings the benefits of automation to a software </w:t>
      </w:r>
      <w:proofErr w:type="spellStart"/>
      <w:r>
        <w:rPr>
          <w:w w:val="110"/>
        </w:rPr>
        <w:t>devel</w:t>
      </w:r>
      <w:proofErr w:type="spellEnd"/>
      <w:r>
        <w:rPr>
          <w:w w:val="110"/>
        </w:rPr>
        <w:t xml:space="preserve">- </w:t>
      </w:r>
      <w:proofErr w:type="spellStart"/>
      <w:r>
        <w:rPr>
          <w:w w:val="110"/>
        </w:rPr>
        <w:t>opment</w:t>
      </w:r>
      <w:proofErr w:type="spellEnd"/>
      <w:r>
        <w:rPr>
          <w:w w:val="110"/>
        </w:rPr>
        <w:t xml:space="preserve"> cycle. The MDE community tries to promote MDE adoption </w:t>
      </w:r>
      <w:r>
        <w:rPr>
          <w:spacing w:val="-3"/>
          <w:w w:val="110"/>
        </w:rPr>
        <w:t xml:space="preserve">by </w:t>
      </w:r>
      <w:r>
        <w:rPr>
          <w:w w:val="110"/>
        </w:rPr>
        <w:t xml:space="preserve">pushing models written in diagram-based </w:t>
      </w:r>
      <w:proofErr w:type="spellStart"/>
      <w:r>
        <w:rPr>
          <w:w w:val="110"/>
        </w:rPr>
        <w:t>lan</w:t>
      </w:r>
      <w:proofErr w:type="spellEnd"/>
      <w:r>
        <w:rPr>
          <w:w w:val="110"/>
        </w:rPr>
        <w:t xml:space="preserve">- </w:t>
      </w:r>
      <w:proofErr w:type="spellStart"/>
      <w:r>
        <w:rPr>
          <w:w w:val="110"/>
        </w:rPr>
        <w:t>guages</w:t>
      </w:r>
      <w:proofErr w:type="spellEnd"/>
      <w:r>
        <w:rPr>
          <w:w w:val="110"/>
        </w:rPr>
        <w:t xml:space="preserve">, supported </w:t>
      </w:r>
      <w:r>
        <w:rPr>
          <w:spacing w:val="-3"/>
          <w:w w:val="110"/>
        </w:rPr>
        <w:t xml:space="preserve">by </w:t>
      </w:r>
      <w:r>
        <w:rPr>
          <w:w w:val="110"/>
        </w:rPr>
        <w:t xml:space="preserve">extensive tooling. While there are no more doubts that MDE fosters the design of complex soft- ware, its level of acceptance </w:t>
      </w:r>
      <w:r>
        <w:rPr>
          <w:spacing w:val="-3"/>
          <w:w w:val="110"/>
        </w:rPr>
        <w:t xml:space="preserve">by </w:t>
      </w:r>
      <w:r>
        <w:rPr>
          <w:w w:val="110"/>
        </w:rPr>
        <w:t xml:space="preserve">software developers is still low. On one hand, rather than use diagram-based languages, most software engineers prefer to work with their favorite textual programming language (e.g. </w:t>
      </w:r>
      <w:r>
        <w:rPr>
          <w:spacing w:val="-5"/>
          <w:w w:val="110"/>
        </w:rPr>
        <w:t xml:space="preserve">Java </w:t>
      </w:r>
      <w:r>
        <w:rPr>
          <w:w w:val="110"/>
        </w:rPr>
        <w:t xml:space="preserve">and C++) and integrated development environment. On the other hand, software architects are among the early adopters and pro- </w:t>
      </w:r>
      <w:proofErr w:type="spellStart"/>
      <w:r>
        <w:rPr>
          <w:w w:val="110"/>
        </w:rPr>
        <w:t>moters</w:t>
      </w:r>
      <w:proofErr w:type="spellEnd"/>
      <w:r>
        <w:rPr>
          <w:w w:val="110"/>
        </w:rPr>
        <w:t xml:space="preserve"> of diagram-based languages. Such languages are in- deed considered </w:t>
      </w:r>
      <w:r>
        <w:rPr>
          <w:spacing w:val="-3"/>
          <w:w w:val="110"/>
        </w:rPr>
        <w:t xml:space="preserve">by </w:t>
      </w:r>
      <w:r>
        <w:rPr>
          <w:w w:val="110"/>
        </w:rPr>
        <w:t xml:space="preserve">the latter to </w:t>
      </w:r>
      <w:r>
        <w:rPr>
          <w:spacing w:val="2"/>
          <w:w w:val="110"/>
        </w:rPr>
        <w:t xml:space="preserve">be </w:t>
      </w:r>
      <w:r>
        <w:rPr>
          <w:spacing w:val="-3"/>
          <w:w w:val="110"/>
        </w:rPr>
        <w:t xml:space="preserve">much </w:t>
      </w:r>
      <w:r>
        <w:rPr>
          <w:w w:val="110"/>
        </w:rPr>
        <w:t xml:space="preserve">more suitable for architecture description than textual languages. Synchro- </w:t>
      </w:r>
      <w:proofErr w:type="spellStart"/>
      <w:r>
        <w:rPr>
          <w:w w:val="110"/>
        </w:rPr>
        <w:t>nizing</w:t>
      </w:r>
      <w:proofErr w:type="spellEnd"/>
      <w:r>
        <w:rPr>
          <w:w w:val="110"/>
        </w:rPr>
        <w:t xml:space="preserve"> manually written artifacts in both forms of </w:t>
      </w:r>
      <w:proofErr w:type="gramStart"/>
      <w:r>
        <w:rPr>
          <w:w w:val="110"/>
        </w:rPr>
        <w:t>language  is</w:t>
      </w:r>
      <w:proofErr w:type="gramEnd"/>
      <w:r>
        <w:rPr>
          <w:w w:val="110"/>
        </w:rPr>
        <w:t xml:space="preserve"> no simple feat and often very time-consuming without the correct automated methods and </w:t>
      </w:r>
      <w:r>
        <w:rPr>
          <w:spacing w:val="47"/>
          <w:w w:val="110"/>
        </w:rPr>
        <w:t xml:space="preserve"> </w:t>
      </w:r>
      <w:r>
        <w:rPr>
          <w:w w:val="110"/>
        </w:rPr>
        <w:t>tools.</w:t>
      </w:r>
    </w:p>
    <w:p w:rsidR="003D382C" w:rsidRDefault="00C35252">
      <w:pPr>
        <w:pStyle w:val="Corpsdetexte"/>
        <w:spacing w:line="242" w:lineRule="auto"/>
        <w:ind w:left="115" w:right="63" w:firstLine="179"/>
        <w:jc w:val="both"/>
      </w:pPr>
      <w:r>
        <w:rPr>
          <w:spacing w:val="-8"/>
          <w:w w:val="110"/>
        </w:rPr>
        <w:t xml:space="preserve">To </w:t>
      </w:r>
      <w:r>
        <w:rPr>
          <w:w w:val="110"/>
        </w:rPr>
        <w:t xml:space="preserve">solve this issue, this paper proposes a model-code </w:t>
      </w:r>
      <w:proofErr w:type="spellStart"/>
      <w:r>
        <w:rPr>
          <w:w w:val="110"/>
        </w:rPr>
        <w:t>syn</w:t>
      </w:r>
      <w:proofErr w:type="spellEnd"/>
      <w:r>
        <w:rPr>
          <w:w w:val="110"/>
        </w:rPr>
        <w:t xml:space="preserve">- </w:t>
      </w:r>
      <w:proofErr w:type="spellStart"/>
      <w:r>
        <w:rPr>
          <w:w w:val="110"/>
        </w:rPr>
        <w:t>chronization</w:t>
      </w:r>
      <w:proofErr w:type="spellEnd"/>
      <w:r>
        <w:rPr>
          <w:w w:val="110"/>
        </w:rPr>
        <w:t xml:space="preserve"> method and its underlying tooling. The method tackles</w:t>
      </w:r>
      <w:r>
        <w:rPr>
          <w:spacing w:val="-11"/>
          <w:w w:val="110"/>
        </w:rPr>
        <w:t xml:space="preserve"> </w:t>
      </w:r>
      <w:r>
        <w:rPr>
          <w:w w:val="110"/>
        </w:rPr>
        <w:t>a</w:t>
      </w:r>
      <w:r>
        <w:rPr>
          <w:spacing w:val="-11"/>
          <w:w w:val="110"/>
        </w:rPr>
        <w:t xml:space="preserve"> </w:t>
      </w:r>
      <w:r>
        <w:rPr>
          <w:w w:val="110"/>
        </w:rPr>
        <w:t>classic</w:t>
      </w:r>
      <w:r>
        <w:rPr>
          <w:spacing w:val="-11"/>
          <w:w w:val="110"/>
        </w:rPr>
        <w:t xml:space="preserve"> </w:t>
      </w:r>
      <w:r>
        <w:rPr>
          <w:w w:val="110"/>
        </w:rPr>
        <w:t>problem</w:t>
      </w:r>
      <w:r>
        <w:rPr>
          <w:spacing w:val="-11"/>
          <w:w w:val="110"/>
        </w:rPr>
        <w:t xml:space="preserve"> </w:t>
      </w:r>
      <w:r>
        <w:rPr>
          <w:w w:val="110"/>
        </w:rPr>
        <w:t>of</w:t>
      </w:r>
      <w:r>
        <w:rPr>
          <w:spacing w:val="-11"/>
          <w:w w:val="110"/>
        </w:rPr>
        <w:t xml:space="preserve"> </w:t>
      </w:r>
      <w:r>
        <w:rPr>
          <w:w w:val="110"/>
        </w:rPr>
        <w:t>round-trip</w:t>
      </w:r>
      <w:r>
        <w:rPr>
          <w:spacing w:val="-11"/>
          <w:w w:val="110"/>
        </w:rPr>
        <w:t xml:space="preserve"> </w:t>
      </w:r>
      <w:r>
        <w:rPr>
          <w:w w:val="110"/>
        </w:rPr>
        <w:t>engineering:</w:t>
      </w:r>
      <w:r>
        <w:rPr>
          <w:spacing w:val="10"/>
          <w:w w:val="110"/>
        </w:rPr>
        <w:t xml:space="preserve"> </w:t>
      </w:r>
      <w:r>
        <w:rPr>
          <w:w w:val="110"/>
        </w:rPr>
        <w:t xml:space="preserve">synchro- </w:t>
      </w:r>
      <w:proofErr w:type="spellStart"/>
      <w:r>
        <w:rPr>
          <w:w w:val="110"/>
        </w:rPr>
        <w:t>nization</w:t>
      </w:r>
      <w:proofErr w:type="spellEnd"/>
      <w:r>
        <w:rPr>
          <w:w w:val="110"/>
        </w:rPr>
        <w:t xml:space="preserve"> between concurrently evolved artifacts. On one hand </w:t>
      </w:r>
      <w:r>
        <w:rPr>
          <w:spacing w:val="-3"/>
          <w:w w:val="110"/>
        </w:rPr>
        <w:t xml:space="preserve">we have </w:t>
      </w:r>
      <w:r>
        <w:rPr>
          <w:w w:val="110"/>
        </w:rPr>
        <w:t xml:space="preserve">the architecture model maintained </w:t>
      </w:r>
      <w:r>
        <w:rPr>
          <w:spacing w:val="-3"/>
          <w:w w:val="110"/>
        </w:rPr>
        <w:t xml:space="preserve">by </w:t>
      </w:r>
      <w:r>
        <w:rPr>
          <w:w w:val="110"/>
        </w:rPr>
        <w:t xml:space="preserve">the software architects, and on the other hand, </w:t>
      </w:r>
      <w:r>
        <w:rPr>
          <w:spacing w:val="-3"/>
          <w:w w:val="110"/>
        </w:rPr>
        <w:t xml:space="preserve">we have </w:t>
      </w:r>
      <w:r>
        <w:rPr>
          <w:w w:val="110"/>
        </w:rPr>
        <w:t xml:space="preserve">code manually written </w:t>
      </w:r>
      <w:r>
        <w:rPr>
          <w:spacing w:val="-3"/>
          <w:w w:val="110"/>
        </w:rPr>
        <w:t xml:space="preserve">by </w:t>
      </w:r>
      <w:r>
        <w:rPr>
          <w:w w:val="110"/>
        </w:rPr>
        <w:t xml:space="preserve">the software engineers. Applying the method for the development of a real runtime system, </w:t>
      </w:r>
      <w:r>
        <w:rPr>
          <w:spacing w:val="-3"/>
          <w:w w:val="110"/>
        </w:rPr>
        <w:t xml:space="preserve">we </w:t>
      </w:r>
      <w:r>
        <w:rPr>
          <w:w w:val="110"/>
        </w:rPr>
        <w:t xml:space="preserve">show that both parties involved, software architects and </w:t>
      </w:r>
      <w:proofErr w:type="spellStart"/>
      <w:r>
        <w:rPr>
          <w:w w:val="110"/>
        </w:rPr>
        <w:t>en</w:t>
      </w:r>
      <w:proofErr w:type="spellEnd"/>
      <w:r>
        <w:rPr>
          <w:w w:val="110"/>
        </w:rPr>
        <w:t xml:space="preserve">- </w:t>
      </w:r>
      <w:proofErr w:type="spellStart"/>
      <w:r>
        <w:rPr>
          <w:w w:val="110"/>
        </w:rPr>
        <w:t>gineers</w:t>
      </w:r>
      <w:proofErr w:type="spellEnd"/>
      <w:r>
        <w:rPr>
          <w:w w:val="110"/>
        </w:rPr>
        <w:t>, can efficiently collaborate while continuing to work in their favorite development</w:t>
      </w:r>
      <w:r>
        <w:rPr>
          <w:spacing w:val="22"/>
          <w:w w:val="110"/>
        </w:rPr>
        <w:t xml:space="preserve"> </w:t>
      </w:r>
      <w:r>
        <w:rPr>
          <w:w w:val="110"/>
        </w:rPr>
        <w:t>environment.</w:t>
      </w:r>
    </w:p>
    <w:p w:rsidR="003D382C" w:rsidRDefault="003D382C">
      <w:pPr>
        <w:pStyle w:val="Corpsdetexte"/>
      </w:pPr>
    </w:p>
    <w:p w:rsidR="003D382C" w:rsidRDefault="003D382C">
      <w:pPr>
        <w:pStyle w:val="Corpsdetexte"/>
      </w:pPr>
    </w:p>
    <w:p w:rsidR="003D382C" w:rsidRDefault="003D382C">
      <w:pPr>
        <w:pStyle w:val="Corpsdetexte"/>
      </w:pPr>
    </w:p>
    <w:p w:rsidR="003D382C" w:rsidRDefault="003D382C">
      <w:pPr>
        <w:pStyle w:val="Corpsdetexte"/>
        <w:spacing w:before="8"/>
        <w:rPr>
          <w:sz w:val="15"/>
        </w:rPr>
      </w:pPr>
    </w:p>
    <w:p w:rsidR="003D382C" w:rsidRDefault="00C35252">
      <w:pPr>
        <w:pStyle w:val="Titre1"/>
        <w:spacing w:before="1"/>
        <w:ind w:left="115" w:firstLine="0"/>
      </w:pPr>
      <w:r>
        <w:t>CCS Concepts</w:t>
      </w:r>
    </w:p>
    <w:p w:rsidR="003D382C" w:rsidRDefault="00C35252">
      <w:pPr>
        <w:spacing w:before="68"/>
        <w:ind w:left="115"/>
        <w:rPr>
          <w:rFonts w:ascii="Arial" w:hAnsi="Arial"/>
          <w:i/>
          <w:sz w:val="18"/>
        </w:rPr>
      </w:pPr>
      <w:r>
        <w:rPr>
          <w:rFonts w:ascii="Arial" w:hAnsi="Arial"/>
          <w:i/>
          <w:sz w:val="18"/>
        </w:rPr>
        <w:t>•</w:t>
      </w:r>
      <w:r>
        <w:rPr>
          <w:rFonts w:ascii="Georgia" w:hAnsi="Georgia"/>
          <w:b/>
          <w:sz w:val="18"/>
        </w:rPr>
        <w:t xml:space="preserve">Software and its engineering </w:t>
      </w:r>
      <w:r>
        <w:rPr>
          <w:rFonts w:ascii="Arial" w:hAnsi="Arial"/>
          <w:i/>
          <w:sz w:val="18"/>
        </w:rPr>
        <w:t>→ Software development methods; Collaboration in software development;</w:t>
      </w:r>
    </w:p>
    <w:p w:rsidR="003D382C" w:rsidRDefault="003D382C">
      <w:pPr>
        <w:pStyle w:val="Corpsdetexte"/>
        <w:rPr>
          <w:rFonts w:ascii="Arial"/>
          <w:i/>
        </w:rPr>
      </w:pPr>
    </w:p>
    <w:p w:rsidR="003D382C" w:rsidRDefault="003D382C">
      <w:pPr>
        <w:pStyle w:val="Corpsdetexte"/>
        <w:rPr>
          <w:rFonts w:ascii="Arial"/>
          <w:i/>
        </w:rPr>
      </w:pPr>
    </w:p>
    <w:p w:rsidR="003D382C" w:rsidRDefault="00C35252">
      <w:pPr>
        <w:spacing w:before="153"/>
        <w:ind w:left="115" w:right="76"/>
        <w:jc w:val="both"/>
        <w:rPr>
          <w:sz w:val="14"/>
        </w:rPr>
      </w:pPr>
      <w:r>
        <w:rPr>
          <w:sz w:val="14"/>
        </w:rPr>
        <w:t xml:space="preserve">Permission to make digital or hard copies of all or part of this work for personal or classroom use is granted without fee provided that copies are not made or distributed for profit or commercial advantage and that copies bear this notice and the full </w:t>
      </w:r>
      <w:proofErr w:type="spellStart"/>
      <w:r>
        <w:rPr>
          <w:sz w:val="14"/>
        </w:rPr>
        <w:t>cita</w:t>
      </w:r>
      <w:proofErr w:type="spellEnd"/>
      <w:r>
        <w:rPr>
          <w:sz w:val="14"/>
        </w:rPr>
        <w:t xml:space="preserve">- </w:t>
      </w:r>
      <w:proofErr w:type="spellStart"/>
      <w:r>
        <w:rPr>
          <w:sz w:val="14"/>
        </w:rPr>
        <w:t>tion</w:t>
      </w:r>
      <w:proofErr w:type="spellEnd"/>
      <w:r>
        <w:rPr>
          <w:sz w:val="14"/>
        </w:rPr>
        <w:t xml:space="preserve"> on the first page. Copyrights for components of this work owned by others than ACM</w:t>
      </w:r>
      <w:r>
        <w:rPr>
          <w:spacing w:val="-6"/>
          <w:sz w:val="14"/>
        </w:rPr>
        <w:t xml:space="preserve"> </w:t>
      </w:r>
      <w:r>
        <w:rPr>
          <w:sz w:val="14"/>
        </w:rPr>
        <w:t>must</w:t>
      </w:r>
      <w:r>
        <w:rPr>
          <w:spacing w:val="-6"/>
          <w:sz w:val="14"/>
        </w:rPr>
        <w:t xml:space="preserve"> </w:t>
      </w:r>
      <w:r>
        <w:rPr>
          <w:sz w:val="14"/>
        </w:rPr>
        <w:t>be</w:t>
      </w:r>
      <w:r>
        <w:rPr>
          <w:spacing w:val="-6"/>
          <w:sz w:val="14"/>
        </w:rPr>
        <w:t xml:space="preserve"> </w:t>
      </w:r>
      <w:r>
        <w:rPr>
          <w:sz w:val="14"/>
        </w:rPr>
        <w:t>honored.</w:t>
      </w:r>
      <w:r>
        <w:rPr>
          <w:spacing w:val="4"/>
          <w:sz w:val="14"/>
        </w:rPr>
        <w:t xml:space="preserve"> </w:t>
      </w:r>
      <w:r>
        <w:rPr>
          <w:sz w:val="14"/>
        </w:rPr>
        <w:t>Abstracting</w:t>
      </w:r>
      <w:r>
        <w:rPr>
          <w:spacing w:val="-6"/>
          <w:sz w:val="14"/>
        </w:rPr>
        <w:t xml:space="preserve"> </w:t>
      </w:r>
      <w:r>
        <w:rPr>
          <w:sz w:val="14"/>
        </w:rPr>
        <w:t>with</w:t>
      </w:r>
      <w:r>
        <w:rPr>
          <w:spacing w:val="-6"/>
          <w:sz w:val="14"/>
        </w:rPr>
        <w:t xml:space="preserve"> </w:t>
      </w:r>
      <w:r>
        <w:rPr>
          <w:sz w:val="14"/>
        </w:rPr>
        <w:t>credit</w:t>
      </w:r>
      <w:r>
        <w:rPr>
          <w:spacing w:val="-6"/>
          <w:sz w:val="14"/>
        </w:rPr>
        <w:t xml:space="preserve"> </w:t>
      </w:r>
      <w:r>
        <w:rPr>
          <w:sz w:val="14"/>
        </w:rPr>
        <w:t>is</w:t>
      </w:r>
      <w:r>
        <w:rPr>
          <w:spacing w:val="-6"/>
          <w:sz w:val="14"/>
        </w:rPr>
        <w:t xml:space="preserve"> </w:t>
      </w:r>
      <w:r>
        <w:rPr>
          <w:sz w:val="14"/>
        </w:rPr>
        <w:t>permitted.</w:t>
      </w:r>
      <w:r>
        <w:rPr>
          <w:spacing w:val="4"/>
          <w:sz w:val="14"/>
        </w:rPr>
        <w:t xml:space="preserve"> </w:t>
      </w:r>
      <w:r>
        <w:rPr>
          <w:spacing w:val="-6"/>
          <w:sz w:val="14"/>
        </w:rPr>
        <w:t xml:space="preserve">To </w:t>
      </w:r>
      <w:r>
        <w:rPr>
          <w:sz w:val="14"/>
        </w:rPr>
        <w:t>copy</w:t>
      </w:r>
      <w:r>
        <w:rPr>
          <w:spacing w:val="-6"/>
          <w:sz w:val="14"/>
        </w:rPr>
        <w:t xml:space="preserve"> </w:t>
      </w:r>
      <w:r>
        <w:rPr>
          <w:sz w:val="14"/>
        </w:rPr>
        <w:t>otherwise,</w:t>
      </w:r>
      <w:r>
        <w:rPr>
          <w:spacing w:val="-5"/>
          <w:sz w:val="14"/>
        </w:rPr>
        <w:t xml:space="preserve"> </w:t>
      </w:r>
      <w:r>
        <w:rPr>
          <w:sz w:val="14"/>
        </w:rPr>
        <w:t>or</w:t>
      </w:r>
      <w:r>
        <w:rPr>
          <w:spacing w:val="-6"/>
          <w:sz w:val="14"/>
        </w:rPr>
        <w:t xml:space="preserve"> </w:t>
      </w:r>
      <w:r>
        <w:rPr>
          <w:sz w:val="14"/>
        </w:rPr>
        <w:t>re- publish, to post on servers or to redistribute to lists, requires prior specific</w:t>
      </w:r>
      <w:r>
        <w:rPr>
          <w:spacing w:val="-15"/>
          <w:sz w:val="14"/>
        </w:rPr>
        <w:t xml:space="preserve"> </w:t>
      </w:r>
      <w:r>
        <w:rPr>
          <w:sz w:val="14"/>
        </w:rPr>
        <w:t>permission and/or a fee. Request permissions from</w:t>
      </w:r>
      <w:r>
        <w:rPr>
          <w:spacing w:val="-4"/>
          <w:sz w:val="14"/>
        </w:rPr>
        <w:t xml:space="preserve"> </w:t>
      </w:r>
      <w:hyperlink r:id="rId5">
        <w:r>
          <w:rPr>
            <w:sz w:val="14"/>
          </w:rPr>
          <w:t>permissions@acm.org.</w:t>
        </w:r>
      </w:hyperlink>
    </w:p>
    <w:p w:rsidR="003D382C" w:rsidRDefault="00C35252">
      <w:pPr>
        <w:spacing w:before="39"/>
        <w:ind w:left="155"/>
        <w:rPr>
          <w:i/>
          <w:sz w:val="16"/>
        </w:rPr>
      </w:pPr>
      <w:r>
        <w:rPr>
          <w:i/>
          <w:sz w:val="16"/>
        </w:rPr>
        <w:t>ASE ’16 Singapore</w:t>
      </w:r>
    </w:p>
    <w:p w:rsidR="003D382C" w:rsidRDefault="0020624D">
      <w:pPr>
        <w:spacing w:before="53" w:line="292" w:lineRule="auto"/>
        <w:ind w:left="115" w:right="1426"/>
        <w:rPr>
          <w:rFonts w:ascii="Book Antiqua" w:hAnsi="Book Antiqua"/>
          <w:sz w:val="16"/>
        </w:rPr>
      </w:pPr>
      <w:r>
        <w:rPr>
          <w:noProof/>
          <w:lang w:val="fr-FR" w:eastAsia="fr-FR"/>
        </w:rPr>
        <mc:AlternateContent>
          <mc:Choice Requires="wps">
            <w:drawing>
              <wp:anchor distT="0" distB="0" distL="114300" distR="114300" simplePos="0" relativeHeight="503275352" behindDoc="1" locked="0" layoutInCell="1" allowOverlap="1" wp14:anchorId="5969AA1D" wp14:editId="4AFEFB4F">
                <wp:simplePos x="0" y="0"/>
                <wp:positionH relativeFrom="page">
                  <wp:posOffset>1400810</wp:posOffset>
                </wp:positionH>
                <wp:positionV relativeFrom="paragraph">
                  <wp:posOffset>254000</wp:posOffset>
                </wp:positionV>
                <wp:extent cx="40640" cy="0"/>
                <wp:effectExtent l="10160" t="6985" r="6350" b="12065"/>
                <wp:wrapNone/>
                <wp:docPr id="298" name="Line 2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640" cy="0"/>
                        </a:xfrm>
                        <a:prstGeom prst="line">
                          <a:avLst/>
                        </a:prstGeom>
                        <a:noFill/>
                        <a:ln w="4051">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4BC2DC" id="Line 294" o:spid="_x0000_s1026" style="position:absolute;z-index:-411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110.3pt,20pt" to="113.5pt,2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" strokeweight=".1125mm">
                <w10:wrap anchorx="page"/>
              </v:line>
            </w:pict>
          </mc:Fallback>
        </mc:AlternateContent>
      </w:r>
      <w:r w:rsidR="00C35252">
        <w:rPr>
          <w:rFonts w:ascii="Arial" w:hAnsi="Arial"/>
          <w:i/>
          <w:spacing w:val="-111"/>
          <w:w w:val="203"/>
          <w:sz w:val="14"/>
        </w:rPr>
        <w:t>§</w:t>
      </w:r>
      <w:proofErr w:type="gramStart"/>
      <w:r w:rsidR="00C35252">
        <w:rPr>
          <w:w w:val="99"/>
          <w:sz w:val="14"/>
        </w:rPr>
        <w:t>c</w:t>
      </w:r>
      <w:r w:rsidR="00C35252">
        <w:rPr>
          <w:sz w:val="14"/>
        </w:rPr>
        <w:t xml:space="preserve">  </w:t>
      </w:r>
      <w:r w:rsidR="00C35252">
        <w:rPr>
          <w:w w:val="99"/>
          <w:sz w:val="14"/>
        </w:rPr>
        <w:t>2016</w:t>
      </w:r>
      <w:proofErr w:type="gramEnd"/>
      <w:r w:rsidR="00C35252">
        <w:rPr>
          <w:sz w:val="14"/>
        </w:rPr>
        <w:t xml:space="preserve"> </w:t>
      </w:r>
      <w:r w:rsidR="00C35252">
        <w:rPr>
          <w:spacing w:val="-6"/>
          <w:w w:val="99"/>
          <w:sz w:val="14"/>
        </w:rPr>
        <w:t>A</w:t>
      </w:r>
      <w:r w:rsidR="00C35252">
        <w:rPr>
          <w:w w:val="99"/>
          <w:sz w:val="14"/>
        </w:rPr>
        <w:t>CM.</w:t>
      </w:r>
      <w:r w:rsidR="00C35252">
        <w:rPr>
          <w:sz w:val="14"/>
        </w:rPr>
        <w:t xml:space="preserve"> </w:t>
      </w:r>
      <w:r w:rsidR="00C35252">
        <w:rPr>
          <w:w w:val="99"/>
          <w:sz w:val="14"/>
        </w:rPr>
        <w:t>ISBN</w:t>
      </w:r>
      <w:r w:rsidR="00C35252">
        <w:rPr>
          <w:sz w:val="14"/>
        </w:rPr>
        <w:t xml:space="preserve"> </w:t>
      </w:r>
      <w:r w:rsidR="00C35252">
        <w:rPr>
          <w:w w:val="99"/>
          <w:sz w:val="14"/>
        </w:rPr>
        <w:t>123-4567-24-567/08/06.</w:t>
      </w:r>
      <w:r w:rsidR="00C35252">
        <w:rPr>
          <w:sz w:val="14"/>
        </w:rPr>
        <w:t xml:space="preserve"> </w:t>
      </w:r>
      <w:r w:rsidR="00C35252">
        <w:rPr>
          <w:w w:val="99"/>
          <w:sz w:val="14"/>
        </w:rPr>
        <w:t>.</w:t>
      </w:r>
      <w:r w:rsidR="00C35252">
        <w:rPr>
          <w:sz w:val="14"/>
        </w:rPr>
        <w:t xml:space="preserve"> </w:t>
      </w:r>
      <w:r w:rsidR="00C35252">
        <w:rPr>
          <w:w w:val="99"/>
          <w:sz w:val="14"/>
        </w:rPr>
        <w:t>.</w:t>
      </w:r>
      <w:r w:rsidR="00C35252">
        <w:rPr>
          <w:sz w:val="14"/>
        </w:rPr>
        <w:t xml:space="preserve"> </w:t>
      </w:r>
      <w:r w:rsidR="00C35252">
        <w:rPr>
          <w:w w:val="99"/>
          <w:sz w:val="14"/>
        </w:rPr>
        <w:t xml:space="preserve">$15.00 </w:t>
      </w:r>
      <w:r w:rsidR="00C35252">
        <w:rPr>
          <w:w w:val="105"/>
          <w:sz w:val="14"/>
        </w:rPr>
        <w:t xml:space="preserve">DOI: </w:t>
      </w:r>
      <w:r w:rsidR="00C35252">
        <w:rPr>
          <w:rFonts w:ascii="Book Antiqua" w:hAnsi="Book Antiqua"/>
          <w:w w:val="105"/>
          <w:sz w:val="16"/>
        </w:rPr>
        <w:t>10.475/123 4</w:t>
      </w:r>
    </w:p>
    <w:p w:rsidR="003D382C" w:rsidRDefault="00C35252">
      <w:pPr>
        <w:pStyle w:val="Titre1"/>
        <w:spacing w:before="52"/>
        <w:ind w:left="115" w:firstLine="0"/>
      </w:pPr>
      <w:r>
        <w:rPr>
          <w:b w:val="0"/>
        </w:rPr>
        <w:br w:type="column"/>
      </w:r>
      <w:r>
        <w:t>Keywords</w:t>
      </w:r>
    </w:p>
    <w:p w:rsidR="003D382C" w:rsidRDefault="00C35252">
      <w:pPr>
        <w:pStyle w:val="Corpsdetexte"/>
        <w:spacing w:before="69" w:line="242" w:lineRule="auto"/>
        <w:ind w:left="115"/>
      </w:pPr>
      <w:r>
        <w:rPr>
          <w:w w:val="110"/>
        </w:rPr>
        <w:t>Round-trip engineering, Model-driven engineering, Model code co-evolution, UML, C++, Eclipse</w:t>
      </w:r>
      <w:proofErr w:type="gramStart"/>
      <w:r>
        <w:rPr>
          <w:w w:val="110"/>
        </w:rPr>
        <w:t>,  Papyrus</w:t>
      </w:r>
      <w:proofErr w:type="gramEnd"/>
    </w:p>
    <w:p w:rsidR="003D382C" w:rsidRDefault="003D382C">
      <w:pPr>
        <w:pStyle w:val="Corpsdetexte"/>
        <w:spacing w:before="2"/>
      </w:pPr>
    </w:p>
    <w:p w:rsidR="003D382C" w:rsidRDefault="00C35252">
      <w:pPr>
        <w:pStyle w:val="Titre1"/>
        <w:numPr>
          <w:ilvl w:val="0"/>
          <w:numId w:val="6"/>
        </w:numPr>
        <w:tabs>
          <w:tab w:val="left" w:pos="534"/>
          <w:tab w:val="left" w:pos="535"/>
        </w:tabs>
        <w:ind w:hanging="449"/>
        <w:jc w:val="left"/>
      </w:pPr>
      <w:r>
        <w:t>INTRODUCTION</w:t>
      </w:r>
    </w:p>
    <w:p w:rsidR="003D382C" w:rsidRDefault="00C35252">
      <w:pPr>
        <w:pStyle w:val="Corpsdetexte"/>
        <w:spacing w:before="39" w:line="242" w:lineRule="auto"/>
        <w:ind w:left="115" w:right="99" w:firstLine="179"/>
        <w:jc w:val="both"/>
      </w:pPr>
      <w:r>
        <w:rPr>
          <w:w w:val="110"/>
        </w:rPr>
        <w:t>Model-Driven Engineering (MDE) [59] is a development paradigm that aims to increase productivity</w:t>
      </w:r>
      <w:proofErr w:type="gramStart"/>
      <w:r>
        <w:rPr>
          <w:w w:val="110"/>
        </w:rPr>
        <w:t>,  in</w:t>
      </w:r>
      <w:proofErr w:type="gramEnd"/>
      <w:r>
        <w:rPr>
          <w:w w:val="110"/>
        </w:rPr>
        <w:t xml:space="preserve"> particular  </w:t>
      </w:r>
      <w:r>
        <w:rPr>
          <w:spacing w:val="-3"/>
          <w:w w:val="110"/>
        </w:rPr>
        <w:t xml:space="preserve">by </w:t>
      </w:r>
      <w:r>
        <w:rPr>
          <w:w w:val="110"/>
        </w:rPr>
        <w:t xml:space="preserve">promoting automation, a capability that is as </w:t>
      </w:r>
      <w:r>
        <w:rPr>
          <w:spacing w:val="-3"/>
          <w:w w:val="110"/>
        </w:rPr>
        <w:t xml:space="preserve">much </w:t>
      </w:r>
      <w:r>
        <w:rPr>
          <w:w w:val="110"/>
        </w:rPr>
        <w:t xml:space="preserve">in- </w:t>
      </w:r>
      <w:proofErr w:type="spellStart"/>
      <w:r>
        <w:rPr>
          <w:w w:val="110"/>
        </w:rPr>
        <w:t>nate</w:t>
      </w:r>
      <w:proofErr w:type="spellEnd"/>
      <w:r>
        <w:rPr>
          <w:w w:val="110"/>
        </w:rPr>
        <w:t xml:space="preserve"> as required </w:t>
      </w:r>
      <w:r>
        <w:rPr>
          <w:spacing w:val="-3"/>
          <w:w w:val="110"/>
        </w:rPr>
        <w:t xml:space="preserve">by </w:t>
      </w:r>
      <w:r>
        <w:rPr>
          <w:w w:val="110"/>
        </w:rPr>
        <w:t>MDE. Until now, a large part of the  MDE community has clearly distinguished developing with high-level artifacts written in a diagram-based language - commonly</w:t>
      </w:r>
      <w:r>
        <w:rPr>
          <w:spacing w:val="-14"/>
          <w:w w:val="110"/>
        </w:rPr>
        <w:t xml:space="preserve"> </w:t>
      </w:r>
      <w:r>
        <w:rPr>
          <w:w w:val="110"/>
        </w:rPr>
        <w:t>called</w:t>
      </w:r>
      <w:r>
        <w:rPr>
          <w:spacing w:val="-14"/>
          <w:w w:val="110"/>
        </w:rPr>
        <w:t xml:space="preserve"> </w:t>
      </w:r>
      <w:r>
        <w:rPr>
          <w:w w:val="110"/>
        </w:rPr>
        <w:t>models</w:t>
      </w:r>
      <w:r>
        <w:rPr>
          <w:spacing w:val="-14"/>
          <w:w w:val="110"/>
        </w:rPr>
        <w:t xml:space="preserve"> </w:t>
      </w:r>
      <w:r>
        <w:rPr>
          <w:w w:val="110"/>
        </w:rPr>
        <w:t>in</w:t>
      </w:r>
      <w:r>
        <w:rPr>
          <w:spacing w:val="-14"/>
          <w:w w:val="110"/>
        </w:rPr>
        <w:t xml:space="preserve"> </w:t>
      </w:r>
      <w:r>
        <w:rPr>
          <w:w w:val="110"/>
        </w:rPr>
        <w:t>a</w:t>
      </w:r>
      <w:r>
        <w:rPr>
          <w:spacing w:val="-14"/>
          <w:w w:val="110"/>
        </w:rPr>
        <w:t xml:space="preserve"> </w:t>
      </w:r>
      <w:r>
        <w:rPr>
          <w:w w:val="110"/>
        </w:rPr>
        <w:t>modeling</w:t>
      </w:r>
      <w:r>
        <w:rPr>
          <w:spacing w:val="-14"/>
          <w:w w:val="110"/>
        </w:rPr>
        <w:t xml:space="preserve"> </w:t>
      </w:r>
      <w:r>
        <w:rPr>
          <w:w w:val="110"/>
        </w:rPr>
        <w:t>language</w:t>
      </w:r>
      <w:r>
        <w:rPr>
          <w:spacing w:val="-14"/>
          <w:w w:val="110"/>
        </w:rPr>
        <w:t xml:space="preserve"> </w:t>
      </w:r>
      <w:r>
        <w:rPr>
          <w:w w:val="110"/>
        </w:rPr>
        <w:t>-</w:t>
      </w:r>
      <w:r>
        <w:rPr>
          <w:spacing w:val="-14"/>
          <w:w w:val="110"/>
        </w:rPr>
        <w:t xml:space="preserve"> </w:t>
      </w:r>
      <w:r>
        <w:rPr>
          <w:w w:val="110"/>
        </w:rPr>
        <w:t>and</w:t>
      </w:r>
      <w:r>
        <w:rPr>
          <w:spacing w:val="-14"/>
          <w:w w:val="110"/>
        </w:rPr>
        <w:t xml:space="preserve"> </w:t>
      </w:r>
      <w:proofErr w:type="spellStart"/>
      <w:r>
        <w:rPr>
          <w:w w:val="110"/>
        </w:rPr>
        <w:t>devel</w:t>
      </w:r>
      <w:proofErr w:type="spellEnd"/>
      <w:r>
        <w:rPr>
          <w:w w:val="110"/>
        </w:rPr>
        <w:t xml:space="preserve">- </w:t>
      </w:r>
      <w:proofErr w:type="spellStart"/>
      <w:r>
        <w:rPr>
          <w:w w:val="110"/>
        </w:rPr>
        <w:t>oping</w:t>
      </w:r>
      <w:proofErr w:type="spellEnd"/>
      <w:r>
        <w:rPr>
          <w:w w:val="110"/>
        </w:rPr>
        <w:t xml:space="preserve"> with low-level artifacts written in a textual language - commonly referred as code in a programming language. It</w:t>
      </w:r>
      <w:r>
        <w:rPr>
          <w:spacing w:val="-22"/>
          <w:w w:val="110"/>
        </w:rPr>
        <w:t xml:space="preserve"> </w:t>
      </w:r>
      <w:r>
        <w:rPr>
          <w:w w:val="110"/>
        </w:rPr>
        <w:t xml:space="preserve">is argued that the adoption of model-centric approaches would benefit companies from the many advantages [60] of MDE for complex system development. The community pushes for model-driven development, for example </w:t>
      </w:r>
      <w:r>
        <w:rPr>
          <w:spacing w:val="-3"/>
          <w:w w:val="110"/>
        </w:rPr>
        <w:t xml:space="preserve">by </w:t>
      </w:r>
      <w:r>
        <w:rPr>
          <w:w w:val="110"/>
        </w:rPr>
        <w:t>promoting diagram-based</w:t>
      </w:r>
      <w:r>
        <w:rPr>
          <w:spacing w:val="-12"/>
          <w:w w:val="110"/>
        </w:rPr>
        <w:t xml:space="preserve"> </w:t>
      </w:r>
      <w:r>
        <w:rPr>
          <w:w w:val="110"/>
        </w:rPr>
        <w:t>languages</w:t>
      </w:r>
      <w:r>
        <w:rPr>
          <w:spacing w:val="-12"/>
          <w:w w:val="110"/>
        </w:rPr>
        <w:t xml:space="preserve"> </w:t>
      </w:r>
      <w:r>
        <w:rPr>
          <w:w w:val="110"/>
        </w:rPr>
        <w:t>with</w:t>
      </w:r>
      <w:r>
        <w:rPr>
          <w:spacing w:val="-12"/>
          <w:w w:val="110"/>
        </w:rPr>
        <w:t xml:space="preserve"> </w:t>
      </w:r>
      <w:r>
        <w:rPr>
          <w:w w:val="110"/>
        </w:rPr>
        <w:t>sufficient</w:t>
      </w:r>
      <w:r>
        <w:rPr>
          <w:spacing w:val="-12"/>
          <w:w w:val="110"/>
        </w:rPr>
        <w:t xml:space="preserve"> </w:t>
      </w:r>
      <w:r>
        <w:rPr>
          <w:w w:val="110"/>
        </w:rPr>
        <w:t>tooling</w:t>
      </w:r>
      <w:r>
        <w:rPr>
          <w:spacing w:val="-12"/>
          <w:w w:val="110"/>
        </w:rPr>
        <w:t xml:space="preserve"> </w:t>
      </w:r>
      <w:r>
        <w:rPr>
          <w:w w:val="110"/>
        </w:rPr>
        <w:t>support</w:t>
      </w:r>
      <w:r>
        <w:rPr>
          <w:spacing w:val="-12"/>
          <w:w w:val="110"/>
        </w:rPr>
        <w:t xml:space="preserve"> </w:t>
      </w:r>
      <w:r>
        <w:rPr>
          <w:w w:val="110"/>
        </w:rPr>
        <w:t>[24] like code</w:t>
      </w:r>
      <w:r>
        <w:rPr>
          <w:spacing w:val="-7"/>
          <w:w w:val="110"/>
        </w:rPr>
        <w:t xml:space="preserve"> </w:t>
      </w:r>
      <w:r>
        <w:rPr>
          <w:w w:val="110"/>
        </w:rPr>
        <w:t>generation.</w:t>
      </w:r>
    </w:p>
    <w:p w:rsidR="003D382C" w:rsidRDefault="00C35252">
      <w:pPr>
        <w:pStyle w:val="Corpsdetexte"/>
        <w:spacing w:line="242" w:lineRule="auto"/>
        <w:ind w:left="115" w:right="99" w:firstLine="179"/>
        <w:jc w:val="both"/>
      </w:pPr>
      <w:r>
        <w:rPr>
          <w:w w:val="110"/>
        </w:rPr>
        <w:t>There is a reticence to adopt a completely model-centric approach in the industry [32, 69], due in part to the per</w:t>
      </w:r>
      <w:proofErr w:type="gramStart"/>
      <w:r>
        <w:rPr>
          <w:w w:val="110"/>
        </w:rPr>
        <w:t xml:space="preserve">-  </w:t>
      </w:r>
      <w:proofErr w:type="spellStart"/>
      <w:r>
        <w:rPr>
          <w:w w:val="110"/>
        </w:rPr>
        <w:t>ceived</w:t>
      </w:r>
      <w:proofErr w:type="spellEnd"/>
      <w:proofErr w:type="gramEnd"/>
      <w:r>
        <w:rPr>
          <w:spacing w:val="-8"/>
          <w:w w:val="110"/>
        </w:rPr>
        <w:t xml:space="preserve"> </w:t>
      </w:r>
      <w:r>
        <w:rPr>
          <w:w w:val="110"/>
        </w:rPr>
        <w:t>gap</w:t>
      </w:r>
      <w:r>
        <w:rPr>
          <w:spacing w:val="-8"/>
          <w:w w:val="110"/>
        </w:rPr>
        <w:t xml:space="preserve"> </w:t>
      </w:r>
      <w:r>
        <w:rPr>
          <w:w w:val="110"/>
        </w:rPr>
        <w:t>[8]</w:t>
      </w:r>
      <w:r>
        <w:rPr>
          <w:spacing w:val="-8"/>
          <w:w w:val="110"/>
        </w:rPr>
        <w:t xml:space="preserve"> </w:t>
      </w:r>
      <w:r>
        <w:rPr>
          <w:w w:val="110"/>
        </w:rPr>
        <w:t>between</w:t>
      </w:r>
      <w:r>
        <w:rPr>
          <w:spacing w:val="-8"/>
          <w:w w:val="110"/>
        </w:rPr>
        <w:t xml:space="preserve"> </w:t>
      </w:r>
      <w:r>
        <w:rPr>
          <w:w w:val="110"/>
        </w:rPr>
        <w:t>diagram-based</w:t>
      </w:r>
      <w:r>
        <w:rPr>
          <w:spacing w:val="-8"/>
          <w:w w:val="110"/>
        </w:rPr>
        <w:t xml:space="preserve"> </w:t>
      </w:r>
      <w:r>
        <w:rPr>
          <w:w w:val="110"/>
        </w:rPr>
        <w:t>languages</w:t>
      </w:r>
      <w:r>
        <w:rPr>
          <w:spacing w:val="-8"/>
          <w:w w:val="110"/>
        </w:rPr>
        <w:t xml:space="preserve"> </w:t>
      </w:r>
      <w:r>
        <w:rPr>
          <w:w w:val="110"/>
        </w:rPr>
        <w:t>and</w:t>
      </w:r>
      <w:r>
        <w:rPr>
          <w:spacing w:val="-8"/>
          <w:w w:val="110"/>
        </w:rPr>
        <w:t xml:space="preserve"> </w:t>
      </w:r>
      <w:r>
        <w:rPr>
          <w:w w:val="110"/>
        </w:rPr>
        <w:t xml:space="preserve">textual languages. On one hand, software developers like software engineers </w:t>
      </w:r>
      <w:r>
        <w:rPr>
          <w:spacing w:val="-3"/>
          <w:w w:val="110"/>
        </w:rPr>
        <w:t xml:space="preserve">shy </w:t>
      </w:r>
      <w:r>
        <w:rPr>
          <w:spacing w:val="-5"/>
          <w:w w:val="110"/>
        </w:rPr>
        <w:t xml:space="preserve">away </w:t>
      </w:r>
      <w:r>
        <w:rPr>
          <w:w w:val="110"/>
        </w:rPr>
        <w:t xml:space="preserve">from diagram-based languages and pre- </w:t>
      </w:r>
      <w:proofErr w:type="spellStart"/>
      <w:r>
        <w:rPr>
          <w:w w:val="110"/>
        </w:rPr>
        <w:t>fer</w:t>
      </w:r>
      <w:proofErr w:type="spellEnd"/>
      <w:r>
        <w:rPr>
          <w:w w:val="110"/>
        </w:rPr>
        <w:t xml:space="preserve"> to use textual languages in an Integrated Development Environment (IDE). On the other hand there are develop- </w:t>
      </w:r>
      <w:proofErr w:type="spellStart"/>
      <w:r>
        <w:rPr>
          <w:w w:val="110"/>
        </w:rPr>
        <w:t>ers</w:t>
      </w:r>
      <w:proofErr w:type="spellEnd"/>
      <w:r>
        <w:rPr>
          <w:w w:val="110"/>
        </w:rPr>
        <w:t xml:space="preserve"> like software architects, who </w:t>
      </w:r>
      <w:r>
        <w:rPr>
          <w:spacing w:val="-3"/>
          <w:w w:val="110"/>
        </w:rPr>
        <w:t xml:space="preserve">favor </w:t>
      </w:r>
      <w:r>
        <w:rPr>
          <w:w w:val="110"/>
        </w:rPr>
        <w:t xml:space="preserve">the use of models, and are eager to use diagram-based languages to describe the architecture of </w:t>
      </w:r>
      <w:proofErr w:type="gramStart"/>
      <w:r>
        <w:rPr>
          <w:w w:val="110"/>
        </w:rPr>
        <w:t xml:space="preserve">the </w:t>
      </w:r>
      <w:r>
        <w:rPr>
          <w:spacing w:val="23"/>
          <w:w w:val="110"/>
        </w:rPr>
        <w:t xml:space="preserve"> </w:t>
      </w:r>
      <w:r>
        <w:rPr>
          <w:w w:val="110"/>
        </w:rPr>
        <w:t>system</w:t>
      </w:r>
      <w:proofErr w:type="gramEnd"/>
      <w:r>
        <w:rPr>
          <w:w w:val="110"/>
        </w:rPr>
        <w:t>.</w:t>
      </w:r>
    </w:p>
    <w:p w:rsidR="003D382C" w:rsidRDefault="00C35252">
      <w:pPr>
        <w:pStyle w:val="Corpsdetexte"/>
        <w:spacing w:line="242" w:lineRule="auto"/>
        <w:ind w:left="115" w:right="99" w:firstLine="179"/>
        <w:jc w:val="both"/>
      </w:pPr>
      <w:r>
        <w:rPr>
          <w:w w:val="115"/>
        </w:rPr>
        <w:t>Even</w:t>
      </w:r>
      <w:r>
        <w:rPr>
          <w:spacing w:val="-27"/>
          <w:w w:val="115"/>
        </w:rPr>
        <w:t xml:space="preserve"> </w:t>
      </w:r>
      <w:r>
        <w:rPr>
          <w:w w:val="115"/>
        </w:rPr>
        <w:t>in</w:t>
      </w:r>
      <w:r>
        <w:rPr>
          <w:spacing w:val="-27"/>
          <w:w w:val="115"/>
        </w:rPr>
        <w:t xml:space="preserve"> </w:t>
      </w:r>
      <w:r>
        <w:rPr>
          <w:w w:val="115"/>
        </w:rPr>
        <w:t>teams</w:t>
      </w:r>
      <w:r>
        <w:rPr>
          <w:spacing w:val="-27"/>
          <w:w w:val="115"/>
        </w:rPr>
        <w:t xml:space="preserve"> </w:t>
      </w:r>
      <w:r>
        <w:rPr>
          <w:w w:val="115"/>
        </w:rPr>
        <w:t>who</w:t>
      </w:r>
      <w:r>
        <w:rPr>
          <w:spacing w:val="-27"/>
          <w:w w:val="115"/>
        </w:rPr>
        <w:t xml:space="preserve"> </w:t>
      </w:r>
      <w:r>
        <w:rPr>
          <w:w w:val="115"/>
        </w:rPr>
        <w:t>embrace</w:t>
      </w:r>
      <w:r>
        <w:rPr>
          <w:spacing w:val="-27"/>
          <w:w w:val="115"/>
        </w:rPr>
        <w:t xml:space="preserve"> </w:t>
      </w:r>
      <w:r>
        <w:rPr>
          <w:w w:val="115"/>
        </w:rPr>
        <w:t>a</w:t>
      </w:r>
      <w:r>
        <w:rPr>
          <w:spacing w:val="-27"/>
          <w:w w:val="115"/>
        </w:rPr>
        <w:t xml:space="preserve"> </w:t>
      </w:r>
      <w:r>
        <w:rPr>
          <w:w w:val="115"/>
        </w:rPr>
        <w:t>model-driven</w:t>
      </w:r>
      <w:r>
        <w:rPr>
          <w:spacing w:val="-27"/>
          <w:w w:val="115"/>
        </w:rPr>
        <w:t xml:space="preserve"> </w:t>
      </w:r>
      <w:r>
        <w:rPr>
          <w:w w:val="115"/>
        </w:rPr>
        <w:t>approach,</w:t>
      </w:r>
      <w:r>
        <w:rPr>
          <w:spacing w:val="-26"/>
          <w:w w:val="115"/>
        </w:rPr>
        <w:t xml:space="preserve"> </w:t>
      </w:r>
      <w:r>
        <w:rPr>
          <w:w w:val="115"/>
        </w:rPr>
        <w:t>the gap between model and code is not entirely bridged. The survey</w:t>
      </w:r>
      <w:r>
        <w:rPr>
          <w:spacing w:val="-24"/>
          <w:w w:val="115"/>
        </w:rPr>
        <w:t xml:space="preserve"> </w:t>
      </w:r>
      <w:r>
        <w:rPr>
          <w:w w:val="115"/>
        </w:rPr>
        <w:t>in</w:t>
      </w:r>
      <w:r>
        <w:rPr>
          <w:spacing w:val="-24"/>
          <w:w w:val="115"/>
        </w:rPr>
        <w:t xml:space="preserve"> </w:t>
      </w:r>
      <w:r>
        <w:rPr>
          <w:w w:val="115"/>
        </w:rPr>
        <w:t>[33]</w:t>
      </w:r>
      <w:r>
        <w:rPr>
          <w:spacing w:val="-24"/>
          <w:w w:val="115"/>
        </w:rPr>
        <w:t xml:space="preserve"> </w:t>
      </w:r>
      <w:r>
        <w:rPr>
          <w:w w:val="115"/>
        </w:rPr>
        <w:t>questions</w:t>
      </w:r>
      <w:r>
        <w:rPr>
          <w:spacing w:val="-24"/>
          <w:w w:val="115"/>
        </w:rPr>
        <w:t xml:space="preserve"> </w:t>
      </w:r>
      <w:r>
        <w:rPr>
          <w:w w:val="115"/>
        </w:rPr>
        <w:t>stakeholders</w:t>
      </w:r>
      <w:r>
        <w:rPr>
          <w:spacing w:val="-24"/>
          <w:w w:val="115"/>
        </w:rPr>
        <w:t xml:space="preserve"> </w:t>
      </w:r>
      <w:r>
        <w:rPr>
          <w:w w:val="115"/>
        </w:rPr>
        <w:t>in</w:t>
      </w:r>
      <w:r>
        <w:rPr>
          <w:spacing w:val="-24"/>
          <w:w w:val="115"/>
        </w:rPr>
        <w:t xml:space="preserve"> </w:t>
      </w:r>
      <w:r>
        <w:rPr>
          <w:w w:val="115"/>
        </w:rPr>
        <w:t>companies</w:t>
      </w:r>
      <w:r>
        <w:rPr>
          <w:spacing w:val="-24"/>
          <w:w w:val="115"/>
        </w:rPr>
        <w:t xml:space="preserve"> </w:t>
      </w:r>
      <w:r>
        <w:rPr>
          <w:w w:val="115"/>
        </w:rPr>
        <w:t>who</w:t>
      </w:r>
      <w:r>
        <w:rPr>
          <w:spacing w:val="-24"/>
          <w:w w:val="115"/>
        </w:rPr>
        <w:t xml:space="preserve"> </w:t>
      </w:r>
      <w:r>
        <w:rPr>
          <w:w w:val="115"/>
        </w:rPr>
        <w:t>use MDE approaches. It reports that 70% of the respondents mainly</w:t>
      </w:r>
      <w:r>
        <w:rPr>
          <w:spacing w:val="-5"/>
          <w:w w:val="115"/>
        </w:rPr>
        <w:t xml:space="preserve"> </w:t>
      </w:r>
      <w:r>
        <w:rPr>
          <w:w w:val="115"/>
        </w:rPr>
        <w:t>make</w:t>
      </w:r>
      <w:r>
        <w:rPr>
          <w:spacing w:val="-5"/>
          <w:w w:val="115"/>
        </w:rPr>
        <w:t xml:space="preserve"> </w:t>
      </w:r>
      <w:r>
        <w:rPr>
          <w:w w:val="115"/>
        </w:rPr>
        <w:t>modifications</w:t>
      </w:r>
      <w:r>
        <w:rPr>
          <w:spacing w:val="-5"/>
          <w:w w:val="115"/>
        </w:rPr>
        <w:t xml:space="preserve"> </w:t>
      </w:r>
      <w:r>
        <w:rPr>
          <w:w w:val="115"/>
        </w:rPr>
        <w:t>to</w:t>
      </w:r>
      <w:r>
        <w:rPr>
          <w:spacing w:val="-5"/>
          <w:w w:val="115"/>
        </w:rPr>
        <w:t xml:space="preserve"> </w:t>
      </w:r>
      <w:r>
        <w:rPr>
          <w:w w:val="115"/>
        </w:rPr>
        <w:t>their</w:t>
      </w:r>
      <w:r>
        <w:rPr>
          <w:spacing w:val="-5"/>
          <w:w w:val="115"/>
        </w:rPr>
        <w:t xml:space="preserve"> </w:t>
      </w:r>
      <w:r>
        <w:rPr>
          <w:w w:val="115"/>
        </w:rPr>
        <w:t>model</w:t>
      </w:r>
      <w:r>
        <w:rPr>
          <w:spacing w:val="-5"/>
          <w:w w:val="115"/>
        </w:rPr>
        <w:t xml:space="preserve"> </w:t>
      </w:r>
      <w:r>
        <w:rPr>
          <w:w w:val="115"/>
        </w:rPr>
        <w:t>but</w:t>
      </w:r>
      <w:r>
        <w:rPr>
          <w:spacing w:val="-5"/>
          <w:w w:val="115"/>
        </w:rPr>
        <w:t xml:space="preserve"> </w:t>
      </w:r>
      <w:r>
        <w:rPr>
          <w:w w:val="115"/>
        </w:rPr>
        <w:t>there</w:t>
      </w:r>
      <w:r>
        <w:rPr>
          <w:spacing w:val="-5"/>
          <w:w w:val="115"/>
        </w:rPr>
        <w:t xml:space="preserve"> </w:t>
      </w:r>
      <w:r>
        <w:rPr>
          <w:w w:val="115"/>
        </w:rPr>
        <w:t>is</w:t>
      </w:r>
      <w:r>
        <w:rPr>
          <w:spacing w:val="-5"/>
          <w:w w:val="115"/>
        </w:rPr>
        <w:t xml:space="preserve"> </w:t>
      </w:r>
      <w:r>
        <w:rPr>
          <w:w w:val="115"/>
        </w:rPr>
        <w:t>still manually-written</w:t>
      </w:r>
      <w:r>
        <w:rPr>
          <w:spacing w:val="-13"/>
          <w:w w:val="115"/>
        </w:rPr>
        <w:t xml:space="preserve"> </w:t>
      </w:r>
      <w:r>
        <w:rPr>
          <w:w w:val="115"/>
        </w:rPr>
        <w:t>code</w:t>
      </w:r>
      <w:r>
        <w:rPr>
          <w:spacing w:val="-13"/>
          <w:w w:val="115"/>
        </w:rPr>
        <w:t xml:space="preserve"> </w:t>
      </w:r>
      <w:r>
        <w:rPr>
          <w:w w:val="115"/>
        </w:rPr>
        <w:t>to</w:t>
      </w:r>
      <w:r>
        <w:rPr>
          <w:spacing w:val="-13"/>
          <w:w w:val="115"/>
        </w:rPr>
        <w:t xml:space="preserve"> </w:t>
      </w:r>
      <w:r>
        <w:rPr>
          <w:w w:val="115"/>
        </w:rPr>
        <w:t>be</w:t>
      </w:r>
      <w:r>
        <w:rPr>
          <w:spacing w:val="-13"/>
          <w:w w:val="115"/>
        </w:rPr>
        <w:t xml:space="preserve"> </w:t>
      </w:r>
      <w:r>
        <w:rPr>
          <w:w w:val="115"/>
        </w:rPr>
        <w:t>integrated.</w:t>
      </w:r>
      <w:r>
        <w:rPr>
          <w:spacing w:val="5"/>
          <w:w w:val="115"/>
        </w:rPr>
        <w:t xml:space="preserve"> </w:t>
      </w:r>
      <w:r>
        <w:rPr>
          <w:w w:val="115"/>
        </w:rPr>
        <w:t>Furthermore,</w:t>
      </w:r>
      <w:r>
        <w:rPr>
          <w:spacing w:val="-12"/>
          <w:w w:val="115"/>
        </w:rPr>
        <w:t xml:space="preserve"> </w:t>
      </w:r>
      <w:r>
        <w:rPr>
          <w:w w:val="115"/>
        </w:rPr>
        <w:t xml:space="preserve">35% of the respondents answered that they spend a lot of time </w:t>
      </w:r>
      <w:r>
        <w:rPr>
          <w:w w:val="110"/>
        </w:rPr>
        <w:t>synchronizing model and</w:t>
      </w:r>
      <w:r>
        <w:rPr>
          <w:spacing w:val="-4"/>
          <w:w w:val="110"/>
        </w:rPr>
        <w:t xml:space="preserve"> </w:t>
      </w:r>
      <w:r>
        <w:rPr>
          <w:w w:val="110"/>
        </w:rPr>
        <w:t>code.</w:t>
      </w:r>
    </w:p>
    <w:p w:rsidR="003D382C" w:rsidRDefault="00C35252">
      <w:pPr>
        <w:pStyle w:val="Corpsdetexte"/>
        <w:spacing w:line="242" w:lineRule="auto"/>
        <w:ind w:left="115" w:right="99" w:firstLine="179"/>
        <w:jc w:val="both"/>
      </w:pPr>
      <w:r>
        <w:rPr>
          <w:w w:val="110"/>
        </w:rPr>
        <w:t xml:space="preserve">The see-saw situation between diagram-based languages and textual languages, and between model and code, hinder the adoption of MDE in the industry. To solve this issue, we believe the clear distinction between model and code must be blurred. As such, we believe collaboration [45] solutions must be offered to different types of developers, with </w:t>
      </w:r>
      <w:proofErr w:type="spellStart"/>
      <w:r>
        <w:rPr>
          <w:w w:val="110"/>
        </w:rPr>
        <w:t>dif</w:t>
      </w:r>
      <w:proofErr w:type="spellEnd"/>
      <w:r>
        <w:rPr>
          <w:w w:val="110"/>
        </w:rPr>
        <w:t xml:space="preserve">- </w:t>
      </w:r>
      <w:proofErr w:type="spellStart"/>
      <w:r>
        <w:rPr>
          <w:w w:val="110"/>
        </w:rPr>
        <w:t>ferent</w:t>
      </w:r>
      <w:proofErr w:type="spellEnd"/>
      <w:r>
        <w:rPr>
          <w:w w:val="110"/>
        </w:rPr>
        <w:t xml:space="preserve"> development practices, without imposing a diagram- based language or a textual language, </w:t>
      </w:r>
      <w:proofErr w:type="gramStart"/>
      <w:r>
        <w:rPr>
          <w:w w:val="110"/>
        </w:rPr>
        <w:t>nor  tooling</w:t>
      </w:r>
      <w:proofErr w:type="gramEnd"/>
      <w:r>
        <w:rPr>
          <w:w w:val="110"/>
        </w:rPr>
        <w:t>.</w:t>
      </w:r>
    </w:p>
    <w:p w:rsidR="003D382C" w:rsidRDefault="00C35252">
      <w:pPr>
        <w:pStyle w:val="Corpsdetexte"/>
        <w:spacing w:line="242" w:lineRule="auto"/>
        <w:ind w:left="115" w:right="99" w:firstLine="179"/>
        <w:jc w:val="both"/>
      </w:pPr>
      <w:r>
        <w:rPr>
          <w:w w:val="110"/>
        </w:rPr>
        <w:t>Collaboration</w:t>
      </w:r>
      <w:r>
        <w:rPr>
          <w:spacing w:val="-13"/>
          <w:w w:val="110"/>
        </w:rPr>
        <w:t xml:space="preserve"> </w:t>
      </w:r>
      <w:r>
        <w:rPr>
          <w:w w:val="110"/>
        </w:rPr>
        <w:t>between</w:t>
      </w:r>
      <w:r>
        <w:rPr>
          <w:spacing w:val="-13"/>
          <w:w w:val="110"/>
        </w:rPr>
        <w:t xml:space="preserve"> </w:t>
      </w:r>
      <w:r>
        <w:rPr>
          <w:w w:val="110"/>
        </w:rPr>
        <w:t>developers</w:t>
      </w:r>
      <w:r>
        <w:rPr>
          <w:spacing w:val="-13"/>
          <w:w w:val="110"/>
        </w:rPr>
        <w:t xml:space="preserve"> </w:t>
      </w:r>
      <w:r>
        <w:rPr>
          <w:w w:val="110"/>
        </w:rPr>
        <w:t>using</w:t>
      </w:r>
      <w:r>
        <w:rPr>
          <w:spacing w:val="-13"/>
          <w:w w:val="110"/>
        </w:rPr>
        <w:t xml:space="preserve"> </w:t>
      </w:r>
      <w:r>
        <w:rPr>
          <w:w w:val="110"/>
        </w:rPr>
        <w:t>different</w:t>
      </w:r>
      <w:r>
        <w:rPr>
          <w:spacing w:val="-13"/>
          <w:w w:val="110"/>
        </w:rPr>
        <w:t xml:space="preserve"> </w:t>
      </w:r>
      <w:r>
        <w:rPr>
          <w:w w:val="110"/>
        </w:rPr>
        <w:t>artifacts, in different languages</w:t>
      </w:r>
      <w:proofErr w:type="gramStart"/>
      <w:r>
        <w:rPr>
          <w:w w:val="110"/>
        </w:rPr>
        <w:t>,  raises</w:t>
      </w:r>
      <w:proofErr w:type="gramEnd"/>
      <w:r>
        <w:rPr>
          <w:w w:val="110"/>
        </w:rPr>
        <w:t xml:space="preserve"> the issue of artifact  </w:t>
      </w:r>
      <w:r>
        <w:rPr>
          <w:spacing w:val="38"/>
          <w:w w:val="110"/>
        </w:rPr>
        <w:t xml:space="preserve"> </w:t>
      </w:r>
      <w:r>
        <w:rPr>
          <w:w w:val="110"/>
        </w:rPr>
        <w:t>synchro-</w:t>
      </w:r>
    </w:p>
    <w:p w:rsidR="003D382C" w:rsidRDefault="003D382C">
      <w:pPr>
        <w:spacing w:line="242" w:lineRule="auto"/>
        <w:jc w:val="both"/>
        <w:sectPr w:rsidR="003D382C">
          <w:type w:val="continuous"/>
          <w:pgSz w:w="12240" w:h="15840"/>
          <w:pgMar w:top="1360" w:right="1020" w:bottom="280" w:left="960" w:header="720" w:footer="720" w:gutter="0"/>
          <w:cols w:num="2" w:space="720" w:equalWidth="0">
            <w:col w:w="4977" w:space="283"/>
            <w:col w:w="5000"/>
          </w:cols>
        </w:sectPr>
      </w:pPr>
    </w:p>
    <w:p w:rsidR="003D382C" w:rsidRDefault="00C35252">
      <w:pPr>
        <w:pStyle w:val="Corpsdetexte"/>
        <w:spacing w:before="47" w:line="242" w:lineRule="auto"/>
        <w:ind w:left="115"/>
        <w:jc w:val="both"/>
      </w:pPr>
      <w:proofErr w:type="spellStart"/>
      <w:proofErr w:type="gramStart"/>
      <w:r>
        <w:rPr>
          <w:w w:val="110"/>
        </w:rPr>
        <w:t>nization</w:t>
      </w:r>
      <w:proofErr w:type="spellEnd"/>
      <w:proofErr w:type="gramEnd"/>
      <w:r>
        <w:rPr>
          <w:w w:val="110"/>
        </w:rPr>
        <w:t xml:space="preserve">, which is a typical concern of round-trip engineer- </w:t>
      </w:r>
      <w:proofErr w:type="spellStart"/>
      <w:r>
        <w:rPr>
          <w:w w:val="110"/>
        </w:rPr>
        <w:t>ing</w:t>
      </w:r>
      <w:proofErr w:type="spellEnd"/>
      <w:r>
        <w:rPr>
          <w:w w:val="110"/>
        </w:rPr>
        <w:t xml:space="preserve">. Indeed, round-trip engineering is the ability to automat- </w:t>
      </w:r>
      <w:proofErr w:type="spellStart"/>
      <w:r>
        <w:rPr>
          <w:w w:val="110"/>
        </w:rPr>
        <w:t>ically</w:t>
      </w:r>
      <w:proofErr w:type="spellEnd"/>
      <w:r>
        <w:rPr>
          <w:spacing w:val="-11"/>
          <w:w w:val="110"/>
        </w:rPr>
        <w:t xml:space="preserve"> </w:t>
      </w:r>
      <w:r>
        <w:rPr>
          <w:w w:val="110"/>
        </w:rPr>
        <w:t>maintain</w:t>
      </w:r>
      <w:r>
        <w:rPr>
          <w:spacing w:val="-11"/>
          <w:w w:val="110"/>
        </w:rPr>
        <w:t xml:space="preserve"> </w:t>
      </w:r>
      <w:r>
        <w:rPr>
          <w:w w:val="110"/>
        </w:rPr>
        <w:t>the</w:t>
      </w:r>
      <w:r>
        <w:rPr>
          <w:spacing w:val="-11"/>
          <w:w w:val="110"/>
        </w:rPr>
        <w:t xml:space="preserve"> </w:t>
      </w:r>
      <w:r>
        <w:rPr>
          <w:w w:val="110"/>
        </w:rPr>
        <w:t>consistency</w:t>
      </w:r>
      <w:r>
        <w:rPr>
          <w:spacing w:val="-11"/>
          <w:w w:val="110"/>
        </w:rPr>
        <w:t xml:space="preserve"> </w:t>
      </w:r>
      <w:r>
        <w:rPr>
          <w:w w:val="110"/>
        </w:rPr>
        <w:t>of</w:t>
      </w:r>
      <w:r>
        <w:rPr>
          <w:spacing w:val="-11"/>
          <w:w w:val="110"/>
        </w:rPr>
        <w:t xml:space="preserve"> </w:t>
      </w:r>
      <w:r>
        <w:rPr>
          <w:w w:val="110"/>
        </w:rPr>
        <w:t>multiple</w:t>
      </w:r>
      <w:r>
        <w:rPr>
          <w:spacing w:val="-11"/>
          <w:w w:val="110"/>
        </w:rPr>
        <w:t xml:space="preserve"> </w:t>
      </w:r>
      <w:r>
        <w:rPr>
          <w:w w:val="110"/>
        </w:rPr>
        <w:t>evolving</w:t>
      </w:r>
      <w:r>
        <w:rPr>
          <w:spacing w:val="-11"/>
          <w:w w:val="110"/>
        </w:rPr>
        <w:t xml:space="preserve"> </w:t>
      </w:r>
      <w:r>
        <w:rPr>
          <w:w w:val="110"/>
        </w:rPr>
        <w:t>software artifacts,</w:t>
      </w:r>
      <w:r>
        <w:rPr>
          <w:spacing w:val="-4"/>
          <w:w w:val="110"/>
        </w:rPr>
        <w:t xml:space="preserve"> </w:t>
      </w:r>
      <w:r>
        <w:rPr>
          <w:w w:val="110"/>
        </w:rPr>
        <w:t>in</w:t>
      </w:r>
      <w:r>
        <w:rPr>
          <w:spacing w:val="-5"/>
          <w:w w:val="110"/>
        </w:rPr>
        <w:t xml:space="preserve"> </w:t>
      </w:r>
      <w:r>
        <w:rPr>
          <w:w w:val="110"/>
        </w:rPr>
        <w:t>a</w:t>
      </w:r>
      <w:r>
        <w:rPr>
          <w:spacing w:val="-5"/>
          <w:w w:val="110"/>
        </w:rPr>
        <w:t xml:space="preserve"> </w:t>
      </w:r>
      <w:r>
        <w:rPr>
          <w:w w:val="110"/>
        </w:rPr>
        <w:t>software</w:t>
      </w:r>
      <w:r>
        <w:rPr>
          <w:spacing w:val="-5"/>
          <w:w w:val="110"/>
        </w:rPr>
        <w:t xml:space="preserve"> </w:t>
      </w:r>
      <w:r>
        <w:rPr>
          <w:w w:val="110"/>
        </w:rPr>
        <w:t>development</w:t>
      </w:r>
      <w:r>
        <w:rPr>
          <w:spacing w:val="-5"/>
          <w:w w:val="110"/>
        </w:rPr>
        <w:t xml:space="preserve"> </w:t>
      </w:r>
      <w:r>
        <w:rPr>
          <w:w w:val="110"/>
        </w:rPr>
        <w:t>environment</w:t>
      </w:r>
      <w:r>
        <w:rPr>
          <w:spacing w:val="-5"/>
          <w:w w:val="110"/>
        </w:rPr>
        <w:t xml:space="preserve"> </w:t>
      </w:r>
      <w:r>
        <w:rPr>
          <w:w w:val="110"/>
        </w:rPr>
        <w:t>[4,</w:t>
      </w:r>
      <w:r>
        <w:rPr>
          <w:spacing w:val="-6"/>
          <w:w w:val="110"/>
        </w:rPr>
        <w:t xml:space="preserve"> </w:t>
      </w:r>
      <w:r>
        <w:rPr>
          <w:w w:val="110"/>
        </w:rPr>
        <w:t>30,</w:t>
      </w:r>
      <w:r>
        <w:rPr>
          <w:spacing w:val="-6"/>
          <w:w w:val="110"/>
        </w:rPr>
        <w:t xml:space="preserve"> </w:t>
      </w:r>
      <w:proofErr w:type="gramStart"/>
      <w:r>
        <w:rPr>
          <w:w w:val="110"/>
        </w:rPr>
        <w:t>61</w:t>
      </w:r>
      <w:proofErr w:type="gramEnd"/>
      <w:r>
        <w:rPr>
          <w:w w:val="110"/>
        </w:rPr>
        <w:t xml:space="preserve">]. Round-trip engineering is related to traditional software </w:t>
      </w:r>
      <w:proofErr w:type="spellStart"/>
      <w:r>
        <w:rPr>
          <w:w w:val="110"/>
        </w:rPr>
        <w:t>en</w:t>
      </w:r>
      <w:proofErr w:type="spellEnd"/>
      <w:r>
        <w:rPr>
          <w:w w:val="110"/>
        </w:rPr>
        <w:t xml:space="preserve">- </w:t>
      </w:r>
      <w:proofErr w:type="spellStart"/>
      <w:r>
        <w:rPr>
          <w:w w:val="110"/>
        </w:rPr>
        <w:t>gineering</w:t>
      </w:r>
      <w:proofErr w:type="spellEnd"/>
      <w:r>
        <w:rPr>
          <w:w w:val="110"/>
        </w:rPr>
        <w:t xml:space="preserve"> disciplines such as forward engineering [13] and reverse engineering [13]. Round-trip engineering adds </w:t>
      </w:r>
      <w:proofErr w:type="spellStart"/>
      <w:r>
        <w:rPr>
          <w:w w:val="110"/>
        </w:rPr>
        <w:t>syn</w:t>
      </w:r>
      <w:proofErr w:type="spellEnd"/>
      <w:r>
        <w:rPr>
          <w:w w:val="110"/>
        </w:rPr>
        <w:t xml:space="preserve">- </w:t>
      </w:r>
      <w:proofErr w:type="spellStart"/>
      <w:r>
        <w:rPr>
          <w:w w:val="110"/>
        </w:rPr>
        <w:t>chronization</w:t>
      </w:r>
      <w:proofErr w:type="spellEnd"/>
      <w:r>
        <w:rPr>
          <w:w w:val="110"/>
        </w:rPr>
        <w:t xml:space="preserve"> of existing artifacts that evolve concurrently</w:t>
      </w:r>
      <w:r>
        <w:rPr>
          <w:spacing w:val="-19"/>
          <w:w w:val="110"/>
        </w:rPr>
        <w:t xml:space="preserve"> </w:t>
      </w:r>
      <w:r>
        <w:rPr>
          <w:spacing w:val="-3"/>
          <w:w w:val="110"/>
        </w:rPr>
        <w:t xml:space="preserve">by </w:t>
      </w:r>
      <w:r>
        <w:rPr>
          <w:w w:val="110"/>
        </w:rPr>
        <w:t xml:space="preserve">incrementally updating each artifact to reflect changes made </w:t>
      </w:r>
      <w:proofErr w:type="gramStart"/>
      <w:r>
        <w:rPr>
          <w:w w:val="110"/>
        </w:rPr>
        <w:t>to  the</w:t>
      </w:r>
      <w:proofErr w:type="gramEnd"/>
      <w:r>
        <w:rPr>
          <w:w w:val="110"/>
        </w:rPr>
        <w:t xml:space="preserve">  other</w:t>
      </w:r>
      <w:r>
        <w:rPr>
          <w:spacing w:val="-4"/>
          <w:w w:val="110"/>
        </w:rPr>
        <w:t xml:space="preserve"> </w:t>
      </w:r>
      <w:r>
        <w:rPr>
          <w:w w:val="110"/>
        </w:rPr>
        <w:t>artifact.</w:t>
      </w:r>
    </w:p>
    <w:p w:rsidR="003D382C" w:rsidRDefault="00C35252">
      <w:pPr>
        <w:pStyle w:val="Corpsdetexte"/>
        <w:spacing w:line="242" w:lineRule="auto"/>
        <w:ind w:left="115" w:firstLine="179"/>
        <w:jc w:val="both"/>
      </w:pPr>
      <w:r>
        <w:rPr>
          <w:w w:val="110"/>
        </w:rPr>
        <w:t xml:space="preserve">In this paper, </w:t>
      </w:r>
      <w:r>
        <w:rPr>
          <w:spacing w:val="-3"/>
          <w:w w:val="110"/>
        </w:rPr>
        <w:t xml:space="preserve">we </w:t>
      </w:r>
      <w:r>
        <w:rPr>
          <w:w w:val="110"/>
        </w:rPr>
        <w:t xml:space="preserve">propose to use model-code </w:t>
      </w:r>
      <w:proofErr w:type="spellStart"/>
      <w:r>
        <w:rPr>
          <w:w w:val="110"/>
        </w:rPr>
        <w:t>synchroniza</w:t>
      </w:r>
      <w:proofErr w:type="spellEnd"/>
      <w:r>
        <w:rPr>
          <w:w w:val="110"/>
        </w:rPr>
        <w:t xml:space="preserve">- </w:t>
      </w:r>
      <w:proofErr w:type="spellStart"/>
      <w:r>
        <w:rPr>
          <w:w w:val="110"/>
        </w:rPr>
        <w:t>tion</w:t>
      </w:r>
      <w:proofErr w:type="spellEnd"/>
      <w:r>
        <w:rPr>
          <w:spacing w:val="-9"/>
          <w:w w:val="110"/>
        </w:rPr>
        <w:t xml:space="preserve"> </w:t>
      </w:r>
      <w:r>
        <w:rPr>
          <w:w w:val="110"/>
        </w:rPr>
        <w:t>as</w:t>
      </w:r>
      <w:r>
        <w:rPr>
          <w:spacing w:val="-9"/>
          <w:w w:val="110"/>
        </w:rPr>
        <w:t xml:space="preserve"> </w:t>
      </w:r>
      <w:r>
        <w:rPr>
          <w:w w:val="110"/>
        </w:rPr>
        <w:t>a</w:t>
      </w:r>
      <w:r>
        <w:rPr>
          <w:spacing w:val="-9"/>
          <w:w w:val="110"/>
        </w:rPr>
        <w:t xml:space="preserve"> </w:t>
      </w:r>
      <w:r>
        <w:rPr>
          <w:w w:val="110"/>
        </w:rPr>
        <w:t>mean</w:t>
      </w:r>
      <w:r>
        <w:rPr>
          <w:spacing w:val="-9"/>
          <w:w w:val="110"/>
        </w:rPr>
        <w:t xml:space="preserve"> </w:t>
      </w:r>
      <w:r>
        <w:rPr>
          <w:w w:val="110"/>
        </w:rPr>
        <w:t>to</w:t>
      </w:r>
      <w:r>
        <w:rPr>
          <w:spacing w:val="-9"/>
          <w:w w:val="110"/>
        </w:rPr>
        <w:t xml:space="preserve"> </w:t>
      </w:r>
      <w:r>
        <w:rPr>
          <w:w w:val="110"/>
        </w:rPr>
        <w:t>bridge</w:t>
      </w:r>
      <w:r>
        <w:rPr>
          <w:spacing w:val="-9"/>
          <w:w w:val="110"/>
        </w:rPr>
        <w:t xml:space="preserve"> </w:t>
      </w:r>
      <w:r>
        <w:rPr>
          <w:w w:val="110"/>
        </w:rPr>
        <w:t>the</w:t>
      </w:r>
      <w:r>
        <w:rPr>
          <w:spacing w:val="-9"/>
          <w:w w:val="110"/>
        </w:rPr>
        <w:t xml:space="preserve"> </w:t>
      </w:r>
      <w:r>
        <w:rPr>
          <w:w w:val="110"/>
        </w:rPr>
        <w:t>gap</w:t>
      </w:r>
      <w:r>
        <w:rPr>
          <w:spacing w:val="-9"/>
          <w:w w:val="110"/>
        </w:rPr>
        <w:t xml:space="preserve"> </w:t>
      </w:r>
      <w:r>
        <w:rPr>
          <w:w w:val="110"/>
        </w:rPr>
        <w:t>between</w:t>
      </w:r>
      <w:r>
        <w:rPr>
          <w:spacing w:val="-9"/>
          <w:w w:val="110"/>
        </w:rPr>
        <w:t xml:space="preserve"> </w:t>
      </w:r>
      <w:r>
        <w:rPr>
          <w:w w:val="110"/>
        </w:rPr>
        <w:t>models</w:t>
      </w:r>
      <w:r>
        <w:rPr>
          <w:spacing w:val="-9"/>
          <w:w w:val="110"/>
        </w:rPr>
        <w:t xml:space="preserve"> </w:t>
      </w:r>
      <w:r>
        <w:rPr>
          <w:w w:val="110"/>
        </w:rPr>
        <w:t>modified</w:t>
      </w:r>
      <w:r>
        <w:rPr>
          <w:spacing w:val="-9"/>
          <w:w w:val="110"/>
        </w:rPr>
        <w:t xml:space="preserve"> </w:t>
      </w:r>
      <w:r>
        <w:rPr>
          <w:spacing w:val="-3"/>
          <w:w w:val="110"/>
        </w:rPr>
        <w:t xml:space="preserve">by </w:t>
      </w:r>
      <w:r>
        <w:rPr>
          <w:w w:val="110"/>
        </w:rPr>
        <w:t xml:space="preserve">software architects in a diagram-based language, and code modified </w:t>
      </w:r>
      <w:r>
        <w:rPr>
          <w:spacing w:val="-3"/>
          <w:w w:val="110"/>
        </w:rPr>
        <w:t xml:space="preserve">by </w:t>
      </w:r>
      <w:r>
        <w:rPr>
          <w:w w:val="110"/>
        </w:rPr>
        <w:t>software engineers in a textual language. Our proposition is based on the following contributions,</w:t>
      </w:r>
      <w:r>
        <w:rPr>
          <w:spacing w:val="-16"/>
          <w:w w:val="110"/>
        </w:rPr>
        <w:t xml:space="preserve"> </w:t>
      </w:r>
      <w:r>
        <w:rPr>
          <w:w w:val="110"/>
        </w:rPr>
        <w:t>exposed in this</w:t>
      </w:r>
      <w:r>
        <w:rPr>
          <w:spacing w:val="44"/>
          <w:w w:val="110"/>
        </w:rPr>
        <w:t xml:space="preserve"> </w:t>
      </w:r>
      <w:r>
        <w:rPr>
          <w:w w:val="110"/>
        </w:rPr>
        <w:t>paper:</w:t>
      </w:r>
    </w:p>
    <w:p w:rsidR="003D382C" w:rsidRDefault="003D382C">
      <w:pPr>
        <w:pStyle w:val="Corpsdetexte"/>
        <w:spacing w:before="9"/>
        <w:rPr>
          <w:sz w:val="16"/>
        </w:rPr>
      </w:pPr>
    </w:p>
    <w:p w:rsidR="003D382C" w:rsidRDefault="00C35252">
      <w:pPr>
        <w:pStyle w:val="Paragraphedeliste"/>
        <w:numPr>
          <w:ilvl w:val="1"/>
          <w:numId w:val="6"/>
        </w:numPr>
        <w:tabs>
          <w:tab w:val="left" w:pos="654"/>
        </w:tabs>
        <w:spacing w:before="1" w:line="242" w:lineRule="auto"/>
        <w:ind w:hanging="233"/>
        <w:rPr>
          <w:sz w:val="18"/>
        </w:rPr>
      </w:pPr>
      <w:proofErr w:type="gramStart"/>
      <w:r>
        <w:rPr>
          <w:w w:val="110"/>
          <w:sz w:val="18"/>
        </w:rPr>
        <w:t>generic</w:t>
      </w:r>
      <w:proofErr w:type="gramEnd"/>
      <w:r>
        <w:rPr>
          <w:w w:val="110"/>
          <w:sz w:val="18"/>
        </w:rPr>
        <w:t xml:space="preserve"> model-code synchronization method that can </w:t>
      </w:r>
      <w:r>
        <w:rPr>
          <w:spacing w:val="2"/>
          <w:w w:val="110"/>
          <w:sz w:val="18"/>
        </w:rPr>
        <w:t xml:space="preserve">be </w:t>
      </w:r>
      <w:r>
        <w:rPr>
          <w:w w:val="110"/>
          <w:sz w:val="18"/>
        </w:rPr>
        <w:t xml:space="preserve">used as a methodological pattern to solve the </w:t>
      </w:r>
      <w:proofErr w:type="spellStart"/>
      <w:r>
        <w:rPr>
          <w:w w:val="110"/>
          <w:sz w:val="18"/>
        </w:rPr>
        <w:t>prob</w:t>
      </w:r>
      <w:proofErr w:type="spellEnd"/>
      <w:r>
        <w:rPr>
          <w:w w:val="110"/>
          <w:sz w:val="18"/>
        </w:rPr>
        <w:t xml:space="preserve">- </w:t>
      </w:r>
      <w:proofErr w:type="spellStart"/>
      <w:r>
        <w:rPr>
          <w:w w:val="110"/>
          <w:sz w:val="18"/>
        </w:rPr>
        <w:t>lem</w:t>
      </w:r>
      <w:proofErr w:type="spellEnd"/>
      <w:r>
        <w:rPr>
          <w:spacing w:val="-21"/>
          <w:w w:val="110"/>
          <w:sz w:val="18"/>
        </w:rPr>
        <w:t xml:space="preserve"> </w:t>
      </w:r>
      <w:r>
        <w:rPr>
          <w:w w:val="110"/>
          <w:sz w:val="18"/>
        </w:rPr>
        <w:t>of</w:t>
      </w:r>
      <w:r>
        <w:rPr>
          <w:spacing w:val="-21"/>
          <w:w w:val="110"/>
          <w:sz w:val="18"/>
        </w:rPr>
        <w:t xml:space="preserve"> </w:t>
      </w:r>
      <w:r>
        <w:rPr>
          <w:w w:val="110"/>
          <w:sz w:val="18"/>
        </w:rPr>
        <w:t>collaboration</w:t>
      </w:r>
      <w:r>
        <w:rPr>
          <w:spacing w:val="-21"/>
          <w:w w:val="110"/>
          <w:sz w:val="18"/>
        </w:rPr>
        <w:t xml:space="preserve"> </w:t>
      </w:r>
      <w:r>
        <w:rPr>
          <w:w w:val="110"/>
          <w:sz w:val="18"/>
        </w:rPr>
        <w:t>between</w:t>
      </w:r>
      <w:r>
        <w:rPr>
          <w:spacing w:val="-21"/>
          <w:w w:val="110"/>
          <w:sz w:val="18"/>
        </w:rPr>
        <w:t xml:space="preserve"> </w:t>
      </w:r>
      <w:r>
        <w:rPr>
          <w:w w:val="110"/>
          <w:sz w:val="18"/>
        </w:rPr>
        <w:t>different</w:t>
      </w:r>
      <w:r>
        <w:rPr>
          <w:spacing w:val="-21"/>
          <w:w w:val="110"/>
          <w:sz w:val="18"/>
        </w:rPr>
        <w:t xml:space="preserve"> </w:t>
      </w:r>
      <w:r>
        <w:rPr>
          <w:w w:val="110"/>
          <w:sz w:val="18"/>
        </w:rPr>
        <w:t>types</w:t>
      </w:r>
      <w:r>
        <w:rPr>
          <w:spacing w:val="-21"/>
          <w:w w:val="110"/>
          <w:sz w:val="18"/>
        </w:rPr>
        <w:t xml:space="preserve"> </w:t>
      </w:r>
      <w:r>
        <w:rPr>
          <w:w w:val="110"/>
          <w:sz w:val="18"/>
        </w:rPr>
        <w:t>of</w:t>
      </w:r>
      <w:r>
        <w:rPr>
          <w:spacing w:val="-21"/>
          <w:w w:val="110"/>
          <w:sz w:val="18"/>
        </w:rPr>
        <w:t xml:space="preserve"> </w:t>
      </w:r>
      <w:r>
        <w:rPr>
          <w:w w:val="110"/>
          <w:sz w:val="18"/>
        </w:rPr>
        <w:t xml:space="preserve">develop- </w:t>
      </w:r>
      <w:proofErr w:type="spellStart"/>
      <w:r>
        <w:rPr>
          <w:w w:val="110"/>
          <w:sz w:val="18"/>
        </w:rPr>
        <w:t>ers</w:t>
      </w:r>
      <w:proofErr w:type="spellEnd"/>
      <w:r>
        <w:rPr>
          <w:w w:val="110"/>
          <w:sz w:val="18"/>
        </w:rPr>
        <w:t>,</w:t>
      </w:r>
      <w:r>
        <w:rPr>
          <w:spacing w:val="-8"/>
          <w:w w:val="110"/>
          <w:sz w:val="18"/>
        </w:rPr>
        <w:t xml:space="preserve"> </w:t>
      </w:r>
      <w:r>
        <w:rPr>
          <w:w w:val="110"/>
          <w:sz w:val="18"/>
        </w:rPr>
        <w:t>when</w:t>
      </w:r>
      <w:r>
        <w:rPr>
          <w:spacing w:val="-10"/>
          <w:w w:val="110"/>
          <w:sz w:val="18"/>
        </w:rPr>
        <w:t xml:space="preserve"> </w:t>
      </w:r>
      <w:r>
        <w:rPr>
          <w:w w:val="110"/>
          <w:sz w:val="18"/>
        </w:rPr>
        <w:t>model</w:t>
      </w:r>
      <w:r>
        <w:rPr>
          <w:spacing w:val="-10"/>
          <w:w w:val="110"/>
          <w:sz w:val="18"/>
        </w:rPr>
        <w:t xml:space="preserve"> </w:t>
      </w:r>
      <w:r>
        <w:rPr>
          <w:w w:val="110"/>
          <w:sz w:val="18"/>
        </w:rPr>
        <w:t>and</w:t>
      </w:r>
      <w:r>
        <w:rPr>
          <w:spacing w:val="-10"/>
          <w:w w:val="110"/>
          <w:sz w:val="18"/>
        </w:rPr>
        <w:t xml:space="preserve"> </w:t>
      </w:r>
      <w:r>
        <w:rPr>
          <w:w w:val="110"/>
          <w:sz w:val="18"/>
        </w:rPr>
        <w:t>code</w:t>
      </w:r>
      <w:r>
        <w:rPr>
          <w:spacing w:val="-9"/>
          <w:w w:val="110"/>
          <w:sz w:val="18"/>
        </w:rPr>
        <w:t xml:space="preserve"> </w:t>
      </w:r>
      <w:r>
        <w:rPr>
          <w:w w:val="110"/>
          <w:sz w:val="18"/>
        </w:rPr>
        <w:t>co-evolve.</w:t>
      </w:r>
      <w:r>
        <w:rPr>
          <w:spacing w:val="15"/>
          <w:w w:val="110"/>
          <w:sz w:val="18"/>
        </w:rPr>
        <w:t xml:space="preserve"> </w:t>
      </w:r>
      <w:r>
        <w:rPr>
          <w:w w:val="110"/>
          <w:sz w:val="18"/>
        </w:rPr>
        <w:t>This</w:t>
      </w:r>
      <w:r>
        <w:rPr>
          <w:spacing w:val="-10"/>
          <w:w w:val="110"/>
          <w:sz w:val="18"/>
        </w:rPr>
        <w:t xml:space="preserve"> </w:t>
      </w:r>
      <w:r>
        <w:rPr>
          <w:w w:val="110"/>
          <w:sz w:val="18"/>
        </w:rPr>
        <w:t>contribution is based on several</w:t>
      </w:r>
      <w:r>
        <w:rPr>
          <w:spacing w:val="9"/>
          <w:w w:val="110"/>
          <w:sz w:val="18"/>
        </w:rPr>
        <w:t xml:space="preserve"> </w:t>
      </w:r>
      <w:r>
        <w:rPr>
          <w:w w:val="110"/>
          <w:sz w:val="18"/>
        </w:rPr>
        <w:t>propositions:</w:t>
      </w:r>
    </w:p>
    <w:p w:rsidR="003D382C" w:rsidRDefault="00C35252">
      <w:pPr>
        <w:pStyle w:val="Paragraphedeliste"/>
        <w:numPr>
          <w:ilvl w:val="2"/>
          <w:numId w:val="6"/>
        </w:numPr>
        <w:tabs>
          <w:tab w:val="left" w:pos="959"/>
        </w:tabs>
        <w:spacing w:before="156" w:line="242" w:lineRule="auto"/>
        <w:ind w:hanging="181"/>
        <w:jc w:val="both"/>
        <w:rPr>
          <w:sz w:val="18"/>
        </w:rPr>
      </w:pPr>
      <w:r>
        <w:rPr>
          <w:w w:val="110"/>
          <w:sz w:val="18"/>
        </w:rPr>
        <w:t>A generic development environment with generic functionalities necessary for model-code</w:t>
      </w:r>
      <w:r>
        <w:rPr>
          <w:spacing w:val="-28"/>
          <w:w w:val="110"/>
          <w:sz w:val="18"/>
        </w:rPr>
        <w:t xml:space="preserve"> </w:t>
      </w:r>
      <w:r>
        <w:rPr>
          <w:w w:val="110"/>
          <w:sz w:val="18"/>
        </w:rPr>
        <w:t xml:space="preserve">synchro- </w:t>
      </w:r>
      <w:proofErr w:type="spellStart"/>
      <w:r>
        <w:rPr>
          <w:w w:val="110"/>
          <w:sz w:val="18"/>
        </w:rPr>
        <w:t>nization</w:t>
      </w:r>
      <w:proofErr w:type="spellEnd"/>
      <w:r>
        <w:rPr>
          <w:w w:val="110"/>
          <w:sz w:val="18"/>
        </w:rPr>
        <w:t xml:space="preserve">. The generic functionalities are not de- pendent of a particular approach or   </w:t>
      </w:r>
      <w:r>
        <w:rPr>
          <w:spacing w:val="-3"/>
          <w:w w:val="110"/>
          <w:sz w:val="18"/>
        </w:rPr>
        <w:t>technology.</w:t>
      </w:r>
    </w:p>
    <w:p w:rsidR="003D382C" w:rsidRDefault="00C35252">
      <w:pPr>
        <w:pStyle w:val="Paragraphedeliste"/>
        <w:numPr>
          <w:ilvl w:val="2"/>
          <w:numId w:val="6"/>
        </w:numPr>
        <w:tabs>
          <w:tab w:val="left" w:pos="959"/>
        </w:tabs>
        <w:spacing w:before="77" w:line="242" w:lineRule="auto"/>
        <w:ind w:hanging="181"/>
        <w:jc w:val="both"/>
        <w:rPr>
          <w:sz w:val="18"/>
        </w:rPr>
      </w:pPr>
      <w:r>
        <w:rPr>
          <w:w w:val="110"/>
          <w:sz w:val="18"/>
        </w:rPr>
        <w:t>Processes to use the development environment to synchronize model and code in several scenarios based on development</w:t>
      </w:r>
      <w:r>
        <w:rPr>
          <w:spacing w:val="14"/>
          <w:w w:val="110"/>
          <w:sz w:val="18"/>
        </w:rPr>
        <w:t xml:space="preserve"> </w:t>
      </w:r>
      <w:r>
        <w:rPr>
          <w:w w:val="110"/>
          <w:sz w:val="18"/>
        </w:rPr>
        <w:t>practices.</w:t>
      </w:r>
    </w:p>
    <w:p w:rsidR="003D382C" w:rsidRDefault="00C35252">
      <w:pPr>
        <w:pStyle w:val="Paragraphedeliste"/>
        <w:numPr>
          <w:ilvl w:val="0"/>
          <w:numId w:val="6"/>
        </w:numPr>
        <w:tabs>
          <w:tab w:val="left" w:pos="476"/>
        </w:tabs>
        <w:spacing w:before="157" w:line="242" w:lineRule="auto"/>
        <w:ind w:hanging="233"/>
        <w:jc w:val="left"/>
        <w:rPr>
          <w:sz w:val="18"/>
        </w:rPr>
      </w:pPr>
      <w:r>
        <w:rPr>
          <w:w w:val="110"/>
          <w:sz w:val="18"/>
        </w:rPr>
        <w:t>An Eclipse-based implementation of the method for synchronization between UML models and C++</w:t>
      </w:r>
      <w:r>
        <w:rPr>
          <w:spacing w:val="24"/>
          <w:w w:val="110"/>
          <w:sz w:val="18"/>
        </w:rPr>
        <w:t xml:space="preserve"> </w:t>
      </w:r>
      <w:r>
        <w:rPr>
          <w:w w:val="110"/>
          <w:sz w:val="18"/>
        </w:rPr>
        <w:t>code.</w:t>
      </w:r>
    </w:p>
    <w:p w:rsidR="003D382C" w:rsidRDefault="00C35252">
      <w:pPr>
        <w:pStyle w:val="Paragraphedeliste"/>
        <w:numPr>
          <w:ilvl w:val="0"/>
          <w:numId w:val="6"/>
        </w:numPr>
        <w:tabs>
          <w:tab w:val="left" w:pos="476"/>
        </w:tabs>
        <w:spacing w:before="157" w:line="242" w:lineRule="auto"/>
        <w:ind w:right="88" w:hanging="233"/>
        <w:jc w:val="left"/>
        <w:rPr>
          <w:sz w:val="18"/>
        </w:rPr>
      </w:pPr>
      <w:r>
        <w:rPr>
          <w:w w:val="110"/>
          <w:sz w:val="18"/>
        </w:rPr>
        <w:t xml:space="preserve">Experience on applying the method for the develop- </w:t>
      </w:r>
      <w:proofErr w:type="spellStart"/>
      <w:r>
        <w:rPr>
          <w:w w:val="110"/>
          <w:sz w:val="18"/>
        </w:rPr>
        <w:t>ment</w:t>
      </w:r>
      <w:proofErr w:type="spellEnd"/>
      <w:r>
        <w:rPr>
          <w:w w:val="110"/>
          <w:sz w:val="18"/>
        </w:rPr>
        <w:t xml:space="preserve"> of a real </w:t>
      </w:r>
      <w:proofErr w:type="gramStart"/>
      <w:r>
        <w:rPr>
          <w:w w:val="110"/>
          <w:sz w:val="18"/>
        </w:rPr>
        <w:t xml:space="preserve">runtime </w:t>
      </w:r>
      <w:r>
        <w:rPr>
          <w:spacing w:val="10"/>
          <w:w w:val="110"/>
          <w:sz w:val="18"/>
        </w:rPr>
        <w:t xml:space="preserve"> </w:t>
      </w:r>
      <w:r>
        <w:rPr>
          <w:w w:val="110"/>
          <w:sz w:val="18"/>
        </w:rPr>
        <w:t>system</w:t>
      </w:r>
      <w:proofErr w:type="gramEnd"/>
      <w:r>
        <w:rPr>
          <w:w w:val="110"/>
          <w:sz w:val="18"/>
        </w:rPr>
        <w:t>.</w:t>
      </w:r>
    </w:p>
    <w:p w:rsidR="003D382C" w:rsidRDefault="003D382C">
      <w:pPr>
        <w:pStyle w:val="Corpsdetexte"/>
        <w:spacing w:before="9"/>
        <w:rPr>
          <w:sz w:val="16"/>
        </w:rPr>
      </w:pPr>
    </w:p>
    <w:p w:rsidR="003D382C" w:rsidRDefault="00C35252">
      <w:pPr>
        <w:pStyle w:val="Corpsdetexte"/>
        <w:spacing w:before="1" w:line="242" w:lineRule="auto"/>
        <w:ind w:left="115" w:firstLine="179"/>
        <w:jc w:val="both"/>
      </w:pPr>
      <w:r>
        <w:rPr>
          <w:w w:val="115"/>
        </w:rPr>
        <w:t>Contrary</w:t>
      </w:r>
      <w:r>
        <w:rPr>
          <w:spacing w:val="-15"/>
          <w:w w:val="115"/>
        </w:rPr>
        <w:t xml:space="preserve"> </w:t>
      </w:r>
      <w:r>
        <w:rPr>
          <w:w w:val="115"/>
        </w:rPr>
        <w:t>to</w:t>
      </w:r>
      <w:r>
        <w:rPr>
          <w:spacing w:val="-15"/>
          <w:w w:val="115"/>
        </w:rPr>
        <w:t xml:space="preserve"> </w:t>
      </w:r>
      <w:r>
        <w:rPr>
          <w:w w:val="115"/>
        </w:rPr>
        <w:t>traditional</w:t>
      </w:r>
      <w:r>
        <w:rPr>
          <w:spacing w:val="-15"/>
          <w:w w:val="115"/>
        </w:rPr>
        <w:t xml:space="preserve"> </w:t>
      </w:r>
      <w:r>
        <w:rPr>
          <w:w w:val="115"/>
        </w:rPr>
        <w:t>solutions,</w:t>
      </w:r>
      <w:r>
        <w:rPr>
          <w:spacing w:val="-14"/>
          <w:w w:val="115"/>
        </w:rPr>
        <w:t xml:space="preserve"> </w:t>
      </w:r>
      <w:r>
        <w:rPr>
          <w:spacing w:val="-3"/>
          <w:w w:val="115"/>
        </w:rPr>
        <w:t>we</w:t>
      </w:r>
      <w:r>
        <w:rPr>
          <w:spacing w:val="-15"/>
          <w:w w:val="115"/>
        </w:rPr>
        <w:t xml:space="preserve"> </w:t>
      </w:r>
      <w:r>
        <w:rPr>
          <w:w w:val="115"/>
        </w:rPr>
        <w:t>generalize</w:t>
      </w:r>
      <w:r>
        <w:rPr>
          <w:spacing w:val="-15"/>
          <w:w w:val="115"/>
        </w:rPr>
        <w:t xml:space="preserve"> </w:t>
      </w:r>
      <w:r>
        <w:rPr>
          <w:w w:val="115"/>
        </w:rPr>
        <w:t>our</w:t>
      </w:r>
      <w:r>
        <w:rPr>
          <w:spacing w:val="-15"/>
          <w:w w:val="115"/>
        </w:rPr>
        <w:t xml:space="preserve"> </w:t>
      </w:r>
      <w:r>
        <w:rPr>
          <w:w w:val="115"/>
        </w:rPr>
        <w:t xml:space="preserve">work </w:t>
      </w:r>
      <w:r>
        <w:rPr>
          <w:spacing w:val="-3"/>
          <w:w w:val="115"/>
        </w:rPr>
        <w:t>by</w:t>
      </w:r>
      <w:r>
        <w:rPr>
          <w:spacing w:val="-22"/>
          <w:w w:val="115"/>
        </w:rPr>
        <w:t xml:space="preserve"> </w:t>
      </w:r>
      <w:r>
        <w:rPr>
          <w:w w:val="115"/>
        </w:rPr>
        <w:t>considering</w:t>
      </w:r>
      <w:r>
        <w:rPr>
          <w:spacing w:val="-22"/>
          <w:w w:val="115"/>
        </w:rPr>
        <w:t xml:space="preserve"> </w:t>
      </w:r>
      <w:r>
        <w:rPr>
          <w:w w:val="115"/>
        </w:rPr>
        <w:t>the</w:t>
      </w:r>
      <w:r>
        <w:rPr>
          <w:spacing w:val="-22"/>
          <w:w w:val="115"/>
        </w:rPr>
        <w:t xml:space="preserve"> </w:t>
      </w:r>
      <w:r>
        <w:rPr>
          <w:w w:val="115"/>
        </w:rPr>
        <w:t>case</w:t>
      </w:r>
      <w:r>
        <w:rPr>
          <w:spacing w:val="-22"/>
          <w:w w:val="115"/>
        </w:rPr>
        <w:t xml:space="preserve"> </w:t>
      </w:r>
      <w:r>
        <w:rPr>
          <w:w w:val="115"/>
        </w:rPr>
        <w:t>where</w:t>
      </w:r>
      <w:r>
        <w:rPr>
          <w:spacing w:val="-22"/>
          <w:w w:val="115"/>
        </w:rPr>
        <w:t xml:space="preserve"> </w:t>
      </w:r>
      <w:r>
        <w:rPr>
          <w:w w:val="115"/>
        </w:rPr>
        <w:t>the</w:t>
      </w:r>
      <w:r>
        <w:rPr>
          <w:spacing w:val="-22"/>
          <w:w w:val="115"/>
        </w:rPr>
        <w:t xml:space="preserve"> </w:t>
      </w:r>
      <w:r>
        <w:rPr>
          <w:w w:val="115"/>
        </w:rPr>
        <w:t>model</w:t>
      </w:r>
      <w:r>
        <w:rPr>
          <w:spacing w:val="-22"/>
          <w:w w:val="115"/>
        </w:rPr>
        <w:t xml:space="preserve"> </w:t>
      </w:r>
      <w:r>
        <w:rPr>
          <w:w w:val="115"/>
        </w:rPr>
        <w:t>is</w:t>
      </w:r>
      <w:r>
        <w:rPr>
          <w:spacing w:val="-22"/>
          <w:w w:val="115"/>
        </w:rPr>
        <w:t xml:space="preserve"> </w:t>
      </w:r>
      <w:r>
        <w:rPr>
          <w:w w:val="115"/>
        </w:rPr>
        <w:t>not</w:t>
      </w:r>
      <w:r>
        <w:rPr>
          <w:spacing w:val="-22"/>
          <w:w w:val="115"/>
        </w:rPr>
        <w:t xml:space="preserve"> </w:t>
      </w:r>
      <w:r>
        <w:rPr>
          <w:w w:val="115"/>
        </w:rPr>
        <w:t>only</w:t>
      </w:r>
      <w:r>
        <w:rPr>
          <w:spacing w:val="-22"/>
          <w:w w:val="115"/>
        </w:rPr>
        <w:t xml:space="preserve"> </w:t>
      </w:r>
      <w:r>
        <w:rPr>
          <w:w w:val="115"/>
        </w:rPr>
        <w:t>used</w:t>
      </w:r>
      <w:r>
        <w:rPr>
          <w:spacing w:val="-22"/>
          <w:w w:val="115"/>
        </w:rPr>
        <w:t xml:space="preserve"> </w:t>
      </w:r>
      <w:r>
        <w:rPr>
          <w:w w:val="115"/>
        </w:rPr>
        <w:t>for architectural</w:t>
      </w:r>
      <w:r>
        <w:rPr>
          <w:spacing w:val="-25"/>
          <w:w w:val="115"/>
        </w:rPr>
        <w:t xml:space="preserve"> </w:t>
      </w:r>
      <w:r>
        <w:rPr>
          <w:w w:val="115"/>
        </w:rPr>
        <w:t>design,</w:t>
      </w:r>
      <w:r>
        <w:rPr>
          <w:spacing w:val="-24"/>
          <w:w w:val="115"/>
        </w:rPr>
        <w:t xml:space="preserve"> </w:t>
      </w:r>
      <w:r>
        <w:rPr>
          <w:w w:val="115"/>
        </w:rPr>
        <w:t>but</w:t>
      </w:r>
      <w:r>
        <w:rPr>
          <w:spacing w:val="-25"/>
          <w:w w:val="115"/>
        </w:rPr>
        <w:t xml:space="preserve"> </w:t>
      </w:r>
      <w:r>
        <w:rPr>
          <w:w w:val="115"/>
        </w:rPr>
        <w:t>also</w:t>
      </w:r>
      <w:r>
        <w:rPr>
          <w:spacing w:val="-25"/>
          <w:w w:val="115"/>
        </w:rPr>
        <w:t xml:space="preserve"> </w:t>
      </w:r>
      <w:r>
        <w:rPr>
          <w:w w:val="115"/>
        </w:rPr>
        <w:t>for</w:t>
      </w:r>
      <w:r>
        <w:rPr>
          <w:spacing w:val="-25"/>
          <w:w w:val="115"/>
        </w:rPr>
        <w:t xml:space="preserve"> </w:t>
      </w:r>
      <w:r>
        <w:rPr>
          <w:w w:val="115"/>
        </w:rPr>
        <w:t>full</w:t>
      </w:r>
      <w:r>
        <w:rPr>
          <w:spacing w:val="-25"/>
          <w:w w:val="115"/>
        </w:rPr>
        <w:t xml:space="preserve"> </w:t>
      </w:r>
      <w:r>
        <w:rPr>
          <w:w w:val="115"/>
        </w:rPr>
        <w:t>implementation,</w:t>
      </w:r>
      <w:r>
        <w:rPr>
          <w:spacing w:val="-24"/>
          <w:w w:val="115"/>
        </w:rPr>
        <w:t xml:space="preserve"> </w:t>
      </w:r>
      <w:r>
        <w:rPr>
          <w:w w:val="115"/>
        </w:rPr>
        <w:t>as</w:t>
      </w:r>
      <w:r>
        <w:rPr>
          <w:spacing w:val="-25"/>
          <w:w w:val="115"/>
        </w:rPr>
        <w:t xml:space="preserve"> </w:t>
      </w:r>
      <w:r>
        <w:rPr>
          <w:w w:val="115"/>
        </w:rPr>
        <w:t>it</w:t>
      </w:r>
      <w:r>
        <w:rPr>
          <w:spacing w:val="-25"/>
          <w:w w:val="115"/>
        </w:rPr>
        <w:t xml:space="preserve"> </w:t>
      </w:r>
      <w:r>
        <w:rPr>
          <w:w w:val="115"/>
        </w:rPr>
        <w:t>is often</w:t>
      </w:r>
      <w:r>
        <w:rPr>
          <w:spacing w:val="-19"/>
          <w:w w:val="115"/>
        </w:rPr>
        <w:t xml:space="preserve"> </w:t>
      </w:r>
      <w:r>
        <w:rPr>
          <w:w w:val="115"/>
        </w:rPr>
        <w:t>promoted</w:t>
      </w:r>
      <w:r>
        <w:rPr>
          <w:spacing w:val="-19"/>
          <w:w w:val="115"/>
        </w:rPr>
        <w:t xml:space="preserve"> </w:t>
      </w:r>
      <w:r>
        <w:rPr>
          <w:spacing w:val="-3"/>
          <w:w w:val="115"/>
        </w:rPr>
        <w:t>by</w:t>
      </w:r>
      <w:r>
        <w:rPr>
          <w:spacing w:val="-19"/>
          <w:w w:val="115"/>
        </w:rPr>
        <w:t xml:space="preserve"> </w:t>
      </w:r>
      <w:r>
        <w:rPr>
          <w:w w:val="115"/>
        </w:rPr>
        <w:t>the</w:t>
      </w:r>
      <w:r>
        <w:rPr>
          <w:spacing w:val="-19"/>
          <w:w w:val="115"/>
        </w:rPr>
        <w:t xml:space="preserve"> </w:t>
      </w:r>
      <w:r>
        <w:rPr>
          <w:w w:val="115"/>
        </w:rPr>
        <w:t>MDE</w:t>
      </w:r>
      <w:r>
        <w:rPr>
          <w:spacing w:val="-19"/>
          <w:w w:val="115"/>
        </w:rPr>
        <w:t xml:space="preserve"> </w:t>
      </w:r>
      <w:r>
        <w:rPr>
          <w:spacing w:val="-3"/>
          <w:w w:val="115"/>
        </w:rPr>
        <w:t>community.</w:t>
      </w:r>
      <w:r>
        <w:rPr>
          <w:spacing w:val="-2"/>
          <w:w w:val="115"/>
        </w:rPr>
        <w:t xml:space="preserve"> </w:t>
      </w:r>
      <w:r>
        <w:rPr>
          <w:w w:val="115"/>
        </w:rPr>
        <w:t>The</w:t>
      </w:r>
      <w:r>
        <w:rPr>
          <w:spacing w:val="-19"/>
          <w:w w:val="115"/>
        </w:rPr>
        <w:t xml:space="preserve"> </w:t>
      </w:r>
      <w:r>
        <w:rPr>
          <w:w w:val="115"/>
        </w:rPr>
        <w:t>tooling</w:t>
      </w:r>
      <w:r>
        <w:rPr>
          <w:spacing w:val="-19"/>
          <w:w w:val="115"/>
        </w:rPr>
        <w:t xml:space="preserve"> </w:t>
      </w:r>
      <w:r>
        <w:rPr>
          <w:w w:val="115"/>
        </w:rPr>
        <w:t>of</w:t>
      </w:r>
      <w:r>
        <w:rPr>
          <w:spacing w:val="-19"/>
          <w:w w:val="115"/>
        </w:rPr>
        <w:t xml:space="preserve"> </w:t>
      </w:r>
      <w:r>
        <w:rPr>
          <w:w w:val="115"/>
        </w:rPr>
        <w:t>our method</w:t>
      </w:r>
      <w:r>
        <w:rPr>
          <w:spacing w:val="-20"/>
          <w:w w:val="115"/>
        </w:rPr>
        <w:t xml:space="preserve"> </w:t>
      </w:r>
      <w:r>
        <w:rPr>
          <w:w w:val="115"/>
        </w:rPr>
        <w:t>focuses</w:t>
      </w:r>
      <w:r>
        <w:rPr>
          <w:spacing w:val="-20"/>
          <w:w w:val="115"/>
        </w:rPr>
        <w:t xml:space="preserve"> </w:t>
      </w:r>
      <w:r>
        <w:rPr>
          <w:w w:val="115"/>
        </w:rPr>
        <w:t>on</w:t>
      </w:r>
      <w:r>
        <w:rPr>
          <w:spacing w:val="-20"/>
          <w:w w:val="115"/>
        </w:rPr>
        <w:t xml:space="preserve"> </w:t>
      </w:r>
      <w:r>
        <w:rPr>
          <w:w w:val="115"/>
        </w:rPr>
        <w:t>the</w:t>
      </w:r>
      <w:r>
        <w:rPr>
          <w:spacing w:val="-20"/>
          <w:w w:val="115"/>
        </w:rPr>
        <w:t xml:space="preserve"> </w:t>
      </w:r>
      <w:r>
        <w:rPr>
          <w:w w:val="115"/>
        </w:rPr>
        <w:t>Unified</w:t>
      </w:r>
      <w:r>
        <w:rPr>
          <w:spacing w:val="-20"/>
          <w:w w:val="115"/>
        </w:rPr>
        <w:t xml:space="preserve"> </w:t>
      </w:r>
      <w:r>
        <w:rPr>
          <w:w w:val="115"/>
        </w:rPr>
        <w:t>Modeling</w:t>
      </w:r>
      <w:r>
        <w:rPr>
          <w:spacing w:val="-20"/>
          <w:w w:val="115"/>
        </w:rPr>
        <w:t xml:space="preserve"> </w:t>
      </w:r>
      <w:r>
        <w:rPr>
          <w:w w:val="115"/>
        </w:rPr>
        <w:t>Language</w:t>
      </w:r>
      <w:r>
        <w:rPr>
          <w:spacing w:val="-20"/>
          <w:w w:val="115"/>
        </w:rPr>
        <w:t xml:space="preserve"> </w:t>
      </w:r>
      <w:r>
        <w:rPr>
          <w:w w:val="115"/>
        </w:rPr>
        <w:t xml:space="preserve">(UML) [57], because it is one of the most popular software </w:t>
      </w:r>
      <w:proofErr w:type="spellStart"/>
      <w:r>
        <w:rPr>
          <w:w w:val="115"/>
        </w:rPr>
        <w:t>archi</w:t>
      </w:r>
      <w:proofErr w:type="spellEnd"/>
      <w:r>
        <w:rPr>
          <w:w w:val="115"/>
        </w:rPr>
        <w:t xml:space="preserve">- </w:t>
      </w:r>
      <w:proofErr w:type="spellStart"/>
      <w:r>
        <w:rPr>
          <w:w w:val="115"/>
        </w:rPr>
        <w:t>tecture</w:t>
      </w:r>
      <w:proofErr w:type="spellEnd"/>
      <w:r>
        <w:rPr>
          <w:spacing w:val="-20"/>
          <w:w w:val="115"/>
        </w:rPr>
        <w:t xml:space="preserve"> </w:t>
      </w:r>
      <w:r>
        <w:rPr>
          <w:w w:val="115"/>
        </w:rPr>
        <w:t>description</w:t>
      </w:r>
      <w:r>
        <w:rPr>
          <w:spacing w:val="-20"/>
          <w:w w:val="115"/>
        </w:rPr>
        <w:t xml:space="preserve"> </w:t>
      </w:r>
      <w:r>
        <w:rPr>
          <w:w w:val="115"/>
        </w:rPr>
        <w:t>languages</w:t>
      </w:r>
      <w:r>
        <w:rPr>
          <w:spacing w:val="-20"/>
          <w:w w:val="115"/>
        </w:rPr>
        <w:t xml:space="preserve"> </w:t>
      </w:r>
      <w:r>
        <w:rPr>
          <w:w w:val="115"/>
        </w:rPr>
        <w:t>[47].</w:t>
      </w:r>
      <w:r>
        <w:rPr>
          <w:spacing w:val="-3"/>
          <w:w w:val="115"/>
        </w:rPr>
        <w:t xml:space="preserve"> </w:t>
      </w:r>
      <w:r>
        <w:rPr>
          <w:spacing w:val="-8"/>
          <w:w w:val="115"/>
        </w:rPr>
        <w:t>We</w:t>
      </w:r>
      <w:r>
        <w:rPr>
          <w:spacing w:val="-20"/>
          <w:w w:val="115"/>
        </w:rPr>
        <w:t xml:space="preserve"> </w:t>
      </w:r>
      <w:r>
        <w:rPr>
          <w:w w:val="115"/>
        </w:rPr>
        <w:t>wish</w:t>
      </w:r>
      <w:r>
        <w:rPr>
          <w:spacing w:val="-20"/>
          <w:w w:val="115"/>
        </w:rPr>
        <w:t xml:space="preserve"> </w:t>
      </w:r>
      <w:r>
        <w:rPr>
          <w:w w:val="115"/>
        </w:rPr>
        <w:t>to</w:t>
      </w:r>
      <w:r>
        <w:rPr>
          <w:spacing w:val="-20"/>
          <w:w w:val="115"/>
        </w:rPr>
        <w:t xml:space="preserve"> </w:t>
      </w:r>
      <w:r>
        <w:rPr>
          <w:w w:val="115"/>
        </w:rPr>
        <w:t>synchronize models</w:t>
      </w:r>
      <w:r>
        <w:rPr>
          <w:spacing w:val="-22"/>
          <w:w w:val="115"/>
        </w:rPr>
        <w:t xml:space="preserve"> </w:t>
      </w:r>
      <w:r>
        <w:rPr>
          <w:w w:val="115"/>
        </w:rPr>
        <w:t>in</w:t>
      </w:r>
      <w:r>
        <w:rPr>
          <w:spacing w:val="-22"/>
          <w:w w:val="115"/>
        </w:rPr>
        <w:t xml:space="preserve"> </w:t>
      </w:r>
      <w:r>
        <w:rPr>
          <w:w w:val="115"/>
        </w:rPr>
        <w:t>a</w:t>
      </w:r>
      <w:r>
        <w:rPr>
          <w:spacing w:val="-22"/>
          <w:w w:val="115"/>
        </w:rPr>
        <w:t xml:space="preserve"> </w:t>
      </w:r>
      <w:r>
        <w:rPr>
          <w:w w:val="115"/>
        </w:rPr>
        <w:t>diagram-based</w:t>
      </w:r>
      <w:r>
        <w:rPr>
          <w:spacing w:val="-22"/>
          <w:w w:val="115"/>
        </w:rPr>
        <w:t xml:space="preserve"> </w:t>
      </w:r>
      <w:r>
        <w:rPr>
          <w:w w:val="115"/>
        </w:rPr>
        <w:t>language</w:t>
      </w:r>
      <w:r>
        <w:rPr>
          <w:spacing w:val="-22"/>
          <w:w w:val="115"/>
        </w:rPr>
        <w:t xml:space="preserve"> </w:t>
      </w:r>
      <w:r>
        <w:rPr>
          <w:w w:val="115"/>
        </w:rPr>
        <w:t>like</w:t>
      </w:r>
      <w:r>
        <w:rPr>
          <w:spacing w:val="-22"/>
          <w:w w:val="115"/>
        </w:rPr>
        <w:t xml:space="preserve"> </w:t>
      </w:r>
      <w:r>
        <w:rPr>
          <w:w w:val="115"/>
        </w:rPr>
        <w:t>UML</w:t>
      </w:r>
      <w:r>
        <w:rPr>
          <w:spacing w:val="-22"/>
          <w:w w:val="115"/>
        </w:rPr>
        <w:t xml:space="preserve"> </w:t>
      </w:r>
      <w:r>
        <w:rPr>
          <w:w w:val="115"/>
        </w:rPr>
        <w:t>with</w:t>
      </w:r>
      <w:r>
        <w:rPr>
          <w:spacing w:val="-22"/>
          <w:w w:val="115"/>
        </w:rPr>
        <w:t xml:space="preserve"> </w:t>
      </w:r>
      <w:r>
        <w:rPr>
          <w:w w:val="115"/>
        </w:rPr>
        <w:t>code</w:t>
      </w:r>
      <w:r>
        <w:rPr>
          <w:spacing w:val="-22"/>
          <w:w w:val="115"/>
        </w:rPr>
        <w:t xml:space="preserve"> </w:t>
      </w:r>
      <w:r>
        <w:rPr>
          <w:w w:val="115"/>
        </w:rPr>
        <w:t>in a</w:t>
      </w:r>
      <w:r>
        <w:rPr>
          <w:spacing w:val="-16"/>
          <w:w w:val="115"/>
        </w:rPr>
        <w:t xml:space="preserve"> </w:t>
      </w:r>
      <w:r>
        <w:rPr>
          <w:w w:val="115"/>
        </w:rPr>
        <w:t>popular</w:t>
      </w:r>
      <w:r>
        <w:rPr>
          <w:spacing w:val="-16"/>
          <w:w w:val="115"/>
        </w:rPr>
        <w:t xml:space="preserve"> </w:t>
      </w:r>
      <w:r>
        <w:rPr>
          <w:w w:val="115"/>
        </w:rPr>
        <w:t>textual</w:t>
      </w:r>
      <w:r>
        <w:rPr>
          <w:spacing w:val="-16"/>
          <w:w w:val="115"/>
        </w:rPr>
        <w:t xml:space="preserve"> </w:t>
      </w:r>
      <w:r>
        <w:rPr>
          <w:w w:val="115"/>
        </w:rPr>
        <w:t>programming</w:t>
      </w:r>
      <w:r>
        <w:rPr>
          <w:spacing w:val="-16"/>
          <w:w w:val="115"/>
        </w:rPr>
        <w:t xml:space="preserve"> </w:t>
      </w:r>
      <w:r>
        <w:rPr>
          <w:w w:val="115"/>
        </w:rPr>
        <w:t>language</w:t>
      </w:r>
      <w:r>
        <w:rPr>
          <w:spacing w:val="-16"/>
          <w:w w:val="115"/>
        </w:rPr>
        <w:t xml:space="preserve"> </w:t>
      </w:r>
      <w:r>
        <w:rPr>
          <w:w w:val="115"/>
        </w:rPr>
        <w:t>like</w:t>
      </w:r>
      <w:r>
        <w:rPr>
          <w:spacing w:val="-16"/>
          <w:w w:val="115"/>
        </w:rPr>
        <w:t xml:space="preserve"> </w:t>
      </w:r>
      <w:r>
        <w:rPr>
          <w:w w:val="115"/>
        </w:rPr>
        <w:t>C++,</w:t>
      </w:r>
      <w:r>
        <w:rPr>
          <w:spacing w:val="-14"/>
          <w:w w:val="115"/>
        </w:rPr>
        <w:t xml:space="preserve"> </w:t>
      </w:r>
      <w:r>
        <w:rPr>
          <w:w w:val="115"/>
        </w:rPr>
        <w:t>used</w:t>
      </w:r>
      <w:r>
        <w:rPr>
          <w:spacing w:val="-16"/>
          <w:w w:val="115"/>
        </w:rPr>
        <w:t xml:space="preserve"> </w:t>
      </w:r>
      <w:r>
        <w:rPr>
          <w:spacing w:val="-3"/>
          <w:w w:val="115"/>
        </w:rPr>
        <w:t>by</w:t>
      </w:r>
    </w:p>
    <w:p w:rsidR="003D382C" w:rsidRDefault="00C35252">
      <w:pPr>
        <w:pStyle w:val="Corpsdetexte"/>
        <w:ind w:left="115"/>
        <w:jc w:val="both"/>
      </w:pPr>
      <w:r>
        <w:rPr>
          <w:w w:val="105"/>
        </w:rPr>
        <w:t xml:space="preserve">4.4 million [38] </w:t>
      </w:r>
      <w:proofErr w:type="gramStart"/>
      <w:r>
        <w:rPr>
          <w:w w:val="105"/>
        </w:rPr>
        <w:t>developers  worldwide</w:t>
      </w:r>
      <w:proofErr w:type="gramEnd"/>
      <w:r>
        <w:rPr>
          <w:w w:val="105"/>
        </w:rPr>
        <w:t>.</w:t>
      </w:r>
    </w:p>
    <w:p w:rsidR="003D382C" w:rsidRDefault="00C35252">
      <w:pPr>
        <w:pStyle w:val="Corpsdetexte"/>
        <w:spacing w:before="2" w:line="242" w:lineRule="auto"/>
        <w:ind w:left="115" w:firstLine="179"/>
        <w:jc w:val="both"/>
      </w:pPr>
      <w:r>
        <w:rPr>
          <w:w w:val="110"/>
        </w:rPr>
        <w:t xml:space="preserve">The work presented in this paper is motivated </w:t>
      </w:r>
      <w:r>
        <w:rPr>
          <w:spacing w:val="-3"/>
          <w:w w:val="110"/>
        </w:rPr>
        <w:t xml:space="preserve">by </w:t>
      </w:r>
      <w:r>
        <w:rPr>
          <w:w w:val="110"/>
        </w:rPr>
        <w:t xml:space="preserve">the </w:t>
      </w:r>
      <w:r>
        <w:rPr>
          <w:spacing w:val="-3"/>
          <w:w w:val="110"/>
        </w:rPr>
        <w:t xml:space="preserve">UML-RT </w:t>
      </w:r>
      <w:r>
        <w:rPr>
          <w:w w:val="110"/>
        </w:rPr>
        <w:t xml:space="preserve">[44] runtime system which is developed in </w:t>
      </w:r>
      <w:proofErr w:type="spellStart"/>
      <w:r>
        <w:rPr>
          <w:w w:val="110"/>
        </w:rPr>
        <w:t>collab</w:t>
      </w:r>
      <w:proofErr w:type="spellEnd"/>
      <w:r>
        <w:rPr>
          <w:w w:val="110"/>
        </w:rPr>
        <w:t xml:space="preserve">- oration </w:t>
      </w:r>
      <w:r>
        <w:rPr>
          <w:spacing w:val="-3"/>
          <w:w w:val="110"/>
        </w:rPr>
        <w:t xml:space="preserve">by </w:t>
      </w:r>
      <w:r>
        <w:rPr>
          <w:w w:val="110"/>
        </w:rPr>
        <w:t xml:space="preserve">companies CEA and </w:t>
      </w:r>
      <w:proofErr w:type="spellStart"/>
      <w:r>
        <w:rPr>
          <w:w w:val="110"/>
        </w:rPr>
        <w:t>Zeligsoft</w:t>
      </w:r>
      <w:proofErr w:type="spellEnd"/>
      <w:r>
        <w:rPr>
          <w:w w:val="110"/>
        </w:rPr>
        <w:t xml:space="preserve">, both contributors to the MDE eco-system. The architecture of the system </w:t>
      </w:r>
      <w:proofErr w:type="spellStart"/>
      <w:r>
        <w:rPr>
          <w:w w:val="110"/>
        </w:rPr>
        <w:t>fol</w:t>
      </w:r>
      <w:proofErr w:type="spellEnd"/>
      <w:r>
        <w:rPr>
          <w:w w:val="110"/>
        </w:rPr>
        <w:t>- lows an object-oriented paradigm, and it was initially</w:t>
      </w:r>
      <w:r>
        <w:rPr>
          <w:spacing w:val="-24"/>
          <w:w w:val="110"/>
        </w:rPr>
        <w:t xml:space="preserve"> </w:t>
      </w:r>
      <w:proofErr w:type="spellStart"/>
      <w:r>
        <w:rPr>
          <w:w w:val="110"/>
        </w:rPr>
        <w:t>imple</w:t>
      </w:r>
      <w:proofErr w:type="spellEnd"/>
      <w:r>
        <w:rPr>
          <w:w w:val="110"/>
        </w:rPr>
        <w:t xml:space="preserve">- </w:t>
      </w:r>
      <w:proofErr w:type="spellStart"/>
      <w:r>
        <w:rPr>
          <w:w w:val="110"/>
        </w:rPr>
        <w:t>mented</w:t>
      </w:r>
      <w:proofErr w:type="spellEnd"/>
      <w:r>
        <w:rPr>
          <w:w w:val="110"/>
        </w:rPr>
        <w:t xml:space="preserve"> as a C++ project with about 15000 lines of code. This joint effort raised the issue of collaboration between developers with either a MDE background or a more </w:t>
      </w:r>
      <w:proofErr w:type="spellStart"/>
      <w:r>
        <w:rPr>
          <w:w w:val="110"/>
        </w:rPr>
        <w:t>tradi</w:t>
      </w:r>
      <w:proofErr w:type="spellEnd"/>
      <w:r>
        <w:rPr>
          <w:w w:val="110"/>
        </w:rPr>
        <w:t xml:space="preserve">- </w:t>
      </w:r>
      <w:proofErr w:type="spellStart"/>
      <w:r>
        <w:rPr>
          <w:w w:val="110"/>
        </w:rPr>
        <w:t>tional</w:t>
      </w:r>
      <w:proofErr w:type="spellEnd"/>
      <w:r>
        <w:rPr>
          <w:spacing w:val="15"/>
          <w:w w:val="110"/>
        </w:rPr>
        <w:t xml:space="preserve"> </w:t>
      </w:r>
      <w:r>
        <w:rPr>
          <w:w w:val="110"/>
        </w:rPr>
        <w:t>background.</w:t>
      </w:r>
    </w:p>
    <w:p w:rsidR="003D382C" w:rsidRDefault="00C35252">
      <w:pPr>
        <w:pStyle w:val="Corpsdetexte"/>
        <w:spacing w:line="242" w:lineRule="auto"/>
        <w:ind w:left="115" w:firstLine="179"/>
        <w:jc w:val="both"/>
      </w:pPr>
      <w:r>
        <w:rPr>
          <w:w w:val="110"/>
        </w:rPr>
        <w:t xml:space="preserve">The rest of the article is organized as follows. Section 2 defines the actors (roles) </w:t>
      </w:r>
      <w:r>
        <w:rPr>
          <w:spacing w:val="-3"/>
          <w:w w:val="110"/>
        </w:rPr>
        <w:t xml:space="preserve">we </w:t>
      </w:r>
      <w:r>
        <w:rPr>
          <w:w w:val="110"/>
        </w:rPr>
        <w:t xml:space="preserve">consider in our work and the use-cases of the generic development environment for our model-code synchronization method. In Section 3 </w:t>
      </w:r>
      <w:r>
        <w:rPr>
          <w:spacing w:val="-3"/>
          <w:w w:val="110"/>
        </w:rPr>
        <w:t xml:space="preserve">we </w:t>
      </w:r>
      <w:r>
        <w:rPr>
          <w:w w:val="110"/>
        </w:rPr>
        <w:t>pro- pose processes for synchronizing model and code, in</w:t>
      </w:r>
      <w:r>
        <w:rPr>
          <w:spacing w:val="-17"/>
          <w:w w:val="110"/>
        </w:rPr>
        <w:t xml:space="preserve"> </w:t>
      </w:r>
      <w:r>
        <w:rPr>
          <w:w w:val="110"/>
        </w:rPr>
        <w:t>several scenarios. A possible implementation of our method, based on</w:t>
      </w:r>
      <w:r>
        <w:rPr>
          <w:spacing w:val="-14"/>
          <w:w w:val="110"/>
        </w:rPr>
        <w:t xml:space="preserve"> </w:t>
      </w:r>
      <w:r>
        <w:rPr>
          <w:w w:val="110"/>
        </w:rPr>
        <w:t>Eclipse</w:t>
      </w:r>
      <w:r>
        <w:rPr>
          <w:spacing w:val="-14"/>
          <w:w w:val="110"/>
        </w:rPr>
        <w:t xml:space="preserve"> </w:t>
      </w:r>
      <w:r>
        <w:rPr>
          <w:w w:val="110"/>
        </w:rPr>
        <w:t>technologies,</w:t>
      </w:r>
      <w:r>
        <w:rPr>
          <w:spacing w:val="-12"/>
          <w:w w:val="110"/>
        </w:rPr>
        <w:t xml:space="preserve"> </w:t>
      </w:r>
      <w:r>
        <w:rPr>
          <w:w w:val="110"/>
        </w:rPr>
        <w:t>is</w:t>
      </w:r>
      <w:r>
        <w:rPr>
          <w:spacing w:val="-14"/>
          <w:w w:val="110"/>
        </w:rPr>
        <w:t xml:space="preserve"> </w:t>
      </w:r>
      <w:r>
        <w:rPr>
          <w:w w:val="110"/>
        </w:rPr>
        <w:t>proposed</w:t>
      </w:r>
      <w:r>
        <w:rPr>
          <w:spacing w:val="-14"/>
          <w:w w:val="110"/>
        </w:rPr>
        <w:t xml:space="preserve"> </w:t>
      </w:r>
      <w:r>
        <w:rPr>
          <w:w w:val="110"/>
        </w:rPr>
        <w:t>in</w:t>
      </w:r>
      <w:r>
        <w:rPr>
          <w:spacing w:val="-14"/>
          <w:w w:val="110"/>
        </w:rPr>
        <w:t xml:space="preserve"> </w:t>
      </w:r>
      <w:r>
        <w:rPr>
          <w:w w:val="110"/>
        </w:rPr>
        <w:t>Section</w:t>
      </w:r>
      <w:r>
        <w:rPr>
          <w:spacing w:val="-14"/>
          <w:w w:val="110"/>
        </w:rPr>
        <w:t xml:space="preserve"> </w:t>
      </w:r>
      <w:r>
        <w:rPr>
          <w:w w:val="110"/>
        </w:rPr>
        <w:t>4.</w:t>
      </w:r>
      <w:r>
        <w:rPr>
          <w:spacing w:val="12"/>
          <w:w w:val="110"/>
        </w:rPr>
        <w:t xml:space="preserve"> </w:t>
      </w:r>
      <w:r>
        <w:rPr>
          <w:w w:val="110"/>
        </w:rPr>
        <w:t>Our</w:t>
      </w:r>
      <w:r>
        <w:rPr>
          <w:spacing w:val="-14"/>
          <w:w w:val="110"/>
        </w:rPr>
        <w:t xml:space="preserve"> </w:t>
      </w:r>
      <w:proofErr w:type="spellStart"/>
      <w:r>
        <w:rPr>
          <w:w w:val="110"/>
        </w:rPr>
        <w:t>propo</w:t>
      </w:r>
      <w:proofErr w:type="spellEnd"/>
      <w:r>
        <w:rPr>
          <w:w w:val="110"/>
        </w:rPr>
        <w:t xml:space="preserve">- </w:t>
      </w:r>
      <w:proofErr w:type="spellStart"/>
      <w:r>
        <w:rPr>
          <w:w w:val="110"/>
        </w:rPr>
        <w:t>sitions</w:t>
      </w:r>
      <w:proofErr w:type="spellEnd"/>
      <w:r>
        <w:rPr>
          <w:w w:val="110"/>
        </w:rPr>
        <w:t xml:space="preserve"> are evaluated in Section 5 through simulations   </w:t>
      </w:r>
      <w:r>
        <w:rPr>
          <w:spacing w:val="44"/>
          <w:w w:val="110"/>
        </w:rPr>
        <w:t xml:space="preserve"> </w:t>
      </w:r>
      <w:r>
        <w:rPr>
          <w:w w:val="110"/>
        </w:rPr>
        <w:t>and</w:t>
      </w:r>
    </w:p>
    <w:p w:rsidR="003D382C" w:rsidRDefault="00C35252">
      <w:pPr>
        <w:pStyle w:val="Corpsdetexte"/>
        <w:spacing w:before="47" w:line="242" w:lineRule="auto"/>
        <w:ind w:left="115" w:right="139"/>
        <w:jc w:val="both"/>
      </w:pPr>
      <w:r>
        <w:br w:type="column"/>
      </w:r>
      <w:proofErr w:type="gramStart"/>
      <w:r>
        <w:rPr>
          <w:w w:val="110"/>
        </w:rPr>
        <w:t>the</w:t>
      </w:r>
      <w:proofErr w:type="gramEnd"/>
      <w:r>
        <w:rPr>
          <w:w w:val="110"/>
        </w:rPr>
        <w:t xml:space="preserve"> case-study of UML-RT runtime. Section 6 relates our work to existing research and industrial approaches. Finally, in Section 7 we conclude with some perspectives.</w:t>
      </w:r>
    </w:p>
    <w:p w:rsidR="003D382C" w:rsidRDefault="003D382C">
      <w:pPr>
        <w:pStyle w:val="Corpsdetexte"/>
        <w:spacing w:before="7"/>
        <w:rPr>
          <w:sz w:val="20"/>
        </w:rPr>
      </w:pPr>
    </w:p>
    <w:p w:rsidR="003D382C" w:rsidRDefault="00C35252">
      <w:pPr>
        <w:pStyle w:val="Titre1"/>
        <w:numPr>
          <w:ilvl w:val="0"/>
          <w:numId w:val="5"/>
        </w:numPr>
        <w:tabs>
          <w:tab w:val="left" w:pos="535"/>
        </w:tabs>
        <w:jc w:val="both"/>
      </w:pPr>
      <w:r>
        <w:rPr>
          <w:spacing w:val="-4"/>
        </w:rPr>
        <w:t xml:space="preserve">ACTORS </w:t>
      </w:r>
      <w:r>
        <w:t>AND</w:t>
      </w:r>
      <w:r>
        <w:rPr>
          <w:spacing w:val="-5"/>
        </w:rPr>
        <w:t xml:space="preserve"> </w:t>
      </w:r>
      <w:r>
        <w:t>USE-CASES</w:t>
      </w:r>
    </w:p>
    <w:p w:rsidR="003D382C" w:rsidRDefault="00C35252">
      <w:pPr>
        <w:pStyle w:val="Corpsdetexte"/>
        <w:spacing w:before="39" w:line="242" w:lineRule="auto"/>
        <w:ind w:left="115" w:right="139" w:firstLine="179"/>
        <w:jc w:val="both"/>
      </w:pPr>
      <w:r>
        <w:rPr>
          <w:w w:val="110"/>
        </w:rPr>
        <w:t>In</w:t>
      </w:r>
      <w:r>
        <w:rPr>
          <w:spacing w:val="-13"/>
          <w:w w:val="110"/>
        </w:rPr>
        <w:t xml:space="preserve"> </w:t>
      </w:r>
      <w:r>
        <w:rPr>
          <w:w w:val="110"/>
        </w:rPr>
        <w:t>this</w:t>
      </w:r>
      <w:r>
        <w:rPr>
          <w:spacing w:val="-13"/>
          <w:w w:val="110"/>
        </w:rPr>
        <w:t xml:space="preserve"> </w:t>
      </w:r>
      <w:r>
        <w:rPr>
          <w:w w:val="110"/>
        </w:rPr>
        <w:t>section</w:t>
      </w:r>
      <w:r>
        <w:rPr>
          <w:spacing w:val="-13"/>
          <w:w w:val="110"/>
        </w:rPr>
        <w:t xml:space="preserve"> </w:t>
      </w:r>
      <w:r>
        <w:rPr>
          <w:spacing w:val="-3"/>
          <w:w w:val="110"/>
        </w:rPr>
        <w:t>we</w:t>
      </w:r>
      <w:r>
        <w:rPr>
          <w:spacing w:val="-13"/>
          <w:w w:val="110"/>
        </w:rPr>
        <w:t xml:space="preserve"> </w:t>
      </w:r>
      <w:r>
        <w:rPr>
          <w:w w:val="110"/>
        </w:rPr>
        <w:t>define</w:t>
      </w:r>
      <w:r>
        <w:rPr>
          <w:spacing w:val="-13"/>
          <w:w w:val="110"/>
        </w:rPr>
        <w:t xml:space="preserve"> </w:t>
      </w:r>
      <w:r>
        <w:rPr>
          <w:w w:val="110"/>
        </w:rPr>
        <w:t>the</w:t>
      </w:r>
      <w:r>
        <w:rPr>
          <w:spacing w:val="-13"/>
          <w:w w:val="110"/>
        </w:rPr>
        <w:t xml:space="preserve"> </w:t>
      </w:r>
      <w:r>
        <w:rPr>
          <w:w w:val="110"/>
        </w:rPr>
        <w:t>actors</w:t>
      </w:r>
      <w:r>
        <w:rPr>
          <w:spacing w:val="-13"/>
          <w:w w:val="110"/>
        </w:rPr>
        <w:t xml:space="preserve"> </w:t>
      </w:r>
      <w:r>
        <w:rPr>
          <w:w w:val="110"/>
        </w:rPr>
        <w:t>who</w:t>
      </w:r>
      <w:r>
        <w:rPr>
          <w:spacing w:val="-13"/>
          <w:w w:val="110"/>
        </w:rPr>
        <w:t xml:space="preserve"> </w:t>
      </w:r>
      <w:r>
        <w:rPr>
          <w:w w:val="110"/>
        </w:rPr>
        <w:t>will</w:t>
      </w:r>
      <w:r>
        <w:rPr>
          <w:spacing w:val="-13"/>
          <w:w w:val="110"/>
        </w:rPr>
        <w:t xml:space="preserve"> </w:t>
      </w:r>
      <w:r>
        <w:rPr>
          <w:w w:val="110"/>
        </w:rPr>
        <w:t>use</w:t>
      </w:r>
      <w:r>
        <w:rPr>
          <w:spacing w:val="-13"/>
          <w:w w:val="110"/>
        </w:rPr>
        <w:t xml:space="preserve"> </w:t>
      </w:r>
      <w:r>
        <w:rPr>
          <w:w w:val="110"/>
        </w:rPr>
        <w:t>our</w:t>
      </w:r>
      <w:r>
        <w:rPr>
          <w:spacing w:val="-13"/>
          <w:w w:val="110"/>
        </w:rPr>
        <w:t xml:space="preserve"> </w:t>
      </w:r>
      <w:r>
        <w:rPr>
          <w:w w:val="110"/>
        </w:rPr>
        <w:t xml:space="preserve">model- code synchronization method to collaborate during develop- </w:t>
      </w:r>
      <w:proofErr w:type="spellStart"/>
      <w:r>
        <w:rPr>
          <w:w w:val="110"/>
        </w:rPr>
        <w:t>ment</w:t>
      </w:r>
      <w:proofErr w:type="spellEnd"/>
      <w:r>
        <w:rPr>
          <w:w w:val="110"/>
        </w:rPr>
        <w:t>.</w:t>
      </w:r>
      <w:r>
        <w:rPr>
          <w:spacing w:val="11"/>
          <w:w w:val="110"/>
        </w:rPr>
        <w:t xml:space="preserve"> </w:t>
      </w:r>
      <w:r>
        <w:rPr>
          <w:w w:val="110"/>
        </w:rPr>
        <w:t>Then</w:t>
      </w:r>
      <w:r>
        <w:rPr>
          <w:spacing w:val="-14"/>
          <w:w w:val="110"/>
        </w:rPr>
        <w:t xml:space="preserve"> </w:t>
      </w:r>
      <w:r>
        <w:rPr>
          <w:spacing w:val="-3"/>
          <w:w w:val="110"/>
        </w:rPr>
        <w:t>we</w:t>
      </w:r>
      <w:r>
        <w:rPr>
          <w:spacing w:val="-14"/>
          <w:w w:val="110"/>
        </w:rPr>
        <w:t xml:space="preserve"> </w:t>
      </w:r>
      <w:r>
        <w:rPr>
          <w:w w:val="110"/>
        </w:rPr>
        <w:t>define</w:t>
      </w:r>
      <w:r>
        <w:rPr>
          <w:spacing w:val="-14"/>
          <w:w w:val="110"/>
        </w:rPr>
        <w:t xml:space="preserve"> </w:t>
      </w:r>
      <w:r>
        <w:rPr>
          <w:w w:val="110"/>
        </w:rPr>
        <w:t>the</w:t>
      </w:r>
      <w:r>
        <w:rPr>
          <w:spacing w:val="-14"/>
          <w:w w:val="110"/>
        </w:rPr>
        <w:t xml:space="preserve"> </w:t>
      </w:r>
      <w:r>
        <w:rPr>
          <w:w w:val="110"/>
        </w:rPr>
        <w:t>use-cases</w:t>
      </w:r>
      <w:r>
        <w:rPr>
          <w:spacing w:val="-14"/>
          <w:w w:val="110"/>
        </w:rPr>
        <w:t xml:space="preserve"> </w:t>
      </w:r>
      <w:r>
        <w:rPr>
          <w:w w:val="110"/>
        </w:rPr>
        <w:t>of</w:t>
      </w:r>
      <w:r>
        <w:rPr>
          <w:spacing w:val="-14"/>
          <w:w w:val="110"/>
        </w:rPr>
        <w:t xml:space="preserve"> </w:t>
      </w:r>
      <w:r>
        <w:rPr>
          <w:w w:val="110"/>
        </w:rPr>
        <w:t>a</w:t>
      </w:r>
      <w:r>
        <w:rPr>
          <w:spacing w:val="-14"/>
          <w:w w:val="110"/>
        </w:rPr>
        <w:t xml:space="preserve"> </w:t>
      </w:r>
      <w:r>
        <w:rPr>
          <w:w w:val="110"/>
        </w:rPr>
        <w:t>generic</w:t>
      </w:r>
      <w:r>
        <w:rPr>
          <w:spacing w:val="-14"/>
          <w:w w:val="110"/>
        </w:rPr>
        <w:t xml:space="preserve"> </w:t>
      </w:r>
      <w:r>
        <w:rPr>
          <w:w w:val="110"/>
        </w:rPr>
        <w:t>development environment</w:t>
      </w:r>
      <w:r>
        <w:rPr>
          <w:spacing w:val="-10"/>
          <w:w w:val="110"/>
        </w:rPr>
        <w:t xml:space="preserve"> </w:t>
      </w:r>
      <w:r>
        <w:rPr>
          <w:w w:val="110"/>
        </w:rPr>
        <w:t>used</w:t>
      </w:r>
      <w:r>
        <w:rPr>
          <w:spacing w:val="-10"/>
          <w:w w:val="110"/>
        </w:rPr>
        <w:t xml:space="preserve"> </w:t>
      </w:r>
      <w:r>
        <w:rPr>
          <w:spacing w:val="-3"/>
          <w:w w:val="110"/>
        </w:rPr>
        <w:t>by</w:t>
      </w:r>
      <w:r>
        <w:rPr>
          <w:spacing w:val="-10"/>
          <w:w w:val="110"/>
        </w:rPr>
        <w:t xml:space="preserve"> </w:t>
      </w:r>
      <w:r>
        <w:rPr>
          <w:w w:val="110"/>
        </w:rPr>
        <w:t>the</w:t>
      </w:r>
      <w:r>
        <w:rPr>
          <w:spacing w:val="-10"/>
          <w:w w:val="110"/>
        </w:rPr>
        <w:t xml:space="preserve"> </w:t>
      </w:r>
      <w:r>
        <w:rPr>
          <w:w w:val="110"/>
        </w:rPr>
        <w:t>actors.</w:t>
      </w:r>
      <w:r>
        <w:rPr>
          <w:spacing w:val="22"/>
          <w:w w:val="110"/>
        </w:rPr>
        <w:t xml:space="preserve"> </w:t>
      </w:r>
      <w:r>
        <w:rPr>
          <w:w w:val="110"/>
        </w:rPr>
        <w:t>Some</w:t>
      </w:r>
      <w:r>
        <w:rPr>
          <w:spacing w:val="-10"/>
          <w:w w:val="110"/>
        </w:rPr>
        <w:t xml:space="preserve"> </w:t>
      </w:r>
      <w:r>
        <w:rPr>
          <w:w w:val="110"/>
        </w:rPr>
        <w:t>basic</w:t>
      </w:r>
      <w:r>
        <w:rPr>
          <w:spacing w:val="-10"/>
          <w:w w:val="110"/>
        </w:rPr>
        <w:t xml:space="preserve"> </w:t>
      </w:r>
      <w:r>
        <w:rPr>
          <w:w w:val="110"/>
        </w:rPr>
        <w:t>concepts</w:t>
      </w:r>
      <w:r>
        <w:rPr>
          <w:spacing w:val="-10"/>
          <w:w w:val="110"/>
        </w:rPr>
        <w:t xml:space="preserve"> </w:t>
      </w:r>
      <w:r>
        <w:rPr>
          <w:w w:val="110"/>
        </w:rPr>
        <w:t xml:space="preserve">related to the actors and use-cases are also defined in </w:t>
      </w:r>
      <w:proofErr w:type="gramStart"/>
      <w:r>
        <w:rPr>
          <w:w w:val="110"/>
        </w:rPr>
        <w:t xml:space="preserve">this </w:t>
      </w:r>
      <w:r>
        <w:rPr>
          <w:spacing w:val="45"/>
          <w:w w:val="110"/>
        </w:rPr>
        <w:t xml:space="preserve"> </w:t>
      </w:r>
      <w:r>
        <w:rPr>
          <w:w w:val="110"/>
        </w:rPr>
        <w:t>section</w:t>
      </w:r>
      <w:proofErr w:type="gramEnd"/>
      <w:r>
        <w:rPr>
          <w:w w:val="110"/>
        </w:rPr>
        <w:t>.</w:t>
      </w:r>
    </w:p>
    <w:p w:rsidR="003D382C" w:rsidRDefault="00C35252">
      <w:pPr>
        <w:pStyle w:val="Titre1"/>
        <w:numPr>
          <w:ilvl w:val="1"/>
          <w:numId w:val="5"/>
        </w:numPr>
        <w:tabs>
          <w:tab w:val="left" w:pos="654"/>
        </w:tabs>
        <w:spacing w:before="115"/>
        <w:jc w:val="both"/>
      </w:pPr>
      <w:r>
        <w:t>Actors and</w:t>
      </w:r>
      <w:r>
        <w:rPr>
          <w:spacing w:val="-10"/>
        </w:rPr>
        <w:t xml:space="preserve"> </w:t>
      </w:r>
      <w:r>
        <w:t>artifacts</w:t>
      </w:r>
    </w:p>
    <w:p w:rsidR="003D382C" w:rsidRDefault="00C35252">
      <w:pPr>
        <w:pStyle w:val="Corpsdetexte"/>
        <w:spacing w:before="39" w:line="242" w:lineRule="auto"/>
        <w:ind w:left="115" w:right="139" w:firstLine="179"/>
        <w:jc w:val="both"/>
      </w:pPr>
      <w:r>
        <w:rPr>
          <w:w w:val="110"/>
        </w:rPr>
        <w:t xml:space="preserve">In this paper </w:t>
      </w:r>
      <w:r>
        <w:rPr>
          <w:spacing w:val="-3"/>
          <w:w w:val="110"/>
        </w:rPr>
        <w:t xml:space="preserve">we </w:t>
      </w:r>
      <w:r>
        <w:rPr>
          <w:w w:val="110"/>
        </w:rPr>
        <w:t xml:space="preserve">propose a model-code synchronization method for collaboration between software architects and engineers. </w:t>
      </w:r>
      <w:r>
        <w:rPr>
          <w:spacing w:val="-8"/>
          <w:w w:val="110"/>
        </w:rPr>
        <w:t xml:space="preserve">To </w:t>
      </w:r>
      <w:r>
        <w:rPr>
          <w:w w:val="110"/>
        </w:rPr>
        <w:t xml:space="preserve">generalize our method, </w:t>
      </w:r>
      <w:r>
        <w:rPr>
          <w:spacing w:val="-3"/>
          <w:w w:val="110"/>
        </w:rPr>
        <w:t xml:space="preserve">we </w:t>
      </w:r>
      <w:r>
        <w:rPr>
          <w:w w:val="110"/>
        </w:rPr>
        <w:t xml:space="preserve">will generalize the architect and engineer as actors with stark opposite </w:t>
      </w:r>
      <w:proofErr w:type="spellStart"/>
      <w:r>
        <w:rPr>
          <w:w w:val="110"/>
        </w:rPr>
        <w:t>devel</w:t>
      </w:r>
      <w:proofErr w:type="spellEnd"/>
      <w:r>
        <w:rPr>
          <w:w w:val="110"/>
        </w:rPr>
        <w:t xml:space="preserve">- </w:t>
      </w:r>
      <w:proofErr w:type="spellStart"/>
      <w:r>
        <w:rPr>
          <w:w w:val="110"/>
        </w:rPr>
        <w:t>opment</w:t>
      </w:r>
      <w:proofErr w:type="spellEnd"/>
      <w:r>
        <w:rPr>
          <w:w w:val="110"/>
        </w:rPr>
        <w:t xml:space="preserve"> practices. </w:t>
      </w:r>
      <w:r>
        <w:rPr>
          <w:spacing w:val="-8"/>
          <w:w w:val="110"/>
        </w:rPr>
        <w:t xml:space="preserve">We </w:t>
      </w:r>
      <w:r>
        <w:rPr>
          <w:w w:val="110"/>
        </w:rPr>
        <w:t xml:space="preserve">consider actors that represent </w:t>
      </w:r>
      <w:r>
        <w:rPr>
          <w:spacing w:val="-4"/>
          <w:w w:val="110"/>
        </w:rPr>
        <w:t xml:space="preserve">two </w:t>
      </w:r>
      <w:r>
        <w:rPr>
          <w:w w:val="110"/>
        </w:rPr>
        <w:t xml:space="preserve">op- </w:t>
      </w:r>
      <w:proofErr w:type="spellStart"/>
      <w:r>
        <w:rPr>
          <w:w w:val="110"/>
        </w:rPr>
        <w:t>posite</w:t>
      </w:r>
      <w:proofErr w:type="spellEnd"/>
      <w:r>
        <w:rPr>
          <w:w w:val="110"/>
        </w:rPr>
        <w:t xml:space="preserve"> types of developers in order to generalize our method to cases where model and code can both </w:t>
      </w:r>
      <w:r>
        <w:rPr>
          <w:spacing w:val="2"/>
          <w:w w:val="110"/>
        </w:rPr>
        <w:t xml:space="preserve">be </w:t>
      </w:r>
      <w:r>
        <w:rPr>
          <w:w w:val="110"/>
        </w:rPr>
        <w:t xml:space="preserve">used for the    full implementation of a system, rather than just </w:t>
      </w:r>
      <w:proofErr w:type="spellStart"/>
      <w:r>
        <w:rPr>
          <w:w w:val="110"/>
        </w:rPr>
        <w:t>architec</w:t>
      </w:r>
      <w:proofErr w:type="spellEnd"/>
      <w:r>
        <w:rPr>
          <w:w w:val="110"/>
        </w:rPr>
        <w:t xml:space="preserve">- </w:t>
      </w:r>
      <w:proofErr w:type="spellStart"/>
      <w:r>
        <w:rPr>
          <w:w w:val="110"/>
        </w:rPr>
        <w:t>tural</w:t>
      </w:r>
      <w:proofErr w:type="spellEnd"/>
      <w:r>
        <w:rPr>
          <w:w w:val="110"/>
        </w:rPr>
        <w:t xml:space="preserve"> design for the former, and algorithmic implementation for the latter. Before defining these actors, let us first in- </w:t>
      </w:r>
      <w:proofErr w:type="spellStart"/>
      <w:r>
        <w:rPr>
          <w:w w:val="110"/>
        </w:rPr>
        <w:t>troduce</w:t>
      </w:r>
      <w:proofErr w:type="spellEnd"/>
      <w:r>
        <w:rPr>
          <w:w w:val="110"/>
        </w:rPr>
        <w:t xml:space="preserve"> the concept of development artifact and reference artifact.</w:t>
      </w:r>
    </w:p>
    <w:p w:rsidR="003D382C" w:rsidRDefault="003D382C">
      <w:pPr>
        <w:pStyle w:val="Corpsdetexte"/>
        <w:spacing w:before="9"/>
        <w:rPr>
          <w:sz w:val="14"/>
        </w:rPr>
      </w:pPr>
    </w:p>
    <w:p w:rsidR="003D382C" w:rsidRDefault="00C35252">
      <w:pPr>
        <w:spacing w:line="242" w:lineRule="auto"/>
        <w:ind w:left="115" w:right="139" w:firstLine="199"/>
        <w:jc w:val="both"/>
        <w:rPr>
          <w:rFonts w:ascii="Arial"/>
          <w:i/>
          <w:sz w:val="18"/>
        </w:rPr>
      </w:pPr>
      <w:r>
        <w:rPr>
          <w:rFonts w:ascii="PMingLiU"/>
          <w:w w:val="126"/>
          <w:sz w:val="18"/>
        </w:rPr>
        <w:t>De</w:t>
      </w:r>
      <w:r>
        <w:rPr>
          <w:rFonts w:ascii="PMingLiU"/>
          <w:w w:val="145"/>
          <w:sz w:val="18"/>
        </w:rPr>
        <w:t>fi</w:t>
      </w:r>
      <w:r>
        <w:rPr>
          <w:rFonts w:ascii="PMingLiU"/>
          <w:w w:val="151"/>
          <w:sz w:val="18"/>
        </w:rPr>
        <w:t>nit</w:t>
      </w:r>
      <w:r>
        <w:rPr>
          <w:rFonts w:ascii="PMingLiU"/>
          <w:w w:val="128"/>
          <w:sz w:val="18"/>
        </w:rPr>
        <w:t>ion</w:t>
      </w:r>
      <w:r>
        <w:rPr>
          <w:rFonts w:ascii="PMingLiU"/>
          <w:sz w:val="18"/>
        </w:rPr>
        <w:t xml:space="preserve"> </w:t>
      </w:r>
      <w:r>
        <w:rPr>
          <w:rFonts w:ascii="PMingLiU"/>
          <w:w w:val="117"/>
          <w:sz w:val="18"/>
        </w:rPr>
        <w:t>1</w:t>
      </w:r>
      <w:r>
        <w:rPr>
          <w:rFonts w:ascii="PMingLiU"/>
          <w:sz w:val="18"/>
        </w:rPr>
        <w:t xml:space="preserve">     </w:t>
      </w:r>
      <w:r>
        <w:rPr>
          <w:rFonts w:ascii="PMingLiU"/>
          <w:w w:val="128"/>
          <w:sz w:val="18"/>
        </w:rPr>
        <w:t>(De</w:t>
      </w:r>
      <w:r>
        <w:rPr>
          <w:rFonts w:ascii="PMingLiU"/>
          <w:w w:val="131"/>
          <w:sz w:val="18"/>
        </w:rPr>
        <w:t>ve</w:t>
      </w:r>
      <w:r>
        <w:rPr>
          <w:rFonts w:ascii="PMingLiU"/>
          <w:w w:val="156"/>
          <w:sz w:val="18"/>
        </w:rPr>
        <w:t>lo</w:t>
      </w:r>
      <w:r>
        <w:rPr>
          <w:rFonts w:ascii="PMingLiU"/>
          <w:w w:val="118"/>
          <w:sz w:val="18"/>
        </w:rPr>
        <w:t>p</w:t>
      </w:r>
      <w:r>
        <w:rPr>
          <w:rFonts w:ascii="PMingLiU"/>
          <w:w w:val="101"/>
          <w:sz w:val="18"/>
        </w:rPr>
        <w:t>m</w:t>
      </w:r>
      <w:r>
        <w:rPr>
          <w:rFonts w:ascii="PMingLiU"/>
          <w:w w:val="131"/>
          <w:sz w:val="18"/>
        </w:rPr>
        <w:t>en</w:t>
      </w:r>
      <w:r>
        <w:rPr>
          <w:rFonts w:ascii="PMingLiU"/>
          <w:w w:val="225"/>
          <w:sz w:val="18"/>
        </w:rPr>
        <w:t>t</w:t>
      </w:r>
      <w:r>
        <w:rPr>
          <w:rFonts w:ascii="PMingLiU"/>
          <w:sz w:val="18"/>
        </w:rPr>
        <w:t xml:space="preserve"> </w:t>
      </w:r>
      <w:r>
        <w:rPr>
          <w:rFonts w:ascii="PMingLiU"/>
          <w:w w:val="165"/>
          <w:sz w:val="18"/>
        </w:rPr>
        <w:t>ar</w:t>
      </w:r>
      <w:r>
        <w:rPr>
          <w:rFonts w:ascii="PMingLiU"/>
          <w:w w:val="170"/>
          <w:sz w:val="18"/>
        </w:rPr>
        <w:t>tif</w:t>
      </w:r>
      <w:r>
        <w:rPr>
          <w:rFonts w:ascii="PMingLiU"/>
          <w:w w:val="146"/>
          <w:sz w:val="18"/>
        </w:rPr>
        <w:t>a</w:t>
      </w:r>
      <w:r>
        <w:rPr>
          <w:rFonts w:ascii="PMingLiU"/>
          <w:w w:val="157"/>
          <w:sz w:val="18"/>
        </w:rPr>
        <w:t>ct).</w:t>
      </w:r>
      <w:r>
        <w:rPr>
          <w:rFonts w:ascii="PMingLiU"/>
          <w:sz w:val="18"/>
        </w:rPr>
        <w:t xml:space="preserve">  </w:t>
      </w:r>
      <w:proofErr w:type="gramStart"/>
      <w:r>
        <w:rPr>
          <w:rFonts w:ascii="Arial"/>
          <w:i/>
          <w:w w:val="113"/>
          <w:sz w:val="18"/>
        </w:rPr>
        <w:t>A</w:t>
      </w:r>
      <w:r>
        <w:rPr>
          <w:rFonts w:ascii="Arial"/>
          <w:i/>
          <w:sz w:val="18"/>
        </w:rPr>
        <w:t xml:space="preserve">  </w:t>
      </w:r>
      <w:r>
        <w:rPr>
          <w:rFonts w:ascii="Arial"/>
          <w:i/>
          <w:w w:val="89"/>
          <w:sz w:val="18"/>
        </w:rPr>
        <w:t>de</w:t>
      </w:r>
      <w:r>
        <w:rPr>
          <w:rFonts w:ascii="Arial"/>
          <w:i/>
          <w:w w:val="93"/>
          <w:sz w:val="18"/>
        </w:rPr>
        <w:t>velop</w:t>
      </w:r>
      <w:proofErr w:type="gramEnd"/>
      <w:r>
        <w:rPr>
          <w:rFonts w:ascii="Arial"/>
          <w:i/>
          <w:w w:val="109"/>
          <w:sz w:val="18"/>
        </w:rPr>
        <w:t xml:space="preserve">- </w:t>
      </w:r>
      <w:proofErr w:type="spellStart"/>
      <w:r>
        <w:rPr>
          <w:rFonts w:ascii="Arial"/>
          <w:i/>
          <w:w w:val="105"/>
          <w:sz w:val="18"/>
        </w:rPr>
        <w:t>ment</w:t>
      </w:r>
      <w:proofErr w:type="spellEnd"/>
      <w:r>
        <w:rPr>
          <w:rFonts w:ascii="Arial"/>
          <w:i/>
          <w:w w:val="105"/>
          <w:sz w:val="18"/>
        </w:rPr>
        <w:t xml:space="preserve"> artifact is </w:t>
      </w:r>
      <w:proofErr w:type="spellStart"/>
      <w:r>
        <w:rPr>
          <w:rFonts w:ascii="Arial"/>
          <w:i/>
          <w:w w:val="105"/>
          <w:sz w:val="18"/>
        </w:rPr>
        <w:t>a</w:t>
      </w:r>
      <w:proofErr w:type="spellEnd"/>
      <w:r>
        <w:rPr>
          <w:rFonts w:ascii="Arial"/>
          <w:i/>
          <w:w w:val="105"/>
          <w:sz w:val="18"/>
        </w:rPr>
        <w:t xml:space="preserve"> artifact that can be used for the full </w:t>
      </w:r>
      <w:proofErr w:type="spellStart"/>
      <w:r>
        <w:rPr>
          <w:rFonts w:ascii="Arial"/>
          <w:i/>
          <w:w w:val="105"/>
          <w:sz w:val="18"/>
        </w:rPr>
        <w:t>im</w:t>
      </w:r>
      <w:proofErr w:type="spellEnd"/>
      <w:r>
        <w:rPr>
          <w:rFonts w:ascii="Arial"/>
          <w:i/>
          <w:w w:val="105"/>
          <w:sz w:val="18"/>
        </w:rPr>
        <w:t xml:space="preserve">- </w:t>
      </w:r>
      <w:proofErr w:type="spellStart"/>
      <w:r>
        <w:rPr>
          <w:rFonts w:ascii="Arial"/>
          <w:i/>
          <w:sz w:val="18"/>
        </w:rPr>
        <w:t>plementation</w:t>
      </w:r>
      <w:proofErr w:type="spellEnd"/>
      <w:r>
        <w:rPr>
          <w:rFonts w:ascii="Arial"/>
          <w:i/>
          <w:sz w:val="18"/>
        </w:rPr>
        <w:t xml:space="preserve"> of the system.</w:t>
      </w:r>
    </w:p>
    <w:p w:rsidR="003D382C" w:rsidRDefault="003D382C">
      <w:pPr>
        <w:pStyle w:val="Corpsdetexte"/>
        <w:spacing w:before="7"/>
        <w:rPr>
          <w:rFonts w:ascii="Arial"/>
          <w:i/>
          <w:sz w:val="17"/>
        </w:rPr>
      </w:pPr>
    </w:p>
    <w:p w:rsidR="003D382C" w:rsidRDefault="00C35252">
      <w:pPr>
        <w:pStyle w:val="Corpsdetexte"/>
        <w:spacing w:line="242" w:lineRule="auto"/>
        <w:ind w:left="115" w:right="139" w:firstLine="179"/>
        <w:jc w:val="both"/>
      </w:pPr>
      <w:r>
        <w:rPr>
          <w:spacing w:val="-6"/>
          <w:w w:val="110"/>
        </w:rPr>
        <w:t xml:space="preserve">For </w:t>
      </w:r>
      <w:r>
        <w:rPr>
          <w:w w:val="110"/>
        </w:rPr>
        <w:t xml:space="preserve">example a system can </w:t>
      </w:r>
      <w:r>
        <w:rPr>
          <w:spacing w:val="2"/>
          <w:w w:val="110"/>
        </w:rPr>
        <w:t xml:space="preserve">be </w:t>
      </w:r>
      <w:r>
        <w:rPr>
          <w:w w:val="110"/>
        </w:rPr>
        <w:t xml:space="preserve">entirely implemented as code. The code is then a development artifact. A </w:t>
      </w:r>
      <w:proofErr w:type="gramStart"/>
      <w:r>
        <w:rPr>
          <w:w w:val="110"/>
        </w:rPr>
        <w:t>model  may</w:t>
      </w:r>
      <w:proofErr w:type="gramEnd"/>
      <w:r>
        <w:rPr>
          <w:w w:val="110"/>
        </w:rPr>
        <w:t xml:space="preserve"> also </w:t>
      </w:r>
      <w:r>
        <w:rPr>
          <w:spacing w:val="2"/>
          <w:w w:val="110"/>
        </w:rPr>
        <w:t xml:space="preserve">be </w:t>
      </w:r>
      <w:r>
        <w:rPr>
          <w:w w:val="110"/>
        </w:rPr>
        <w:t xml:space="preserve">a development artifact. It is then not only doc- </w:t>
      </w:r>
      <w:proofErr w:type="spellStart"/>
      <w:r>
        <w:rPr>
          <w:w w:val="110"/>
        </w:rPr>
        <w:t>umentation</w:t>
      </w:r>
      <w:proofErr w:type="spellEnd"/>
      <w:r>
        <w:rPr>
          <w:w w:val="110"/>
        </w:rPr>
        <w:t xml:space="preserve"> of specification. </w:t>
      </w:r>
      <w:r>
        <w:rPr>
          <w:spacing w:val="-6"/>
          <w:w w:val="110"/>
        </w:rPr>
        <w:t xml:space="preserve">For </w:t>
      </w:r>
      <w:r>
        <w:rPr>
          <w:w w:val="110"/>
        </w:rPr>
        <w:t xml:space="preserve">example a model can </w:t>
      </w:r>
      <w:r>
        <w:rPr>
          <w:spacing w:val="2"/>
          <w:w w:val="110"/>
        </w:rPr>
        <w:t xml:space="preserve">be </w:t>
      </w:r>
      <w:r>
        <w:rPr>
          <w:w w:val="110"/>
        </w:rPr>
        <w:t xml:space="preserve">used for implementation either </w:t>
      </w:r>
      <w:r>
        <w:rPr>
          <w:spacing w:val="-3"/>
          <w:w w:val="110"/>
        </w:rPr>
        <w:t xml:space="preserve">by </w:t>
      </w:r>
      <w:r>
        <w:rPr>
          <w:w w:val="110"/>
        </w:rPr>
        <w:t xml:space="preserve">compiling it directly [12], or </w:t>
      </w:r>
      <w:r>
        <w:rPr>
          <w:spacing w:val="-3"/>
          <w:w w:val="110"/>
        </w:rPr>
        <w:t xml:space="preserve">by </w:t>
      </w:r>
      <w:r>
        <w:rPr>
          <w:w w:val="110"/>
        </w:rPr>
        <w:t xml:space="preserve">generating code from the model, and compiling the code without the need to modify or complete the code. In our work, </w:t>
      </w:r>
      <w:r>
        <w:rPr>
          <w:spacing w:val="-3"/>
          <w:w w:val="110"/>
        </w:rPr>
        <w:t xml:space="preserve">we </w:t>
      </w:r>
      <w:r>
        <w:rPr>
          <w:w w:val="110"/>
        </w:rPr>
        <w:t xml:space="preserve">assume that model and code are both develop- </w:t>
      </w:r>
      <w:proofErr w:type="spellStart"/>
      <w:r>
        <w:rPr>
          <w:w w:val="110"/>
        </w:rPr>
        <w:t>ment</w:t>
      </w:r>
      <w:proofErr w:type="spellEnd"/>
      <w:r>
        <w:rPr>
          <w:w w:val="110"/>
        </w:rPr>
        <w:t xml:space="preserve"> artifacts. A development artifact </w:t>
      </w:r>
      <w:r>
        <w:rPr>
          <w:spacing w:val="-3"/>
          <w:w w:val="110"/>
        </w:rPr>
        <w:t xml:space="preserve">may </w:t>
      </w:r>
      <w:r>
        <w:rPr>
          <w:spacing w:val="2"/>
          <w:w w:val="110"/>
        </w:rPr>
        <w:t xml:space="preserve">be </w:t>
      </w:r>
      <w:r>
        <w:rPr>
          <w:w w:val="110"/>
        </w:rPr>
        <w:t>the reference artifact, defined as</w:t>
      </w:r>
      <w:r>
        <w:rPr>
          <w:spacing w:val="-20"/>
          <w:w w:val="110"/>
        </w:rPr>
        <w:t xml:space="preserve"> </w:t>
      </w:r>
      <w:r>
        <w:rPr>
          <w:w w:val="110"/>
        </w:rPr>
        <w:t>follows:</w:t>
      </w:r>
    </w:p>
    <w:p w:rsidR="003D382C" w:rsidRDefault="003D382C">
      <w:pPr>
        <w:pStyle w:val="Corpsdetexte"/>
        <w:spacing w:before="9"/>
        <w:rPr>
          <w:sz w:val="14"/>
        </w:rPr>
      </w:pPr>
    </w:p>
    <w:p w:rsidR="003D382C" w:rsidRDefault="00C35252">
      <w:pPr>
        <w:spacing w:line="242" w:lineRule="auto"/>
        <w:ind w:left="115" w:right="98" w:firstLine="199"/>
        <w:jc w:val="both"/>
        <w:rPr>
          <w:rFonts w:ascii="Arial"/>
          <w:i/>
          <w:sz w:val="18"/>
        </w:rPr>
      </w:pPr>
      <w:r>
        <w:rPr>
          <w:rFonts w:ascii="PMingLiU"/>
          <w:w w:val="140"/>
          <w:sz w:val="18"/>
        </w:rPr>
        <w:t xml:space="preserve">Definition </w:t>
      </w:r>
      <w:r>
        <w:rPr>
          <w:rFonts w:ascii="PMingLiU"/>
          <w:w w:val="105"/>
          <w:sz w:val="18"/>
        </w:rPr>
        <w:t xml:space="preserve">2 </w:t>
      </w:r>
      <w:r>
        <w:rPr>
          <w:rFonts w:ascii="PMingLiU"/>
          <w:w w:val="140"/>
          <w:sz w:val="18"/>
        </w:rPr>
        <w:t xml:space="preserve">(Reference </w:t>
      </w:r>
      <w:r>
        <w:rPr>
          <w:rFonts w:ascii="PMingLiU"/>
          <w:spacing w:val="-4"/>
          <w:w w:val="140"/>
          <w:sz w:val="18"/>
        </w:rPr>
        <w:t xml:space="preserve">artifact). </w:t>
      </w:r>
      <w:r>
        <w:rPr>
          <w:rFonts w:ascii="Arial"/>
          <w:i/>
          <w:w w:val="105"/>
          <w:sz w:val="18"/>
        </w:rPr>
        <w:t xml:space="preserve">A </w:t>
      </w:r>
      <w:r>
        <w:rPr>
          <w:rFonts w:ascii="Arial"/>
          <w:i/>
          <w:spacing w:val="-4"/>
          <w:w w:val="105"/>
          <w:sz w:val="18"/>
        </w:rPr>
        <w:t xml:space="preserve">reference </w:t>
      </w:r>
      <w:proofErr w:type="spellStart"/>
      <w:r>
        <w:rPr>
          <w:rFonts w:ascii="Arial"/>
          <w:i/>
          <w:w w:val="105"/>
          <w:sz w:val="18"/>
        </w:rPr>
        <w:t>ar</w:t>
      </w:r>
      <w:proofErr w:type="spellEnd"/>
      <w:r>
        <w:rPr>
          <w:rFonts w:ascii="Arial"/>
          <w:i/>
          <w:w w:val="105"/>
          <w:sz w:val="18"/>
        </w:rPr>
        <w:t xml:space="preserve">- </w:t>
      </w:r>
      <w:proofErr w:type="spellStart"/>
      <w:r>
        <w:rPr>
          <w:rFonts w:ascii="Arial"/>
          <w:i/>
          <w:w w:val="105"/>
          <w:sz w:val="18"/>
        </w:rPr>
        <w:t>tifact</w:t>
      </w:r>
      <w:proofErr w:type="spellEnd"/>
      <w:r>
        <w:rPr>
          <w:rFonts w:ascii="Arial"/>
          <w:i/>
          <w:w w:val="105"/>
          <w:sz w:val="18"/>
        </w:rPr>
        <w:t xml:space="preserve"> is one which may </w:t>
      </w:r>
      <w:r>
        <w:rPr>
          <w:rFonts w:ascii="Arial"/>
          <w:i/>
          <w:spacing w:val="-5"/>
          <w:w w:val="105"/>
          <w:sz w:val="18"/>
        </w:rPr>
        <w:t xml:space="preserve">be </w:t>
      </w:r>
      <w:r>
        <w:rPr>
          <w:rFonts w:ascii="Arial"/>
          <w:i/>
          <w:spacing w:val="-3"/>
          <w:w w:val="105"/>
          <w:sz w:val="18"/>
        </w:rPr>
        <w:t xml:space="preserve">modified </w:t>
      </w:r>
      <w:r>
        <w:rPr>
          <w:rFonts w:ascii="Arial"/>
          <w:i/>
          <w:w w:val="105"/>
          <w:sz w:val="18"/>
        </w:rPr>
        <w:t xml:space="preserve">manually. All other </w:t>
      </w:r>
      <w:proofErr w:type="spellStart"/>
      <w:r>
        <w:rPr>
          <w:rFonts w:ascii="Arial"/>
          <w:i/>
          <w:w w:val="105"/>
          <w:sz w:val="18"/>
        </w:rPr>
        <w:t>ar</w:t>
      </w:r>
      <w:proofErr w:type="spellEnd"/>
      <w:r>
        <w:rPr>
          <w:rFonts w:ascii="Arial"/>
          <w:i/>
          <w:w w:val="105"/>
          <w:sz w:val="18"/>
        </w:rPr>
        <w:t xml:space="preserve">- </w:t>
      </w:r>
      <w:proofErr w:type="spellStart"/>
      <w:r>
        <w:rPr>
          <w:rFonts w:ascii="Arial"/>
          <w:i/>
          <w:w w:val="105"/>
          <w:sz w:val="18"/>
        </w:rPr>
        <w:t>tifacts</w:t>
      </w:r>
      <w:proofErr w:type="spellEnd"/>
      <w:r>
        <w:rPr>
          <w:rFonts w:ascii="Arial"/>
          <w:i/>
          <w:spacing w:val="-24"/>
          <w:w w:val="105"/>
          <w:sz w:val="18"/>
        </w:rPr>
        <w:t xml:space="preserve"> </w:t>
      </w:r>
      <w:r>
        <w:rPr>
          <w:rFonts w:ascii="Arial"/>
          <w:i/>
          <w:spacing w:val="-4"/>
          <w:w w:val="105"/>
          <w:sz w:val="18"/>
        </w:rPr>
        <w:t>are</w:t>
      </w:r>
      <w:r>
        <w:rPr>
          <w:rFonts w:ascii="Arial"/>
          <w:i/>
          <w:spacing w:val="-24"/>
          <w:w w:val="105"/>
          <w:sz w:val="18"/>
        </w:rPr>
        <w:t xml:space="preserve"> </w:t>
      </w:r>
      <w:r>
        <w:rPr>
          <w:rFonts w:ascii="Arial"/>
          <w:i/>
          <w:spacing w:val="-6"/>
          <w:w w:val="105"/>
          <w:sz w:val="18"/>
        </w:rPr>
        <w:t>produced</w:t>
      </w:r>
      <w:r>
        <w:rPr>
          <w:rFonts w:ascii="Arial"/>
          <w:i/>
          <w:spacing w:val="-24"/>
          <w:w w:val="105"/>
          <w:sz w:val="18"/>
        </w:rPr>
        <w:t xml:space="preserve"> </w:t>
      </w:r>
      <w:r>
        <w:rPr>
          <w:rFonts w:ascii="Arial"/>
          <w:i/>
          <w:spacing w:val="-3"/>
          <w:w w:val="105"/>
          <w:sz w:val="18"/>
        </w:rPr>
        <w:t>from</w:t>
      </w:r>
      <w:r>
        <w:rPr>
          <w:rFonts w:ascii="Arial"/>
          <w:i/>
          <w:spacing w:val="-24"/>
          <w:w w:val="105"/>
          <w:sz w:val="18"/>
        </w:rPr>
        <w:t xml:space="preserve"> </w:t>
      </w:r>
      <w:r>
        <w:rPr>
          <w:rFonts w:ascii="Arial"/>
          <w:i/>
          <w:w w:val="105"/>
          <w:sz w:val="18"/>
        </w:rPr>
        <w:t>the</w:t>
      </w:r>
      <w:r>
        <w:rPr>
          <w:rFonts w:ascii="Arial"/>
          <w:i/>
          <w:spacing w:val="-24"/>
          <w:w w:val="105"/>
          <w:sz w:val="18"/>
        </w:rPr>
        <w:t xml:space="preserve"> </w:t>
      </w:r>
      <w:r>
        <w:rPr>
          <w:rFonts w:ascii="Arial"/>
          <w:i/>
          <w:spacing w:val="-4"/>
          <w:w w:val="105"/>
          <w:sz w:val="18"/>
        </w:rPr>
        <w:t>reference</w:t>
      </w:r>
      <w:r>
        <w:rPr>
          <w:rFonts w:ascii="Arial"/>
          <w:i/>
          <w:spacing w:val="-24"/>
          <w:w w:val="105"/>
          <w:sz w:val="18"/>
        </w:rPr>
        <w:t xml:space="preserve"> </w:t>
      </w:r>
      <w:r>
        <w:rPr>
          <w:rFonts w:ascii="Arial"/>
          <w:i/>
          <w:w w:val="105"/>
          <w:sz w:val="18"/>
        </w:rPr>
        <w:t>artifact</w:t>
      </w:r>
      <w:r>
        <w:rPr>
          <w:rFonts w:ascii="Arial"/>
          <w:i/>
          <w:spacing w:val="-24"/>
          <w:w w:val="105"/>
          <w:sz w:val="18"/>
        </w:rPr>
        <w:t xml:space="preserve"> </w:t>
      </w:r>
      <w:r>
        <w:rPr>
          <w:rFonts w:ascii="Arial"/>
          <w:i/>
          <w:w w:val="105"/>
          <w:sz w:val="18"/>
        </w:rPr>
        <w:t>through</w:t>
      </w:r>
      <w:r>
        <w:rPr>
          <w:rFonts w:ascii="Arial"/>
          <w:i/>
          <w:spacing w:val="-24"/>
          <w:w w:val="105"/>
          <w:sz w:val="18"/>
        </w:rPr>
        <w:t xml:space="preserve"> </w:t>
      </w:r>
      <w:r>
        <w:rPr>
          <w:rFonts w:ascii="Arial"/>
          <w:i/>
          <w:w w:val="105"/>
          <w:sz w:val="18"/>
        </w:rPr>
        <w:t xml:space="preserve">some </w:t>
      </w:r>
      <w:r>
        <w:rPr>
          <w:rFonts w:ascii="Arial"/>
          <w:i/>
          <w:spacing w:val="-4"/>
          <w:w w:val="105"/>
          <w:sz w:val="18"/>
        </w:rPr>
        <w:t>process,</w:t>
      </w:r>
      <w:r>
        <w:rPr>
          <w:rFonts w:ascii="Arial"/>
          <w:i/>
          <w:spacing w:val="-16"/>
          <w:w w:val="105"/>
          <w:sz w:val="18"/>
        </w:rPr>
        <w:t xml:space="preserve"> </w:t>
      </w:r>
      <w:r>
        <w:rPr>
          <w:rFonts w:ascii="Arial"/>
          <w:i/>
          <w:w w:val="105"/>
          <w:sz w:val="18"/>
        </w:rPr>
        <w:t>and</w:t>
      </w:r>
      <w:r>
        <w:rPr>
          <w:rFonts w:ascii="Arial"/>
          <w:i/>
          <w:spacing w:val="-17"/>
          <w:w w:val="105"/>
          <w:sz w:val="18"/>
        </w:rPr>
        <w:t xml:space="preserve"> </w:t>
      </w:r>
      <w:r>
        <w:rPr>
          <w:rFonts w:ascii="Arial"/>
          <w:i/>
          <w:w w:val="105"/>
          <w:sz w:val="18"/>
        </w:rPr>
        <w:t>only</w:t>
      </w:r>
      <w:r>
        <w:rPr>
          <w:rFonts w:ascii="Arial"/>
          <w:i/>
          <w:spacing w:val="-17"/>
          <w:w w:val="105"/>
          <w:sz w:val="18"/>
        </w:rPr>
        <w:t xml:space="preserve"> </w:t>
      </w:r>
      <w:r>
        <w:rPr>
          <w:rFonts w:ascii="Arial"/>
          <w:i/>
          <w:w w:val="105"/>
          <w:sz w:val="18"/>
        </w:rPr>
        <w:t>through</w:t>
      </w:r>
      <w:r>
        <w:rPr>
          <w:rFonts w:ascii="Arial"/>
          <w:i/>
          <w:spacing w:val="-17"/>
          <w:w w:val="105"/>
          <w:sz w:val="18"/>
        </w:rPr>
        <w:t xml:space="preserve"> </w:t>
      </w:r>
      <w:r>
        <w:rPr>
          <w:rFonts w:ascii="Arial"/>
          <w:i/>
          <w:w w:val="105"/>
          <w:sz w:val="18"/>
        </w:rPr>
        <w:t>the</w:t>
      </w:r>
      <w:r>
        <w:rPr>
          <w:rFonts w:ascii="Arial"/>
          <w:i/>
          <w:spacing w:val="-17"/>
          <w:w w:val="105"/>
          <w:sz w:val="18"/>
        </w:rPr>
        <w:t xml:space="preserve"> </w:t>
      </w:r>
      <w:r>
        <w:rPr>
          <w:rFonts w:ascii="Arial"/>
          <w:i/>
          <w:spacing w:val="-4"/>
          <w:w w:val="105"/>
          <w:sz w:val="18"/>
        </w:rPr>
        <w:t>process.</w:t>
      </w:r>
      <w:r>
        <w:rPr>
          <w:rFonts w:ascii="Arial"/>
          <w:i/>
          <w:spacing w:val="-2"/>
          <w:w w:val="105"/>
          <w:sz w:val="18"/>
        </w:rPr>
        <w:t xml:space="preserve"> </w:t>
      </w:r>
      <w:r>
        <w:rPr>
          <w:rFonts w:ascii="Arial"/>
          <w:i/>
          <w:w w:val="105"/>
          <w:sz w:val="18"/>
        </w:rPr>
        <w:t>Manual</w:t>
      </w:r>
      <w:r>
        <w:rPr>
          <w:rFonts w:ascii="Arial"/>
          <w:i/>
          <w:spacing w:val="-17"/>
          <w:w w:val="105"/>
          <w:sz w:val="18"/>
        </w:rPr>
        <w:t xml:space="preserve"> </w:t>
      </w:r>
      <w:r>
        <w:rPr>
          <w:rFonts w:ascii="Arial"/>
          <w:i/>
          <w:spacing w:val="-3"/>
          <w:w w:val="105"/>
          <w:sz w:val="18"/>
        </w:rPr>
        <w:t xml:space="preserve">modification </w:t>
      </w:r>
      <w:r>
        <w:rPr>
          <w:rFonts w:ascii="Arial"/>
          <w:i/>
          <w:w w:val="105"/>
          <w:sz w:val="18"/>
        </w:rPr>
        <w:t>of</w:t>
      </w:r>
      <w:r>
        <w:rPr>
          <w:rFonts w:ascii="Arial"/>
          <w:i/>
          <w:spacing w:val="-9"/>
          <w:w w:val="105"/>
          <w:sz w:val="18"/>
        </w:rPr>
        <w:t xml:space="preserve"> </w:t>
      </w:r>
      <w:r>
        <w:rPr>
          <w:rFonts w:ascii="Arial"/>
          <w:i/>
          <w:w w:val="105"/>
          <w:sz w:val="18"/>
        </w:rPr>
        <w:t>artifacts</w:t>
      </w:r>
      <w:r>
        <w:rPr>
          <w:rFonts w:ascii="Arial"/>
          <w:i/>
          <w:spacing w:val="-9"/>
          <w:w w:val="105"/>
          <w:sz w:val="18"/>
        </w:rPr>
        <w:t xml:space="preserve"> </w:t>
      </w:r>
      <w:r>
        <w:rPr>
          <w:rFonts w:ascii="Arial"/>
          <w:i/>
          <w:w w:val="105"/>
          <w:sz w:val="18"/>
        </w:rPr>
        <w:t>other</w:t>
      </w:r>
      <w:r>
        <w:rPr>
          <w:rFonts w:ascii="Arial"/>
          <w:i/>
          <w:spacing w:val="-9"/>
          <w:w w:val="105"/>
          <w:sz w:val="18"/>
        </w:rPr>
        <w:t xml:space="preserve"> </w:t>
      </w:r>
      <w:r>
        <w:rPr>
          <w:rFonts w:ascii="Arial"/>
          <w:i/>
          <w:w w:val="105"/>
          <w:sz w:val="18"/>
        </w:rPr>
        <w:t>than</w:t>
      </w:r>
      <w:r>
        <w:rPr>
          <w:rFonts w:ascii="Arial"/>
          <w:i/>
          <w:spacing w:val="-9"/>
          <w:w w:val="105"/>
          <w:sz w:val="18"/>
        </w:rPr>
        <w:t xml:space="preserve"> </w:t>
      </w:r>
      <w:r>
        <w:rPr>
          <w:rFonts w:ascii="Arial"/>
          <w:i/>
          <w:w w:val="105"/>
          <w:sz w:val="18"/>
        </w:rPr>
        <w:t>the</w:t>
      </w:r>
      <w:r>
        <w:rPr>
          <w:rFonts w:ascii="Arial"/>
          <w:i/>
          <w:spacing w:val="-9"/>
          <w:w w:val="105"/>
          <w:sz w:val="18"/>
        </w:rPr>
        <w:t xml:space="preserve"> </w:t>
      </w:r>
      <w:r>
        <w:rPr>
          <w:rFonts w:ascii="Arial"/>
          <w:i/>
          <w:spacing w:val="-4"/>
          <w:w w:val="105"/>
          <w:sz w:val="18"/>
        </w:rPr>
        <w:t>reference</w:t>
      </w:r>
      <w:r>
        <w:rPr>
          <w:rFonts w:ascii="Arial"/>
          <w:i/>
          <w:spacing w:val="-9"/>
          <w:w w:val="105"/>
          <w:sz w:val="18"/>
        </w:rPr>
        <w:t xml:space="preserve"> </w:t>
      </w:r>
      <w:r>
        <w:rPr>
          <w:rFonts w:ascii="Arial"/>
          <w:i/>
          <w:w w:val="105"/>
          <w:sz w:val="18"/>
        </w:rPr>
        <w:t>artifact</w:t>
      </w:r>
      <w:r>
        <w:rPr>
          <w:rFonts w:ascii="Arial"/>
          <w:i/>
          <w:spacing w:val="-9"/>
          <w:w w:val="105"/>
          <w:sz w:val="18"/>
        </w:rPr>
        <w:t xml:space="preserve"> </w:t>
      </w:r>
      <w:r>
        <w:rPr>
          <w:rFonts w:ascii="Arial"/>
          <w:i/>
          <w:w w:val="105"/>
          <w:sz w:val="18"/>
        </w:rPr>
        <w:t>is</w:t>
      </w:r>
      <w:r>
        <w:rPr>
          <w:rFonts w:ascii="Arial"/>
          <w:i/>
          <w:spacing w:val="-9"/>
          <w:w w:val="105"/>
          <w:sz w:val="18"/>
        </w:rPr>
        <w:t xml:space="preserve"> </w:t>
      </w:r>
      <w:r>
        <w:rPr>
          <w:rFonts w:ascii="Arial"/>
          <w:i/>
          <w:w w:val="105"/>
          <w:sz w:val="18"/>
        </w:rPr>
        <w:t>forbidden.</w:t>
      </w:r>
    </w:p>
    <w:p w:rsidR="003D382C" w:rsidRDefault="003D382C">
      <w:pPr>
        <w:pStyle w:val="Corpsdetexte"/>
        <w:spacing w:before="7"/>
        <w:rPr>
          <w:rFonts w:ascii="Arial"/>
          <w:i/>
          <w:sz w:val="17"/>
        </w:rPr>
      </w:pPr>
    </w:p>
    <w:p w:rsidR="003D382C" w:rsidRDefault="00C35252">
      <w:pPr>
        <w:pStyle w:val="Corpsdetexte"/>
        <w:spacing w:line="242" w:lineRule="auto"/>
        <w:ind w:left="115" w:right="139" w:firstLine="179"/>
        <w:jc w:val="both"/>
      </w:pPr>
      <w:r>
        <w:rPr>
          <w:spacing w:val="-6"/>
          <w:w w:val="110"/>
        </w:rPr>
        <w:t xml:space="preserve">For </w:t>
      </w:r>
      <w:r>
        <w:rPr>
          <w:w w:val="110"/>
        </w:rPr>
        <w:t xml:space="preserve">our method, actors called model-driven developer and code-driven developer are considered. The main difference between these </w:t>
      </w:r>
      <w:r>
        <w:rPr>
          <w:spacing w:val="-4"/>
          <w:w w:val="110"/>
        </w:rPr>
        <w:t xml:space="preserve">two </w:t>
      </w:r>
      <w:r>
        <w:rPr>
          <w:w w:val="110"/>
        </w:rPr>
        <w:t xml:space="preserve">actors is what they consider as </w:t>
      </w:r>
      <w:proofErr w:type="gramStart"/>
      <w:r>
        <w:rPr>
          <w:w w:val="110"/>
        </w:rPr>
        <w:t>the refer</w:t>
      </w:r>
      <w:proofErr w:type="gramEnd"/>
      <w:r>
        <w:rPr>
          <w:w w:val="110"/>
        </w:rPr>
        <w:t xml:space="preserve">- </w:t>
      </w:r>
      <w:proofErr w:type="spellStart"/>
      <w:r>
        <w:rPr>
          <w:w w:val="110"/>
        </w:rPr>
        <w:t>ence</w:t>
      </w:r>
      <w:proofErr w:type="spellEnd"/>
      <w:r>
        <w:rPr>
          <w:w w:val="110"/>
        </w:rPr>
        <w:t xml:space="preserve"> artifact.</w:t>
      </w:r>
    </w:p>
    <w:p w:rsidR="003D382C" w:rsidRDefault="003D382C">
      <w:pPr>
        <w:pStyle w:val="Corpsdetexte"/>
        <w:spacing w:before="9"/>
        <w:rPr>
          <w:sz w:val="14"/>
        </w:rPr>
      </w:pPr>
    </w:p>
    <w:p w:rsidR="003D382C" w:rsidRDefault="00C35252">
      <w:pPr>
        <w:spacing w:line="242" w:lineRule="auto"/>
        <w:ind w:left="115" w:right="102" w:firstLine="199"/>
        <w:jc w:val="both"/>
        <w:rPr>
          <w:rFonts w:ascii="Arial"/>
          <w:i/>
          <w:sz w:val="18"/>
        </w:rPr>
      </w:pPr>
      <w:r>
        <w:rPr>
          <w:rFonts w:ascii="PMingLiU"/>
          <w:w w:val="125"/>
          <w:sz w:val="18"/>
        </w:rPr>
        <w:t xml:space="preserve">Definition </w:t>
      </w:r>
      <w:r>
        <w:rPr>
          <w:rFonts w:ascii="PMingLiU"/>
          <w:w w:val="110"/>
          <w:sz w:val="18"/>
        </w:rPr>
        <w:t xml:space="preserve">3 </w:t>
      </w:r>
      <w:r>
        <w:rPr>
          <w:rFonts w:ascii="PMingLiU"/>
          <w:w w:val="125"/>
          <w:sz w:val="18"/>
        </w:rPr>
        <w:t xml:space="preserve">(Model-driven developer). </w:t>
      </w:r>
      <w:r>
        <w:rPr>
          <w:rFonts w:ascii="Arial"/>
          <w:i/>
          <w:w w:val="110"/>
          <w:sz w:val="18"/>
        </w:rPr>
        <w:t xml:space="preserve">A </w:t>
      </w:r>
      <w:r>
        <w:rPr>
          <w:rFonts w:ascii="Arial"/>
          <w:i/>
          <w:spacing w:val="-3"/>
          <w:w w:val="110"/>
          <w:sz w:val="18"/>
        </w:rPr>
        <w:t xml:space="preserve">model- </w:t>
      </w:r>
      <w:r>
        <w:rPr>
          <w:rFonts w:ascii="Arial"/>
          <w:i/>
          <w:w w:val="110"/>
          <w:sz w:val="18"/>
        </w:rPr>
        <w:t>driven</w:t>
      </w:r>
      <w:r>
        <w:rPr>
          <w:rFonts w:ascii="Arial"/>
          <w:i/>
          <w:spacing w:val="-26"/>
          <w:w w:val="110"/>
          <w:sz w:val="18"/>
        </w:rPr>
        <w:t xml:space="preserve"> </w:t>
      </w:r>
      <w:r>
        <w:rPr>
          <w:rFonts w:ascii="Arial"/>
          <w:i/>
          <w:w w:val="110"/>
          <w:sz w:val="18"/>
        </w:rPr>
        <w:t>developer</w:t>
      </w:r>
      <w:r>
        <w:rPr>
          <w:rFonts w:ascii="Arial"/>
          <w:i/>
          <w:spacing w:val="-26"/>
          <w:w w:val="110"/>
          <w:sz w:val="18"/>
        </w:rPr>
        <w:t xml:space="preserve"> </w:t>
      </w:r>
      <w:r>
        <w:rPr>
          <w:rFonts w:ascii="Arial"/>
          <w:i/>
          <w:w w:val="110"/>
          <w:sz w:val="18"/>
        </w:rPr>
        <w:t>is</w:t>
      </w:r>
      <w:r>
        <w:rPr>
          <w:rFonts w:ascii="Arial"/>
          <w:i/>
          <w:spacing w:val="-26"/>
          <w:w w:val="110"/>
          <w:sz w:val="18"/>
        </w:rPr>
        <w:t xml:space="preserve"> </w:t>
      </w:r>
      <w:r>
        <w:rPr>
          <w:rFonts w:ascii="Arial"/>
          <w:i/>
          <w:w w:val="110"/>
          <w:sz w:val="18"/>
        </w:rPr>
        <w:t>a</w:t>
      </w:r>
      <w:r>
        <w:rPr>
          <w:rFonts w:ascii="Arial"/>
          <w:i/>
          <w:spacing w:val="-26"/>
          <w:w w:val="110"/>
          <w:sz w:val="18"/>
        </w:rPr>
        <w:t xml:space="preserve"> </w:t>
      </w:r>
      <w:r>
        <w:rPr>
          <w:rFonts w:ascii="Arial"/>
          <w:i/>
          <w:w w:val="110"/>
          <w:sz w:val="18"/>
        </w:rPr>
        <w:t>developer</w:t>
      </w:r>
      <w:r>
        <w:rPr>
          <w:rFonts w:ascii="Arial"/>
          <w:i/>
          <w:spacing w:val="-26"/>
          <w:w w:val="110"/>
          <w:sz w:val="18"/>
        </w:rPr>
        <w:t xml:space="preserve"> </w:t>
      </w:r>
      <w:r>
        <w:rPr>
          <w:rFonts w:ascii="Arial"/>
          <w:i/>
          <w:w w:val="110"/>
          <w:sz w:val="18"/>
        </w:rPr>
        <w:t>for</w:t>
      </w:r>
      <w:r>
        <w:rPr>
          <w:rFonts w:ascii="Arial"/>
          <w:i/>
          <w:spacing w:val="-26"/>
          <w:w w:val="110"/>
          <w:sz w:val="18"/>
        </w:rPr>
        <w:t xml:space="preserve"> </w:t>
      </w:r>
      <w:r>
        <w:rPr>
          <w:rFonts w:ascii="Arial"/>
          <w:i/>
          <w:w w:val="110"/>
          <w:sz w:val="18"/>
        </w:rPr>
        <w:t>whom</w:t>
      </w:r>
      <w:r>
        <w:rPr>
          <w:rFonts w:ascii="Arial"/>
          <w:i/>
          <w:spacing w:val="-26"/>
          <w:w w:val="110"/>
          <w:sz w:val="18"/>
        </w:rPr>
        <w:t xml:space="preserve"> </w:t>
      </w:r>
      <w:r>
        <w:rPr>
          <w:rFonts w:ascii="Arial"/>
          <w:i/>
          <w:w w:val="110"/>
          <w:sz w:val="18"/>
        </w:rPr>
        <w:t>the</w:t>
      </w:r>
      <w:r>
        <w:rPr>
          <w:rFonts w:ascii="Arial"/>
          <w:i/>
          <w:spacing w:val="-26"/>
          <w:w w:val="110"/>
          <w:sz w:val="18"/>
        </w:rPr>
        <w:t xml:space="preserve"> </w:t>
      </w:r>
      <w:r>
        <w:rPr>
          <w:rFonts w:ascii="Arial"/>
          <w:i/>
          <w:spacing w:val="-3"/>
          <w:w w:val="110"/>
          <w:sz w:val="18"/>
        </w:rPr>
        <w:t>model</w:t>
      </w:r>
      <w:r>
        <w:rPr>
          <w:rFonts w:ascii="Arial"/>
          <w:i/>
          <w:spacing w:val="-26"/>
          <w:w w:val="110"/>
          <w:sz w:val="18"/>
        </w:rPr>
        <w:t xml:space="preserve"> </w:t>
      </w:r>
      <w:r>
        <w:rPr>
          <w:rFonts w:ascii="Arial"/>
          <w:i/>
          <w:w w:val="110"/>
          <w:sz w:val="18"/>
        </w:rPr>
        <w:t>is</w:t>
      </w:r>
      <w:r>
        <w:rPr>
          <w:rFonts w:ascii="Arial"/>
          <w:i/>
          <w:spacing w:val="-26"/>
          <w:w w:val="110"/>
          <w:sz w:val="18"/>
        </w:rPr>
        <w:t xml:space="preserve"> </w:t>
      </w:r>
      <w:r>
        <w:rPr>
          <w:rFonts w:ascii="Arial"/>
          <w:i/>
          <w:w w:val="110"/>
          <w:sz w:val="18"/>
        </w:rPr>
        <w:t xml:space="preserve">the </w:t>
      </w:r>
      <w:r>
        <w:rPr>
          <w:rFonts w:ascii="Arial"/>
          <w:i/>
          <w:spacing w:val="-4"/>
          <w:sz w:val="18"/>
        </w:rPr>
        <w:t xml:space="preserve">reference </w:t>
      </w:r>
      <w:r>
        <w:rPr>
          <w:rFonts w:ascii="Arial"/>
          <w:i/>
          <w:sz w:val="18"/>
        </w:rPr>
        <w:t>artifact during</w:t>
      </w:r>
      <w:r>
        <w:rPr>
          <w:rFonts w:ascii="Arial"/>
          <w:i/>
          <w:spacing w:val="38"/>
          <w:sz w:val="18"/>
        </w:rPr>
        <w:t xml:space="preserve"> </w:t>
      </w:r>
      <w:r>
        <w:rPr>
          <w:rFonts w:ascii="Arial"/>
          <w:i/>
          <w:sz w:val="18"/>
        </w:rPr>
        <w:t>development.</w:t>
      </w:r>
    </w:p>
    <w:p w:rsidR="003D382C" w:rsidRDefault="003D382C">
      <w:pPr>
        <w:pStyle w:val="Corpsdetexte"/>
        <w:spacing w:before="7"/>
        <w:rPr>
          <w:rFonts w:ascii="Arial"/>
          <w:i/>
          <w:sz w:val="17"/>
        </w:rPr>
      </w:pPr>
    </w:p>
    <w:p w:rsidR="003D382C" w:rsidRDefault="00C35252">
      <w:pPr>
        <w:pStyle w:val="Corpsdetexte"/>
        <w:spacing w:line="242" w:lineRule="auto"/>
        <w:ind w:left="115" w:right="139" w:firstLine="179"/>
        <w:jc w:val="both"/>
      </w:pPr>
      <w:r>
        <w:rPr>
          <w:w w:val="115"/>
        </w:rPr>
        <w:t>Otherwise</w:t>
      </w:r>
      <w:r>
        <w:rPr>
          <w:spacing w:val="-8"/>
          <w:w w:val="115"/>
        </w:rPr>
        <w:t xml:space="preserve"> </w:t>
      </w:r>
      <w:r>
        <w:rPr>
          <w:w w:val="115"/>
        </w:rPr>
        <w:t>said,</w:t>
      </w:r>
      <w:r>
        <w:rPr>
          <w:spacing w:val="-5"/>
          <w:w w:val="115"/>
        </w:rPr>
        <w:t xml:space="preserve"> </w:t>
      </w:r>
      <w:r>
        <w:rPr>
          <w:w w:val="115"/>
        </w:rPr>
        <w:t>for</w:t>
      </w:r>
      <w:r>
        <w:rPr>
          <w:spacing w:val="-8"/>
          <w:w w:val="115"/>
        </w:rPr>
        <w:t xml:space="preserve"> </w:t>
      </w:r>
      <w:r>
        <w:rPr>
          <w:w w:val="115"/>
        </w:rPr>
        <w:t>the</w:t>
      </w:r>
      <w:r>
        <w:rPr>
          <w:spacing w:val="-8"/>
          <w:w w:val="115"/>
        </w:rPr>
        <w:t xml:space="preserve"> </w:t>
      </w:r>
      <w:r>
        <w:rPr>
          <w:w w:val="115"/>
        </w:rPr>
        <w:t>model-driven</w:t>
      </w:r>
      <w:r>
        <w:rPr>
          <w:spacing w:val="-8"/>
          <w:w w:val="115"/>
        </w:rPr>
        <w:t xml:space="preserve"> </w:t>
      </w:r>
      <w:r>
        <w:rPr>
          <w:w w:val="115"/>
        </w:rPr>
        <w:t>developer</w:t>
      </w:r>
      <w:r>
        <w:rPr>
          <w:spacing w:val="-8"/>
          <w:w w:val="115"/>
        </w:rPr>
        <w:t xml:space="preserve"> </w:t>
      </w:r>
      <w:r>
        <w:rPr>
          <w:w w:val="115"/>
        </w:rPr>
        <w:t>only</w:t>
      </w:r>
      <w:r>
        <w:rPr>
          <w:spacing w:val="-8"/>
          <w:w w:val="115"/>
        </w:rPr>
        <w:t xml:space="preserve"> </w:t>
      </w:r>
      <w:r>
        <w:rPr>
          <w:w w:val="115"/>
        </w:rPr>
        <w:t>the model</w:t>
      </w:r>
      <w:r>
        <w:rPr>
          <w:spacing w:val="-18"/>
          <w:w w:val="115"/>
        </w:rPr>
        <w:t xml:space="preserve"> </w:t>
      </w:r>
      <w:r>
        <w:rPr>
          <w:w w:val="115"/>
        </w:rPr>
        <w:t>should</w:t>
      </w:r>
      <w:r>
        <w:rPr>
          <w:spacing w:val="-18"/>
          <w:w w:val="115"/>
        </w:rPr>
        <w:t xml:space="preserve"> </w:t>
      </w:r>
      <w:r>
        <w:rPr>
          <w:spacing w:val="2"/>
          <w:w w:val="115"/>
        </w:rPr>
        <w:t>be</w:t>
      </w:r>
      <w:r>
        <w:rPr>
          <w:spacing w:val="-18"/>
          <w:w w:val="115"/>
        </w:rPr>
        <w:t xml:space="preserve"> </w:t>
      </w:r>
      <w:r>
        <w:rPr>
          <w:w w:val="115"/>
        </w:rPr>
        <w:t>modified</w:t>
      </w:r>
      <w:r>
        <w:rPr>
          <w:spacing w:val="-18"/>
          <w:w w:val="115"/>
        </w:rPr>
        <w:t xml:space="preserve"> </w:t>
      </w:r>
      <w:r>
        <w:rPr>
          <w:spacing w:val="-3"/>
          <w:w w:val="115"/>
        </w:rPr>
        <w:t>manually.</w:t>
      </w:r>
      <w:r>
        <w:rPr>
          <w:spacing w:val="-6"/>
          <w:w w:val="115"/>
        </w:rPr>
        <w:t xml:space="preserve"> </w:t>
      </w:r>
      <w:r>
        <w:rPr>
          <w:w w:val="115"/>
        </w:rPr>
        <w:t>The</w:t>
      </w:r>
      <w:r>
        <w:rPr>
          <w:spacing w:val="-18"/>
          <w:w w:val="115"/>
        </w:rPr>
        <w:t xml:space="preserve"> </w:t>
      </w:r>
      <w:r>
        <w:rPr>
          <w:w w:val="115"/>
        </w:rPr>
        <w:t>code</w:t>
      </w:r>
      <w:r>
        <w:rPr>
          <w:spacing w:val="-18"/>
          <w:w w:val="115"/>
        </w:rPr>
        <w:t xml:space="preserve"> </w:t>
      </w:r>
      <w:r>
        <w:rPr>
          <w:w w:val="115"/>
        </w:rPr>
        <w:t>must</w:t>
      </w:r>
      <w:r>
        <w:rPr>
          <w:spacing w:val="-18"/>
          <w:w w:val="115"/>
        </w:rPr>
        <w:t xml:space="preserve"> </w:t>
      </w:r>
      <w:r>
        <w:rPr>
          <w:spacing w:val="-2"/>
          <w:w w:val="115"/>
        </w:rPr>
        <w:t xml:space="preserve">always </w:t>
      </w:r>
      <w:r>
        <w:rPr>
          <w:spacing w:val="2"/>
          <w:w w:val="115"/>
        </w:rPr>
        <w:t>be</w:t>
      </w:r>
      <w:r>
        <w:rPr>
          <w:spacing w:val="-22"/>
          <w:w w:val="115"/>
        </w:rPr>
        <w:t xml:space="preserve"> </w:t>
      </w:r>
      <w:r>
        <w:rPr>
          <w:w w:val="115"/>
        </w:rPr>
        <w:t>produced</w:t>
      </w:r>
      <w:r>
        <w:rPr>
          <w:spacing w:val="-22"/>
          <w:w w:val="115"/>
        </w:rPr>
        <w:t xml:space="preserve"> </w:t>
      </w:r>
      <w:r>
        <w:rPr>
          <w:w w:val="115"/>
        </w:rPr>
        <w:t>from</w:t>
      </w:r>
      <w:r>
        <w:rPr>
          <w:spacing w:val="-22"/>
          <w:w w:val="115"/>
        </w:rPr>
        <w:t xml:space="preserve"> </w:t>
      </w:r>
      <w:r>
        <w:rPr>
          <w:w w:val="115"/>
        </w:rPr>
        <w:t>the</w:t>
      </w:r>
      <w:r>
        <w:rPr>
          <w:spacing w:val="-22"/>
          <w:w w:val="115"/>
        </w:rPr>
        <w:t xml:space="preserve"> </w:t>
      </w:r>
      <w:r>
        <w:rPr>
          <w:w w:val="115"/>
        </w:rPr>
        <w:t>model,</w:t>
      </w:r>
      <w:r>
        <w:rPr>
          <w:spacing w:val="-21"/>
          <w:w w:val="115"/>
        </w:rPr>
        <w:t xml:space="preserve"> </w:t>
      </w:r>
      <w:r>
        <w:rPr>
          <w:w w:val="115"/>
        </w:rPr>
        <w:t>usually</w:t>
      </w:r>
      <w:r>
        <w:rPr>
          <w:spacing w:val="-22"/>
          <w:w w:val="115"/>
        </w:rPr>
        <w:t xml:space="preserve"> </w:t>
      </w:r>
      <w:r>
        <w:rPr>
          <w:w w:val="115"/>
        </w:rPr>
        <w:t>automatically</w:t>
      </w:r>
      <w:r>
        <w:rPr>
          <w:spacing w:val="-22"/>
          <w:w w:val="115"/>
        </w:rPr>
        <w:t xml:space="preserve"> </w:t>
      </w:r>
      <w:r>
        <w:rPr>
          <w:w w:val="115"/>
        </w:rPr>
        <w:t>through some process that guarantees that the code is conform to the</w:t>
      </w:r>
      <w:r>
        <w:rPr>
          <w:spacing w:val="-9"/>
          <w:w w:val="115"/>
        </w:rPr>
        <w:t xml:space="preserve"> </w:t>
      </w:r>
      <w:r>
        <w:rPr>
          <w:w w:val="115"/>
        </w:rPr>
        <w:t>model.</w:t>
      </w:r>
      <w:r>
        <w:rPr>
          <w:spacing w:val="10"/>
          <w:w w:val="115"/>
        </w:rPr>
        <w:t xml:space="preserve"> </w:t>
      </w:r>
      <w:r>
        <w:rPr>
          <w:w w:val="115"/>
        </w:rPr>
        <w:t>The</w:t>
      </w:r>
      <w:r>
        <w:rPr>
          <w:spacing w:val="-9"/>
          <w:w w:val="115"/>
        </w:rPr>
        <w:t xml:space="preserve"> </w:t>
      </w:r>
      <w:r>
        <w:rPr>
          <w:w w:val="115"/>
        </w:rPr>
        <w:t>software</w:t>
      </w:r>
      <w:r>
        <w:rPr>
          <w:spacing w:val="-9"/>
          <w:w w:val="115"/>
        </w:rPr>
        <w:t xml:space="preserve"> </w:t>
      </w:r>
      <w:r>
        <w:rPr>
          <w:w w:val="115"/>
        </w:rPr>
        <w:t>architect</w:t>
      </w:r>
      <w:r>
        <w:rPr>
          <w:spacing w:val="-9"/>
          <w:w w:val="115"/>
        </w:rPr>
        <w:t xml:space="preserve"> </w:t>
      </w:r>
      <w:r>
        <w:rPr>
          <w:w w:val="115"/>
        </w:rPr>
        <w:t>is</w:t>
      </w:r>
      <w:r>
        <w:rPr>
          <w:spacing w:val="-9"/>
          <w:w w:val="115"/>
        </w:rPr>
        <w:t xml:space="preserve"> </w:t>
      </w:r>
      <w:r>
        <w:rPr>
          <w:w w:val="115"/>
        </w:rPr>
        <w:t>a</w:t>
      </w:r>
      <w:r>
        <w:rPr>
          <w:spacing w:val="-9"/>
          <w:w w:val="115"/>
        </w:rPr>
        <w:t xml:space="preserve"> </w:t>
      </w:r>
      <w:r>
        <w:rPr>
          <w:w w:val="115"/>
        </w:rPr>
        <w:t>specialization</w:t>
      </w:r>
      <w:r>
        <w:rPr>
          <w:spacing w:val="-9"/>
          <w:w w:val="115"/>
        </w:rPr>
        <w:t xml:space="preserve"> </w:t>
      </w:r>
      <w:r>
        <w:rPr>
          <w:w w:val="115"/>
        </w:rPr>
        <w:t>of</w:t>
      </w:r>
      <w:r>
        <w:rPr>
          <w:spacing w:val="-9"/>
          <w:w w:val="115"/>
        </w:rPr>
        <w:t xml:space="preserve"> </w:t>
      </w:r>
      <w:r>
        <w:rPr>
          <w:w w:val="115"/>
        </w:rPr>
        <w:t>the model-driven</w:t>
      </w:r>
      <w:r>
        <w:rPr>
          <w:spacing w:val="-28"/>
          <w:w w:val="115"/>
        </w:rPr>
        <w:t xml:space="preserve"> </w:t>
      </w:r>
      <w:r>
        <w:rPr>
          <w:w w:val="115"/>
        </w:rPr>
        <w:t>developer</w:t>
      </w:r>
      <w:r>
        <w:rPr>
          <w:spacing w:val="-28"/>
          <w:w w:val="115"/>
        </w:rPr>
        <w:t xml:space="preserve"> </w:t>
      </w:r>
      <w:r>
        <w:rPr>
          <w:w w:val="115"/>
        </w:rPr>
        <w:t>as</w:t>
      </w:r>
      <w:r>
        <w:rPr>
          <w:spacing w:val="-28"/>
          <w:w w:val="115"/>
        </w:rPr>
        <w:t xml:space="preserve"> </w:t>
      </w:r>
      <w:r>
        <w:rPr>
          <w:w w:val="115"/>
        </w:rPr>
        <w:t>the</w:t>
      </w:r>
      <w:r>
        <w:rPr>
          <w:spacing w:val="-28"/>
          <w:w w:val="115"/>
        </w:rPr>
        <w:t xml:space="preserve"> </w:t>
      </w:r>
      <w:r>
        <w:rPr>
          <w:w w:val="115"/>
        </w:rPr>
        <w:t>architect</w:t>
      </w:r>
      <w:r>
        <w:rPr>
          <w:spacing w:val="-28"/>
          <w:w w:val="115"/>
        </w:rPr>
        <w:t xml:space="preserve"> </w:t>
      </w:r>
      <w:r>
        <w:rPr>
          <w:w w:val="115"/>
        </w:rPr>
        <w:t>makes</w:t>
      </w:r>
      <w:r>
        <w:rPr>
          <w:spacing w:val="-28"/>
          <w:w w:val="115"/>
        </w:rPr>
        <w:t xml:space="preserve"> </w:t>
      </w:r>
      <w:r>
        <w:rPr>
          <w:w w:val="115"/>
        </w:rPr>
        <w:t>architectural modifications to the model and he/she considers that the reference</w:t>
      </w:r>
      <w:r>
        <w:rPr>
          <w:spacing w:val="-15"/>
          <w:w w:val="115"/>
        </w:rPr>
        <w:t xml:space="preserve"> </w:t>
      </w:r>
      <w:r>
        <w:rPr>
          <w:w w:val="115"/>
        </w:rPr>
        <w:t>for</w:t>
      </w:r>
      <w:r>
        <w:rPr>
          <w:spacing w:val="-15"/>
          <w:w w:val="115"/>
        </w:rPr>
        <w:t xml:space="preserve"> </w:t>
      </w:r>
      <w:r>
        <w:rPr>
          <w:w w:val="115"/>
        </w:rPr>
        <w:t>the</w:t>
      </w:r>
      <w:r>
        <w:rPr>
          <w:spacing w:val="-15"/>
          <w:w w:val="115"/>
        </w:rPr>
        <w:t xml:space="preserve"> </w:t>
      </w:r>
      <w:r>
        <w:rPr>
          <w:w w:val="115"/>
        </w:rPr>
        <w:t>architecture</w:t>
      </w:r>
      <w:r>
        <w:rPr>
          <w:spacing w:val="-15"/>
          <w:w w:val="115"/>
        </w:rPr>
        <w:t xml:space="preserve"> </w:t>
      </w:r>
      <w:r>
        <w:rPr>
          <w:w w:val="115"/>
        </w:rPr>
        <w:t>should</w:t>
      </w:r>
      <w:r>
        <w:rPr>
          <w:spacing w:val="-15"/>
          <w:w w:val="115"/>
        </w:rPr>
        <w:t xml:space="preserve"> </w:t>
      </w:r>
      <w:r>
        <w:rPr>
          <w:spacing w:val="2"/>
          <w:w w:val="115"/>
        </w:rPr>
        <w:t>be</w:t>
      </w:r>
      <w:r>
        <w:rPr>
          <w:spacing w:val="-15"/>
          <w:w w:val="115"/>
        </w:rPr>
        <w:t xml:space="preserve"> </w:t>
      </w:r>
      <w:r>
        <w:rPr>
          <w:w w:val="115"/>
        </w:rPr>
        <w:t>the</w:t>
      </w:r>
      <w:r>
        <w:rPr>
          <w:spacing w:val="-15"/>
          <w:w w:val="115"/>
        </w:rPr>
        <w:t xml:space="preserve"> </w:t>
      </w:r>
      <w:r>
        <w:rPr>
          <w:w w:val="115"/>
        </w:rPr>
        <w:t>model.</w:t>
      </w:r>
    </w:p>
    <w:p w:rsidR="003D382C" w:rsidRDefault="003D382C">
      <w:pPr>
        <w:spacing w:line="242" w:lineRule="auto"/>
        <w:jc w:val="both"/>
        <w:sectPr w:rsidR="003D382C">
          <w:pgSz w:w="12240" w:h="15840"/>
          <w:pgMar w:top="1060" w:right="980" w:bottom="280" w:left="960" w:header="720" w:footer="720" w:gutter="0"/>
          <w:cols w:num="2" w:space="720" w:equalWidth="0">
            <w:col w:w="4899" w:space="361"/>
            <w:col w:w="5040"/>
          </w:cols>
        </w:sectPr>
      </w:pPr>
    </w:p>
    <w:p w:rsidR="003D382C" w:rsidRDefault="003D382C">
      <w:pPr>
        <w:pStyle w:val="Corpsdetexte"/>
        <w:rPr>
          <w:sz w:val="10"/>
        </w:rPr>
      </w:pPr>
    </w:p>
    <w:p w:rsidR="003D382C" w:rsidRDefault="003D382C">
      <w:pPr>
        <w:pStyle w:val="Corpsdetexte"/>
        <w:rPr>
          <w:sz w:val="10"/>
        </w:rPr>
      </w:pPr>
    </w:p>
    <w:p w:rsidR="003D382C" w:rsidRDefault="003D382C">
      <w:pPr>
        <w:pStyle w:val="Corpsdetexte"/>
        <w:rPr>
          <w:sz w:val="10"/>
        </w:rPr>
      </w:pPr>
    </w:p>
    <w:p w:rsidR="003D382C" w:rsidRDefault="003D382C">
      <w:pPr>
        <w:pStyle w:val="Corpsdetexte"/>
        <w:rPr>
          <w:sz w:val="10"/>
        </w:rPr>
      </w:pPr>
    </w:p>
    <w:p w:rsidR="003D382C" w:rsidRDefault="003D382C">
      <w:pPr>
        <w:pStyle w:val="Corpsdetexte"/>
        <w:rPr>
          <w:sz w:val="10"/>
        </w:rPr>
      </w:pPr>
    </w:p>
    <w:p w:rsidR="003D382C" w:rsidRDefault="003D382C">
      <w:pPr>
        <w:pStyle w:val="Corpsdetexte"/>
        <w:rPr>
          <w:sz w:val="10"/>
        </w:rPr>
      </w:pPr>
    </w:p>
    <w:p w:rsidR="003D382C" w:rsidRDefault="003D382C">
      <w:pPr>
        <w:pStyle w:val="Corpsdetexte"/>
        <w:rPr>
          <w:sz w:val="10"/>
        </w:rPr>
      </w:pPr>
    </w:p>
    <w:p w:rsidR="003D382C" w:rsidRDefault="003D382C">
      <w:pPr>
        <w:pStyle w:val="Corpsdetexte"/>
        <w:rPr>
          <w:sz w:val="10"/>
        </w:rPr>
      </w:pPr>
    </w:p>
    <w:p w:rsidR="003D382C" w:rsidRDefault="003D382C">
      <w:pPr>
        <w:pStyle w:val="Corpsdetexte"/>
        <w:rPr>
          <w:sz w:val="10"/>
        </w:rPr>
      </w:pPr>
    </w:p>
    <w:p w:rsidR="003D382C" w:rsidRDefault="003D382C">
      <w:pPr>
        <w:pStyle w:val="Corpsdetexte"/>
        <w:rPr>
          <w:sz w:val="10"/>
        </w:rPr>
      </w:pPr>
    </w:p>
    <w:p w:rsidR="003D382C" w:rsidRDefault="003D382C">
      <w:pPr>
        <w:pStyle w:val="Corpsdetexte"/>
        <w:rPr>
          <w:sz w:val="10"/>
        </w:rPr>
      </w:pPr>
    </w:p>
    <w:p w:rsidR="003D382C" w:rsidRDefault="003D382C">
      <w:pPr>
        <w:pStyle w:val="Corpsdetexte"/>
        <w:rPr>
          <w:sz w:val="10"/>
        </w:rPr>
      </w:pPr>
    </w:p>
    <w:p w:rsidR="003D382C" w:rsidRDefault="003D382C">
      <w:pPr>
        <w:pStyle w:val="Corpsdetexte"/>
        <w:rPr>
          <w:sz w:val="10"/>
        </w:rPr>
      </w:pPr>
    </w:p>
    <w:p w:rsidR="003D382C" w:rsidRDefault="003D382C">
      <w:pPr>
        <w:pStyle w:val="Corpsdetexte"/>
        <w:rPr>
          <w:sz w:val="10"/>
        </w:rPr>
      </w:pPr>
    </w:p>
    <w:p w:rsidR="003D382C" w:rsidRDefault="003D382C">
      <w:pPr>
        <w:pStyle w:val="Corpsdetexte"/>
        <w:rPr>
          <w:sz w:val="10"/>
        </w:rPr>
      </w:pPr>
    </w:p>
    <w:p w:rsidR="003D382C" w:rsidRDefault="003D382C">
      <w:pPr>
        <w:pStyle w:val="Corpsdetexte"/>
        <w:rPr>
          <w:sz w:val="10"/>
        </w:rPr>
      </w:pPr>
    </w:p>
    <w:p w:rsidR="003D382C" w:rsidRDefault="003D382C">
      <w:pPr>
        <w:pStyle w:val="Corpsdetexte"/>
        <w:rPr>
          <w:sz w:val="10"/>
        </w:rPr>
      </w:pPr>
    </w:p>
    <w:p w:rsidR="003D382C" w:rsidRDefault="003D382C">
      <w:pPr>
        <w:pStyle w:val="Corpsdetexte"/>
        <w:rPr>
          <w:sz w:val="10"/>
        </w:rPr>
      </w:pPr>
    </w:p>
    <w:p w:rsidR="003D382C" w:rsidRDefault="003D382C">
      <w:pPr>
        <w:pStyle w:val="Corpsdetexte"/>
        <w:rPr>
          <w:sz w:val="10"/>
        </w:rPr>
      </w:pPr>
    </w:p>
    <w:p w:rsidR="003D382C" w:rsidRDefault="003D382C">
      <w:pPr>
        <w:pStyle w:val="Corpsdetexte"/>
        <w:rPr>
          <w:sz w:val="10"/>
        </w:rPr>
      </w:pPr>
    </w:p>
    <w:p w:rsidR="003D382C" w:rsidRDefault="003D382C">
      <w:pPr>
        <w:pStyle w:val="Corpsdetexte"/>
        <w:rPr>
          <w:sz w:val="10"/>
        </w:rPr>
      </w:pPr>
    </w:p>
    <w:p w:rsidR="003D382C" w:rsidRDefault="003D382C">
      <w:pPr>
        <w:pStyle w:val="Corpsdetexte"/>
        <w:rPr>
          <w:sz w:val="10"/>
        </w:rPr>
      </w:pPr>
    </w:p>
    <w:p w:rsidR="003D382C" w:rsidRDefault="003D382C">
      <w:pPr>
        <w:pStyle w:val="Corpsdetexte"/>
        <w:rPr>
          <w:sz w:val="10"/>
        </w:rPr>
      </w:pPr>
    </w:p>
    <w:p w:rsidR="003D382C" w:rsidRDefault="003D382C">
      <w:pPr>
        <w:pStyle w:val="Corpsdetexte"/>
        <w:rPr>
          <w:sz w:val="10"/>
        </w:rPr>
      </w:pPr>
    </w:p>
    <w:p w:rsidR="003D382C" w:rsidRDefault="003D382C">
      <w:pPr>
        <w:pStyle w:val="Corpsdetexte"/>
        <w:rPr>
          <w:sz w:val="10"/>
        </w:rPr>
      </w:pPr>
    </w:p>
    <w:p w:rsidR="003D382C" w:rsidRDefault="003D382C">
      <w:pPr>
        <w:pStyle w:val="Corpsdetexte"/>
        <w:rPr>
          <w:sz w:val="10"/>
        </w:rPr>
      </w:pPr>
    </w:p>
    <w:p w:rsidR="003D382C" w:rsidRDefault="003D382C">
      <w:pPr>
        <w:pStyle w:val="Corpsdetexte"/>
        <w:rPr>
          <w:sz w:val="10"/>
        </w:rPr>
      </w:pPr>
    </w:p>
    <w:p w:rsidR="003D382C" w:rsidRDefault="003D382C">
      <w:pPr>
        <w:pStyle w:val="Corpsdetexte"/>
        <w:rPr>
          <w:sz w:val="10"/>
        </w:rPr>
      </w:pPr>
    </w:p>
    <w:p w:rsidR="003D382C" w:rsidRDefault="003D382C">
      <w:pPr>
        <w:pStyle w:val="Corpsdetexte"/>
        <w:rPr>
          <w:sz w:val="10"/>
        </w:rPr>
      </w:pPr>
    </w:p>
    <w:p w:rsidR="003D382C" w:rsidRDefault="003D382C">
      <w:pPr>
        <w:pStyle w:val="Corpsdetexte"/>
        <w:rPr>
          <w:sz w:val="10"/>
        </w:rPr>
      </w:pPr>
    </w:p>
    <w:p w:rsidR="003D382C" w:rsidRDefault="003D382C">
      <w:pPr>
        <w:pStyle w:val="Corpsdetexte"/>
        <w:rPr>
          <w:sz w:val="10"/>
        </w:rPr>
      </w:pPr>
    </w:p>
    <w:p w:rsidR="003D382C" w:rsidRDefault="003D382C">
      <w:pPr>
        <w:pStyle w:val="Corpsdetexte"/>
        <w:rPr>
          <w:sz w:val="10"/>
        </w:rPr>
      </w:pPr>
    </w:p>
    <w:p w:rsidR="003D382C" w:rsidRDefault="003D382C">
      <w:pPr>
        <w:pStyle w:val="Corpsdetexte"/>
        <w:rPr>
          <w:sz w:val="10"/>
        </w:rPr>
      </w:pPr>
    </w:p>
    <w:p w:rsidR="003D382C" w:rsidRDefault="003D382C">
      <w:pPr>
        <w:pStyle w:val="Corpsdetexte"/>
        <w:rPr>
          <w:sz w:val="10"/>
        </w:rPr>
      </w:pPr>
    </w:p>
    <w:p w:rsidR="003D382C" w:rsidRDefault="0020624D">
      <w:pPr>
        <w:spacing w:before="64"/>
        <w:ind w:left="125"/>
        <w:rPr>
          <w:rFonts w:ascii="Arial"/>
          <w:sz w:val="10"/>
        </w:rPr>
      </w:pPr>
      <w:r>
        <w:rPr>
          <w:noProof/>
          <w:lang w:val="fr-FR" w:eastAsia="fr-FR"/>
        </w:rPr>
        <mc:AlternateContent>
          <mc:Choice Requires="wpg">
            <w:drawing>
              <wp:anchor distT="0" distB="0" distL="114300" distR="114300" simplePos="0" relativeHeight="503275376" behindDoc="1" locked="0" layoutInCell="1" allowOverlap="1" wp14:anchorId="45AFF9B2" wp14:editId="450D468D">
                <wp:simplePos x="0" y="0"/>
                <wp:positionH relativeFrom="page">
                  <wp:posOffset>1022350</wp:posOffset>
                </wp:positionH>
                <wp:positionV relativeFrom="paragraph">
                  <wp:posOffset>-57150</wp:posOffset>
                </wp:positionV>
                <wp:extent cx="2686685" cy="374650"/>
                <wp:effectExtent l="3175" t="12700" r="15240" b="3175"/>
                <wp:wrapNone/>
                <wp:docPr id="292" name="Group 2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686685" cy="374650"/>
                          <a:chOff x="1610" y="-90"/>
                          <a:chExt cx="4231" cy="590"/>
                        </a:xfrm>
                      </wpg:grpSpPr>
                      <wps:wsp>
                        <wps:cNvPr id="293" name="Freeform 293"/>
                        <wps:cNvSpPr>
                          <a:spLocks/>
                        </wps:cNvSpPr>
                        <wps:spPr bwMode="auto">
                          <a:xfrm>
                            <a:off x="3728" y="-88"/>
                            <a:ext cx="1029" cy="405"/>
                          </a:xfrm>
                          <a:custGeom>
                            <a:avLst/>
                            <a:gdLst>
                              <a:gd name="T0" fmla="+- 0 4243 3728"/>
                              <a:gd name="T1" fmla="*/ T0 w 1029"/>
                              <a:gd name="T2" fmla="+- 0 -88 -88"/>
                              <a:gd name="T3" fmla="*/ -88 h 405"/>
                              <a:gd name="T4" fmla="+- 0 4139 3728"/>
                              <a:gd name="T5" fmla="*/ T4 w 1029"/>
                              <a:gd name="T6" fmla="+- 0 -84 -88"/>
                              <a:gd name="T7" fmla="*/ -84 h 405"/>
                              <a:gd name="T8" fmla="+- 0 4043 3728"/>
                              <a:gd name="T9" fmla="*/ T8 w 1029"/>
                              <a:gd name="T10" fmla="+- 0 -72 -88"/>
                              <a:gd name="T11" fmla="*/ -72 h 405"/>
                              <a:gd name="T12" fmla="+- 0 3955 3728"/>
                              <a:gd name="T13" fmla="*/ T12 w 1029"/>
                              <a:gd name="T14" fmla="+- 0 -53 -88"/>
                              <a:gd name="T15" fmla="*/ -53 h 405"/>
                              <a:gd name="T16" fmla="+- 0 3879 3728"/>
                              <a:gd name="T17" fmla="*/ T16 w 1029"/>
                              <a:gd name="T18" fmla="+- 0 -29 -88"/>
                              <a:gd name="T19" fmla="*/ -29 h 405"/>
                              <a:gd name="T20" fmla="+- 0 3816 3728"/>
                              <a:gd name="T21" fmla="*/ T20 w 1029"/>
                              <a:gd name="T22" fmla="+- 0 1 -88"/>
                              <a:gd name="T23" fmla="*/ 1 h 405"/>
                              <a:gd name="T24" fmla="+- 0 3752 3728"/>
                              <a:gd name="T25" fmla="*/ T24 w 1029"/>
                              <a:gd name="T26" fmla="+- 0 54 -88"/>
                              <a:gd name="T27" fmla="*/ 54 h 405"/>
                              <a:gd name="T28" fmla="+- 0 3728 3728"/>
                              <a:gd name="T29" fmla="*/ T28 w 1029"/>
                              <a:gd name="T30" fmla="+- 0 114 -88"/>
                              <a:gd name="T31" fmla="*/ 114 h 405"/>
                              <a:gd name="T32" fmla="+- 0 3731 3728"/>
                              <a:gd name="T33" fmla="*/ T32 w 1029"/>
                              <a:gd name="T34" fmla="+- 0 135 -88"/>
                              <a:gd name="T35" fmla="*/ 135 h 405"/>
                              <a:gd name="T36" fmla="+- 0 3769 3728"/>
                              <a:gd name="T37" fmla="*/ T36 w 1029"/>
                              <a:gd name="T38" fmla="+- 0 193 -88"/>
                              <a:gd name="T39" fmla="*/ 193 h 405"/>
                              <a:gd name="T40" fmla="+- 0 3846 3728"/>
                              <a:gd name="T41" fmla="*/ T40 w 1029"/>
                              <a:gd name="T42" fmla="+- 0 243 -88"/>
                              <a:gd name="T43" fmla="*/ 243 h 405"/>
                              <a:gd name="T44" fmla="+- 0 3916 3728"/>
                              <a:gd name="T45" fmla="*/ T44 w 1029"/>
                              <a:gd name="T46" fmla="+- 0 271 -88"/>
                              <a:gd name="T47" fmla="*/ 271 h 405"/>
                              <a:gd name="T48" fmla="+- 0 3998 3728"/>
                              <a:gd name="T49" fmla="*/ T48 w 1029"/>
                              <a:gd name="T50" fmla="+- 0 292 -88"/>
                              <a:gd name="T51" fmla="*/ 292 h 405"/>
                              <a:gd name="T52" fmla="+- 0 4090 3728"/>
                              <a:gd name="T53" fmla="*/ T52 w 1029"/>
                              <a:gd name="T54" fmla="+- 0 308 -88"/>
                              <a:gd name="T55" fmla="*/ 308 h 405"/>
                              <a:gd name="T56" fmla="+- 0 4190 3728"/>
                              <a:gd name="T57" fmla="*/ T56 w 1029"/>
                              <a:gd name="T58" fmla="+- 0 316 -88"/>
                              <a:gd name="T59" fmla="*/ 316 h 405"/>
                              <a:gd name="T60" fmla="+- 0 4243 3728"/>
                              <a:gd name="T61" fmla="*/ T60 w 1029"/>
                              <a:gd name="T62" fmla="+- 0 317 -88"/>
                              <a:gd name="T63" fmla="*/ 317 h 405"/>
                              <a:gd name="T64" fmla="+- 0 4295 3728"/>
                              <a:gd name="T65" fmla="*/ T64 w 1029"/>
                              <a:gd name="T66" fmla="+- 0 316 -88"/>
                              <a:gd name="T67" fmla="*/ 316 h 405"/>
                              <a:gd name="T68" fmla="+- 0 4396 3728"/>
                              <a:gd name="T69" fmla="*/ T68 w 1029"/>
                              <a:gd name="T70" fmla="+- 0 308 -88"/>
                              <a:gd name="T71" fmla="*/ 308 h 405"/>
                              <a:gd name="T72" fmla="+- 0 4488 3728"/>
                              <a:gd name="T73" fmla="*/ T72 w 1029"/>
                              <a:gd name="T74" fmla="+- 0 292 -88"/>
                              <a:gd name="T75" fmla="*/ 292 h 405"/>
                              <a:gd name="T76" fmla="+- 0 4570 3728"/>
                              <a:gd name="T77" fmla="*/ T76 w 1029"/>
                              <a:gd name="T78" fmla="+- 0 271 -88"/>
                              <a:gd name="T79" fmla="*/ 271 h 405"/>
                              <a:gd name="T80" fmla="+- 0 4640 3728"/>
                              <a:gd name="T81" fmla="*/ T80 w 1029"/>
                              <a:gd name="T82" fmla="+- 0 243 -88"/>
                              <a:gd name="T83" fmla="*/ 243 h 405"/>
                              <a:gd name="T84" fmla="+- 0 4695 3728"/>
                              <a:gd name="T85" fmla="*/ T84 w 1029"/>
                              <a:gd name="T86" fmla="+- 0 211 -88"/>
                              <a:gd name="T87" fmla="*/ 211 h 405"/>
                              <a:gd name="T88" fmla="+- 0 4747 3728"/>
                              <a:gd name="T89" fmla="*/ T88 w 1029"/>
                              <a:gd name="T90" fmla="+- 0 155 -88"/>
                              <a:gd name="T91" fmla="*/ 155 h 405"/>
                              <a:gd name="T92" fmla="+- 0 4757 3728"/>
                              <a:gd name="T93" fmla="*/ T92 w 1029"/>
                              <a:gd name="T94" fmla="+- 0 114 -88"/>
                              <a:gd name="T95" fmla="*/ 114 h 405"/>
                              <a:gd name="T96" fmla="+- 0 4754 3728"/>
                              <a:gd name="T97" fmla="*/ T96 w 1029"/>
                              <a:gd name="T98" fmla="+- 0 94 -88"/>
                              <a:gd name="T99" fmla="*/ 94 h 405"/>
                              <a:gd name="T100" fmla="+- 0 4717 3728"/>
                              <a:gd name="T101" fmla="*/ T100 w 1029"/>
                              <a:gd name="T102" fmla="+- 0 36 -88"/>
                              <a:gd name="T103" fmla="*/ 36 h 405"/>
                              <a:gd name="T104" fmla="+- 0 4640 3728"/>
                              <a:gd name="T105" fmla="*/ T104 w 1029"/>
                              <a:gd name="T106" fmla="+- 0 -14 -88"/>
                              <a:gd name="T107" fmla="*/ -14 h 405"/>
                              <a:gd name="T108" fmla="+- 0 4570 3728"/>
                              <a:gd name="T109" fmla="*/ T108 w 1029"/>
                              <a:gd name="T110" fmla="+- 0 -42 -88"/>
                              <a:gd name="T111" fmla="*/ -42 h 405"/>
                              <a:gd name="T112" fmla="+- 0 4488 3728"/>
                              <a:gd name="T113" fmla="*/ T112 w 1029"/>
                              <a:gd name="T114" fmla="+- 0 -64 -88"/>
                              <a:gd name="T115" fmla="*/ -64 h 405"/>
                              <a:gd name="T116" fmla="+- 0 4396 3728"/>
                              <a:gd name="T117" fmla="*/ T116 w 1029"/>
                              <a:gd name="T118" fmla="+- 0 -79 -88"/>
                              <a:gd name="T119" fmla="*/ -79 h 405"/>
                              <a:gd name="T120" fmla="+- 0 4295 3728"/>
                              <a:gd name="T121" fmla="*/ T120 w 1029"/>
                              <a:gd name="T122" fmla="+- 0 -87 -88"/>
                              <a:gd name="T123" fmla="*/ -87 h 405"/>
                              <a:gd name="T124" fmla="+- 0 4243 3728"/>
                              <a:gd name="T125" fmla="*/ T124 w 1029"/>
                              <a:gd name="T126" fmla="+- 0 -88 -88"/>
                              <a:gd name="T127" fmla="*/ -88 h 4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1029" h="405">
                                <a:moveTo>
                                  <a:pt x="515" y="0"/>
                                </a:moveTo>
                                <a:lnTo>
                                  <a:pt x="411" y="4"/>
                                </a:lnTo>
                                <a:lnTo>
                                  <a:pt x="315" y="16"/>
                                </a:lnTo>
                                <a:lnTo>
                                  <a:pt x="227" y="35"/>
                                </a:lnTo>
                                <a:lnTo>
                                  <a:pt x="151" y="59"/>
                                </a:lnTo>
                                <a:lnTo>
                                  <a:pt x="88" y="89"/>
                                </a:lnTo>
                                <a:lnTo>
                                  <a:pt x="24" y="142"/>
                                </a:lnTo>
                                <a:lnTo>
                                  <a:pt x="0" y="202"/>
                                </a:lnTo>
                                <a:lnTo>
                                  <a:pt x="3" y="223"/>
                                </a:lnTo>
                                <a:lnTo>
                                  <a:pt x="41" y="281"/>
                                </a:lnTo>
                                <a:lnTo>
                                  <a:pt x="118" y="331"/>
                                </a:lnTo>
                                <a:lnTo>
                                  <a:pt x="188" y="359"/>
                                </a:lnTo>
                                <a:lnTo>
                                  <a:pt x="270" y="380"/>
                                </a:lnTo>
                                <a:lnTo>
                                  <a:pt x="362" y="396"/>
                                </a:lnTo>
                                <a:lnTo>
                                  <a:pt x="462" y="404"/>
                                </a:lnTo>
                                <a:lnTo>
                                  <a:pt x="515" y="405"/>
                                </a:lnTo>
                                <a:lnTo>
                                  <a:pt x="567" y="404"/>
                                </a:lnTo>
                                <a:lnTo>
                                  <a:pt x="668" y="396"/>
                                </a:lnTo>
                                <a:lnTo>
                                  <a:pt x="760" y="380"/>
                                </a:lnTo>
                                <a:lnTo>
                                  <a:pt x="842" y="359"/>
                                </a:lnTo>
                                <a:lnTo>
                                  <a:pt x="912" y="331"/>
                                </a:lnTo>
                                <a:lnTo>
                                  <a:pt x="967" y="299"/>
                                </a:lnTo>
                                <a:lnTo>
                                  <a:pt x="1019" y="243"/>
                                </a:lnTo>
                                <a:lnTo>
                                  <a:pt x="1029" y="202"/>
                                </a:lnTo>
                                <a:lnTo>
                                  <a:pt x="1026" y="182"/>
                                </a:lnTo>
                                <a:lnTo>
                                  <a:pt x="989" y="124"/>
                                </a:lnTo>
                                <a:lnTo>
                                  <a:pt x="912" y="74"/>
                                </a:lnTo>
                                <a:lnTo>
                                  <a:pt x="842" y="46"/>
                                </a:lnTo>
                                <a:lnTo>
                                  <a:pt x="760" y="24"/>
                                </a:lnTo>
                                <a:lnTo>
                                  <a:pt x="668" y="9"/>
                                </a:lnTo>
                                <a:lnTo>
                                  <a:pt x="567" y="1"/>
                                </a:lnTo>
                                <a:lnTo>
                                  <a:pt x="515" y="0"/>
                                </a:lnTo>
                                <a:close/>
                              </a:path>
                            </a:pathLst>
                          </a:custGeom>
                          <a:solidFill>
                            <a:srgbClr val="CC99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4" name="Freeform 292"/>
                        <wps:cNvSpPr>
                          <a:spLocks/>
                        </wps:cNvSpPr>
                        <wps:spPr bwMode="auto">
                          <a:xfrm>
                            <a:off x="3728" y="-88"/>
                            <a:ext cx="1029" cy="405"/>
                          </a:xfrm>
                          <a:custGeom>
                            <a:avLst/>
                            <a:gdLst>
                              <a:gd name="T0" fmla="+- 0 3728 3728"/>
                              <a:gd name="T1" fmla="*/ T0 w 1029"/>
                              <a:gd name="T2" fmla="+- 0 114 -88"/>
                              <a:gd name="T3" fmla="*/ 114 h 405"/>
                              <a:gd name="T4" fmla="+- 0 3752 3728"/>
                              <a:gd name="T5" fmla="*/ T4 w 1029"/>
                              <a:gd name="T6" fmla="+- 0 54 -88"/>
                              <a:gd name="T7" fmla="*/ 54 h 405"/>
                              <a:gd name="T8" fmla="+- 0 3816 3728"/>
                              <a:gd name="T9" fmla="*/ T8 w 1029"/>
                              <a:gd name="T10" fmla="+- 0 1 -88"/>
                              <a:gd name="T11" fmla="*/ 1 h 405"/>
                              <a:gd name="T12" fmla="+- 0 3879 3728"/>
                              <a:gd name="T13" fmla="*/ T12 w 1029"/>
                              <a:gd name="T14" fmla="+- 0 -29 -88"/>
                              <a:gd name="T15" fmla="*/ -29 h 405"/>
                              <a:gd name="T16" fmla="+- 0 3955 3728"/>
                              <a:gd name="T17" fmla="*/ T16 w 1029"/>
                              <a:gd name="T18" fmla="+- 0 -53 -88"/>
                              <a:gd name="T19" fmla="*/ -53 h 405"/>
                              <a:gd name="T20" fmla="+- 0 4043 3728"/>
                              <a:gd name="T21" fmla="*/ T20 w 1029"/>
                              <a:gd name="T22" fmla="+- 0 -72 -88"/>
                              <a:gd name="T23" fmla="*/ -72 h 405"/>
                              <a:gd name="T24" fmla="+- 0 4139 3728"/>
                              <a:gd name="T25" fmla="*/ T24 w 1029"/>
                              <a:gd name="T26" fmla="+- 0 -84 -88"/>
                              <a:gd name="T27" fmla="*/ -84 h 405"/>
                              <a:gd name="T28" fmla="+- 0 4243 3728"/>
                              <a:gd name="T29" fmla="*/ T28 w 1029"/>
                              <a:gd name="T30" fmla="+- 0 -88 -88"/>
                              <a:gd name="T31" fmla="*/ -88 h 405"/>
                              <a:gd name="T32" fmla="+- 0 4295 3728"/>
                              <a:gd name="T33" fmla="*/ T32 w 1029"/>
                              <a:gd name="T34" fmla="+- 0 -87 -88"/>
                              <a:gd name="T35" fmla="*/ -87 h 405"/>
                              <a:gd name="T36" fmla="+- 0 4396 3728"/>
                              <a:gd name="T37" fmla="*/ T36 w 1029"/>
                              <a:gd name="T38" fmla="+- 0 -79 -88"/>
                              <a:gd name="T39" fmla="*/ -79 h 405"/>
                              <a:gd name="T40" fmla="+- 0 4488 3728"/>
                              <a:gd name="T41" fmla="*/ T40 w 1029"/>
                              <a:gd name="T42" fmla="+- 0 -64 -88"/>
                              <a:gd name="T43" fmla="*/ -64 h 405"/>
                              <a:gd name="T44" fmla="+- 0 4570 3728"/>
                              <a:gd name="T45" fmla="*/ T44 w 1029"/>
                              <a:gd name="T46" fmla="+- 0 -42 -88"/>
                              <a:gd name="T47" fmla="*/ -42 h 405"/>
                              <a:gd name="T48" fmla="+- 0 4640 3728"/>
                              <a:gd name="T49" fmla="*/ T48 w 1029"/>
                              <a:gd name="T50" fmla="+- 0 -14 -88"/>
                              <a:gd name="T51" fmla="*/ -14 h 405"/>
                              <a:gd name="T52" fmla="+- 0 4695 3728"/>
                              <a:gd name="T53" fmla="*/ T52 w 1029"/>
                              <a:gd name="T54" fmla="+- 0 18 -88"/>
                              <a:gd name="T55" fmla="*/ 18 h 405"/>
                              <a:gd name="T56" fmla="+- 0 4747 3728"/>
                              <a:gd name="T57" fmla="*/ T56 w 1029"/>
                              <a:gd name="T58" fmla="+- 0 74 -88"/>
                              <a:gd name="T59" fmla="*/ 74 h 405"/>
                              <a:gd name="T60" fmla="+- 0 4757 3728"/>
                              <a:gd name="T61" fmla="*/ T60 w 1029"/>
                              <a:gd name="T62" fmla="+- 0 114 -88"/>
                              <a:gd name="T63" fmla="*/ 114 h 405"/>
                              <a:gd name="T64" fmla="+- 0 4754 3728"/>
                              <a:gd name="T65" fmla="*/ T64 w 1029"/>
                              <a:gd name="T66" fmla="+- 0 135 -88"/>
                              <a:gd name="T67" fmla="*/ 135 h 405"/>
                              <a:gd name="T68" fmla="+- 0 4717 3728"/>
                              <a:gd name="T69" fmla="*/ T68 w 1029"/>
                              <a:gd name="T70" fmla="+- 0 193 -88"/>
                              <a:gd name="T71" fmla="*/ 193 h 405"/>
                              <a:gd name="T72" fmla="+- 0 4640 3728"/>
                              <a:gd name="T73" fmla="*/ T72 w 1029"/>
                              <a:gd name="T74" fmla="+- 0 243 -88"/>
                              <a:gd name="T75" fmla="*/ 243 h 405"/>
                              <a:gd name="T76" fmla="+- 0 4570 3728"/>
                              <a:gd name="T77" fmla="*/ T76 w 1029"/>
                              <a:gd name="T78" fmla="+- 0 271 -88"/>
                              <a:gd name="T79" fmla="*/ 271 h 405"/>
                              <a:gd name="T80" fmla="+- 0 4488 3728"/>
                              <a:gd name="T81" fmla="*/ T80 w 1029"/>
                              <a:gd name="T82" fmla="+- 0 292 -88"/>
                              <a:gd name="T83" fmla="*/ 292 h 405"/>
                              <a:gd name="T84" fmla="+- 0 4396 3728"/>
                              <a:gd name="T85" fmla="*/ T84 w 1029"/>
                              <a:gd name="T86" fmla="+- 0 308 -88"/>
                              <a:gd name="T87" fmla="*/ 308 h 405"/>
                              <a:gd name="T88" fmla="+- 0 4295 3728"/>
                              <a:gd name="T89" fmla="*/ T88 w 1029"/>
                              <a:gd name="T90" fmla="+- 0 316 -88"/>
                              <a:gd name="T91" fmla="*/ 316 h 405"/>
                              <a:gd name="T92" fmla="+- 0 4243 3728"/>
                              <a:gd name="T93" fmla="*/ T92 w 1029"/>
                              <a:gd name="T94" fmla="+- 0 317 -88"/>
                              <a:gd name="T95" fmla="*/ 317 h 405"/>
                              <a:gd name="T96" fmla="+- 0 4190 3728"/>
                              <a:gd name="T97" fmla="*/ T96 w 1029"/>
                              <a:gd name="T98" fmla="+- 0 316 -88"/>
                              <a:gd name="T99" fmla="*/ 316 h 405"/>
                              <a:gd name="T100" fmla="+- 0 4090 3728"/>
                              <a:gd name="T101" fmla="*/ T100 w 1029"/>
                              <a:gd name="T102" fmla="+- 0 308 -88"/>
                              <a:gd name="T103" fmla="*/ 308 h 405"/>
                              <a:gd name="T104" fmla="+- 0 3998 3728"/>
                              <a:gd name="T105" fmla="*/ T104 w 1029"/>
                              <a:gd name="T106" fmla="+- 0 292 -88"/>
                              <a:gd name="T107" fmla="*/ 292 h 405"/>
                              <a:gd name="T108" fmla="+- 0 3916 3728"/>
                              <a:gd name="T109" fmla="*/ T108 w 1029"/>
                              <a:gd name="T110" fmla="+- 0 271 -88"/>
                              <a:gd name="T111" fmla="*/ 271 h 405"/>
                              <a:gd name="T112" fmla="+- 0 3846 3728"/>
                              <a:gd name="T113" fmla="*/ T112 w 1029"/>
                              <a:gd name="T114" fmla="+- 0 243 -88"/>
                              <a:gd name="T115" fmla="*/ 243 h 405"/>
                              <a:gd name="T116" fmla="+- 0 3791 3728"/>
                              <a:gd name="T117" fmla="*/ T116 w 1029"/>
                              <a:gd name="T118" fmla="+- 0 211 -88"/>
                              <a:gd name="T119" fmla="*/ 211 h 405"/>
                              <a:gd name="T120" fmla="+- 0 3739 3728"/>
                              <a:gd name="T121" fmla="*/ T120 w 1029"/>
                              <a:gd name="T122" fmla="+- 0 155 -88"/>
                              <a:gd name="T123" fmla="*/ 155 h 405"/>
                              <a:gd name="T124" fmla="+- 0 3728 3728"/>
                              <a:gd name="T125" fmla="*/ T124 w 1029"/>
                              <a:gd name="T126" fmla="+- 0 114 -88"/>
                              <a:gd name="T127" fmla="*/ 114 h 4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1029" h="405">
                                <a:moveTo>
                                  <a:pt x="0" y="202"/>
                                </a:moveTo>
                                <a:lnTo>
                                  <a:pt x="24" y="142"/>
                                </a:lnTo>
                                <a:lnTo>
                                  <a:pt x="88" y="89"/>
                                </a:lnTo>
                                <a:lnTo>
                                  <a:pt x="151" y="59"/>
                                </a:lnTo>
                                <a:lnTo>
                                  <a:pt x="227" y="35"/>
                                </a:lnTo>
                                <a:lnTo>
                                  <a:pt x="315" y="16"/>
                                </a:lnTo>
                                <a:lnTo>
                                  <a:pt x="411" y="4"/>
                                </a:lnTo>
                                <a:lnTo>
                                  <a:pt x="515" y="0"/>
                                </a:lnTo>
                                <a:lnTo>
                                  <a:pt x="567" y="1"/>
                                </a:lnTo>
                                <a:lnTo>
                                  <a:pt x="668" y="9"/>
                                </a:lnTo>
                                <a:lnTo>
                                  <a:pt x="760" y="24"/>
                                </a:lnTo>
                                <a:lnTo>
                                  <a:pt x="842" y="46"/>
                                </a:lnTo>
                                <a:lnTo>
                                  <a:pt x="912" y="74"/>
                                </a:lnTo>
                                <a:lnTo>
                                  <a:pt x="967" y="106"/>
                                </a:lnTo>
                                <a:lnTo>
                                  <a:pt x="1019" y="162"/>
                                </a:lnTo>
                                <a:lnTo>
                                  <a:pt x="1029" y="202"/>
                                </a:lnTo>
                                <a:lnTo>
                                  <a:pt x="1026" y="223"/>
                                </a:lnTo>
                                <a:lnTo>
                                  <a:pt x="989" y="281"/>
                                </a:lnTo>
                                <a:lnTo>
                                  <a:pt x="912" y="331"/>
                                </a:lnTo>
                                <a:lnTo>
                                  <a:pt x="842" y="359"/>
                                </a:lnTo>
                                <a:lnTo>
                                  <a:pt x="760" y="380"/>
                                </a:lnTo>
                                <a:lnTo>
                                  <a:pt x="668" y="396"/>
                                </a:lnTo>
                                <a:lnTo>
                                  <a:pt x="567" y="404"/>
                                </a:lnTo>
                                <a:lnTo>
                                  <a:pt x="515" y="405"/>
                                </a:lnTo>
                                <a:lnTo>
                                  <a:pt x="462" y="404"/>
                                </a:lnTo>
                                <a:lnTo>
                                  <a:pt x="362" y="396"/>
                                </a:lnTo>
                                <a:lnTo>
                                  <a:pt x="270" y="380"/>
                                </a:lnTo>
                                <a:lnTo>
                                  <a:pt x="188" y="359"/>
                                </a:lnTo>
                                <a:lnTo>
                                  <a:pt x="118" y="331"/>
                                </a:lnTo>
                                <a:lnTo>
                                  <a:pt x="63" y="299"/>
                                </a:lnTo>
                                <a:lnTo>
                                  <a:pt x="11" y="243"/>
                                </a:lnTo>
                                <a:lnTo>
                                  <a:pt x="0" y="202"/>
                                </a:lnTo>
                                <a:close/>
                              </a:path>
                            </a:pathLst>
                          </a:custGeom>
                          <a:noFill/>
                          <a:ln w="31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5" name="Freeform 291"/>
                        <wps:cNvSpPr>
                          <a:spLocks/>
                        </wps:cNvSpPr>
                        <wps:spPr bwMode="auto">
                          <a:xfrm>
                            <a:off x="4810" y="-88"/>
                            <a:ext cx="1029" cy="405"/>
                          </a:xfrm>
                          <a:custGeom>
                            <a:avLst/>
                            <a:gdLst>
                              <a:gd name="T0" fmla="+- 0 5324 4810"/>
                              <a:gd name="T1" fmla="*/ T0 w 1029"/>
                              <a:gd name="T2" fmla="+- 0 -88 -88"/>
                              <a:gd name="T3" fmla="*/ -88 h 405"/>
                              <a:gd name="T4" fmla="+- 0 5221 4810"/>
                              <a:gd name="T5" fmla="*/ T4 w 1029"/>
                              <a:gd name="T6" fmla="+- 0 -84 -88"/>
                              <a:gd name="T7" fmla="*/ -84 h 405"/>
                              <a:gd name="T8" fmla="+- 0 5124 4810"/>
                              <a:gd name="T9" fmla="*/ T8 w 1029"/>
                              <a:gd name="T10" fmla="+- 0 -72 -88"/>
                              <a:gd name="T11" fmla="*/ -72 h 405"/>
                              <a:gd name="T12" fmla="+- 0 5037 4810"/>
                              <a:gd name="T13" fmla="*/ T12 w 1029"/>
                              <a:gd name="T14" fmla="+- 0 -53 -88"/>
                              <a:gd name="T15" fmla="*/ -53 h 405"/>
                              <a:gd name="T16" fmla="+- 0 4961 4810"/>
                              <a:gd name="T17" fmla="*/ T16 w 1029"/>
                              <a:gd name="T18" fmla="+- 0 -29 -88"/>
                              <a:gd name="T19" fmla="*/ -29 h 405"/>
                              <a:gd name="T20" fmla="+- 0 4898 4810"/>
                              <a:gd name="T21" fmla="*/ T20 w 1029"/>
                              <a:gd name="T22" fmla="+- 0 1 -88"/>
                              <a:gd name="T23" fmla="*/ 1 h 405"/>
                              <a:gd name="T24" fmla="+- 0 4833 4810"/>
                              <a:gd name="T25" fmla="*/ T24 w 1029"/>
                              <a:gd name="T26" fmla="+- 0 54 -88"/>
                              <a:gd name="T27" fmla="*/ 54 h 405"/>
                              <a:gd name="T28" fmla="+- 0 4810 4810"/>
                              <a:gd name="T29" fmla="*/ T28 w 1029"/>
                              <a:gd name="T30" fmla="+- 0 114 -88"/>
                              <a:gd name="T31" fmla="*/ 114 h 405"/>
                              <a:gd name="T32" fmla="+- 0 4813 4810"/>
                              <a:gd name="T33" fmla="*/ T32 w 1029"/>
                              <a:gd name="T34" fmla="+- 0 135 -88"/>
                              <a:gd name="T35" fmla="*/ 135 h 405"/>
                              <a:gd name="T36" fmla="+- 0 4851 4810"/>
                              <a:gd name="T37" fmla="*/ T36 w 1029"/>
                              <a:gd name="T38" fmla="+- 0 193 -88"/>
                              <a:gd name="T39" fmla="*/ 193 h 405"/>
                              <a:gd name="T40" fmla="+- 0 4928 4810"/>
                              <a:gd name="T41" fmla="*/ T40 w 1029"/>
                              <a:gd name="T42" fmla="+- 0 243 -88"/>
                              <a:gd name="T43" fmla="*/ 243 h 405"/>
                              <a:gd name="T44" fmla="+- 0 4997 4810"/>
                              <a:gd name="T45" fmla="*/ T44 w 1029"/>
                              <a:gd name="T46" fmla="+- 0 271 -88"/>
                              <a:gd name="T47" fmla="*/ 271 h 405"/>
                              <a:gd name="T48" fmla="+- 0 5079 4810"/>
                              <a:gd name="T49" fmla="*/ T48 w 1029"/>
                              <a:gd name="T50" fmla="+- 0 292 -88"/>
                              <a:gd name="T51" fmla="*/ 292 h 405"/>
                              <a:gd name="T52" fmla="+- 0 5172 4810"/>
                              <a:gd name="T53" fmla="*/ T52 w 1029"/>
                              <a:gd name="T54" fmla="+- 0 308 -88"/>
                              <a:gd name="T55" fmla="*/ 308 h 405"/>
                              <a:gd name="T56" fmla="+- 0 5272 4810"/>
                              <a:gd name="T57" fmla="*/ T56 w 1029"/>
                              <a:gd name="T58" fmla="+- 0 316 -88"/>
                              <a:gd name="T59" fmla="*/ 316 h 405"/>
                              <a:gd name="T60" fmla="+- 0 5324 4810"/>
                              <a:gd name="T61" fmla="*/ T60 w 1029"/>
                              <a:gd name="T62" fmla="+- 0 317 -88"/>
                              <a:gd name="T63" fmla="*/ 317 h 405"/>
                              <a:gd name="T64" fmla="+- 0 5377 4810"/>
                              <a:gd name="T65" fmla="*/ T64 w 1029"/>
                              <a:gd name="T66" fmla="+- 0 316 -88"/>
                              <a:gd name="T67" fmla="*/ 316 h 405"/>
                              <a:gd name="T68" fmla="+- 0 5477 4810"/>
                              <a:gd name="T69" fmla="*/ T68 w 1029"/>
                              <a:gd name="T70" fmla="+- 0 308 -88"/>
                              <a:gd name="T71" fmla="*/ 308 h 405"/>
                              <a:gd name="T72" fmla="+- 0 5570 4810"/>
                              <a:gd name="T73" fmla="*/ T72 w 1029"/>
                              <a:gd name="T74" fmla="+- 0 292 -88"/>
                              <a:gd name="T75" fmla="*/ 292 h 405"/>
                              <a:gd name="T76" fmla="+- 0 5652 4810"/>
                              <a:gd name="T77" fmla="*/ T76 w 1029"/>
                              <a:gd name="T78" fmla="+- 0 271 -88"/>
                              <a:gd name="T79" fmla="*/ 271 h 405"/>
                              <a:gd name="T80" fmla="+- 0 5721 4810"/>
                              <a:gd name="T81" fmla="*/ T80 w 1029"/>
                              <a:gd name="T82" fmla="+- 0 243 -88"/>
                              <a:gd name="T83" fmla="*/ 243 h 405"/>
                              <a:gd name="T84" fmla="+- 0 5777 4810"/>
                              <a:gd name="T85" fmla="*/ T84 w 1029"/>
                              <a:gd name="T86" fmla="+- 0 211 -88"/>
                              <a:gd name="T87" fmla="*/ 211 h 405"/>
                              <a:gd name="T88" fmla="+- 0 5828 4810"/>
                              <a:gd name="T89" fmla="*/ T88 w 1029"/>
                              <a:gd name="T90" fmla="+- 0 155 -88"/>
                              <a:gd name="T91" fmla="*/ 155 h 405"/>
                              <a:gd name="T92" fmla="+- 0 5839 4810"/>
                              <a:gd name="T93" fmla="*/ T92 w 1029"/>
                              <a:gd name="T94" fmla="+- 0 114 -88"/>
                              <a:gd name="T95" fmla="*/ 114 h 405"/>
                              <a:gd name="T96" fmla="+- 0 5836 4810"/>
                              <a:gd name="T97" fmla="*/ T96 w 1029"/>
                              <a:gd name="T98" fmla="+- 0 94 -88"/>
                              <a:gd name="T99" fmla="*/ 94 h 405"/>
                              <a:gd name="T100" fmla="+- 0 5798 4810"/>
                              <a:gd name="T101" fmla="*/ T100 w 1029"/>
                              <a:gd name="T102" fmla="+- 0 36 -88"/>
                              <a:gd name="T103" fmla="*/ 36 h 405"/>
                              <a:gd name="T104" fmla="+- 0 5721 4810"/>
                              <a:gd name="T105" fmla="*/ T104 w 1029"/>
                              <a:gd name="T106" fmla="+- 0 -14 -88"/>
                              <a:gd name="T107" fmla="*/ -14 h 405"/>
                              <a:gd name="T108" fmla="+- 0 5652 4810"/>
                              <a:gd name="T109" fmla="*/ T108 w 1029"/>
                              <a:gd name="T110" fmla="+- 0 -42 -88"/>
                              <a:gd name="T111" fmla="*/ -42 h 405"/>
                              <a:gd name="T112" fmla="+- 0 5570 4810"/>
                              <a:gd name="T113" fmla="*/ T112 w 1029"/>
                              <a:gd name="T114" fmla="+- 0 -64 -88"/>
                              <a:gd name="T115" fmla="*/ -64 h 405"/>
                              <a:gd name="T116" fmla="+- 0 5477 4810"/>
                              <a:gd name="T117" fmla="*/ T116 w 1029"/>
                              <a:gd name="T118" fmla="+- 0 -79 -88"/>
                              <a:gd name="T119" fmla="*/ -79 h 405"/>
                              <a:gd name="T120" fmla="+- 0 5377 4810"/>
                              <a:gd name="T121" fmla="*/ T120 w 1029"/>
                              <a:gd name="T122" fmla="+- 0 -87 -88"/>
                              <a:gd name="T123" fmla="*/ -87 h 405"/>
                              <a:gd name="T124" fmla="+- 0 5324 4810"/>
                              <a:gd name="T125" fmla="*/ T124 w 1029"/>
                              <a:gd name="T126" fmla="+- 0 -88 -88"/>
                              <a:gd name="T127" fmla="*/ -88 h 4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1029" h="405">
                                <a:moveTo>
                                  <a:pt x="514" y="0"/>
                                </a:moveTo>
                                <a:lnTo>
                                  <a:pt x="411" y="4"/>
                                </a:lnTo>
                                <a:lnTo>
                                  <a:pt x="314" y="16"/>
                                </a:lnTo>
                                <a:lnTo>
                                  <a:pt x="227" y="35"/>
                                </a:lnTo>
                                <a:lnTo>
                                  <a:pt x="151" y="59"/>
                                </a:lnTo>
                                <a:lnTo>
                                  <a:pt x="88" y="89"/>
                                </a:lnTo>
                                <a:lnTo>
                                  <a:pt x="23" y="142"/>
                                </a:lnTo>
                                <a:lnTo>
                                  <a:pt x="0" y="202"/>
                                </a:lnTo>
                                <a:lnTo>
                                  <a:pt x="3" y="223"/>
                                </a:lnTo>
                                <a:lnTo>
                                  <a:pt x="41" y="281"/>
                                </a:lnTo>
                                <a:lnTo>
                                  <a:pt x="118" y="331"/>
                                </a:lnTo>
                                <a:lnTo>
                                  <a:pt x="187" y="359"/>
                                </a:lnTo>
                                <a:lnTo>
                                  <a:pt x="269" y="380"/>
                                </a:lnTo>
                                <a:lnTo>
                                  <a:pt x="362" y="396"/>
                                </a:lnTo>
                                <a:lnTo>
                                  <a:pt x="462" y="404"/>
                                </a:lnTo>
                                <a:lnTo>
                                  <a:pt x="514" y="405"/>
                                </a:lnTo>
                                <a:lnTo>
                                  <a:pt x="567" y="404"/>
                                </a:lnTo>
                                <a:lnTo>
                                  <a:pt x="667" y="396"/>
                                </a:lnTo>
                                <a:lnTo>
                                  <a:pt x="760" y="380"/>
                                </a:lnTo>
                                <a:lnTo>
                                  <a:pt x="842" y="359"/>
                                </a:lnTo>
                                <a:lnTo>
                                  <a:pt x="911" y="331"/>
                                </a:lnTo>
                                <a:lnTo>
                                  <a:pt x="967" y="299"/>
                                </a:lnTo>
                                <a:lnTo>
                                  <a:pt x="1018" y="243"/>
                                </a:lnTo>
                                <a:lnTo>
                                  <a:pt x="1029" y="202"/>
                                </a:lnTo>
                                <a:lnTo>
                                  <a:pt x="1026" y="182"/>
                                </a:lnTo>
                                <a:lnTo>
                                  <a:pt x="988" y="124"/>
                                </a:lnTo>
                                <a:lnTo>
                                  <a:pt x="911" y="74"/>
                                </a:lnTo>
                                <a:lnTo>
                                  <a:pt x="842" y="46"/>
                                </a:lnTo>
                                <a:lnTo>
                                  <a:pt x="760" y="24"/>
                                </a:lnTo>
                                <a:lnTo>
                                  <a:pt x="667" y="9"/>
                                </a:lnTo>
                                <a:lnTo>
                                  <a:pt x="567" y="1"/>
                                </a:lnTo>
                                <a:lnTo>
                                  <a:pt x="514" y="0"/>
                                </a:lnTo>
                                <a:close/>
                              </a:path>
                            </a:pathLst>
                          </a:custGeom>
                          <a:solidFill>
                            <a:srgbClr val="CC99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6" name="AutoShape 290"/>
                        <wps:cNvSpPr>
                          <a:spLocks/>
                        </wps:cNvSpPr>
                        <wps:spPr bwMode="auto">
                          <a:xfrm>
                            <a:off x="4670" y="9676"/>
                            <a:ext cx="4882" cy="813"/>
                          </a:xfrm>
                          <a:custGeom>
                            <a:avLst/>
                            <a:gdLst>
                              <a:gd name="T0" fmla="+- 0 4813 4670"/>
                              <a:gd name="T1" fmla="*/ T0 w 4882"/>
                              <a:gd name="T2" fmla="+- 0 94 9676"/>
                              <a:gd name="T3" fmla="*/ 94 h 813"/>
                              <a:gd name="T4" fmla="+- 0 4833 4670"/>
                              <a:gd name="T5" fmla="*/ T4 w 4882"/>
                              <a:gd name="T6" fmla="+- 0 54 9676"/>
                              <a:gd name="T7" fmla="*/ 54 h 813"/>
                              <a:gd name="T8" fmla="+- 0 4872 4670"/>
                              <a:gd name="T9" fmla="*/ T8 w 4882"/>
                              <a:gd name="T10" fmla="+- 0 18 9676"/>
                              <a:gd name="T11" fmla="*/ 18 h 813"/>
                              <a:gd name="T12" fmla="+- 0 4928 4670"/>
                              <a:gd name="T13" fmla="*/ T12 w 4882"/>
                              <a:gd name="T14" fmla="+- 0 -14 9676"/>
                              <a:gd name="T15" fmla="*/ -14 h 813"/>
                              <a:gd name="T16" fmla="+- 0 4997 4670"/>
                              <a:gd name="T17" fmla="*/ T16 w 4882"/>
                              <a:gd name="T18" fmla="+- 0 -42 9676"/>
                              <a:gd name="T19" fmla="*/ -42 h 813"/>
                              <a:gd name="T20" fmla="+- 0 5079 4670"/>
                              <a:gd name="T21" fmla="*/ T20 w 4882"/>
                              <a:gd name="T22" fmla="+- 0 -64 9676"/>
                              <a:gd name="T23" fmla="*/ -64 h 813"/>
                              <a:gd name="T24" fmla="+- 0 5172 4670"/>
                              <a:gd name="T25" fmla="*/ T24 w 4882"/>
                              <a:gd name="T26" fmla="+- 0 -79 9676"/>
                              <a:gd name="T27" fmla="*/ -79 h 813"/>
                              <a:gd name="T28" fmla="+- 0 5272 4670"/>
                              <a:gd name="T29" fmla="*/ T28 w 4882"/>
                              <a:gd name="T30" fmla="+- 0 -87 9676"/>
                              <a:gd name="T31" fmla="*/ -87 h 813"/>
                              <a:gd name="T32" fmla="+- 0 5377 4670"/>
                              <a:gd name="T33" fmla="*/ T32 w 4882"/>
                              <a:gd name="T34" fmla="+- 0 -87 9676"/>
                              <a:gd name="T35" fmla="*/ -87 h 813"/>
                              <a:gd name="T36" fmla="+- 0 5477 4670"/>
                              <a:gd name="T37" fmla="*/ T36 w 4882"/>
                              <a:gd name="T38" fmla="+- 0 -79 9676"/>
                              <a:gd name="T39" fmla="*/ -79 h 813"/>
                              <a:gd name="T40" fmla="+- 0 5570 4670"/>
                              <a:gd name="T41" fmla="*/ T40 w 4882"/>
                              <a:gd name="T42" fmla="+- 0 -64 9676"/>
                              <a:gd name="T43" fmla="*/ -64 h 813"/>
                              <a:gd name="T44" fmla="+- 0 5652 4670"/>
                              <a:gd name="T45" fmla="*/ T44 w 4882"/>
                              <a:gd name="T46" fmla="+- 0 -42 9676"/>
                              <a:gd name="T47" fmla="*/ -42 h 813"/>
                              <a:gd name="T48" fmla="+- 0 5721 4670"/>
                              <a:gd name="T49" fmla="*/ T48 w 4882"/>
                              <a:gd name="T50" fmla="+- 0 -14 9676"/>
                              <a:gd name="T51" fmla="*/ -14 h 813"/>
                              <a:gd name="T52" fmla="+- 0 5777 4670"/>
                              <a:gd name="T53" fmla="*/ T52 w 4882"/>
                              <a:gd name="T54" fmla="+- 0 18 9676"/>
                              <a:gd name="T55" fmla="*/ 18 h 813"/>
                              <a:gd name="T56" fmla="+- 0 5816 4670"/>
                              <a:gd name="T57" fmla="*/ T56 w 4882"/>
                              <a:gd name="T58" fmla="+- 0 54 9676"/>
                              <a:gd name="T59" fmla="*/ 54 h 813"/>
                              <a:gd name="T60" fmla="+- 0 5836 4670"/>
                              <a:gd name="T61" fmla="*/ T60 w 4882"/>
                              <a:gd name="T62" fmla="+- 0 94 9676"/>
                              <a:gd name="T63" fmla="*/ 94 h 813"/>
                              <a:gd name="T64" fmla="+- 0 5836 4670"/>
                              <a:gd name="T65" fmla="*/ T64 w 4882"/>
                              <a:gd name="T66" fmla="+- 0 135 9676"/>
                              <a:gd name="T67" fmla="*/ 135 h 813"/>
                              <a:gd name="T68" fmla="+- 0 5816 4670"/>
                              <a:gd name="T69" fmla="*/ T68 w 4882"/>
                              <a:gd name="T70" fmla="+- 0 175 9676"/>
                              <a:gd name="T71" fmla="*/ 175 h 813"/>
                              <a:gd name="T72" fmla="+- 0 5777 4670"/>
                              <a:gd name="T73" fmla="*/ T72 w 4882"/>
                              <a:gd name="T74" fmla="+- 0 211 9676"/>
                              <a:gd name="T75" fmla="*/ 211 h 813"/>
                              <a:gd name="T76" fmla="+- 0 5721 4670"/>
                              <a:gd name="T77" fmla="*/ T76 w 4882"/>
                              <a:gd name="T78" fmla="+- 0 243 9676"/>
                              <a:gd name="T79" fmla="*/ 243 h 813"/>
                              <a:gd name="T80" fmla="+- 0 5652 4670"/>
                              <a:gd name="T81" fmla="*/ T80 w 4882"/>
                              <a:gd name="T82" fmla="+- 0 271 9676"/>
                              <a:gd name="T83" fmla="*/ 271 h 813"/>
                              <a:gd name="T84" fmla="+- 0 5570 4670"/>
                              <a:gd name="T85" fmla="*/ T84 w 4882"/>
                              <a:gd name="T86" fmla="+- 0 292 9676"/>
                              <a:gd name="T87" fmla="*/ 292 h 813"/>
                              <a:gd name="T88" fmla="+- 0 5477 4670"/>
                              <a:gd name="T89" fmla="*/ T88 w 4882"/>
                              <a:gd name="T90" fmla="+- 0 308 9676"/>
                              <a:gd name="T91" fmla="*/ 308 h 813"/>
                              <a:gd name="T92" fmla="+- 0 5377 4670"/>
                              <a:gd name="T93" fmla="*/ T92 w 4882"/>
                              <a:gd name="T94" fmla="+- 0 316 9676"/>
                              <a:gd name="T95" fmla="*/ 316 h 813"/>
                              <a:gd name="T96" fmla="+- 0 5272 4670"/>
                              <a:gd name="T97" fmla="*/ T96 w 4882"/>
                              <a:gd name="T98" fmla="+- 0 316 9676"/>
                              <a:gd name="T99" fmla="*/ 316 h 813"/>
                              <a:gd name="T100" fmla="+- 0 5172 4670"/>
                              <a:gd name="T101" fmla="*/ T100 w 4882"/>
                              <a:gd name="T102" fmla="+- 0 308 9676"/>
                              <a:gd name="T103" fmla="*/ 308 h 813"/>
                              <a:gd name="T104" fmla="+- 0 5079 4670"/>
                              <a:gd name="T105" fmla="*/ T104 w 4882"/>
                              <a:gd name="T106" fmla="+- 0 292 9676"/>
                              <a:gd name="T107" fmla="*/ 292 h 813"/>
                              <a:gd name="T108" fmla="+- 0 4997 4670"/>
                              <a:gd name="T109" fmla="*/ T108 w 4882"/>
                              <a:gd name="T110" fmla="+- 0 271 9676"/>
                              <a:gd name="T111" fmla="*/ 271 h 813"/>
                              <a:gd name="T112" fmla="+- 0 4928 4670"/>
                              <a:gd name="T113" fmla="*/ T112 w 4882"/>
                              <a:gd name="T114" fmla="+- 0 243 9676"/>
                              <a:gd name="T115" fmla="*/ 243 h 813"/>
                              <a:gd name="T116" fmla="+- 0 4872 4670"/>
                              <a:gd name="T117" fmla="*/ T116 w 4882"/>
                              <a:gd name="T118" fmla="+- 0 211 9676"/>
                              <a:gd name="T119" fmla="*/ 211 h 813"/>
                              <a:gd name="T120" fmla="+- 0 4833 4670"/>
                              <a:gd name="T121" fmla="*/ T120 w 4882"/>
                              <a:gd name="T122" fmla="+- 0 175 9676"/>
                              <a:gd name="T123" fmla="*/ 175 h 813"/>
                              <a:gd name="T124" fmla="+- 0 4813 4670"/>
                              <a:gd name="T125" fmla="*/ T124 w 4882"/>
                              <a:gd name="T126" fmla="+- 0 135 9676"/>
                              <a:gd name="T127" fmla="*/ 135 h 813"/>
                              <a:gd name="T128" fmla="+- 0 3405 4670"/>
                              <a:gd name="T129" fmla="*/ T128 w 4882"/>
                              <a:gd name="T130" fmla="+- 0 121 9676"/>
                              <a:gd name="T131" fmla="*/ 121 h 8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Lst>
                            <a:rect l="0" t="0" r="r" b="b"/>
                            <a:pathLst>
                              <a:path w="4882" h="813">
                                <a:moveTo>
                                  <a:pt x="140" y="-9562"/>
                                </a:moveTo>
                                <a:lnTo>
                                  <a:pt x="143" y="-9582"/>
                                </a:lnTo>
                                <a:lnTo>
                                  <a:pt x="151" y="-9602"/>
                                </a:lnTo>
                                <a:lnTo>
                                  <a:pt x="163" y="-9622"/>
                                </a:lnTo>
                                <a:lnTo>
                                  <a:pt x="181" y="-9640"/>
                                </a:lnTo>
                                <a:lnTo>
                                  <a:pt x="202" y="-9658"/>
                                </a:lnTo>
                                <a:lnTo>
                                  <a:pt x="228" y="-9675"/>
                                </a:lnTo>
                                <a:lnTo>
                                  <a:pt x="258" y="-9690"/>
                                </a:lnTo>
                                <a:lnTo>
                                  <a:pt x="291" y="-9705"/>
                                </a:lnTo>
                                <a:lnTo>
                                  <a:pt x="327" y="-9718"/>
                                </a:lnTo>
                                <a:lnTo>
                                  <a:pt x="367" y="-9729"/>
                                </a:lnTo>
                                <a:lnTo>
                                  <a:pt x="409" y="-9740"/>
                                </a:lnTo>
                                <a:lnTo>
                                  <a:pt x="454" y="-9748"/>
                                </a:lnTo>
                                <a:lnTo>
                                  <a:pt x="502" y="-9755"/>
                                </a:lnTo>
                                <a:lnTo>
                                  <a:pt x="551" y="-9760"/>
                                </a:lnTo>
                                <a:lnTo>
                                  <a:pt x="602" y="-9763"/>
                                </a:lnTo>
                                <a:lnTo>
                                  <a:pt x="654" y="-9764"/>
                                </a:lnTo>
                                <a:lnTo>
                                  <a:pt x="707" y="-9763"/>
                                </a:lnTo>
                                <a:lnTo>
                                  <a:pt x="758" y="-9760"/>
                                </a:lnTo>
                                <a:lnTo>
                                  <a:pt x="807" y="-9755"/>
                                </a:lnTo>
                                <a:lnTo>
                                  <a:pt x="855" y="-9748"/>
                                </a:lnTo>
                                <a:lnTo>
                                  <a:pt x="900" y="-9740"/>
                                </a:lnTo>
                                <a:lnTo>
                                  <a:pt x="942" y="-9729"/>
                                </a:lnTo>
                                <a:lnTo>
                                  <a:pt x="982" y="-9718"/>
                                </a:lnTo>
                                <a:lnTo>
                                  <a:pt x="1018" y="-9705"/>
                                </a:lnTo>
                                <a:lnTo>
                                  <a:pt x="1051" y="-9690"/>
                                </a:lnTo>
                                <a:lnTo>
                                  <a:pt x="1081" y="-9675"/>
                                </a:lnTo>
                                <a:lnTo>
                                  <a:pt x="1107" y="-9658"/>
                                </a:lnTo>
                                <a:lnTo>
                                  <a:pt x="1128" y="-9640"/>
                                </a:lnTo>
                                <a:lnTo>
                                  <a:pt x="1146" y="-9622"/>
                                </a:lnTo>
                                <a:lnTo>
                                  <a:pt x="1158" y="-9602"/>
                                </a:lnTo>
                                <a:lnTo>
                                  <a:pt x="1166" y="-9582"/>
                                </a:lnTo>
                                <a:lnTo>
                                  <a:pt x="1169" y="-9562"/>
                                </a:lnTo>
                                <a:lnTo>
                                  <a:pt x="1166" y="-9541"/>
                                </a:lnTo>
                                <a:lnTo>
                                  <a:pt x="1158" y="-9521"/>
                                </a:lnTo>
                                <a:lnTo>
                                  <a:pt x="1146" y="-9501"/>
                                </a:lnTo>
                                <a:lnTo>
                                  <a:pt x="1128" y="-9483"/>
                                </a:lnTo>
                                <a:lnTo>
                                  <a:pt x="1107" y="-9465"/>
                                </a:lnTo>
                                <a:lnTo>
                                  <a:pt x="1081" y="-9448"/>
                                </a:lnTo>
                                <a:lnTo>
                                  <a:pt x="1051" y="-9433"/>
                                </a:lnTo>
                                <a:lnTo>
                                  <a:pt x="1018" y="-9418"/>
                                </a:lnTo>
                                <a:lnTo>
                                  <a:pt x="982" y="-9405"/>
                                </a:lnTo>
                                <a:lnTo>
                                  <a:pt x="942" y="-9394"/>
                                </a:lnTo>
                                <a:lnTo>
                                  <a:pt x="900" y="-9384"/>
                                </a:lnTo>
                                <a:lnTo>
                                  <a:pt x="855" y="-9375"/>
                                </a:lnTo>
                                <a:lnTo>
                                  <a:pt x="807" y="-9368"/>
                                </a:lnTo>
                                <a:lnTo>
                                  <a:pt x="758" y="-9363"/>
                                </a:lnTo>
                                <a:lnTo>
                                  <a:pt x="707" y="-9360"/>
                                </a:lnTo>
                                <a:lnTo>
                                  <a:pt x="654" y="-9359"/>
                                </a:lnTo>
                                <a:lnTo>
                                  <a:pt x="602" y="-9360"/>
                                </a:lnTo>
                                <a:lnTo>
                                  <a:pt x="551" y="-9363"/>
                                </a:lnTo>
                                <a:lnTo>
                                  <a:pt x="502" y="-9368"/>
                                </a:lnTo>
                                <a:lnTo>
                                  <a:pt x="454" y="-9375"/>
                                </a:lnTo>
                                <a:lnTo>
                                  <a:pt x="409" y="-9384"/>
                                </a:lnTo>
                                <a:lnTo>
                                  <a:pt x="367" y="-9394"/>
                                </a:lnTo>
                                <a:lnTo>
                                  <a:pt x="327" y="-9405"/>
                                </a:lnTo>
                                <a:lnTo>
                                  <a:pt x="291" y="-9418"/>
                                </a:lnTo>
                                <a:lnTo>
                                  <a:pt x="258" y="-9433"/>
                                </a:lnTo>
                                <a:lnTo>
                                  <a:pt x="228" y="-9448"/>
                                </a:lnTo>
                                <a:lnTo>
                                  <a:pt x="202" y="-9465"/>
                                </a:lnTo>
                                <a:lnTo>
                                  <a:pt x="181" y="-9483"/>
                                </a:lnTo>
                                <a:lnTo>
                                  <a:pt x="163" y="-9501"/>
                                </a:lnTo>
                                <a:lnTo>
                                  <a:pt x="151" y="-9521"/>
                                </a:lnTo>
                                <a:lnTo>
                                  <a:pt x="143" y="-9541"/>
                                </a:lnTo>
                                <a:lnTo>
                                  <a:pt x="140" y="-9562"/>
                                </a:lnTo>
                                <a:close/>
                                <a:moveTo>
                                  <a:pt x="-1265" y="-9555"/>
                                </a:moveTo>
                                <a:lnTo>
                                  <a:pt x="-942" y="-9562"/>
                                </a:lnTo>
                              </a:path>
                            </a:pathLst>
                          </a:custGeom>
                          <a:noFill/>
                          <a:ln w="31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7" name="Freeform 289"/>
                        <wps:cNvSpPr>
                          <a:spLocks/>
                        </wps:cNvSpPr>
                        <wps:spPr bwMode="auto">
                          <a:xfrm>
                            <a:off x="1613" y="217"/>
                            <a:ext cx="3712" cy="280"/>
                          </a:xfrm>
                          <a:custGeom>
                            <a:avLst/>
                            <a:gdLst>
                              <a:gd name="T0" fmla="+- 0 1613 1613"/>
                              <a:gd name="T1" fmla="*/ T0 w 3712"/>
                              <a:gd name="T2" fmla="+- 0 217 217"/>
                              <a:gd name="T3" fmla="*/ 217 h 280"/>
                              <a:gd name="T4" fmla="+- 0 1613 1613"/>
                              <a:gd name="T5" fmla="*/ T4 w 3712"/>
                              <a:gd name="T6" fmla="+- 0 496 217"/>
                              <a:gd name="T7" fmla="*/ 496 h 280"/>
                              <a:gd name="T8" fmla="+- 0 5324 1613"/>
                              <a:gd name="T9" fmla="*/ T8 w 3712"/>
                              <a:gd name="T10" fmla="+- 0 496 217"/>
                              <a:gd name="T11" fmla="*/ 496 h 280"/>
                              <a:gd name="T12" fmla="+- 0 5324 1613"/>
                              <a:gd name="T13" fmla="*/ T12 w 3712"/>
                              <a:gd name="T14" fmla="+- 0 317 217"/>
                              <a:gd name="T15" fmla="*/ 317 h 280"/>
                            </a:gdLst>
                            <a:ahLst/>
                            <a:cxnLst>
                              <a:cxn ang="0">
                                <a:pos x="T1" y="T3"/>
                              </a:cxn>
                              <a:cxn ang="0">
                                <a:pos x="T5" y="T7"/>
                              </a:cxn>
                              <a:cxn ang="0">
                                <a:pos x="T9" y="T11"/>
                              </a:cxn>
                              <a:cxn ang="0">
                                <a:pos x="T13" y="T15"/>
                              </a:cxn>
                            </a:cxnLst>
                            <a:rect l="0" t="0" r="r" b="b"/>
                            <a:pathLst>
                              <a:path w="3712" h="280">
                                <a:moveTo>
                                  <a:pt x="0" y="0"/>
                                </a:moveTo>
                                <a:lnTo>
                                  <a:pt x="0" y="279"/>
                                </a:lnTo>
                                <a:lnTo>
                                  <a:pt x="3711" y="279"/>
                                </a:lnTo>
                                <a:lnTo>
                                  <a:pt x="3711" y="100"/>
                                </a:lnTo>
                              </a:path>
                            </a:pathLst>
                          </a:custGeom>
                          <a:noFill/>
                          <a:ln w="31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871EE0B" id="Group 288" o:spid="_x0000_s1026" style="position:absolute;margin-left:80.5pt;margin-top:-4.5pt;width:211.55pt;height:29.5pt;z-index:-41104;mso-position-horizontal-relative:page" coordorigin="1610,-90" coordsize="4231,5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">
                <v:shape id="Freeform 293" o:spid="_x0000_s1027" style="position:absolute;left:3728;top:-88;width:1029;height:405;visibility:visible;mso-wrap-style:square;v-text-anchor:top" coordsize="1029,4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C5Vy8YA&#10;AADcAAAADwAAAGRycy9kb3ducmV2LnhtbESP3WrCQBSE7wu+w3KE3tWNFopGV/GHFikVElvw9pA9&#10;JsHs2bC7TdK37xYKXg4z8w2z2gymER05X1tWMJ0kIIgLq2suFXx9vj7NQfiArLGxTAp+yMNmPXpY&#10;Yaptzzl151CKCGGfooIqhDaV0hcVGfQT2xJH72qdwRClK6V22Ee4aeQsSV6kwZrjQoUt7Ssqbudv&#10;o+CyM8fr23vmTpkvBs5vH4eDniv1OB62SxCBhnAP/7ePWsFs8Qx/Z+IRkO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C5Vy8YAAADcAAAADwAAAAAAAAAAAAAAAACYAgAAZHJz&#10;L2Rvd25yZXYueG1sUEsFBgAAAAAEAAQA9QAAAIsDAAAAAA==&#10;" path="m515,l411,4,315,16,227,35,151,59,88,89,24,142,,202r3,21l41,281r77,50l188,359r82,21l362,396r100,8l515,405r52,-1l668,396r92,-16l842,359r70,-28l967,299r52,-56l1029,202r-3,-20l989,124,912,74,842,46,760,24,668,9,567,1,515,xe" fillcolor="#c90" stroked="f">
                  <v:path arrowok="t" o:connecttype="custom" o:connectlocs="515,-88;411,-84;315,-72;227,-53;151,-29;88,1;24,54;0,114;3,135;41,193;118,243;188,271;270,292;362,308;462,316;515,317;567,316;668,308;760,292;842,271;912,243;967,211;1019,155;1029,114;1026,94;989,36;912,-14;842,-42;760,-64;668,-79;567,-87;515,-88" o:connectangles="0,0,0,0,0,0,0,0,0,0,0,0,0,0,0,0,0,0,0,0,0,0,0,0,0,0,0,0,0,0,0,0"/>
                </v:shape>
                <v:shape id="Freeform 292" o:spid="_x0000_s1028" style="position:absolute;left:3728;top:-88;width:1029;height:405;visibility:visible;mso-wrap-style:square;v-text-anchor:top" coordsize="1029,4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k4pvMYA&#10;AADcAAAADwAAAGRycy9kb3ducmV2LnhtbESPT2sCMRTE74LfITyhF9Fsl1rq1ihFqPRS8E8v3l43&#10;z83i5iVuorv99k1B6HGYmd8wi1VvG3GjNtSOFTxOMxDEpdM1Vwq+Du+TFxAhImtsHJOCHwqwWg4H&#10;Cyy063hHt32sRIJwKFCBidEXUobSkMUwdZ44eSfXWoxJtpXULXYJbhuZZ9mztFhzWjDoaW2oPO+v&#10;VoE/RHk0+daPv7e7rv48zvLLxiv1MOrfXkFE6uN/+N7+0Ary+RP8nUlHQC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k4pvMYAAADcAAAADwAAAAAAAAAAAAAAAACYAgAAZHJz&#10;L2Rvd25yZXYueG1sUEsFBgAAAAAEAAQA9QAAAIsDAAAAAA==&#10;" path="m,202l24,142,88,89,151,59,227,35,315,16,411,4,515,r52,1l668,9r92,15l842,46r70,28l967,106r52,56l1029,202r-3,21l989,281r-77,50l842,359r-82,21l668,396r-101,8l515,405r-53,-1l362,396,270,380,188,359,118,331,63,299,11,243,,202xe" filled="f" strokeweight=".08794mm">
                  <v:path arrowok="t" o:connecttype="custom" o:connectlocs="0,114;24,54;88,1;151,-29;227,-53;315,-72;411,-84;515,-88;567,-87;668,-79;760,-64;842,-42;912,-14;967,18;1019,74;1029,114;1026,135;989,193;912,243;842,271;760,292;668,308;567,316;515,317;462,316;362,308;270,292;188,271;118,243;63,211;11,155;0,114" o:connectangles="0,0,0,0,0,0,0,0,0,0,0,0,0,0,0,0,0,0,0,0,0,0,0,0,0,0,0,0,0,0,0,0"/>
                </v:shape>
                <v:shape id="Freeform 291" o:spid="_x0000_s1029" style="position:absolute;left:4810;top:-88;width:1029;height:405;visibility:visible;mso-wrap-style:square;v-text-anchor:top" coordsize="1029,4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ItoJMYA&#10;AADcAAAADwAAAGRycy9kb3ducmV2LnhtbESP3WrCQBSE7wu+w3KE3tWNQotGV/GHFikVElvw9pA9&#10;JsHs2bC7TdK37xYKXg4z8w2z2gymER05X1tWMJ0kIIgLq2suFXx9vj7NQfiArLGxTAp+yMNmPXpY&#10;Yaptzzl151CKCGGfooIqhDaV0hcVGfQT2xJH72qdwRClK6V22Ee4aeQsSV6kwZrjQoUt7Ssqbudv&#10;o+CyM8fr23vmTpkvBs5vH4eDniv1OB62SxCBhnAP/7ePWsFs8Qx/Z+IRkO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ItoJMYAAADcAAAADwAAAAAAAAAAAAAAAACYAgAAZHJz&#10;L2Rvd25yZXYueG1sUEsFBgAAAAAEAAQA9QAAAIsDAAAAAA==&#10;" path="m514,l411,4,314,16,227,35,151,59,88,89,23,142,,202r3,21l41,281r77,50l187,359r82,21l362,396r100,8l514,405r53,-1l667,396r93,-16l842,359r69,-28l967,299r51,-56l1029,202r-3,-20l988,124,911,74,842,46,760,24,667,9,567,1,514,xe" fillcolor="#c90" stroked="f">
                  <v:path arrowok="t" o:connecttype="custom" o:connectlocs="514,-88;411,-84;314,-72;227,-53;151,-29;88,1;23,54;0,114;3,135;41,193;118,243;187,271;269,292;362,308;462,316;514,317;567,316;667,308;760,292;842,271;911,243;967,211;1018,155;1029,114;1026,94;988,36;911,-14;842,-42;760,-64;667,-79;567,-87;514,-88" o:connectangles="0,0,0,0,0,0,0,0,0,0,0,0,0,0,0,0,0,0,0,0,0,0,0,0,0,0,0,0,0,0,0,0"/>
                </v:shape>
                <v:shape id="AutoShape 290" o:spid="_x0000_s1030" style="position:absolute;left:4670;top:9676;width:4882;height:813;visibility:visible;mso-wrap-style:square;v-text-anchor:top" coordsize="4882,8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hZ8csQA&#10;AADcAAAADwAAAGRycy9kb3ducmV2LnhtbESPwWrDMBBE74H+g9hCb7FcQ03qRjHFUEgPOcRNel6s&#10;rWVqrYylxk6+PgoEehxm5g2zLmfbixONvnOs4DlJQRA3TnfcKjh8fSxXIHxA1tg7JgVn8lBuHhZr&#10;LLSbeE+nOrQiQtgXqMCEMBRS+saQRZ+4gTh6P260GKIcW6lHnCLc9jJL01xa7DguGByoMtT81n9W&#10;QfVZ6659OU4XvzPn3OXf22xllXp6nN/fQASaw3/43t5qBdlrDrcz8QjIz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YWfHLEAAAA3AAAAA8AAAAAAAAAAAAAAAAAmAIAAGRycy9k&#10;b3ducmV2LnhtbFBLBQYAAAAABAAEAPUAAACJAwAAAAA=&#10;" path="m140,-9562r3,-20l151,-9602r12,-20l181,-9640r21,-18l228,-9675r30,-15l291,-9705r36,-13l367,-9729r42,-11l454,-9748r48,-7l551,-9760r51,-3l654,-9764r53,1l758,-9760r49,5l855,-9748r45,8l942,-9729r40,11l1018,-9705r33,15l1081,-9675r26,17l1128,-9640r18,18l1158,-9602r8,20l1169,-9562r-3,21l1158,-9521r-12,20l1128,-9483r-21,18l1081,-9448r-30,15l1018,-9418r-36,13l942,-9394r-42,10l855,-9375r-48,7l758,-9363r-51,3l654,-9359r-52,-1l551,-9363r-49,-5l454,-9375r-45,-9l367,-9394r-40,-11l291,-9418r-33,-15l228,-9448r-26,-17l181,-9483r-18,-18l151,-9521r-8,-20l140,-9562xm-1265,-9555r323,-7e" filled="f" strokeweight=".08794mm">
                  <v:path arrowok="t" o:connecttype="custom" o:connectlocs="143,94;163,54;202,18;258,-14;327,-42;409,-64;502,-79;602,-87;707,-87;807,-79;900,-64;982,-42;1051,-14;1107,18;1146,54;1166,94;1166,135;1146,175;1107,211;1051,243;982,271;900,292;807,308;707,316;602,316;502,308;409,292;327,271;258,243;202,211;163,175;143,135;-1265,121" o:connectangles="0,0,0,0,0,0,0,0,0,0,0,0,0,0,0,0,0,0,0,0,0,0,0,0,0,0,0,0,0,0,0,0,0"/>
                </v:shape>
                <v:shape id="Freeform 289" o:spid="_x0000_s1031" style="position:absolute;left:1613;top:217;width:3712;height:280;visibility:visible;mso-wrap-style:square;v-text-anchor:top" coordsize="3712,2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8l/LMcA&#10;AADcAAAADwAAAGRycy9kb3ducmV2LnhtbESPQWvCQBSE74X+h+UVeqsbPTQaXUUKRQ8KNQqtt0f2&#10;NZuafRuzq6b+elco9DjMzDfMZNbZWpyp9ZVjBf1eAoK4cLriUsFu+/4yBOEDssbaMSn4JQ+z6ePD&#10;BDPtLryhcx5KESHsM1RgQmgyKX1hyKLvuYY4et+utRiibEupW7xEuK3lIElepcWK44LBht4MFYf8&#10;ZBUcfz7dYbP+ONLX+prvF8PUr0yq1PNTNx+DCNSF//Bfe6kVDEYp3M/EIyCn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JfyzHAAAA3AAAAA8AAAAAAAAAAAAAAAAAmAIAAGRy&#10;cy9kb3ducmV2LnhtbFBLBQYAAAAABAAEAPUAAACMAwAAAAA=&#10;" path="m,l,279r3711,l3711,100e" filled="f" strokeweight=".08794mm">
                  <v:path arrowok="t" o:connecttype="custom" o:connectlocs="0,217;0,496;3711,496;3711,317" o:connectangles="0,0,0,0"/>
                </v:shape>
                <w10:wrap anchorx="page"/>
              </v:group>
            </w:pict>
          </mc:Fallback>
        </mc:AlternateContent>
      </w:r>
      <w:r>
        <w:rPr>
          <w:noProof/>
          <w:lang w:val="fr-FR" w:eastAsia="fr-FR"/>
        </w:rPr>
        <mc:AlternateContent>
          <mc:Choice Requires="wpg">
            <w:drawing>
              <wp:anchor distT="0" distB="0" distL="114300" distR="114300" simplePos="0" relativeHeight="1312" behindDoc="0" locked="0" layoutInCell="1" allowOverlap="1" wp14:anchorId="0B0AEF5E" wp14:editId="4677BFD1">
                <wp:simplePos x="0" y="0"/>
                <wp:positionH relativeFrom="page">
                  <wp:posOffset>970915</wp:posOffset>
                </wp:positionH>
                <wp:positionV relativeFrom="paragraph">
                  <wp:posOffset>-2468880</wp:posOffset>
                </wp:positionV>
                <wp:extent cx="2738120" cy="2486025"/>
                <wp:effectExtent l="0" t="10795" r="15240" b="0"/>
                <wp:wrapNone/>
                <wp:docPr id="258" name="Group 2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738120" cy="2486025"/>
                          <a:chOff x="1529" y="-3888"/>
                          <a:chExt cx="4312" cy="3915"/>
                        </a:xfrm>
                      </wpg:grpSpPr>
                      <wps:wsp>
                        <wps:cNvPr id="259" name="Freeform 287"/>
                        <wps:cNvSpPr>
                          <a:spLocks/>
                        </wps:cNvSpPr>
                        <wps:spPr bwMode="auto">
                          <a:xfrm>
                            <a:off x="3728" y="-778"/>
                            <a:ext cx="1029" cy="405"/>
                          </a:xfrm>
                          <a:custGeom>
                            <a:avLst/>
                            <a:gdLst>
                              <a:gd name="T0" fmla="+- 0 4243 3728"/>
                              <a:gd name="T1" fmla="*/ T0 w 1029"/>
                              <a:gd name="T2" fmla="+- 0 -778 -778"/>
                              <a:gd name="T3" fmla="*/ -778 h 405"/>
                              <a:gd name="T4" fmla="+- 0 4139 3728"/>
                              <a:gd name="T5" fmla="*/ T4 w 1029"/>
                              <a:gd name="T6" fmla="+- 0 -774 -778"/>
                              <a:gd name="T7" fmla="*/ -774 h 405"/>
                              <a:gd name="T8" fmla="+- 0 4043 3728"/>
                              <a:gd name="T9" fmla="*/ T8 w 1029"/>
                              <a:gd name="T10" fmla="+- 0 -762 -778"/>
                              <a:gd name="T11" fmla="*/ -762 h 405"/>
                              <a:gd name="T12" fmla="+- 0 3955 3728"/>
                              <a:gd name="T13" fmla="*/ T12 w 1029"/>
                              <a:gd name="T14" fmla="+- 0 -744 -778"/>
                              <a:gd name="T15" fmla="*/ -744 h 405"/>
                              <a:gd name="T16" fmla="+- 0 3879 3728"/>
                              <a:gd name="T17" fmla="*/ T16 w 1029"/>
                              <a:gd name="T18" fmla="+- 0 -719 -778"/>
                              <a:gd name="T19" fmla="*/ -719 h 405"/>
                              <a:gd name="T20" fmla="+- 0 3816 3728"/>
                              <a:gd name="T21" fmla="*/ T20 w 1029"/>
                              <a:gd name="T22" fmla="+- 0 -689 -778"/>
                              <a:gd name="T23" fmla="*/ -689 h 405"/>
                              <a:gd name="T24" fmla="+- 0 3752 3728"/>
                              <a:gd name="T25" fmla="*/ T24 w 1029"/>
                              <a:gd name="T26" fmla="+- 0 -636 -778"/>
                              <a:gd name="T27" fmla="*/ -636 h 405"/>
                              <a:gd name="T28" fmla="+- 0 3728 3728"/>
                              <a:gd name="T29" fmla="*/ T28 w 1029"/>
                              <a:gd name="T30" fmla="+- 0 -576 -778"/>
                              <a:gd name="T31" fmla="*/ -576 h 405"/>
                              <a:gd name="T32" fmla="+- 0 3731 3728"/>
                              <a:gd name="T33" fmla="*/ T32 w 1029"/>
                              <a:gd name="T34" fmla="+- 0 -555 -778"/>
                              <a:gd name="T35" fmla="*/ -555 h 405"/>
                              <a:gd name="T36" fmla="+- 0 3769 3728"/>
                              <a:gd name="T37" fmla="*/ T36 w 1029"/>
                              <a:gd name="T38" fmla="+- 0 -497 -778"/>
                              <a:gd name="T39" fmla="*/ -497 h 405"/>
                              <a:gd name="T40" fmla="+- 0 3846 3728"/>
                              <a:gd name="T41" fmla="*/ T40 w 1029"/>
                              <a:gd name="T42" fmla="+- 0 -447 -778"/>
                              <a:gd name="T43" fmla="*/ -447 h 405"/>
                              <a:gd name="T44" fmla="+- 0 3916 3728"/>
                              <a:gd name="T45" fmla="*/ T44 w 1029"/>
                              <a:gd name="T46" fmla="+- 0 -419 -778"/>
                              <a:gd name="T47" fmla="*/ -419 h 405"/>
                              <a:gd name="T48" fmla="+- 0 3998 3728"/>
                              <a:gd name="T49" fmla="*/ T48 w 1029"/>
                              <a:gd name="T50" fmla="+- 0 -398 -778"/>
                              <a:gd name="T51" fmla="*/ -398 h 405"/>
                              <a:gd name="T52" fmla="+- 0 4090 3728"/>
                              <a:gd name="T53" fmla="*/ T52 w 1029"/>
                              <a:gd name="T54" fmla="+- 0 -382 -778"/>
                              <a:gd name="T55" fmla="*/ -382 h 405"/>
                              <a:gd name="T56" fmla="+- 0 4190 3728"/>
                              <a:gd name="T57" fmla="*/ T56 w 1029"/>
                              <a:gd name="T58" fmla="+- 0 -374 -778"/>
                              <a:gd name="T59" fmla="*/ -374 h 405"/>
                              <a:gd name="T60" fmla="+- 0 4243 3728"/>
                              <a:gd name="T61" fmla="*/ T60 w 1029"/>
                              <a:gd name="T62" fmla="+- 0 -373 -778"/>
                              <a:gd name="T63" fmla="*/ -373 h 405"/>
                              <a:gd name="T64" fmla="+- 0 4295 3728"/>
                              <a:gd name="T65" fmla="*/ T64 w 1029"/>
                              <a:gd name="T66" fmla="+- 0 -374 -778"/>
                              <a:gd name="T67" fmla="*/ -374 h 405"/>
                              <a:gd name="T68" fmla="+- 0 4396 3728"/>
                              <a:gd name="T69" fmla="*/ T68 w 1029"/>
                              <a:gd name="T70" fmla="+- 0 -382 -778"/>
                              <a:gd name="T71" fmla="*/ -382 h 405"/>
                              <a:gd name="T72" fmla="+- 0 4488 3728"/>
                              <a:gd name="T73" fmla="*/ T72 w 1029"/>
                              <a:gd name="T74" fmla="+- 0 -398 -778"/>
                              <a:gd name="T75" fmla="*/ -398 h 405"/>
                              <a:gd name="T76" fmla="+- 0 4570 3728"/>
                              <a:gd name="T77" fmla="*/ T76 w 1029"/>
                              <a:gd name="T78" fmla="+- 0 -419 -778"/>
                              <a:gd name="T79" fmla="*/ -419 h 405"/>
                              <a:gd name="T80" fmla="+- 0 4640 3728"/>
                              <a:gd name="T81" fmla="*/ T80 w 1029"/>
                              <a:gd name="T82" fmla="+- 0 -447 -778"/>
                              <a:gd name="T83" fmla="*/ -447 h 405"/>
                              <a:gd name="T84" fmla="+- 0 4695 3728"/>
                              <a:gd name="T85" fmla="*/ T84 w 1029"/>
                              <a:gd name="T86" fmla="+- 0 -479 -778"/>
                              <a:gd name="T87" fmla="*/ -479 h 405"/>
                              <a:gd name="T88" fmla="+- 0 4747 3728"/>
                              <a:gd name="T89" fmla="*/ T88 w 1029"/>
                              <a:gd name="T90" fmla="+- 0 -535 -778"/>
                              <a:gd name="T91" fmla="*/ -535 h 405"/>
                              <a:gd name="T92" fmla="+- 0 4757 3728"/>
                              <a:gd name="T93" fmla="*/ T92 w 1029"/>
                              <a:gd name="T94" fmla="+- 0 -576 -778"/>
                              <a:gd name="T95" fmla="*/ -576 h 405"/>
                              <a:gd name="T96" fmla="+- 0 4754 3728"/>
                              <a:gd name="T97" fmla="*/ T96 w 1029"/>
                              <a:gd name="T98" fmla="+- 0 -596 -778"/>
                              <a:gd name="T99" fmla="*/ -596 h 405"/>
                              <a:gd name="T100" fmla="+- 0 4717 3728"/>
                              <a:gd name="T101" fmla="*/ T100 w 1029"/>
                              <a:gd name="T102" fmla="+- 0 -655 -778"/>
                              <a:gd name="T103" fmla="*/ -655 h 405"/>
                              <a:gd name="T104" fmla="+- 0 4640 3728"/>
                              <a:gd name="T105" fmla="*/ T104 w 1029"/>
                              <a:gd name="T106" fmla="+- 0 -704 -778"/>
                              <a:gd name="T107" fmla="*/ -704 h 405"/>
                              <a:gd name="T108" fmla="+- 0 4570 3728"/>
                              <a:gd name="T109" fmla="*/ T108 w 1029"/>
                              <a:gd name="T110" fmla="+- 0 -732 -778"/>
                              <a:gd name="T111" fmla="*/ -732 h 405"/>
                              <a:gd name="T112" fmla="+- 0 4488 3728"/>
                              <a:gd name="T113" fmla="*/ T112 w 1029"/>
                              <a:gd name="T114" fmla="+- 0 -754 -778"/>
                              <a:gd name="T115" fmla="*/ -754 h 405"/>
                              <a:gd name="T116" fmla="+- 0 4396 3728"/>
                              <a:gd name="T117" fmla="*/ T116 w 1029"/>
                              <a:gd name="T118" fmla="+- 0 -769 -778"/>
                              <a:gd name="T119" fmla="*/ -769 h 405"/>
                              <a:gd name="T120" fmla="+- 0 4295 3728"/>
                              <a:gd name="T121" fmla="*/ T120 w 1029"/>
                              <a:gd name="T122" fmla="+- 0 -777 -778"/>
                              <a:gd name="T123" fmla="*/ -777 h 405"/>
                              <a:gd name="T124" fmla="+- 0 4243 3728"/>
                              <a:gd name="T125" fmla="*/ T124 w 1029"/>
                              <a:gd name="T126" fmla="+- 0 -778 -778"/>
                              <a:gd name="T127" fmla="*/ -778 h 4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1029" h="405">
                                <a:moveTo>
                                  <a:pt x="515" y="0"/>
                                </a:moveTo>
                                <a:lnTo>
                                  <a:pt x="411" y="4"/>
                                </a:lnTo>
                                <a:lnTo>
                                  <a:pt x="315" y="16"/>
                                </a:lnTo>
                                <a:lnTo>
                                  <a:pt x="227" y="34"/>
                                </a:lnTo>
                                <a:lnTo>
                                  <a:pt x="151" y="59"/>
                                </a:lnTo>
                                <a:lnTo>
                                  <a:pt x="88" y="89"/>
                                </a:lnTo>
                                <a:lnTo>
                                  <a:pt x="24" y="142"/>
                                </a:lnTo>
                                <a:lnTo>
                                  <a:pt x="0" y="202"/>
                                </a:lnTo>
                                <a:lnTo>
                                  <a:pt x="3" y="223"/>
                                </a:lnTo>
                                <a:lnTo>
                                  <a:pt x="41" y="281"/>
                                </a:lnTo>
                                <a:lnTo>
                                  <a:pt x="118" y="331"/>
                                </a:lnTo>
                                <a:lnTo>
                                  <a:pt x="188" y="359"/>
                                </a:lnTo>
                                <a:lnTo>
                                  <a:pt x="270" y="380"/>
                                </a:lnTo>
                                <a:lnTo>
                                  <a:pt x="362" y="396"/>
                                </a:lnTo>
                                <a:lnTo>
                                  <a:pt x="462" y="404"/>
                                </a:lnTo>
                                <a:lnTo>
                                  <a:pt x="515" y="405"/>
                                </a:lnTo>
                                <a:lnTo>
                                  <a:pt x="567" y="404"/>
                                </a:lnTo>
                                <a:lnTo>
                                  <a:pt x="668" y="396"/>
                                </a:lnTo>
                                <a:lnTo>
                                  <a:pt x="760" y="380"/>
                                </a:lnTo>
                                <a:lnTo>
                                  <a:pt x="842" y="359"/>
                                </a:lnTo>
                                <a:lnTo>
                                  <a:pt x="912" y="331"/>
                                </a:lnTo>
                                <a:lnTo>
                                  <a:pt x="967" y="299"/>
                                </a:lnTo>
                                <a:lnTo>
                                  <a:pt x="1019" y="243"/>
                                </a:lnTo>
                                <a:lnTo>
                                  <a:pt x="1029" y="202"/>
                                </a:lnTo>
                                <a:lnTo>
                                  <a:pt x="1026" y="182"/>
                                </a:lnTo>
                                <a:lnTo>
                                  <a:pt x="989" y="123"/>
                                </a:lnTo>
                                <a:lnTo>
                                  <a:pt x="912" y="74"/>
                                </a:lnTo>
                                <a:lnTo>
                                  <a:pt x="842" y="46"/>
                                </a:lnTo>
                                <a:lnTo>
                                  <a:pt x="760" y="24"/>
                                </a:lnTo>
                                <a:lnTo>
                                  <a:pt x="668" y="9"/>
                                </a:lnTo>
                                <a:lnTo>
                                  <a:pt x="567" y="1"/>
                                </a:lnTo>
                                <a:lnTo>
                                  <a:pt x="515" y="0"/>
                                </a:lnTo>
                                <a:close/>
                              </a:path>
                            </a:pathLst>
                          </a:custGeom>
                          <a:solidFill>
                            <a:srgbClr val="CC99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0" name="Freeform 286"/>
                        <wps:cNvSpPr>
                          <a:spLocks/>
                        </wps:cNvSpPr>
                        <wps:spPr bwMode="auto">
                          <a:xfrm>
                            <a:off x="3728" y="-778"/>
                            <a:ext cx="1029" cy="405"/>
                          </a:xfrm>
                          <a:custGeom>
                            <a:avLst/>
                            <a:gdLst>
                              <a:gd name="T0" fmla="+- 0 3728 3728"/>
                              <a:gd name="T1" fmla="*/ T0 w 1029"/>
                              <a:gd name="T2" fmla="+- 0 -576 -778"/>
                              <a:gd name="T3" fmla="*/ -576 h 405"/>
                              <a:gd name="T4" fmla="+- 0 3752 3728"/>
                              <a:gd name="T5" fmla="*/ T4 w 1029"/>
                              <a:gd name="T6" fmla="+- 0 -636 -778"/>
                              <a:gd name="T7" fmla="*/ -636 h 405"/>
                              <a:gd name="T8" fmla="+- 0 3816 3728"/>
                              <a:gd name="T9" fmla="*/ T8 w 1029"/>
                              <a:gd name="T10" fmla="+- 0 -689 -778"/>
                              <a:gd name="T11" fmla="*/ -689 h 405"/>
                              <a:gd name="T12" fmla="+- 0 3879 3728"/>
                              <a:gd name="T13" fmla="*/ T12 w 1029"/>
                              <a:gd name="T14" fmla="+- 0 -719 -778"/>
                              <a:gd name="T15" fmla="*/ -719 h 405"/>
                              <a:gd name="T16" fmla="+- 0 3955 3728"/>
                              <a:gd name="T17" fmla="*/ T16 w 1029"/>
                              <a:gd name="T18" fmla="+- 0 -744 -778"/>
                              <a:gd name="T19" fmla="*/ -744 h 405"/>
                              <a:gd name="T20" fmla="+- 0 4043 3728"/>
                              <a:gd name="T21" fmla="*/ T20 w 1029"/>
                              <a:gd name="T22" fmla="+- 0 -762 -778"/>
                              <a:gd name="T23" fmla="*/ -762 h 405"/>
                              <a:gd name="T24" fmla="+- 0 4139 3728"/>
                              <a:gd name="T25" fmla="*/ T24 w 1029"/>
                              <a:gd name="T26" fmla="+- 0 -774 -778"/>
                              <a:gd name="T27" fmla="*/ -774 h 405"/>
                              <a:gd name="T28" fmla="+- 0 4243 3728"/>
                              <a:gd name="T29" fmla="*/ T28 w 1029"/>
                              <a:gd name="T30" fmla="+- 0 -778 -778"/>
                              <a:gd name="T31" fmla="*/ -778 h 405"/>
                              <a:gd name="T32" fmla="+- 0 4295 3728"/>
                              <a:gd name="T33" fmla="*/ T32 w 1029"/>
                              <a:gd name="T34" fmla="+- 0 -777 -778"/>
                              <a:gd name="T35" fmla="*/ -777 h 405"/>
                              <a:gd name="T36" fmla="+- 0 4396 3728"/>
                              <a:gd name="T37" fmla="*/ T36 w 1029"/>
                              <a:gd name="T38" fmla="+- 0 -769 -778"/>
                              <a:gd name="T39" fmla="*/ -769 h 405"/>
                              <a:gd name="T40" fmla="+- 0 4488 3728"/>
                              <a:gd name="T41" fmla="*/ T40 w 1029"/>
                              <a:gd name="T42" fmla="+- 0 -754 -778"/>
                              <a:gd name="T43" fmla="*/ -754 h 405"/>
                              <a:gd name="T44" fmla="+- 0 4570 3728"/>
                              <a:gd name="T45" fmla="*/ T44 w 1029"/>
                              <a:gd name="T46" fmla="+- 0 -732 -778"/>
                              <a:gd name="T47" fmla="*/ -732 h 405"/>
                              <a:gd name="T48" fmla="+- 0 4640 3728"/>
                              <a:gd name="T49" fmla="*/ T48 w 1029"/>
                              <a:gd name="T50" fmla="+- 0 -704 -778"/>
                              <a:gd name="T51" fmla="*/ -704 h 405"/>
                              <a:gd name="T52" fmla="+- 0 4695 3728"/>
                              <a:gd name="T53" fmla="*/ T52 w 1029"/>
                              <a:gd name="T54" fmla="+- 0 -672 -778"/>
                              <a:gd name="T55" fmla="*/ -672 h 405"/>
                              <a:gd name="T56" fmla="+- 0 4747 3728"/>
                              <a:gd name="T57" fmla="*/ T56 w 1029"/>
                              <a:gd name="T58" fmla="+- 0 -617 -778"/>
                              <a:gd name="T59" fmla="*/ -617 h 405"/>
                              <a:gd name="T60" fmla="+- 0 4757 3728"/>
                              <a:gd name="T61" fmla="*/ T60 w 1029"/>
                              <a:gd name="T62" fmla="+- 0 -576 -778"/>
                              <a:gd name="T63" fmla="*/ -576 h 405"/>
                              <a:gd name="T64" fmla="+- 0 4754 3728"/>
                              <a:gd name="T65" fmla="*/ T64 w 1029"/>
                              <a:gd name="T66" fmla="+- 0 -555 -778"/>
                              <a:gd name="T67" fmla="*/ -555 h 405"/>
                              <a:gd name="T68" fmla="+- 0 4717 3728"/>
                              <a:gd name="T69" fmla="*/ T68 w 1029"/>
                              <a:gd name="T70" fmla="+- 0 -497 -778"/>
                              <a:gd name="T71" fmla="*/ -497 h 405"/>
                              <a:gd name="T72" fmla="+- 0 4640 3728"/>
                              <a:gd name="T73" fmla="*/ T72 w 1029"/>
                              <a:gd name="T74" fmla="+- 0 -447 -778"/>
                              <a:gd name="T75" fmla="*/ -447 h 405"/>
                              <a:gd name="T76" fmla="+- 0 4570 3728"/>
                              <a:gd name="T77" fmla="*/ T76 w 1029"/>
                              <a:gd name="T78" fmla="+- 0 -419 -778"/>
                              <a:gd name="T79" fmla="*/ -419 h 405"/>
                              <a:gd name="T80" fmla="+- 0 4488 3728"/>
                              <a:gd name="T81" fmla="*/ T80 w 1029"/>
                              <a:gd name="T82" fmla="+- 0 -398 -778"/>
                              <a:gd name="T83" fmla="*/ -398 h 405"/>
                              <a:gd name="T84" fmla="+- 0 4396 3728"/>
                              <a:gd name="T85" fmla="*/ T84 w 1029"/>
                              <a:gd name="T86" fmla="+- 0 -382 -778"/>
                              <a:gd name="T87" fmla="*/ -382 h 405"/>
                              <a:gd name="T88" fmla="+- 0 4295 3728"/>
                              <a:gd name="T89" fmla="*/ T88 w 1029"/>
                              <a:gd name="T90" fmla="+- 0 -374 -778"/>
                              <a:gd name="T91" fmla="*/ -374 h 405"/>
                              <a:gd name="T92" fmla="+- 0 4243 3728"/>
                              <a:gd name="T93" fmla="*/ T92 w 1029"/>
                              <a:gd name="T94" fmla="+- 0 -373 -778"/>
                              <a:gd name="T95" fmla="*/ -373 h 405"/>
                              <a:gd name="T96" fmla="+- 0 4190 3728"/>
                              <a:gd name="T97" fmla="*/ T96 w 1029"/>
                              <a:gd name="T98" fmla="+- 0 -374 -778"/>
                              <a:gd name="T99" fmla="*/ -374 h 405"/>
                              <a:gd name="T100" fmla="+- 0 4090 3728"/>
                              <a:gd name="T101" fmla="*/ T100 w 1029"/>
                              <a:gd name="T102" fmla="+- 0 -382 -778"/>
                              <a:gd name="T103" fmla="*/ -382 h 405"/>
                              <a:gd name="T104" fmla="+- 0 3998 3728"/>
                              <a:gd name="T105" fmla="*/ T104 w 1029"/>
                              <a:gd name="T106" fmla="+- 0 -398 -778"/>
                              <a:gd name="T107" fmla="*/ -398 h 405"/>
                              <a:gd name="T108" fmla="+- 0 3916 3728"/>
                              <a:gd name="T109" fmla="*/ T108 w 1029"/>
                              <a:gd name="T110" fmla="+- 0 -419 -778"/>
                              <a:gd name="T111" fmla="*/ -419 h 405"/>
                              <a:gd name="T112" fmla="+- 0 3846 3728"/>
                              <a:gd name="T113" fmla="*/ T112 w 1029"/>
                              <a:gd name="T114" fmla="+- 0 -447 -778"/>
                              <a:gd name="T115" fmla="*/ -447 h 405"/>
                              <a:gd name="T116" fmla="+- 0 3791 3728"/>
                              <a:gd name="T117" fmla="*/ T116 w 1029"/>
                              <a:gd name="T118" fmla="+- 0 -479 -778"/>
                              <a:gd name="T119" fmla="*/ -479 h 405"/>
                              <a:gd name="T120" fmla="+- 0 3739 3728"/>
                              <a:gd name="T121" fmla="*/ T120 w 1029"/>
                              <a:gd name="T122" fmla="+- 0 -535 -778"/>
                              <a:gd name="T123" fmla="*/ -535 h 405"/>
                              <a:gd name="T124" fmla="+- 0 3728 3728"/>
                              <a:gd name="T125" fmla="*/ T124 w 1029"/>
                              <a:gd name="T126" fmla="+- 0 -576 -778"/>
                              <a:gd name="T127" fmla="*/ -576 h 4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1029" h="405">
                                <a:moveTo>
                                  <a:pt x="0" y="202"/>
                                </a:moveTo>
                                <a:lnTo>
                                  <a:pt x="24" y="142"/>
                                </a:lnTo>
                                <a:lnTo>
                                  <a:pt x="88" y="89"/>
                                </a:lnTo>
                                <a:lnTo>
                                  <a:pt x="151" y="59"/>
                                </a:lnTo>
                                <a:lnTo>
                                  <a:pt x="227" y="34"/>
                                </a:lnTo>
                                <a:lnTo>
                                  <a:pt x="315" y="16"/>
                                </a:lnTo>
                                <a:lnTo>
                                  <a:pt x="411" y="4"/>
                                </a:lnTo>
                                <a:lnTo>
                                  <a:pt x="515" y="0"/>
                                </a:lnTo>
                                <a:lnTo>
                                  <a:pt x="567" y="1"/>
                                </a:lnTo>
                                <a:lnTo>
                                  <a:pt x="668" y="9"/>
                                </a:lnTo>
                                <a:lnTo>
                                  <a:pt x="760" y="24"/>
                                </a:lnTo>
                                <a:lnTo>
                                  <a:pt x="842" y="46"/>
                                </a:lnTo>
                                <a:lnTo>
                                  <a:pt x="912" y="74"/>
                                </a:lnTo>
                                <a:lnTo>
                                  <a:pt x="967" y="106"/>
                                </a:lnTo>
                                <a:lnTo>
                                  <a:pt x="1019" y="161"/>
                                </a:lnTo>
                                <a:lnTo>
                                  <a:pt x="1029" y="202"/>
                                </a:lnTo>
                                <a:lnTo>
                                  <a:pt x="1026" y="223"/>
                                </a:lnTo>
                                <a:lnTo>
                                  <a:pt x="989" y="281"/>
                                </a:lnTo>
                                <a:lnTo>
                                  <a:pt x="912" y="331"/>
                                </a:lnTo>
                                <a:lnTo>
                                  <a:pt x="842" y="359"/>
                                </a:lnTo>
                                <a:lnTo>
                                  <a:pt x="760" y="380"/>
                                </a:lnTo>
                                <a:lnTo>
                                  <a:pt x="668" y="396"/>
                                </a:lnTo>
                                <a:lnTo>
                                  <a:pt x="567" y="404"/>
                                </a:lnTo>
                                <a:lnTo>
                                  <a:pt x="515" y="405"/>
                                </a:lnTo>
                                <a:lnTo>
                                  <a:pt x="462" y="404"/>
                                </a:lnTo>
                                <a:lnTo>
                                  <a:pt x="362" y="396"/>
                                </a:lnTo>
                                <a:lnTo>
                                  <a:pt x="270" y="380"/>
                                </a:lnTo>
                                <a:lnTo>
                                  <a:pt x="188" y="359"/>
                                </a:lnTo>
                                <a:lnTo>
                                  <a:pt x="118" y="331"/>
                                </a:lnTo>
                                <a:lnTo>
                                  <a:pt x="63" y="299"/>
                                </a:lnTo>
                                <a:lnTo>
                                  <a:pt x="11" y="243"/>
                                </a:lnTo>
                                <a:lnTo>
                                  <a:pt x="0" y="202"/>
                                </a:lnTo>
                                <a:close/>
                              </a:path>
                            </a:pathLst>
                          </a:custGeom>
                          <a:noFill/>
                          <a:ln w="31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1" name="Freeform 285"/>
                        <wps:cNvSpPr>
                          <a:spLocks/>
                        </wps:cNvSpPr>
                        <wps:spPr bwMode="auto">
                          <a:xfrm>
                            <a:off x="4810" y="-778"/>
                            <a:ext cx="1029" cy="405"/>
                          </a:xfrm>
                          <a:custGeom>
                            <a:avLst/>
                            <a:gdLst>
                              <a:gd name="T0" fmla="+- 0 5324 4810"/>
                              <a:gd name="T1" fmla="*/ T0 w 1029"/>
                              <a:gd name="T2" fmla="+- 0 -778 -778"/>
                              <a:gd name="T3" fmla="*/ -778 h 405"/>
                              <a:gd name="T4" fmla="+- 0 5221 4810"/>
                              <a:gd name="T5" fmla="*/ T4 w 1029"/>
                              <a:gd name="T6" fmla="+- 0 -774 -778"/>
                              <a:gd name="T7" fmla="*/ -774 h 405"/>
                              <a:gd name="T8" fmla="+- 0 5124 4810"/>
                              <a:gd name="T9" fmla="*/ T8 w 1029"/>
                              <a:gd name="T10" fmla="+- 0 -762 -778"/>
                              <a:gd name="T11" fmla="*/ -762 h 405"/>
                              <a:gd name="T12" fmla="+- 0 5037 4810"/>
                              <a:gd name="T13" fmla="*/ T12 w 1029"/>
                              <a:gd name="T14" fmla="+- 0 -744 -778"/>
                              <a:gd name="T15" fmla="*/ -744 h 405"/>
                              <a:gd name="T16" fmla="+- 0 4961 4810"/>
                              <a:gd name="T17" fmla="*/ T16 w 1029"/>
                              <a:gd name="T18" fmla="+- 0 -719 -778"/>
                              <a:gd name="T19" fmla="*/ -719 h 405"/>
                              <a:gd name="T20" fmla="+- 0 4898 4810"/>
                              <a:gd name="T21" fmla="*/ T20 w 1029"/>
                              <a:gd name="T22" fmla="+- 0 -689 -778"/>
                              <a:gd name="T23" fmla="*/ -689 h 405"/>
                              <a:gd name="T24" fmla="+- 0 4833 4810"/>
                              <a:gd name="T25" fmla="*/ T24 w 1029"/>
                              <a:gd name="T26" fmla="+- 0 -636 -778"/>
                              <a:gd name="T27" fmla="*/ -636 h 405"/>
                              <a:gd name="T28" fmla="+- 0 4810 4810"/>
                              <a:gd name="T29" fmla="*/ T28 w 1029"/>
                              <a:gd name="T30" fmla="+- 0 -576 -778"/>
                              <a:gd name="T31" fmla="*/ -576 h 405"/>
                              <a:gd name="T32" fmla="+- 0 4813 4810"/>
                              <a:gd name="T33" fmla="*/ T32 w 1029"/>
                              <a:gd name="T34" fmla="+- 0 -555 -778"/>
                              <a:gd name="T35" fmla="*/ -555 h 405"/>
                              <a:gd name="T36" fmla="+- 0 4851 4810"/>
                              <a:gd name="T37" fmla="*/ T36 w 1029"/>
                              <a:gd name="T38" fmla="+- 0 -497 -778"/>
                              <a:gd name="T39" fmla="*/ -497 h 405"/>
                              <a:gd name="T40" fmla="+- 0 4928 4810"/>
                              <a:gd name="T41" fmla="*/ T40 w 1029"/>
                              <a:gd name="T42" fmla="+- 0 -447 -778"/>
                              <a:gd name="T43" fmla="*/ -447 h 405"/>
                              <a:gd name="T44" fmla="+- 0 4997 4810"/>
                              <a:gd name="T45" fmla="*/ T44 w 1029"/>
                              <a:gd name="T46" fmla="+- 0 -419 -778"/>
                              <a:gd name="T47" fmla="*/ -419 h 405"/>
                              <a:gd name="T48" fmla="+- 0 5079 4810"/>
                              <a:gd name="T49" fmla="*/ T48 w 1029"/>
                              <a:gd name="T50" fmla="+- 0 -398 -778"/>
                              <a:gd name="T51" fmla="*/ -398 h 405"/>
                              <a:gd name="T52" fmla="+- 0 5172 4810"/>
                              <a:gd name="T53" fmla="*/ T52 w 1029"/>
                              <a:gd name="T54" fmla="+- 0 -382 -778"/>
                              <a:gd name="T55" fmla="*/ -382 h 405"/>
                              <a:gd name="T56" fmla="+- 0 5272 4810"/>
                              <a:gd name="T57" fmla="*/ T56 w 1029"/>
                              <a:gd name="T58" fmla="+- 0 -374 -778"/>
                              <a:gd name="T59" fmla="*/ -374 h 405"/>
                              <a:gd name="T60" fmla="+- 0 5324 4810"/>
                              <a:gd name="T61" fmla="*/ T60 w 1029"/>
                              <a:gd name="T62" fmla="+- 0 -373 -778"/>
                              <a:gd name="T63" fmla="*/ -373 h 405"/>
                              <a:gd name="T64" fmla="+- 0 5377 4810"/>
                              <a:gd name="T65" fmla="*/ T64 w 1029"/>
                              <a:gd name="T66" fmla="+- 0 -374 -778"/>
                              <a:gd name="T67" fmla="*/ -374 h 405"/>
                              <a:gd name="T68" fmla="+- 0 5477 4810"/>
                              <a:gd name="T69" fmla="*/ T68 w 1029"/>
                              <a:gd name="T70" fmla="+- 0 -382 -778"/>
                              <a:gd name="T71" fmla="*/ -382 h 405"/>
                              <a:gd name="T72" fmla="+- 0 5570 4810"/>
                              <a:gd name="T73" fmla="*/ T72 w 1029"/>
                              <a:gd name="T74" fmla="+- 0 -398 -778"/>
                              <a:gd name="T75" fmla="*/ -398 h 405"/>
                              <a:gd name="T76" fmla="+- 0 5652 4810"/>
                              <a:gd name="T77" fmla="*/ T76 w 1029"/>
                              <a:gd name="T78" fmla="+- 0 -419 -778"/>
                              <a:gd name="T79" fmla="*/ -419 h 405"/>
                              <a:gd name="T80" fmla="+- 0 5721 4810"/>
                              <a:gd name="T81" fmla="*/ T80 w 1029"/>
                              <a:gd name="T82" fmla="+- 0 -447 -778"/>
                              <a:gd name="T83" fmla="*/ -447 h 405"/>
                              <a:gd name="T84" fmla="+- 0 5777 4810"/>
                              <a:gd name="T85" fmla="*/ T84 w 1029"/>
                              <a:gd name="T86" fmla="+- 0 -479 -778"/>
                              <a:gd name="T87" fmla="*/ -479 h 405"/>
                              <a:gd name="T88" fmla="+- 0 5828 4810"/>
                              <a:gd name="T89" fmla="*/ T88 w 1029"/>
                              <a:gd name="T90" fmla="+- 0 -535 -778"/>
                              <a:gd name="T91" fmla="*/ -535 h 405"/>
                              <a:gd name="T92" fmla="+- 0 5839 4810"/>
                              <a:gd name="T93" fmla="*/ T92 w 1029"/>
                              <a:gd name="T94" fmla="+- 0 -576 -778"/>
                              <a:gd name="T95" fmla="*/ -576 h 405"/>
                              <a:gd name="T96" fmla="+- 0 5836 4810"/>
                              <a:gd name="T97" fmla="*/ T96 w 1029"/>
                              <a:gd name="T98" fmla="+- 0 -596 -778"/>
                              <a:gd name="T99" fmla="*/ -596 h 405"/>
                              <a:gd name="T100" fmla="+- 0 5798 4810"/>
                              <a:gd name="T101" fmla="*/ T100 w 1029"/>
                              <a:gd name="T102" fmla="+- 0 -655 -778"/>
                              <a:gd name="T103" fmla="*/ -655 h 405"/>
                              <a:gd name="T104" fmla="+- 0 5721 4810"/>
                              <a:gd name="T105" fmla="*/ T104 w 1029"/>
                              <a:gd name="T106" fmla="+- 0 -704 -778"/>
                              <a:gd name="T107" fmla="*/ -704 h 405"/>
                              <a:gd name="T108" fmla="+- 0 5652 4810"/>
                              <a:gd name="T109" fmla="*/ T108 w 1029"/>
                              <a:gd name="T110" fmla="+- 0 -732 -778"/>
                              <a:gd name="T111" fmla="*/ -732 h 405"/>
                              <a:gd name="T112" fmla="+- 0 5570 4810"/>
                              <a:gd name="T113" fmla="*/ T112 w 1029"/>
                              <a:gd name="T114" fmla="+- 0 -754 -778"/>
                              <a:gd name="T115" fmla="*/ -754 h 405"/>
                              <a:gd name="T116" fmla="+- 0 5477 4810"/>
                              <a:gd name="T117" fmla="*/ T116 w 1029"/>
                              <a:gd name="T118" fmla="+- 0 -769 -778"/>
                              <a:gd name="T119" fmla="*/ -769 h 405"/>
                              <a:gd name="T120" fmla="+- 0 5377 4810"/>
                              <a:gd name="T121" fmla="*/ T120 w 1029"/>
                              <a:gd name="T122" fmla="+- 0 -777 -778"/>
                              <a:gd name="T123" fmla="*/ -777 h 405"/>
                              <a:gd name="T124" fmla="+- 0 5324 4810"/>
                              <a:gd name="T125" fmla="*/ T124 w 1029"/>
                              <a:gd name="T126" fmla="+- 0 -778 -778"/>
                              <a:gd name="T127" fmla="*/ -778 h 4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1029" h="405">
                                <a:moveTo>
                                  <a:pt x="514" y="0"/>
                                </a:moveTo>
                                <a:lnTo>
                                  <a:pt x="411" y="4"/>
                                </a:lnTo>
                                <a:lnTo>
                                  <a:pt x="314" y="16"/>
                                </a:lnTo>
                                <a:lnTo>
                                  <a:pt x="227" y="34"/>
                                </a:lnTo>
                                <a:lnTo>
                                  <a:pt x="151" y="59"/>
                                </a:lnTo>
                                <a:lnTo>
                                  <a:pt x="88" y="89"/>
                                </a:lnTo>
                                <a:lnTo>
                                  <a:pt x="23" y="142"/>
                                </a:lnTo>
                                <a:lnTo>
                                  <a:pt x="0" y="202"/>
                                </a:lnTo>
                                <a:lnTo>
                                  <a:pt x="3" y="223"/>
                                </a:lnTo>
                                <a:lnTo>
                                  <a:pt x="41" y="281"/>
                                </a:lnTo>
                                <a:lnTo>
                                  <a:pt x="118" y="331"/>
                                </a:lnTo>
                                <a:lnTo>
                                  <a:pt x="187" y="359"/>
                                </a:lnTo>
                                <a:lnTo>
                                  <a:pt x="269" y="380"/>
                                </a:lnTo>
                                <a:lnTo>
                                  <a:pt x="362" y="396"/>
                                </a:lnTo>
                                <a:lnTo>
                                  <a:pt x="462" y="404"/>
                                </a:lnTo>
                                <a:lnTo>
                                  <a:pt x="514" y="405"/>
                                </a:lnTo>
                                <a:lnTo>
                                  <a:pt x="567" y="404"/>
                                </a:lnTo>
                                <a:lnTo>
                                  <a:pt x="667" y="396"/>
                                </a:lnTo>
                                <a:lnTo>
                                  <a:pt x="760" y="380"/>
                                </a:lnTo>
                                <a:lnTo>
                                  <a:pt x="842" y="359"/>
                                </a:lnTo>
                                <a:lnTo>
                                  <a:pt x="911" y="331"/>
                                </a:lnTo>
                                <a:lnTo>
                                  <a:pt x="967" y="299"/>
                                </a:lnTo>
                                <a:lnTo>
                                  <a:pt x="1018" y="243"/>
                                </a:lnTo>
                                <a:lnTo>
                                  <a:pt x="1029" y="202"/>
                                </a:lnTo>
                                <a:lnTo>
                                  <a:pt x="1026" y="182"/>
                                </a:lnTo>
                                <a:lnTo>
                                  <a:pt x="988" y="123"/>
                                </a:lnTo>
                                <a:lnTo>
                                  <a:pt x="911" y="74"/>
                                </a:lnTo>
                                <a:lnTo>
                                  <a:pt x="842" y="46"/>
                                </a:lnTo>
                                <a:lnTo>
                                  <a:pt x="760" y="24"/>
                                </a:lnTo>
                                <a:lnTo>
                                  <a:pt x="667" y="9"/>
                                </a:lnTo>
                                <a:lnTo>
                                  <a:pt x="567" y="1"/>
                                </a:lnTo>
                                <a:lnTo>
                                  <a:pt x="514" y="0"/>
                                </a:lnTo>
                                <a:close/>
                              </a:path>
                            </a:pathLst>
                          </a:custGeom>
                          <a:solidFill>
                            <a:srgbClr val="CC99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2" name="Freeform 284"/>
                        <wps:cNvSpPr>
                          <a:spLocks/>
                        </wps:cNvSpPr>
                        <wps:spPr bwMode="auto">
                          <a:xfrm>
                            <a:off x="4810" y="-778"/>
                            <a:ext cx="1029" cy="405"/>
                          </a:xfrm>
                          <a:custGeom>
                            <a:avLst/>
                            <a:gdLst>
                              <a:gd name="T0" fmla="+- 0 4810 4810"/>
                              <a:gd name="T1" fmla="*/ T0 w 1029"/>
                              <a:gd name="T2" fmla="+- 0 -576 -778"/>
                              <a:gd name="T3" fmla="*/ -576 h 405"/>
                              <a:gd name="T4" fmla="+- 0 4833 4810"/>
                              <a:gd name="T5" fmla="*/ T4 w 1029"/>
                              <a:gd name="T6" fmla="+- 0 -636 -778"/>
                              <a:gd name="T7" fmla="*/ -636 h 405"/>
                              <a:gd name="T8" fmla="+- 0 4898 4810"/>
                              <a:gd name="T9" fmla="*/ T8 w 1029"/>
                              <a:gd name="T10" fmla="+- 0 -689 -778"/>
                              <a:gd name="T11" fmla="*/ -689 h 405"/>
                              <a:gd name="T12" fmla="+- 0 4961 4810"/>
                              <a:gd name="T13" fmla="*/ T12 w 1029"/>
                              <a:gd name="T14" fmla="+- 0 -719 -778"/>
                              <a:gd name="T15" fmla="*/ -719 h 405"/>
                              <a:gd name="T16" fmla="+- 0 5037 4810"/>
                              <a:gd name="T17" fmla="*/ T16 w 1029"/>
                              <a:gd name="T18" fmla="+- 0 -744 -778"/>
                              <a:gd name="T19" fmla="*/ -744 h 405"/>
                              <a:gd name="T20" fmla="+- 0 5124 4810"/>
                              <a:gd name="T21" fmla="*/ T20 w 1029"/>
                              <a:gd name="T22" fmla="+- 0 -762 -778"/>
                              <a:gd name="T23" fmla="*/ -762 h 405"/>
                              <a:gd name="T24" fmla="+- 0 5221 4810"/>
                              <a:gd name="T25" fmla="*/ T24 w 1029"/>
                              <a:gd name="T26" fmla="+- 0 -774 -778"/>
                              <a:gd name="T27" fmla="*/ -774 h 405"/>
                              <a:gd name="T28" fmla="+- 0 5324 4810"/>
                              <a:gd name="T29" fmla="*/ T28 w 1029"/>
                              <a:gd name="T30" fmla="+- 0 -778 -778"/>
                              <a:gd name="T31" fmla="*/ -778 h 405"/>
                              <a:gd name="T32" fmla="+- 0 5377 4810"/>
                              <a:gd name="T33" fmla="*/ T32 w 1029"/>
                              <a:gd name="T34" fmla="+- 0 -777 -778"/>
                              <a:gd name="T35" fmla="*/ -777 h 405"/>
                              <a:gd name="T36" fmla="+- 0 5477 4810"/>
                              <a:gd name="T37" fmla="*/ T36 w 1029"/>
                              <a:gd name="T38" fmla="+- 0 -769 -778"/>
                              <a:gd name="T39" fmla="*/ -769 h 405"/>
                              <a:gd name="T40" fmla="+- 0 5570 4810"/>
                              <a:gd name="T41" fmla="*/ T40 w 1029"/>
                              <a:gd name="T42" fmla="+- 0 -754 -778"/>
                              <a:gd name="T43" fmla="*/ -754 h 405"/>
                              <a:gd name="T44" fmla="+- 0 5652 4810"/>
                              <a:gd name="T45" fmla="*/ T44 w 1029"/>
                              <a:gd name="T46" fmla="+- 0 -732 -778"/>
                              <a:gd name="T47" fmla="*/ -732 h 405"/>
                              <a:gd name="T48" fmla="+- 0 5721 4810"/>
                              <a:gd name="T49" fmla="*/ T48 w 1029"/>
                              <a:gd name="T50" fmla="+- 0 -704 -778"/>
                              <a:gd name="T51" fmla="*/ -704 h 405"/>
                              <a:gd name="T52" fmla="+- 0 5777 4810"/>
                              <a:gd name="T53" fmla="*/ T52 w 1029"/>
                              <a:gd name="T54" fmla="+- 0 -672 -778"/>
                              <a:gd name="T55" fmla="*/ -672 h 405"/>
                              <a:gd name="T56" fmla="+- 0 5828 4810"/>
                              <a:gd name="T57" fmla="*/ T56 w 1029"/>
                              <a:gd name="T58" fmla="+- 0 -617 -778"/>
                              <a:gd name="T59" fmla="*/ -617 h 405"/>
                              <a:gd name="T60" fmla="+- 0 5839 4810"/>
                              <a:gd name="T61" fmla="*/ T60 w 1029"/>
                              <a:gd name="T62" fmla="+- 0 -576 -778"/>
                              <a:gd name="T63" fmla="*/ -576 h 405"/>
                              <a:gd name="T64" fmla="+- 0 5836 4810"/>
                              <a:gd name="T65" fmla="*/ T64 w 1029"/>
                              <a:gd name="T66" fmla="+- 0 -555 -778"/>
                              <a:gd name="T67" fmla="*/ -555 h 405"/>
                              <a:gd name="T68" fmla="+- 0 5798 4810"/>
                              <a:gd name="T69" fmla="*/ T68 w 1029"/>
                              <a:gd name="T70" fmla="+- 0 -497 -778"/>
                              <a:gd name="T71" fmla="*/ -497 h 405"/>
                              <a:gd name="T72" fmla="+- 0 5721 4810"/>
                              <a:gd name="T73" fmla="*/ T72 w 1029"/>
                              <a:gd name="T74" fmla="+- 0 -447 -778"/>
                              <a:gd name="T75" fmla="*/ -447 h 405"/>
                              <a:gd name="T76" fmla="+- 0 5652 4810"/>
                              <a:gd name="T77" fmla="*/ T76 w 1029"/>
                              <a:gd name="T78" fmla="+- 0 -419 -778"/>
                              <a:gd name="T79" fmla="*/ -419 h 405"/>
                              <a:gd name="T80" fmla="+- 0 5570 4810"/>
                              <a:gd name="T81" fmla="*/ T80 w 1029"/>
                              <a:gd name="T82" fmla="+- 0 -398 -778"/>
                              <a:gd name="T83" fmla="*/ -398 h 405"/>
                              <a:gd name="T84" fmla="+- 0 5477 4810"/>
                              <a:gd name="T85" fmla="*/ T84 w 1029"/>
                              <a:gd name="T86" fmla="+- 0 -382 -778"/>
                              <a:gd name="T87" fmla="*/ -382 h 405"/>
                              <a:gd name="T88" fmla="+- 0 5377 4810"/>
                              <a:gd name="T89" fmla="*/ T88 w 1029"/>
                              <a:gd name="T90" fmla="+- 0 -374 -778"/>
                              <a:gd name="T91" fmla="*/ -374 h 405"/>
                              <a:gd name="T92" fmla="+- 0 5324 4810"/>
                              <a:gd name="T93" fmla="*/ T92 w 1029"/>
                              <a:gd name="T94" fmla="+- 0 -373 -778"/>
                              <a:gd name="T95" fmla="*/ -373 h 405"/>
                              <a:gd name="T96" fmla="+- 0 5272 4810"/>
                              <a:gd name="T97" fmla="*/ T96 w 1029"/>
                              <a:gd name="T98" fmla="+- 0 -374 -778"/>
                              <a:gd name="T99" fmla="*/ -374 h 405"/>
                              <a:gd name="T100" fmla="+- 0 5172 4810"/>
                              <a:gd name="T101" fmla="*/ T100 w 1029"/>
                              <a:gd name="T102" fmla="+- 0 -382 -778"/>
                              <a:gd name="T103" fmla="*/ -382 h 405"/>
                              <a:gd name="T104" fmla="+- 0 5079 4810"/>
                              <a:gd name="T105" fmla="*/ T104 w 1029"/>
                              <a:gd name="T106" fmla="+- 0 -398 -778"/>
                              <a:gd name="T107" fmla="*/ -398 h 405"/>
                              <a:gd name="T108" fmla="+- 0 4997 4810"/>
                              <a:gd name="T109" fmla="*/ T108 w 1029"/>
                              <a:gd name="T110" fmla="+- 0 -419 -778"/>
                              <a:gd name="T111" fmla="*/ -419 h 405"/>
                              <a:gd name="T112" fmla="+- 0 4928 4810"/>
                              <a:gd name="T113" fmla="*/ T112 w 1029"/>
                              <a:gd name="T114" fmla="+- 0 -447 -778"/>
                              <a:gd name="T115" fmla="*/ -447 h 405"/>
                              <a:gd name="T116" fmla="+- 0 4872 4810"/>
                              <a:gd name="T117" fmla="*/ T116 w 1029"/>
                              <a:gd name="T118" fmla="+- 0 -479 -778"/>
                              <a:gd name="T119" fmla="*/ -479 h 405"/>
                              <a:gd name="T120" fmla="+- 0 4821 4810"/>
                              <a:gd name="T121" fmla="*/ T120 w 1029"/>
                              <a:gd name="T122" fmla="+- 0 -535 -778"/>
                              <a:gd name="T123" fmla="*/ -535 h 405"/>
                              <a:gd name="T124" fmla="+- 0 4810 4810"/>
                              <a:gd name="T125" fmla="*/ T124 w 1029"/>
                              <a:gd name="T126" fmla="+- 0 -576 -778"/>
                              <a:gd name="T127" fmla="*/ -576 h 4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1029" h="405">
                                <a:moveTo>
                                  <a:pt x="0" y="202"/>
                                </a:moveTo>
                                <a:lnTo>
                                  <a:pt x="23" y="142"/>
                                </a:lnTo>
                                <a:lnTo>
                                  <a:pt x="88" y="89"/>
                                </a:lnTo>
                                <a:lnTo>
                                  <a:pt x="151" y="59"/>
                                </a:lnTo>
                                <a:lnTo>
                                  <a:pt x="227" y="34"/>
                                </a:lnTo>
                                <a:lnTo>
                                  <a:pt x="314" y="16"/>
                                </a:lnTo>
                                <a:lnTo>
                                  <a:pt x="411" y="4"/>
                                </a:lnTo>
                                <a:lnTo>
                                  <a:pt x="514" y="0"/>
                                </a:lnTo>
                                <a:lnTo>
                                  <a:pt x="567" y="1"/>
                                </a:lnTo>
                                <a:lnTo>
                                  <a:pt x="667" y="9"/>
                                </a:lnTo>
                                <a:lnTo>
                                  <a:pt x="760" y="24"/>
                                </a:lnTo>
                                <a:lnTo>
                                  <a:pt x="842" y="46"/>
                                </a:lnTo>
                                <a:lnTo>
                                  <a:pt x="911" y="74"/>
                                </a:lnTo>
                                <a:lnTo>
                                  <a:pt x="967" y="106"/>
                                </a:lnTo>
                                <a:lnTo>
                                  <a:pt x="1018" y="161"/>
                                </a:lnTo>
                                <a:lnTo>
                                  <a:pt x="1029" y="202"/>
                                </a:lnTo>
                                <a:lnTo>
                                  <a:pt x="1026" y="223"/>
                                </a:lnTo>
                                <a:lnTo>
                                  <a:pt x="988" y="281"/>
                                </a:lnTo>
                                <a:lnTo>
                                  <a:pt x="911" y="331"/>
                                </a:lnTo>
                                <a:lnTo>
                                  <a:pt x="842" y="359"/>
                                </a:lnTo>
                                <a:lnTo>
                                  <a:pt x="760" y="380"/>
                                </a:lnTo>
                                <a:lnTo>
                                  <a:pt x="667" y="396"/>
                                </a:lnTo>
                                <a:lnTo>
                                  <a:pt x="567" y="404"/>
                                </a:lnTo>
                                <a:lnTo>
                                  <a:pt x="514" y="405"/>
                                </a:lnTo>
                                <a:lnTo>
                                  <a:pt x="462" y="404"/>
                                </a:lnTo>
                                <a:lnTo>
                                  <a:pt x="362" y="396"/>
                                </a:lnTo>
                                <a:lnTo>
                                  <a:pt x="269" y="380"/>
                                </a:lnTo>
                                <a:lnTo>
                                  <a:pt x="187" y="359"/>
                                </a:lnTo>
                                <a:lnTo>
                                  <a:pt x="118" y="331"/>
                                </a:lnTo>
                                <a:lnTo>
                                  <a:pt x="62" y="299"/>
                                </a:lnTo>
                                <a:lnTo>
                                  <a:pt x="11" y="243"/>
                                </a:lnTo>
                                <a:lnTo>
                                  <a:pt x="0" y="202"/>
                                </a:lnTo>
                                <a:close/>
                              </a:path>
                            </a:pathLst>
                          </a:custGeom>
                          <a:noFill/>
                          <a:ln w="31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3" name="Freeform 283"/>
                        <wps:cNvSpPr>
                          <a:spLocks/>
                        </wps:cNvSpPr>
                        <wps:spPr bwMode="auto">
                          <a:xfrm>
                            <a:off x="4269" y="-1354"/>
                            <a:ext cx="1029" cy="405"/>
                          </a:xfrm>
                          <a:custGeom>
                            <a:avLst/>
                            <a:gdLst>
                              <a:gd name="T0" fmla="+- 0 4784 4269"/>
                              <a:gd name="T1" fmla="*/ T0 w 1029"/>
                              <a:gd name="T2" fmla="+- 0 -1354 -1354"/>
                              <a:gd name="T3" fmla="*/ -1354 h 405"/>
                              <a:gd name="T4" fmla="+- 0 4680 4269"/>
                              <a:gd name="T5" fmla="*/ T4 w 1029"/>
                              <a:gd name="T6" fmla="+- 0 -1350 -1354"/>
                              <a:gd name="T7" fmla="*/ -1350 h 405"/>
                              <a:gd name="T8" fmla="+- 0 4583 4269"/>
                              <a:gd name="T9" fmla="*/ T8 w 1029"/>
                              <a:gd name="T10" fmla="+- 0 -1338 -1354"/>
                              <a:gd name="T11" fmla="*/ -1338 h 405"/>
                              <a:gd name="T12" fmla="+- 0 4496 4269"/>
                              <a:gd name="T13" fmla="*/ T12 w 1029"/>
                              <a:gd name="T14" fmla="+- 0 -1319 -1354"/>
                              <a:gd name="T15" fmla="*/ -1319 h 405"/>
                              <a:gd name="T16" fmla="+- 0 4420 4269"/>
                              <a:gd name="T17" fmla="*/ T16 w 1029"/>
                              <a:gd name="T18" fmla="+- 0 -1294 -1354"/>
                              <a:gd name="T19" fmla="*/ -1294 h 405"/>
                              <a:gd name="T20" fmla="+- 0 4357 4269"/>
                              <a:gd name="T21" fmla="*/ T20 w 1029"/>
                              <a:gd name="T22" fmla="+- 0 -1265 -1354"/>
                              <a:gd name="T23" fmla="*/ -1265 h 405"/>
                              <a:gd name="T24" fmla="+- 0 4293 4269"/>
                              <a:gd name="T25" fmla="*/ T24 w 1029"/>
                              <a:gd name="T26" fmla="+- 0 -1212 -1354"/>
                              <a:gd name="T27" fmla="*/ -1212 h 405"/>
                              <a:gd name="T28" fmla="+- 0 4269 4269"/>
                              <a:gd name="T29" fmla="*/ T28 w 1029"/>
                              <a:gd name="T30" fmla="+- 0 -1151 -1354"/>
                              <a:gd name="T31" fmla="*/ -1151 h 405"/>
                              <a:gd name="T32" fmla="+- 0 4272 4269"/>
                              <a:gd name="T33" fmla="*/ T32 w 1029"/>
                              <a:gd name="T34" fmla="+- 0 -1131 -1354"/>
                              <a:gd name="T35" fmla="*/ -1131 h 405"/>
                              <a:gd name="T36" fmla="+- 0 4310 4269"/>
                              <a:gd name="T37" fmla="*/ T36 w 1029"/>
                              <a:gd name="T38" fmla="+- 0 -1073 -1354"/>
                              <a:gd name="T39" fmla="*/ -1073 h 405"/>
                              <a:gd name="T40" fmla="+- 0 4387 4269"/>
                              <a:gd name="T41" fmla="*/ T40 w 1029"/>
                              <a:gd name="T42" fmla="+- 0 -1023 -1354"/>
                              <a:gd name="T43" fmla="*/ -1023 h 405"/>
                              <a:gd name="T44" fmla="+- 0 4457 4269"/>
                              <a:gd name="T45" fmla="*/ T44 w 1029"/>
                              <a:gd name="T46" fmla="+- 0 -995 -1354"/>
                              <a:gd name="T47" fmla="*/ -995 h 405"/>
                              <a:gd name="T48" fmla="+- 0 4539 4269"/>
                              <a:gd name="T49" fmla="*/ T48 w 1029"/>
                              <a:gd name="T50" fmla="+- 0 -973 -1354"/>
                              <a:gd name="T51" fmla="*/ -973 h 405"/>
                              <a:gd name="T52" fmla="+- 0 4631 4269"/>
                              <a:gd name="T53" fmla="*/ T52 w 1029"/>
                              <a:gd name="T54" fmla="+- 0 -958 -1354"/>
                              <a:gd name="T55" fmla="*/ -958 h 405"/>
                              <a:gd name="T56" fmla="+- 0 4731 4269"/>
                              <a:gd name="T57" fmla="*/ T56 w 1029"/>
                              <a:gd name="T58" fmla="+- 0 -950 -1354"/>
                              <a:gd name="T59" fmla="*/ -950 h 405"/>
                              <a:gd name="T60" fmla="+- 0 4784 4269"/>
                              <a:gd name="T61" fmla="*/ T60 w 1029"/>
                              <a:gd name="T62" fmla="+- 0 -949 -1354"/>
                              <a:gd name="T63" fmla="*/ -949 h 405"/>
                              <a:gd name="T64" fmla="+- 0 4836 4269"/>
                              <a:gd name="T65" fmla="*/ T64 w 1029"/>
                              <a:gd name="T66" fmla="+- 0 -950 -1354"/>
                              <a:gd name="T67" fmla="*/ -950 h 405"/>
                              <a:gd name="T68" fmla="+- 0 4937 4269"/>
                              <a:gd name="T69" fmla="*/ T68 w 1029"/>
                              <a:gd name="T70" fmla="+- 0 -958 -1354"/>
                              <a:gd name="T71" fmla="*/ -958 h 405"/>
                              <a:gd name="T72" fmla="+- 0 5029 4269"/>
                              <a:gd name="T73" fmla="*/ T72 w 1029"/>
                              <a:gd name="T74" fmla="+- 0 -973 -1354"/>
                              <a:gd name="T75" fmla="*/ -973 h 405"/>
                              <a:gd name="T76" fmla="+- 0 5111 4269"/>
                              <a:gd name="T77" fmla="*/ T76 w 1029"/>
                              <a:gd name="T78" fmla="+- 0 -995 -1354"/>
                              <a:gd name="T79" fmla="*/ -995 h 405"/>
                              <a:gd name="T80" fmla="+- 0 5180 4269"/>
                              <a:gd name="T81" fmla="*/ T80 w 1029"/>
                              <a:gd name="T82" fmla="+- 0 -1023 -1354"/>
                              <a:gd name="T83" fmla="*/ -1023 h 405"/>
                              <a:gd name="T84" fmla="+- 0 5236 4269"/>
                              <a:gd name="T85" fmla="*/ T84 w 1029"/>
                              <a:gd name="T86" fmla="+- 0 -1055 -1354"/>
                              <a:gd name="T87" fmla="*/ -1055 h 405"/>
                              <a:gd name="T88" fmla="+- 0 5287 4269"/>
                              <a:gd name="T89" fmla="*/ T88 w 1029"/>
                              <a:gd name="T90" fmla="+- 0 -1111 -1354"/>
                              <a:gd name="T91" fmla="*/ -1111 h 405"/>
                              <a:gd name="T92" fmla="+- 0 5298 4269"/>
                              <a:gd name="T93" fmla="*/ T92 w 1029"/>
                              <a:gd name="T94" fmla="+- 0 -1151 -1354"/>
                              <a:gd name="T95" fmla="*/ -1151 h 405"/>
                              <a:gd name="T96" fmla="+- 0 5295 4269"/>
                              <a:gd name="T97" fmla="*/ T96 w 1029"/>
                              <a:gd name="T98" fmla="+- 0 -1172 -1354"/>
                              <a:gd name="T99" fmla="*/ -1172 h 405"/>
                              <a:gd name="T100" fmla="+- 0 5257 4269"/>
                              <a:gd name="T101" fmla="*/ T100 w 1029"/>
                              <a:gd name="T102" fmla="+- 0 -1230 -1354"/>
                              <a:gd name="T103" fmla="*/ -1230 h 405"/>
                              <a:gd name="T104" fmla="+- 0 5180 4269"/>
                              <a:gd name="T105" fmla="*/ T104 w 1029"/>
                              <a:gd name="T106" fmla="+- 0 -1280 -1354"/>
                              <a:gd name="T107" fmla="*/ -1280 h 405"/>
                              <a:gd name="T108" fmla="+- 0 5111 4269"/>
                              <a:gd name="T109" fmla="*/ T108 w 1029"/>
                              <a:gd name="T110" fmla="+- 0 -1308 -1354"/>
                              <a:gd name="T111" fmla="*/ -1308 h 405"/>
                              <a:gd name="T112" fmla="+- 0 5029 4269"/>
                              <a:gd name="T113" fmla="*/ T112 w 1029"/>
                              <a:gd name="T114" fmla="+- 0 -1329 -1354"/>
                              <a:gd name="T115" fmla="*/ -1329 h 405"/>
                              <a:gd name="T116" fmla="+- 0 4937 4269"/>
                              <a:gd name="T117" fmla="*/ T116 w 1029"/>
                              <a:gd name="T118" fmla="+- 0 -1345 -1354"/>
                              <a:gd name="T119" fmla="*/ -1345 h 405"/>
                              <a:gd name="T120" fmla="+- 0 4836 4269"/>
                              <a:gd name="T121" fmla="*/ T120 w 1029"/>
                              <a:gd name="T122" fmla="+- 0 -1353 -1354"/>
                              <a:gd name="T123" fmla="*/ -1353 h 405"/>
                              <a:gd name="T124" fmla="+- 0 4784 4269"/>
                              <a:gd name="T125" fmla="*/ T124 w 1029"/>
                              <a:gd name="T126" fmla="+- 0 -1354 -1354"/>
                              <a:gd name="T127" fmla="*/ -1354 h 4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1029" h="405">
                                <a:moveTo>
                                  <a:pt x="515" y="0"/>
                                </a:moveTo>
                                <a:lnTo>
                                  <a:pt x="411" y="4"/>
                                </a:lnTo>
                                <a:lnTo>
                                  <a:pt x="314" y="16"/>
                                </a:lnTo>
                                <a:lnTo>
                                  <a:pt x="227" y="35"/>
                                </a:lnTo>
                                <a:lnTo>
                                  <a:pt x="151" y="60"/>
                                </a:lnTo>
                                <a:lnTo>
                                  <a:pt x="88" y="89"/>
                                </a:lnTo>
                                <a:lnTo>
                                  <a:pt x="24" y="142"/>
                                </a:lnTo>
                                <a:lnTo>
                                  <a:pt x="0" y="203"/>
                                </a:lnTo>
                                <a:lnTo>
                                  <a:pt x="3" y="223"/>
                                </a:lnTo>
                                <a:lnTo>
                                  <a:pt x="41" y="281"/>
                                </a:lnTo>
                                <a:lnTo>
                                  <a:pt x="118" y="331"/>
                                </a:lnTo>
                                <a:lnTo>
                                  <a:pt x="188" y="359"/>
                                </a:lnTo>
                                <a:lnTo>
                                  <a:pt x="270" y="381"/>
                                </a:lnTo>
                                <a:lnTo>
                                  <a:pt x="362" y="396"/>
                                </a:lnTo>
                                <a:lnTo>
                                  <a:pt x="462" y="404"/>
                                </a:lnTo>
                                <a:lnTo>
                                  <a:pt x="515" y="405"/>
                                </a:lnTo>
                                <a:lnTo>
                                  <a:pt x="567" y="404"/>
                                </a:lnTo>
                                <a:lnTo>
                                  <a:pt x="668" y="396"/>
                                </a:lnTo>
                                <a:lnTo>
                                  <a:pt x="760" y="381"/>
                                </a:lnTo>
                                <a:lnTo>
                                  <a:pt x="842" y="359"/>
                                </a:lnTo>
                                <a:lnTo>
                                  <a:pt x="911" y="331"/>
                                </a:lnTo>
                                <a:lnTo>
                                  <a:pt x="967" y="299"/>
                                </a:lnTo>
                                <a:lnTo>
                                  <a:pt x="1018" y="243"/>
                                </a:lnTo>
                                <a:lnTo>
                                  <a:pt x="1029" y="203"/>
                                </a:lnTo>
                                <a:lnTo>
                                  <a:pt x="1026" y="182"/>
                                </a:lnTo>
                                <a:lnTo>
                                  <a:pt x="988" y="124"/>
                                </a:lnTo>
                                <a:lnTo>
                                  <a:pt x="911" y="74"/>
                                </a:lnTo>
                                <a:lnTo>
                                  <a:pt x="842" y="46"/>
                                </a:lnTo>
                                <a:lnTo>
                                  <a:pt x="760" y="25"/>
                                </a:lnTo>
                                <a:lnTo>
                                  <a:pt x="668" y="9"/>
                                </a:lnTo>
                                <a:lnTo>
                                  <a:pt x="567" y="1"/>
                                </a:lnTo>
                                <a:lnTo>
                                  <a:pt x="515" y="0"/>
                                </a:lnTo>
                                <a:close/>
                              </a:path>
                            </a:pathLst>
                          </a:custGeom>
                          <a:solidFill>
                            <a:srgbClr val="CC99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4" name="AutoShape 282"/>
                        <wps:cNvSpPr>
                          <a:spLocks/>
                        </wps:cNvSpPr>
                        <wps:spPr bwMode="auto">
                          <a:xfrm>
                            <a:off x="6351" y="7138"/>
                            <a:ext cx="2170" cy="1155"/>
                          </a:xfrm>
                          <a:custGeom>
                            <a:avLst/>
                            <a:gdLst>
                              <a:gd name="T0" fmla="+- 0 4272 6351"/>
                              <a:gd name="T1" fmla="*/ T0 w 2170"/>
                              <a:gd name="T2" fmla="+- 0 -1172 7138"/>
                              <a:gd name="T3" fmla="*/ -1172 h 1155"/>
                              <a:gd name="T4" fmla="+- 0 4293 6351"/>
                              <a:gd name="T5" fmla="*/ T4 w 2170"/>
                              <a:gd name="T6" fmla="+- 0 -1212 7138"/>
                              <a:gd name="T7" fmla="*/ -1212 h 1155"/>
                              <a:gd name="T8" fmla="+- 0 4331 6351"/>
                              <a:gd name="T9" fmla="*/ T8 w 2170"/>
                              <a:gd name="T10" fmla="+- 0 -1248 7138"/>
                              <a:gd name="T11" fmla="*/ -1248 h 1155"/>
                              <a:gd name="T12" fmla="+- 0 4387 6351"/>
                              <a:gd name="T13" fmla="*/ T12 w 2170"/>
                              <a:gd name="T14" fmla="+- 0 -1280 7138"/>
                              <a:gd name="T15" fmla="*/ -1280 h 1155"/>
                              <a:gd name="T16" fmla="+- 0 4457 6351"/>
                              <a:gd name="T17" fmla="*/ T16 w 2170"/>
                              <a:gd name="T18" fmla="+- 0 -1308 7138"/>
                              <a:gd name="T19" fmla="*/ -1308 h 1155"/>
                              <a:gd name="T20" fmla="+- 0 4539 6351"/>
                              <a:gd name="T21" fmla="*/ T20 w 2170"/>
                              <a:gd name="T22" fmla="+- 0 -1329 7138"/>
                              <a:gd name="T23" fmla="*/ -1329 h 1155"/>
                              <a:gd name="T24" fmla="+- 0 4631 6351"/>
                              <a:gd name="T25" fmla="*/ T24 w 2170"/>
                              <a:gd name="T26" fmla="+- 0 -1345 7138"/>
                              <a:gd name="T27" fmla="*/ -1345 h 1155"/>
                              <a:gd name="T28" fmla="+- 0 4731 6351"/>
                              <a:gd name="T29" fmla="*/ T28 w 2170"/>
                              <a:gd name="T30" fmla="+- 0 -1353 7138"/>
                              <a:gd name="T31" fmla="*/ -1353 h 1155"/>
                              <a:gd name="T32" fmla="+- 0 4836 6351"/>
                              <a:gd name="T33" fmla="*/ T32 w 2170"/>
                              <a:gd name="T34" fmla="+- 0 -1353 7138"/>
                              <a:gd name="T35" fmla="*/ -1353 h 1155"/>
                              <a:gd name="T36" fmla="+- 0 4937 6351"/>
                              <a:gd name="T37" fmla="*/ T36 w 2170"/>
                              <a:gd name="T38" fmla="+- 0 -1345 7138"/>
                              <a:gd name="T39" fmla="*/ -1345 h 1155"/>
                              <a:gd name="T40" fmla="+- 0 5029 6351"/>
                              <a:gd name="T41" fmla="*/ T40 w 2170"/>
                              <a:gd name="T42" fmla="+- 0 -1329 7138"/>
                              <a:gd name="T43" fmla="*/ -1329 h 1155"/>
                              <a:gd name="T44" fmla="+- 0 5111 6351"/>
                              <a:gd name="T45" fmla="*/ T44 w 2170"/>
                              <a:gd name="T46" fmla="+- 0 -1308 7138"/>
                              <a:gd name="T47" fmla="*/ -1308 h 1155"/>
                              <a:gd name="T48" fmla="+- 0 5180 6351"/>
                              <a:gd name="T49" fmla="*/ T48 w 2170"/>
                              <a:gd name="T50" fmla="+- 0 -1280 7138"/>
                              <a:gd name="T51" fmla="*/ -1280 h 1155"/>
                              <a:gd name="T52" fmla="+- 0 5236 6351"/>
                              <a:gd name="T53" fmla="*/ T52 w 2170"/>
                              <a:gd name="T54" fmla="+- 0 -1248 7138"/>
                              <a:gd name="T55" fmla="*/ -1248 h 1155"/>
                              <a:gd name="T56" fmla="+- 0 5275 6351"/>
                              <a:gd name="T57" fmla="*/ T56 w 2170"/>
                              <a:gd name="T58" fmla="+- 0 -1212 7138"/>
                              <a:gd name="T59" fmla="*/ -1212 h 1155"/>
                              <a:gd name="T60" fmla="+- 0 5295 6351"/>
                              <a:gd name="T61" fmla="*/ T60 w 2170"/>
                              <a:gd name="T62" fmla="+- 0 -1172 7138"/>
                              <a:gd name="T63" fmla="*/ -1172 h 1155"/>
                              <a:gd name="T64" fmla="+- 0 5295 6351"/>
                              <a:gd name="T65" fmla="*/ T64 w 2170"/>
                              <a:gd name="T66" fmla="+- 0 -1131 7138"/>
                              <a:gd name="T67" fmla="*/ -1131 h 1155"/>
                              <a:gd name="T68" fmla="+- 0 5275 6351"/>
                              <a:gd name="T69" fmla="*/ T68 w 2170"/>
                              <a:gd name="T70" fmla="+- 0 -1091 7138"/>
                              <a:gd name="T71" fmla="*/ -1091 h 1155"/>
                              <a:gd name="T72" fmla="+- 0 5236 6351"/>
                              <a:gd name="T73" fmla="*/ T72 w 2170"/>
                              <a:gd name="T74" fmla="+- 0 -1055 7138"/>
                              <a:gd name="T75" fmla="*/ -1055 h 1155"/>
                              <a:gd name="T76" fmla="+- 0 5180 6351"/>
                              <a:gd name="T77" fmla="*/ T76 w 2170"/>
                              <a:gd name="T78" fmla="+- 0 -1023 7138"/>
                              <a:gd name="T79" fmla="*/ -1023 h 1155"/>
                              <a:gd name="T80" fmla="+- 0 5111 6351"/>
                              <a:gd name="T81" fmla="*/ T80 w 2170"/>
                              <a:gd name="T82" fmla="+- 0 -995 7138"/>
                              <a:gd name="T83" fmla="*/ -995 h 1155"/>
                              <a:gd name="T84" fmla="+- 0 5029 6351"/>
                              <a:gd name="T85" fmla="*/ T84 w 2170"/>
                              <a:gd name="T86" fmla="+- 0 -973 7138"/>
                              <a:gd name="T87" fmla="*/ -973 h 1155"/>
                              <a:gd name="T88" fmla="+- 0 4937 6351"/>
                              <a:gd name="T89" fmla="*/ T88 w 2170"/>
                              <a:gd name="T90" fmla="+- 0 -958 7138"/>
                              <a:gd name="T91" fmla="*/ -958 h 1155"/>
                              <a:gd name="T92" fmla="+- 0 4836 6351"/>
                              <a:gd name="T93" fmla="*/ T92 w 2170"/>
                              <a:gd name="T94" fmla="+- 0 -950 7138"/>
                              <a:gd name="T95" fmla="*/ -950 h 1155"/>
                              <a:gd name="T96" fmla="+- 0 4731 6351"/>
                              <a:gd name="T97" fmla="*/ T96 w 2170"/>
                              <a:gd name="T98" fmla="+- 0 -950 7138"/>
                              <a:gd name="T99" fmla="*/ -950 h 1155"/>
                              <a:gd name="T100" fmla="+- 0 4631 6351"/>
                              <a:gd name="T101" fmla="*/ T100 w 2170"/>
                              <a:gd name="T102" fmla="+- 0 -958 7138"/>
                              <a:gd name="T103" fmla="*/ -958 h 1155"/>
                              <a:gd name="T104" fmla="+- 0 4539 6351"/>
                              <a:gd name="T105" fmla="*/ T104 w 2170"/>
                              <a:gd name="T106" fmla="+- 0 -973 7138"/>
                              <a:gd name="T107" fmla="*/ -973 h 1155"/>
                              <a:gd name="T108" fmla="+- 0 4457 6351"/>
                              <a:gd name="T109" fmla="*/ T108 w 2170"/>
                              <a:gd name="T110" fmla="+- 0 -995 7138"/>
                              <a:gd name="T111" fmla="*/ -995 h 1155"/>
                              <a:gd name="T112" fmla="+- 0 4387 6351"/>
                              <a:gd name="T113" fmla="*/ T112 w 2170"/>
                              <a:gd name="T114" fmla="+- 0 -1023 7138"/>
                              <a:gd name="T115" fmla="*/ -1023 h 1155"/>
                              <a:gd name="T116" fmla="+- 0 4331 6351"/>
                              <a:gd name="T117" fmla="*/ T116 w 2170"/>
                              <a:gd name="T118" fmla="+- 0 -1055 7138"/>
                              <a:gd name="T119" fmla="*/ -1055 h 1155"/>
                              <a:gd name="T120" fmla="+- 0 4293 6351"/>
                              <a:gd name="T121" fmla="*/ T120 w 2170"/>
                              <a:gd name="T122" fmla="+- 0 -1091 7138"/>
                              <a:gd name="T123" fmla="*/ -1091 h 1155"/>
                              <a:gd name="T124" fmla="+- 0 4272 6351"/>
                              <a:gd name="T125" fmla="*/ T124 w 2170"/>
                              <a:gd name="T126" fmla="+- 0 -1131 7138"/>
                              <a:gd name="T127" fmla="*/ -1131 h 1155"/>
                              <a:gd name="T128" fmla="+- 0 4749 6351"/>
                              <a:gd name="T129" fmla="*/ T128 w 2170"/>
                              <a:gd name="T130" fmla="+- 0 -890 7138"/>
                              <a:gd name="T131" fmla="*/ -890 h 1155"/>
                              <a:gd name="T132" fmla="+- 0 4818 6351"/>
                              <a:gd name="T133" fmla="*/ T132 w 2170"/>
                              <a:gd name="T134" fmla="+- 0 -890 7138"/>
                              <a:gd name="T135" fmla="*/ -890 h 1155"/>
                              <a:gd name="T136" fmla="+- 0 4243 6351"/>
                              <a:gd name="T137" fmla="*/ T136 w 2170"/>
                              <a:gd name="T138" fmla="+- 0 -778 7138"/>
                              <a:gd name="T139" fmla="*/ -778 h 1155"/>
                              <a:gd name="T140" fmla="+- 0 4784 6351"/>
                              <a:gd name="T141" fmla="*/ T140 w 2170"/>
                              <a:gd name="T142" fmla="+- 0 -834 7138"/>
                              <a:gd name="T143" fmla="*/ -834 h 1155"/>
                              <a:gd name="T144" fmla="+- 0 5324 6351"/>
                              <a:gd name="T145" fmla="*/ T144 w 2170"/>
                              <a:gd name="T146" fmla="+- 0 -778 7138"/>
                              <a:gd name="T147" fmla="*/ -778 h 1155"/>
                              <a:gd name="T148" fmla="+- 0 4784 6351"/>
                              <a:gd name="T149" fmla="*/ T148 w 2170"/>
                              <a:gd name="T150" fmla="+- 0 -834 7138"/>
                              <a:gd name="T151" fmla="*/ -834 h 115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Lst>
                            <a:rect l="0" t="0" r="r" b="b"/>
                            <a:pathLst>
                              <a:path w="2170" h="1155">
                                <a:moveTo>
                                  <a:pt x="-2082" y="-8289"/>
                                </a:moveTo>
                                <a:lnTo>
                                  <a:pt x="-2079" y="-8310"/>
                                </a:lnTo>
                                <a:lnTo>
                                  <a:pt x="-2071" y="-8330"/>
                                </a:lnTo>
                                <a:lnTo>
                                  <a:pt x="-2058" y="-8350"/>
                                </a:lnTo>
                                <a:lnTo>
                                  <a:pt x="-2041" y="-8368"/>
                                </a:lnTo>
                                <a:lnTo>
                                  <a:pt x="-2020" y="-8386"/>
                                </a:lnTo>
                                <a:lnTo>
                                  <a:pt x="-1994" y="-8403"/>
                                </a:lnTo>
                                <a:lnTo>
                                  <a:pt x="-1964" y="-8418"/>
                                </a:lnTo>
                                <a:lnTo>
                                  <a:pt x="-1931" y="-8432"/>
                                </a:lnTo>
                                <a:lnTo>
                                  <a:pt x="-1894" y="-8446"/>
                                </a:lnTo>
                                <a:lnTo>
                                  <a:pt x="-1855" y="-8457"/>
                                </a:lnTo>
                                <a:lnTo>
                                  <a:pt x="-1812" y="-8467"/>
                                </a:lnTo>
                                <a:lnTo>
                                  <a:pt x="-1768" y="-8476"/>
                                </a:lnTo>
                                <a:lnTo>
                                  <a:pt x="-1720" y="-8483"/>
                                </a:lnTo>
                                <a:lnTo>
                                  <a:pt x="-1671" y="-8488"/>
                                </a:lnTo>
                                <a:lnTo>
                                  <a:pt x="-1620" y="-8491"/>
                                </a:lnTo>
                                <a:lnTo>
                                  <a:pt x="-1567" y="-8492"/>
                                </a:lnTo>
                                <a:lnTo>
                                  <a:pt x="-1515" y="-8491"/>
                                </a:lnTo>
                                <a:lnTo>
                                  <a:pt x="-1464" y="-8488"/>
                                </a:lnTo>
                                <a:lnTo>
                                  <a:pt x="-1414" y="-8483"/>
                                </a:lnTo>
                                <a:lnTo>
                                  <a:pt x="-1367" y="-8476"/>
                                </a:lnTo>
                                <a:lnTo>
                                  <a:pt x="-1322" y="-8467"/>
                                </a:lnTo>
                                <a:lnTo>
                                  <a:pt x="-1280" y="-8457"/>
                                </a:lnTo>
                                <a:lnTo>
                                  <a:pt x="-1240" y="-8446"/>
                                </a:lnTo>
                                <a:lnTo>
                                  <a:pt x="-1204" y="-8432"/>
                                </a:lnTo>
                                <a:lnTo>
                                  <a:pt x="-1171" y="-8418"/>
                                </a:lnTo>
                                <a:lnTo>
                                  <a:pt x="-1141" y="-8403"/>
                                </a:lnTo>
                                <a:lnTo>
                                  <a:pt x="-1115" y="-8386"/>
                                </a:lnTo>
                                <a:lnTo>
                                  <a:pt x="-1094" y="-8368"/>
                                </a:lnTo>
                                <a:lnTo>
                                  <a:pt x="-1076" y="-8350"/>
                                </a:lnTo>
                                <a:lnTo>
                                  <a:pt x="-1064" y="-8330"/>
                                </a:lnTo>
                                <a:lnTo>
                                  <a:pt x="-1056" y="-8310"/>
                                </a:lnTo>
                                <a:lnTo>
                                  <a:pt x="-1053" y="-8289"/>
                                </a:lnTo>
                                <a:lnTo>
                                  <a:pt x="-1056" y="-8269"/>
                                </a:lnTo>
                                <a:lnTo>
                                  <a:pt x="-1064" y="-8249"/>
                                </a:lnTo>
                                <a:lnTo>
                                  <a:pt x="-1076" y="-8229"/>
                                </a:lnTo>
                                <a:lnTo>
                                  <a:pt x="-1094" y="-8211"/>
                                </a:lnTo>
                                <a:lnTo>
                                  <a:pt x="-1115" y="-8193"/>
                                </a:lnTo>
                                <a:lnTo>
                                  <a:pt x="-1141" y="-8176"/>
                                </a:lnTo>
                                <a:lnTo>
                                  <a:pt x="-1171" y="-8161"/>
                                </a:lnTo>
                                <a:lnTo>
                                  <a:pt x="-1204" y="-8146"/>
                                </a:lnTo>
                                <a:lnTo>
                                  <a:pt x="-1240" y="-8133"/>
                                </a:lnTo>
                                <a:lnTo>
                                  <a:pt x="-1280" y="-8121"/>
                                </a:lnTo>
                                <a:lnTo>
                                  <a:pt x="-1322" y="-8111"/>
                                </a:lnTo>
                                <a:lnTo>
                                  <a:pt x="-1367" y="-8103"/>
                                </a:lnTo>
                                <a:lnTo>
                                  <a:pt x="-1414" y="-8096"/>
                                </a:lnTo>
                                <a:lnTo>
                                  <a:pt x="-1464" y="-8091"/>
                                </a:lnTo>
                                <a:lnTo>
                                  <a:pt x="-1515" y="-8088"/>
                                </a:lnTo>
                                <a:lnTo>
                                  <a:pt x="-1567" y="-8087"/>
                                </a:lnTo>
                                <a:lnTo>
                                  <a:pt x="-1620" y="-8088"/>
                                </a:lnTo>
                                <a:lnTo>
                                  <a:pt x="-1671" y="-8091"/>
                                </a:lnTo>
                                <a:lnTo>
                                  <a:pt x="-1720" y="-8096"/>
                                </a:lnTo>
                                <a:lnTo>
                                  <a:pt x="-1768" y="-8103"/>
                                </a:lnTo>
                                <a:lnTo>
                                  <a:pt x="-1812" y="-8111"/>
                                </a:lnTo>
                                <a:lnTo>
                                  <a:pt x="-1855" y="-8121"/>
                                </a:lnTo>
                                <a:lnTo>
                                  <a:pt x="-1894" y="-8133"/>
                                </a:lnTo>
                                <a:lnTo>
                                  <a:pt x="-1931" y="-8146"/>
                                </a:lnTo>
                                <a:lnTo>
                                  <a:pt x="-1964" y="-8161"/>
                                </a:lnTo>
                                <a:lnTo>
                                  <a:pt x="-1994" y="-8176"/>
                                </a:lnTo>
                                <a:lnTo>
                                  <a:pt x="-2020" y="-8193"/>
                                </a:lnTo>
                                <a:lnTo>
                                  <a:pt x="-2041" y="-8211"/>
                                </a:lnTo>
                                <a:lnTo>
                                  <a:pt x="-2058" y="-8229"/>
                                </a:lnTo>
                                <a:lnTo>
                                  <a:pt x="-2071" y="-8249"/>
                                </a:lnTo>
                                <a:lnTo>
                                  <a:pt x="-2079" y="-8269"/>
                                </a:lnTo>
                                <a:lnTo>
                                  <a:pt x="-2082" y="-8289"/>
                                </a:lnTo>
                                <a:close/>
                                <a:moveTo>
                                  <a:pt x="-1602" y="-8028"/>
                                </a:moveTo>
                                <a:lnTo>
                                  <a:pt x="-1567" y="-8087"/>
                                </a:lnTo>
                                <a:lnTo>
                                  <a:pt x="-1533" y="-8028"/>
                                </a:lnTo>
                                <a:lnTo>
                                  <a:pt x="-1602" y="-8028"/>
                                </a:lnTo>
                                <a:close/>
                                <a:moveTo>
                                  <a:pt x="-2108" y="-7916"/>
                                </a:moveTo>
                                <a:lnTo>
                                  <a:pt x="-2108" y="-7972"/>
                                </a:lnTo>
                                <a:lnTo>
                                  <a:pt x="-1567" y="-7972"/>
                                </a:lnTo>
                                <a:lnTo>
                                  <a:pt x="-1567" y="-8028"/>
                                </a:lnTo>
                                <a:moveTo>
                                  <a:pt x="-1027" y="-7916"/>
                                </a:moveTo>
                                <a:lnTo>
                                  <a:pt x="-1027" y="-7972"/>
                                </a:lnTo>
                                <a:lnTo>
                                  <a:pt x="-1567" y="-7972"/>
                                </a:lnTo>
                                <a:lnTo>
                                  <a:pt x="-1567" y="-8028"/>
                                </a:lnTo>
                              </a:path>
                            </a:pathLst>
                          </a:custGeom>
                          <a:noFill/>
                          <a:ln w="31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5" name="Freeform 281"/>
                        <wps:cNvSpPr>
                          <a:spLocks/>
                        </wps:cNvSpPr>
                        <wps:spPr bwMode="auto">
                          <a:xfrm>
                            <a:off x="3728" y="-2044"/>
                            <a:ext cx="1029" cy="405"/>
                          </a:xfrm>
                          <a:custGeom>
                            <a:avLst/>
                            <a:gdLst>
                              <a:gd name="T0" fmla="+- 0 4243 3728"/>
                              <a:gd name="T1" fmla="*/ T0 w 1029"/>
                              <a:gd name="T2" fmla="+- 0 -2044 -2044"/>
                              <a:gd name="T3" fmla="*/ -2044 h 405"/>
                              <a:gd name="T4" fmla="+- 0 4139 3728"/>
                              <a:gd name="T5" fmla="*/ T4 w 1029"/>
                              <a:gd name="T6" fmla="+- 0 -2040 -2044"/>
                              <a:gd name="T7" fmla="*/ -2040 h 405"/>
                              <a:gd name="T8" fmla="+- 0 4043 3728"/>
                              <a:gd name="T9" fmla="*/ T8 w 1029"/>
                              <a:gd name="T10" fmla="+- 0 -2028 -2044"/>
                              <a:gd name="T11" fmla="*/ -2028 h 405"/>
                              <a:gd name="T12" fmla="+- 0 3955 3728"/>
                              <a:gd name="T13" fmla="*/ T12 w 1029"/>
                              <a:gd name="T14" fmla="+- 0 -2009 -2044"/>
                              <a:gd name="T15" fmla="*/ -2009 h 405"/>
                              <a:gd name="T16" fmla="+- 0 3879 3728"/>
                              <a:gd name="T17" fmla="*/ T16 w 1029"/>
                              <a:gd name="T18" fmla="+- 0 -1985 -2044"/>
                              <a:gd name="T19" fmla="*/ -1985 h 405"/>
                              <a:gd name="T20" fmla="+- 0 3816 3728"/>
                              <a:gd name="T21" fmla="*/ T20 w 1029"/>
                              <a:gd name="T22" fmla="+- 0 -1955 -2044"/>
                              <a:gd name="T23" fmla="*/ -1955 h 405"/>
                              <a:gd name="T24" fmla="+- 0 3752 3728"/>
                              <a:gd name="T25" fmla="*/ T24 w 1029"/>
                              <a:gd name="T26" fmla="+- 0 -1902 -2044"/>
                              <a:gd name="T27" fmla="*/ -1902 h 405"/>
                              <a:gd name="T28" fmla="+- 0 3728 3728"/>
                              <a:gd name="T29" fmla="*/ T28 w 1029"/>
                              <a:gd name="T30" fmla="+- 0 -1842 -2044"/>
                              <a:gd name="T31" fmla="*/ -1842 h 405"/>
                              <a:gd name="T32" fmla="+- 0 3731 3728"/>
                              <a:gd name="T33" fmla="*/ T32 w 1029"/>
                              <a:gd name="T34" fmla="+- 0 -1821 -2044"/>
                              <a:gd name="T35" fmla="*/ -1821 h 405"/>
                              <a:gd name="T36" fmla="+- 0 3769 3728"/>
                              <a:gd name="T37" fmla="*/ T36 w 1029"/>
                              <a:gd name="T38" fmla="+- 0 -1763 -2044"/>
                              <a:gd name="T39" fmla="*/ -1763 h 405"/>
                              <a:gd name="T40" fmla="+- 0 3846 3728"/>
                              <a:gd name="T41" fmla="*/ T40 w 1029"/>
                              <a:gd name="T42" fmla="+- 0 -1713 -2044"/>
                              <a:gd name="T43" fmla="*/ -1713 h 405"/>
                              <a:gd name="T44" fmla="+- 0 3916 3728"/>
                              <a:gd name="T45" fmla="*/ T44 w 1029"/>
                              <a:gd name="T46" fmla="+- 0 -1685 -2044"/>
                              <a:gd name="T47" fmla="*/ -1685 h 405"/>
                              <a:gd name="T48" fmla="+- 0 3998 3728"/>
                              <a:gd name="T49" fmla="*/ T48 w 1029"/>
                              <a:gd name="T50" fmla="+- 0 -1664 -2044"/>
                              <a:gd name="T51" fmla="*/ -1664 h 405"/>
                              <a:gd name="T52" fmla="+- 0 4090 3728"/>
                              <a:gd name="T53" fmla="*/ T52 w 1029"/>
                              <a:gd name="T54" fmla="+- 0 -1648 -2044"/>
                              <a:gd name="T55" fmla="*/ -1648 h 405"/>
                              <a:gd name="T56" fmla="+- 0 4190 3728"/>
                              <a:gd name="T57" fmla="*/ T56 w 1029"/>
                              <a:gd name="T58" fmla="+- 0 -1640 -2044"/>
                              <a:gd name="T59" fmla="*/ -1640 h 405"/>
                              <a:gd name="T60" fmla="+- 0 4243 3728"/>
                              <a:gd name="T61" fmla="*/ T60 w 1029"/>
                              <a:gd name="T62" fmla="+- 0 -1639 -2044"/>
                              <a:gd name="T63" fmla="*/ -1639 h 405"/>
                              <a:gd name="T64" fmla="+- 0 4295 3728"/>
                              <a:gd name="T65" fmla="*/ T64 w 1029"/>
                              <a:gd name="T66" fmla="+- 0 -1640 -2044"/>
                              <a:gd name="T67" fmla="*/ -1640 h 405"/>
                              <a:gd name="T68" fmla="+- 0 4396 3728"/>
                              <a:gd name="T69" fmla="*/ T68 w 1029"/>
                              <a:gd name="T70" fmla="+- 0 -1648 -2044"/>
                              <a:gd name="T71" fmla="*/ -1648 h 405"/>
                              <a:gd name="T72" fmla="+- 0 4488 3728"/>
                              <a:gd name="T73" fmla="*/ T72 w 1029"/>
                              <a:gd name="T74" fmla="+- 0 -1664 -2044"/>
                              <a:gd name="T75" fmla="*/ -1664 h 405"/>
                              <a:gd name="T76" fmla="+- 0 4570 3728"/>
                              <a:gd name="T77" fmla="*/ T76 w 1029"/>
                              <a:gd name="T78" fmla="+- 0 -1685 -2044"/>
                              <a:gd name="T79" fmla="*/ -1685 h 405"/>
                              <a:gd name="T80" fmla="+- 0 4640 3728"/>
                              <a:gd name="T81" fmla="*/ T80 w 1029"/>
                              <a:gd name="T82" fmla="+- 0 -1713 -2044"/>
                              <a:gd name="T83" fmla="*/ -1713 h 405"/>
                              <a:gd name="T84" fmla="+- 0 4695 3728"/>
                              <a:gd name="T85" fmla="*/ T84 w 1029"/>
                              <a:gd name="T86" fmla="+- 0 -1745 -2044"/>
                              <a:gd name="T87" fmla="*/ -1745 h 405"/>
                              <a:gd name="T88" fmla="+- 0 4747 3728"/>
                              <a:gd name="T89" fmla="*/ T88 w 1029"/>
                              <a:gd name="T90" fmla="+- 0 -1801 -2044"/>
                              <a:gd name="T91" fmla="*/ -1801 h 405"/>
                              <a:gd name="T92" fmla="+- 0 4757 3728"/>
                              <a:gd name="T93" fmla="*/ T92 w 1029"/>
                              <a:gd name="T94" fmla="+- 0 -1842 -2044"/>
                              <a:gd name="T95" fmla="*/ -1842 h 405"/>
                              <a:gd name="T96" fmla="+- 0 4754 3728"/>
                              <a:gd name="T97" fmla="*/ T96 w 1029"/>
                              <a:gd name="T98" fmla="+- 0 -1862 -2044"/>
                              <a:gd name="T99" fmla="*/ -1862 h 405"/>
                              <a:gd name="T100" fmla="+- 0 4717 3728"/>
                              <a:gd name="T101" fmla="*/ T100 w 1029"/>
                              <a:gd name="T102" fmla="+- 0 -1920 -2044"/>
                              <a:gd name="T103" fmla="*/ -1920 h 405"/>
                              <a:gd name="T104" fmla="+- 0 4640 3728"/>
                              <a:gd name="T105" fmla="*/ T104 w 1029"/>
                              <a:gd name="T106" fmla="+- 0 -1970 -2044"/>
                              <a:gd name="T107" fmla="*/ -1970 h 405"/>
                              <a:gd name="T108" fmla="+- 0 4570 3728"/>
                              <a:gd name="T109" fmla="*/ T108 w 1029"/>
                              <a:gd name="T110" fmla="+- 0 -1998 -2044"/>
                              <a:gd name="T111" fmla="*/ -1998 h 405"/>
                              <a:gd name="T112" fmla="+- 0 4488 3728"/>
                              <a:gd name="T113" fmla="*/ T112 w 1029"/>
                              <a:gd name="T114" fmla="+- 0 -2020 -2044"/>
                              <a:gd name="T115" fmla="*/ -2020 h 405"/>
                              <a:gd name="T116" fmla="+- 0 4396 3728"/>
                              <a:gd name="T117" fmla="*/ T116 w 1029"/>
                              <a:gd name="T118" fmla="+- 0 -2035 -2044"/>
                              <a:gd name="T119" fmla="*/ -2035 h 405"/>
                              <a:gd name="T120" fmla="+- 0 4295 3728"/>
                              <a:gd name="T121" fmla="*/ T120 w 1029"/>
                              <a:gd name="T122" fmla="+- 0 -2043 -2044"/>
                              <a:gd name="T123" fmla="*/ -2043 h 405"/>
                              <a:gd name="T124" fmla="+- 0 4243 3728"/>
                              <a:gd name="T125" fmla="*/ T124 w 1029"/>
                              <a:gd name="T126" fmla="+- 0 -2044 -2044"/>
                              <a:gd name="T127" fmla="*/ -2044 h 4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1029" h="405">
                                <a:moveTo>
                                  <a:pt x="515" y="0"/>
                                </a:moveTo>
                                <a:lnTo>
                                  <a:pt x="411" y="4"/>
                                </a:lnTo>
                                <a:lnTo>
                                  <a:pt x="315" y="16"/>
                                </a:lnTo>
                                <a:lnTo>
                                  <a:pt x="227" y="35"/>
                                </a:lnTo>
                                <a:lnTo>
                                  <a:pt x="151" y="59"/>
                                </a:lnTo>
                                <a:lnTo>
                                  <a:pt x="88" y="89"/>
                                </a:lnTo>
                                <a:lnTo>
                                  <a:pt x="24" y="142"/>
                                </a:lnTo>
                                <a:lnTo>
                                  <a:pt x="0" y="202"/>
                                </a:lnTo>
                                <a:lnTo>
                                  <a:pt x="3" y="223"/>
                                </a:lnTo>
                                <a:lnTo>
                                  <a:pt x="41" y="281"/>
                                </a:lnTo>
                                <a:lnTo>
                                  <a:pt x="118" y="331"/>
                                </a:lnTo>
                                <a:lnTo>
                                  <a:pt x="188" y="359"/>
                                </a:lnTo>
                                <a:lnTo>
                                  <a:pt x="270" y="380"/>
                                </a:lnTo>
                                <a:lnTo>
                                  <a:pt x="362" y="396"/>
                                </a:lnTo>
                                <a:lnTo>
                                  <a:pt x="462" y="404"/>
                                </a:lnTo>
                                <a:lnTo>
                                  <a:pt x="515" y="405"/>
                                </a:lnTo>
                                <a:lnTo>
                                  <a:pt x="567" y="404"/>
                                </a:lnTo>
                                <a:lnTo>
                                  <a:pt x="668" y="396"/>
                                </a:lnTo>
                                <a:lnTo>
                                  <a:pt x="760" y="380"/>
                                </a:lnTo>
                                <a:lnTo>
                                  <a:pt x="842" y="359"/>
                                </a:lnTo>
                                <a:lnTo>
                                  <a:pt x="912" y="331"/>
                                </a:lnTo>
                                <a:lnTo>
                                  <a:pt x="967" y="299"/>
                                </a:lnTo>
                                <a:lnTo>
                                  <a:pt x="1019" y="243"/>
                                </a:lnTo>
                                <a:lnTo>
                                  <a:pt x="1029" y="202"/>
                                </a:lnTo>
                                <a:lnTo>
                                  <a:pt x="1026" y="182"/>
                                </a:lnTo>
                                <a:lnTo>
                                  <a:pt x="989" y="124"/>
                                </a:lnTo>
                                <a:lnTo>
                                  <a:pt x="912" y="74"/>
                                </a:lnTo>
                                <a:lnTo>
                                  <a:pt x="842" y="46"/>
                                </a:lnTo>
                                <a:lnTo>
                                  <a:pt x="760" y="24"/>
                                </a:lnTo>
                                <a:lnTo>
                                  <a:pt x="668" y="9"/>
                                </a:lnTo>
                                <a:lnTo>
                                  <a:pt x="567" y="1"/>
                                </a:lnTo>
                                <a:lnTo>
                                  <a:pt x="515" y="0"/>
                                </a:lnTo>
                                <a:close/>
                              </a:path>
                            </a:pathLst>
                          </a:custGeom>
                          <a:solidFill>
                            <a:srgbClr val="CC99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6" name="Freeform 280"/>
                        <wps:cNvSpPr>
                          <a:spLocks/>
                        </wps:cNvSpPr>
                        <wps:spPr bwMode="auto">
                          <a:xfrm>
                            <a:off x="3728" y="-2044"/>
                            <a:ext cx="1029" cy="405"/>
                          </a:xfrm>
                          <a:custGeom>
                            <a:avLst/>
                            <a:gdLst>
                              <a:gd name="T0" fmla="+- 0 3728 3728"/>
                              <a:gd name="T1" fmla="*/ T0 w 1029"/>
                              <a:gd name="T2" fmla="+- 0 -1842 -2044"/>
                              <a:gd name="T3" fmla="*/ -1842 h 405"/>
                              <a:gd name="T4" fmla="+- 0 3752 3728"/>
                              <a:gd name="T5" fmla="*/ T4 w 1029"/>
                              <a:gd name="T6" fmla="+- 0 -1902 -2044"/>
                              <a:gd name="T7" fmla="*/ -1902 h 405"/>
                              <a:gd name="T8" fmla="+- 0 3816 3728"/>
                              <a:gd name="T9" fmla="*/ T8 w 1029"/>
                              <a:gd name="T10" fmla="+- 0 -1955 -2044"/>
                              <a:gd name="T11" fmla="*/ -1955 h 405"/>
                              <a:gd name="T12" fmla="+- 0 3879 3728"/>
                              <a:gd name="T13" fmla="*/ T12 w 1029"/>
                              <a:gd name="T14" fmla="+- 0 -1985 -2044"/>
                              <a:gd name="T15" fmla="*/ -1985 h 405"/>
                              <a:gd name="T16" fmla="+- 0 3955 3728"/>
                              <a:gd name="T17" fmla="*/ T16 w 1029"/>
                              <a:gd name="T18" fmla="+- 0 -2009 -2044"/>
                              <a:gd name="T19" fmla="*/ -2009 h 405"/>
                              <a:gd name="T20" fmla="+- 0 4043 3728"/>
                              <a:gd name="T21" fmla="*/ T20 w 1029"/>
                              <a:gd name="T22" fmla="+- 0 -2028 -2044"/>
                              <a:gd name="T23" fmla="*/ -2028 h 405"/>
                              <a:gd name="T24" fmla="+- 0 4139 3728"/>
                              <a:gd name="T25" fmla="*/ T24 w 1029"/>
                              <a:gd name="T26" fmla="+- 0 -2040 -2044"/>
                              <a:gd name="T27" fmla="*/ -2040 h 405"/>
                              <a:gd name="T28" fmla="+- 0 4243 3728"/>
                              <a:gd name="T29" fmla="*/ T28 w 1029"/>
                              <a:gd name="T30" fmla="+- 0 -2044 -2044"/>
                              <a:gd name="T31" fmla="*/ -2044 h 405"/>
                              <a:gd name="T32" fmla="+- 0 4295 3728"/>
                              <a:gd name="T33" fmla="*/ T32 w 1029"/>
                              <a:gd name="T34" fmla="+- 0 -2043 -2044"/>
                              <a:gd name="T35" fmla="*/ -2043 h 405"/>
                              <a:gd name="T36" fmla="+- 0 4396 3728"/>
                              <a:gd name="T37" fmla="*/ T36 w 1029"/>
                              <a:gd name="T38" fmla="+- 0 -2035 -2044"/>
                              <a:gd name="T39" fmla="*/ -2035 h 405"/>
                              <a:gd name="T40" fmla="+- 0 4488 3728"/>
                              <a:gd name="T41" fmla="*/ T40 w 1029"/>
                              <a:gd name="T42" fmla="+- 0 -2020 -2044"/>
                              <a:gd name="T43" fmla="*/ -2020 h 405"/>
                              <a:gd name="T44" fmla="+- 0 4570 3728"/>
                              <a:gd name="T45" fmla="*/ T44 w 1029"/>
                              <a:gd name="T46" fmla="+- 0 -1998 -2044"/>
                              <a:gd name="T47" fmla="*/ -1998 h 405"/>
                              <a:gd name="T48" fmla="+- 0 4640 3728"/>
                              <a:gd name="T49" fmla="*/ T48 w 1029"/>
                              <a:gd name="T50" fmla="+- 0 -1970 -2044"/>
                              <a:gd name="T51" fmla="*/ -1970 h 405"/>
                              <a:gd name="T52" fmla="+- 0 4695 3728"/>
                              <a:gd name="T53" fmla="*/ T52 w 1029"/>
                              <a:gd name="T54" fmla="+- 0 -1938 -2044"/>
                              <a:gd name="T55" fmla="*/ -1938 h 405"/>
                              <a:gd name="T56" fmla="+- 0 4747 3728"/>
                              <a:gd name="T57" fmla="*/ T56 w 1029"/>
                              <a:gd name="T58" fmla="+- 0 -1882 -2044"/>
                              <a:gd name="T59" fmla="*/ -1882 h 405"/>
                              <a:gd name="T60" fmla="+- 0 4757 3728"/>
                              <a:gd name="T61" fmla="*/ T60 w 1029"/>
                              <a:gd name="T62" fmla="+- 0 -1842 -2044"/>
                              <a:gd name="T63" fmla="*/ -1842 h 405"/>
                              <a:gd name="T64" fmla="+- 0 4754 3728"/>
                              <a:gd name="T65" fmla="*/ T64 w 1029"/>
                              <a:gd name="T66" fmla="+- 0 -1821 -2044"/>
                              <a:gd name="T67" fmla="*/ -1821 h 405"/>
                              <a:gd name="T68" fmla="+- 0 4717 3728"/>
                              <a:gd name="T69" fmla="*/ T68 w 1029"/>
                              <a:gd name="T70" fmla="+- 0 -1763 -2044"/>
                              <a:gd name="T71" fmla="*/ -1763 h 405"/>
                              <a:gd name="T72" fmla="+- 0 4640 3728"/>
                              <a:gd name="T73" fmla="*/ T72 w 1029"/>
                              <a:gd name="T74" fmla="+- 0 -1713 -2044"/>
                              <a:gd name="T75" fmla="*/ -1713 h 405"/>
                              <a:gd name="T76" fmla="+- 0 4570 3728"/>
                              <a:gd name="T77" fmla="*/ T76 w 1029"/>
                              <a:gd name="T78" fmla="+- 0 -1685 -2044"/>
                              <a:gd name="T79" fmla="*/ -1685 h 405"/>
                              <a:gd name="T80" fmla="+- 0 4488 3728"/>
                              <a:gd name="T81" fmla="*/ T80 w 1029"/>
                              <a:gd name="T82" fmla="+- 0 -1664 -2044"/>
                              <a:gd name="T83" fmla="*/ -1664 h 405"/>
                              <a:gd name="T84" fmla="+- 0 4396 3728"/>
                              <a:gd name="T85" fmla="*/ T84 w 1029"/>
                              <a:gd name="T86" fmla="+- 0 -1648 -2044"/>
                              <a:gd name="T87" fmla="*/ -1648 h 405"/>
                              <a:gd name="T88" fmla="+- 0 4295 3728"/>
                              <a:gd name="T89" fmla="*/ T88 w 1029"/>
                              <a:gd name="T90" fmla="+- 0 -1640 -2044"/>
                              <a:gd name="T91" fmla="*/ -1640 h 405"/>
                              <a:gd name="T92" fmla="+- 0 4243 3728"/>
                              <a:gd name="T93" fmla="*/ T92 w 1029"/>
                              <a:gd name="T94" fmla="+- 0 -1639 -2044"/>
                              <a:gd name="T95" fmla="*/ -1639 h 405"/>
                              <a:gd name="T96" fmla="+- 0 4190 3728"/>
                              <a:gd name="T97" fmla="*/ T96 w 1029"/>
                              <a:gd name="T98" fmla="+- 0 -1640 -2044"/>
                              <a:gd name="T99" fmla="*/ -1640 h 405"/>
                              <a:gd name="T100" fmla="+- 0 4090 3728"/>
                              <a:gd name="T101" fmla="*/ T100 w 1029"/>
                              <a:gd name="T102" fmla="+- 0 -1648 -2044"/>
                              <a:gd name="T103" fmla="*/ -1648 h 405"/>
                              <a:gd name="T104" fmla="+- 0 3998 3728"/>
                              <a:gd name="T105" fmla="*/ T104 w 1029"/>
                              <a:gd name="T106" fmla="+- 0 -1664 -2044"/>
                              <a:gd name="T107" fmla="*/ -1664 h 405"/>
                              <a:gd name="T108" fmla="+- 0 3916 3728"/>
                              <a:gd name="T109" fmla="*/ T108 w 1029"/>
                              <a:gd name="T110" fmla="+- 0 -1685 -2044"/>
                              <a:gd name="T111" fmla="*/ -1685 h 405"/>
                              <a:gd name="T112" fmla="+- 0 3846 3728"/>
                              <a:gd name="T113" fmla="*/ T112 w 1029"/>
                              <a:gd name="T114" fmla="+- 0 -1713 -2044"/>
                              <a:gd name="T115" fmla="*/ -1713 h 405"/>
                              <a:gd name="T116" fmla="+- 0 3791 3728"/>
                              <a:gd name="T117" fmla="*/ T116 w 1029"/>
                              <a:gd name="T118" fmla="+- 0 -1745 -2044"/>
                              <a:gd name="T119" fmla="*/ -1745 h 405"/>
                              <a:gd name="T120" fmla="+- 0 3739 3728"/>
                              <a:gd name="T121" fmla="*/ T120 w 1029"/>
                              <a:gd name="T122" fmla="+- 0 -1801 -2044"/>
                              <a:gd name="T123" fmla="*/ -1801 h 405"/>
                              <a:gd name="T124" fmla="+- 0 3728 3728"/>
                              <a:gd name="T125" fmla="*/ T124 w 1029"/>
                              <a:gd name="T126" fmla="+- 0 -1842 -2044"/>
                              <a:gd name="T127" fmla="*/ -1842 h 4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1029" h="405">
                                <a:moveTo>
                                  <a:pt x="0" y="202"/>
                                </a:moveTo>
                                <a:lnTo>
                                  <a:pt x="24" y="142"/>
                                </a:lnTo>
                                <a:lnTo>
                                  <a:pt x="88" y="89"/>
                                </a:lnTo>
                                <a:lnTo>
                                  <a:pt x="151" y="59"/>
                                </a:lnTo>
                                <a:lnTo>
                                  <a:pt x="227" y="35"/>
                                </a:lnTo>
                                <a:lnTo>
                                  <a:pt x="315" y="16"/>
                                </a:lnTo>
                                <a:lnTo>
                                  <a:pt x="411" y="4"/>
                                </a:lnTo>
                                <a:lnTo>
                                  <a:pt x="515" y="0"/>
                                </a:lnTo>
                                <a:lnTo>
                                  <a:pt x="567" y="1"/>
                                </a:lnTo>
                                <a:lnTo>
                                  <a:pt x="668" y="9"/>
                                </a:lnTo>
                                <a:lnTo>
                                  <a:pt x="760" y="24"/>
                                </a:lnTo>
                                <a:lnTo>
                                  <a:pt x="842" y="46"/>
                                </a:lnTo>
                                <a:lnTo>
                                  <a:pt x="912" y="74"/>
                                </a:lnTo>
                                <a:lnTo>
                                  <a:pt x="967" y="106"/>
                                </a:lnTo>
                                <a:lnTo>
                                  <a:pt x="1019" y="162"/>
                                </a:lnTo>
                                <a:lnTo>
                                  <a:pt x="1029" y="202"/>
                                </a:lnTo>
                                <a:lnTo>
                                  <a:pt x="1026" y="223"/>
                                </a:lnTo>
                                <a:lnTo>
                                  <a:pt x="989" y="281"/>
                                </a:lnTo>
                                <a:lnTo>
                                  <a:pt x="912" y="331"/>
                                </a:lnTo>
                                <a:lnTo>
                                  <a:pt x="842" y="359"/>
                                </a:lnTo>
                                <a:lnTo>
                                  <a:pt x="760" y="380"/>
                                </a:lnTo>
                                <a:lnTo>
                                  <a:pt x="668" y="396"/>
                                </a:lnTo>
                                <a:lnTo>
                                  <a:pt x="567" y="404"/>
                                </a:lnTo>
                                <a:lnTo>
                                  <a:pt x="515" y="405"/>
                                </a:lnTo>
                                <a:lnTo>
                                  <a:pt x="462" y="404"/>
                                </a:lnTo>
                                <a:lnTo>
                                  <a:pt x="362" y="396"/>
                                </a:lnTo>
                                <a:lnTo>
                                  <a:pt x="270" y="380"/>
                                </a:lnTo>
                                <a:lnTo>
                                  <a:pt x="188" y="359"/>
                                </a:lnTo>
                                <a:lnTo>
                                  <a:pt x="118" y="331"/>
                                </a:lnTo>
                                <a:lnTo>
                                  <a:pt x="63" y="299"/>
                                </a:lnTo>
                                <a:lnTo>
                                  <a:pt x="11" y="243"/>
                                </a:lnTo>
                                <a:lnTo>
                                  <a:pt x="0" y="202"/>
                                </a:lnTo>
                                <a:close/>
                              </a:path>
                            </a:pathLst>
                          </a:custGeom>
                          <a:noFill/>
                          <a:ln w="31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7" name="Freeform 279"/>
                        <wps:cNvSpPr>
                          <a:spLocks/>
                        </wps:cNvSpPr>
                        <wps:spPr bwMode="auto">
                          <a:xfrm>
                            <a:off x="4810" y="-2044"/>
                            <a:ext cx="1029" cy="405"/>
                          </a:xfrm>
                          <a:custGeom>
                            <a:avLst/>
                            <a:gdLst>
                              <a:gd name="T0" fmla="+- 0 5324 4810"/>
                              <a:gd name="T1" fmla="*/ T0 w 1029"/>
                              <a:gd name="T2" fmla="+- 0 -2044 -2044"/>
                              <a:gd name="T3" fmla="*/ -2044 h 405"/>
                              <a:gd name="T4" fmla="+- 0 5221 4810"/>
                              <a:gd name="T5" fmla="*/ T4 w 1029"/>
                              <a:gd name="T6" fmla="+- 0 -2040 -2044"/>
                              <a:gd name="T7" fmla="*/ -2040 h 405"/>
                              <a:gd name="T8" fmla="+- 0 5124 4810"/>
                              <a:gd name="T9" fmla="*/ T8 w 1029"/>
                              <a:gd name="T10" fmla="+- 0 -2028 -2044"/>
                              <a:gd name="T11" fmla="*/ -2028 h 405"/>
                              <a:gd name="T12" fmla="+- 0 5037 4810"/>
                              <a:gd name="T13" fmla="*/ T12 w 1029"/>
                              <a:gd name="T14" fmla="+- 0 -2009 -2044"/>
                              <a:gd name="T15" fmla="*/ -2009 h 405"/>
                              <a:gd name="T16" fmla="+- 0 4961 4810"/>
                              <a:gd name="T17" fmla="*/ T16 w 1029"/>
                              <a:gd name="T18" fmla="+- 0 -1985 -2044"/>
                              <a:gd name="T19" fmla="*/ -1985 h 405"/>
                              <a:gd name="T20" fmla="+- 0 4898 4810"/>
                              <a:gd name="T21" fmla="*/ T20 w 1029"/>
                              <a:gd name="T22" fmla="+- 0 -1955 -2044"/>
                              <a:gd name="T23" fmla="*/ -1955 h 405"/>
                              <a:gd name="T24" fmla="+- 0 4833 4810"/>
                              <a:gd name="T25" fmla="*/ T24 w 1029"/>
                              <a:gd name="T26" fmla="+- 0 -1902 -2044"/>
                              <a:gd name="T27" fmla="*/ -1902 h 405"/>
                              <a:gd name="T28" fmla="+- 0 4810 4810"/>
                              <a:gd name="T29" fmla="*/ T28 w 1029"/>
                              <a:gd name="T30" fmla="+- 0 -1842 -2044"/>
                              <a:gd name="T31" fmla="*/ -1842 h 405"/>
                              <a:gd name="T32" fmla="+- 0 4813 4810"/>
                              <a:gd name="T33" fmla="*/ T32 w 1029"/>
                              <a:gd name="T34" fmla="+- 0 -1821 -2044"/>
                              <a:gd name="T35" fmla="*/ -1821 h 405"/>
                              <a:gd name="T36" fmla="+- 0 4851 4810"/>
                              <a:gd name="T37" fmla="*/ T36 w 1029"/>
                              <a:gd name="T38" fmla="+- 0 -1763 -2044"/>
                              <a:gd name="T39" fmla="*/ -1763 h 405"/>
                              <a:gd name="T40" fmla="+- 0 4928 4810"/>
                              <a:gd name="T41" fmla="*/ T40 w 1029"/>
                              <a:gd name="T42" fmla="+- 0 -1713 -2044"/>
                              <a:gd name="T43" fmla="*/ -1713 h 405"/>
                              <a:gd name="T44" fmla="+- 0 4997 4810"/>
                              <a:gd name="T45" fmla="*/ T44 w 1029"/>
                              <a:gd name="T46" fmla="+- 0 -1685 -2044"/>
                              <a:gd name="T47" fmla="*/ -1685 h 405"/>
                              <a:gd name="T48" fmla="+- 0 5079 4810"/>
                              <a:gd name="T49" fmla="*/ T48 w 1029"/>
                              <a:gd name="T50" fmla="+- 0 -1664 -2044"/>
                              <a:gd name="T51" fmla="*/ -1664 h 405"/>
                              <a:gd name="T52" fmla="+- 0 5172 4810"/>
                              <a:gd name="T53" fmla="*/ T52 w 1029"/>
                              <a:gd name="T54" fmla="+- 0 -1648 -2044"/>
                              <a:gd name="T55" fmla="*/ -1648 h 405"/>
                              <a:gd name="T56" fmla="+- 0 5272 4810"/>
                              <a:gd name="T57" fmla="*/ T56 w 1029"/>
                              <a:gd name="T58" fmla="+- 0 -1640 -2044"/>
                              <a:gd name="T59" fmla="*/ -1640 h 405"/>
                              <a:gd name="T60" fmla="+- 0 5324 4810"/>
                              <a:gd name="T61" fmla="*/ T60 w 1029"/>
                              <a:gd name="T62" fmla="+- 0 -1639 -2044"/>
                              <a:gd name="T63" fmla="*/ -1639 h 405"/>
                              <a:gd name="T64" fmla="+- 0 5377 4810"/>
                              <a:gd name="T65" fmla="*/ T64 w 1029"/>
                              <a:gd name="T66" fmla="+- 0 -1640 -2044"/>
                              <a:gd name="T67" fmla="*/ -1640 h 405"/>
                              <a:gd name="T68" fmla="+- 0 5477 4810"/>
                              <a:gd name="T69" fmla="*/ T68 w 1029"/>
                              <a:gd name="T70" fmla="+- 0 -1648 -2044"/>
                              <a:gd name="T71" fmla="*/ -1648 h 405"/>
                              <a:gd name="T72" fmla="+- 0 5570 4810"/>
                              <a:gd name="T73" fmla="*/ T72 w 1029"/>
                              <a:gd name="T74" fmla="+- 0 -1664 -2044"/>
                              <a:gd name="T75" fmla="*/ -1664 h 405"/>
                              <a:gd name="T76" fmla="+- 0 5652 4810"/>
                              <a:gd name="T77" fmla="*/ T76 w 1029"/>
                              <a:gd name="T78" fmla="+- 0 -1685 -2044"/>
                              <a:gd name="T79" fmla="*/ -1685 h 405"/>
                              <a:gd name="T80" fmla="+- 0 5721 4810"/>
                              <a:gd name="T81" fmla="*/ T80 w 1029"/>
                              <a:gd name="T82" fmla="+- 0 -1713 -2044"/>
                              <a:gd name="T83" fmla="*/ -1713 h 405"/>
                              <a:gd name="T84" fmla="+- 0 5777 4810"/>
                              <a:gd name="T85" fmla="*/ T84 w 1029"/>
                              <a:gd name="T86" fmla="+- 0 -1745 -2044"/>
                              <a:gd name="T87" fmla="*/ -1745 h 405"/>
                              <a:gd name="T88" fmla="+- 0 5828 4810"/>
                              <a:gd name="T89" fmla="*/ T88 w 1029"/>
                              <a:gd name="T90" fmla="+- 0 -1801 -2044"/>
                              <a:gd name="T91" fmla="*/ -1801 h 405"/>
                              <a:gd name="T92" fmla="+- 0 5839 4810"/>
                              <a:gd name="T93" fmla="*/ T92 w 1029"/>
                              <a:gd name="T94" fmla="+- 0 -1842 -2044"/>
                              <a:gd name="T95" fmla="*/ -1842 h 405"/>
                              <a:gd name="T96" fmla="+- 0 5836 4810"/>
                              <a:gd name="T97" fmla="*/ T96 w 1029"/>
                              <a:gd name="T98" fmla="+- 0 -1862 -2044"/>
                              <a:gd name="T99" fmla="*/ -1862 h 405"/>
                              <a:gd name="T100" fmla="+- 0 5798 4810"/>
                              <a:gd name="T101" fmla="*/ T100 w 1029"/>
                              <a:gd name="T102" fmla="+- 0 -1920 -2044"/>
                              <a:gd name="T103" fmla="*/ -1920 h 405"/>
                              <a:gd name="T104" fmla="+- 0 5721 4810"/>
                              <a:gd name="T105" fmla="*/ T104 w 1029"/>
                              <a:gd name="T106" fmla="+- 0 -1970 -2044"/>
                              <a:gd name="T107" fmla="*/ -1970 h 405"/>
                              <a:gd name="T108" fmla="+- 0 5652 4810"/>
                              <a:gd name="T109" fmla="*/ T108 w 1029"/>
                              <a:gd name="T110" fmla="+- 0 -1998 -2044"/>
                              <a:gd name="T111" fmla="*/ -1998 h 405"/>
                              <a:gd name="T112" fmla="+- 0 5570 4810"/>
                              <a:gd name="T113" fmla="*/ T112 w 1029"/>
                              <a:gd name="T114" fmla="+- 0 -2020 -2044"/>
                              <a:gd name="T115" fmla="*/ -2020 h 405"/>
                              <a:gd name="T116" fmla="+- 0 5477 4810"/>
                              <a:gd name="T117" fmla="*/ T116 w 1029"/>
                              <a:gd name="T118" fmla="+- 0 -2035 -2044"/>
                              <a:gd name="T119" fmla="*/ -2035 h 405"/>
                              <a:gd name="T120" fmla="+- 0 5377 4810"/>
                              <a:gd name="T121" fmla="*/ T120 w 1029"/>
                              <a:gd name="T122" fmla="+- 0 -2043 -2044"/>
                              <a:gd name="T123" fmla="*/ -2043 h 405"/>
                              <a:gd name="T124" fmla="+- 0 5324 4810"/>
                              <a:gd name="T125" fmla="*/ T124 w 1029"/>
                              <a:gd name="T126" fmla="+- 0 -2044 -2044"/>
                              <a:gd name="T127" fmla="*/ -2044 h 4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1029" h="405">
                                <a:moveTo>
                                  <a:pt x="514" y="0"/>
                                </a:moveTo>
                                <a:lnTo>
                                  <a:pt x="411" y="4"/>
                                </a:lnTo>
                                <a:lnTo>
                                  <a:pt x="314" y="16"/>
                                </a:lnTo>
                                <a:lnTo>
                                  <a:pt x="227" y="35"/>
                                </a:lnTo>
                                <a:lnTo>
                                  <a:pt x="151" y="59"/>
                                </a:lnTo>
                                <a:lnTo>
                                  <a:pt x="88" y="89"/>
                                </a:lnTo>
                                <a:lnTo>
                                  <a:pt x="23" y="142"/>
                                </a:lnTo>
                                <a:lnTo>
                                  <a:pt x="0" y="202"/>
                                </a:lnTo>
                                <a:lnTo>
                                  <a:pt x="3" y="223"/>
                                </a:lnTo>
                                <a:lnTo>
                                  <a:pt x="41" y="281"/>
                                </a:lnTo>
                                <a:lnTo>
                                  <a:pt x="118" y="331"/>
                                </a:lnTo>
                                <a:lnTo>
                                  <a:pt x="187" y="359"/>
                                </a:lnTo>
                                <a:lnTo>
                                  <a:pt x="269" y="380"/>
                                </a:lnTo>
                                <a:lnTo>
                                  <a:pt x="362" y="396"/>
                                </a:lnTo>
                                <a:lnTo>
                                  <a:pt x="462" y="404"/>
                                </a:lnTo>
                                <a:lnTo>
                                  <a:pt x="514" y="405"/>
                                </a:lnTo>
                                <a:lnTo>
                                  <a:pt x="567" y="404"/>
                                </a:lnTo>
                                <a:lnTo>
                                  <a:pt x="667" y="396"/>
                                </a:lnTo>
                                <a:lnTo>
                                  <a:pt x="760" y="380"/>
                                </a:lnTo>
                                <a:lnTo>
                                  <a:pt x="842" y="359"/>
                                </a:lnTo>
                                <a:lnTo>
                                  <a:pt x="911" y="331"/>
                                </a:lnTo>
                                <a:lnTo>
                                  <a:pt x="967" y="299"/>
                                </a:lnTo>
                                <a:lnTo>
                                  <a:pt x="1018" y="243"/>
                                </a:lnTo>
                                <a:lnTo>
                                  <a:pt x="1029" y="202"/>
                                </a:lnTo>
                                <a:lnTo>
                                  <a:pt x="1026" y="182"/>
                                </a:lnTo>
                                <a:lnTo>
                                  <a:pt x="988" y="124"/>
                                </a:lnTo>
                                <a:lnTo>
                                  <a:pt x="911" y="74"/>
                                </a:lnTo>
                                <a:lnTo>
                                  <a:pt x="842" y="46"/>
                                </a:lnTo>
                                <a:lnTo>
                                  <a:pt x="760" y="24"/>
                                </a:lnTo>
                                <a:lnTo>
                                  <a:pt x="667" y="9"/>
                                </a:lnTo>
                                <a:lnTo>
                                  <a:pt x="567" y="1"/>
                                </a:lnTo>
                                <a:lnTo>
                                  <a:pt x="514" y="0"/>
                                </a:lnTo>
                                <a:close/>
                              </a:path>
                            </a:pathLst>
                          </a:custGeom>
                          <a:solidFill>
                            <a:srgbClr val="CC99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8" name="Freeform 278"/>
                        <wps:cNvSpPr>
                          <a:spLocks/>
                        </wps:cNvSpPr>
                        <wps:spPr bwMode="auto">
                          <a:xfrm>
                            <a:off x="4810" y="-2044"/>
                            <a:ext cx="1029" cy="405"/>
                          </a:xfrm>
                          <a:custGeom>
                            <a:avLst/>
                            <a:gdLst>
                              <a:gd name="T0" fmla="+- 0 4810 4810"/>
                              <a:gd name="T1" fmla="*/ T0 w 1029"/>
                              <a:gd name="T2" fmla="+- 0 -1842 -2044"/>
                              <a:gd name="T3" fmla="*/ -1842 h 405"/>
                              <a:gd name="T4" fmla="+- 0 4833 4810"/>
                              <a:gd name="T5" fmla="*/ T4 w 1029"/>
                              <a:gd name="T6" fmla="+- 0 -1902 -2044"/>
                              <a:gd name="T7" fmla="*/ -1902 h 405"/>
                              <a:gd name="T8" fmla="+- 0 4898 4810"/>
                              <a:gd name="T9" fmla="*/ T8 w 1029"/>
                              <a:gd name="T10" fmla="+- 0 -1955 -2044"/>
                              <a:gd name="T11" fmla="*/ -1955 h 405"/>
                              <a:gd name="T12" fmla="+- 0 4961 4810"/>
                              <a:gd name="T13" fmla="*/ T12 w 1029"/>
                              <a:gd name="T14" fmla="+- 0 -1985 -2044"/>
                              <a:gd name="T15" fmla="*/ -1985 h 405"/>
                              <a:gd name="T16" fmla="+- 0 5037 4810"/>
                              <a:gd name="T17" fmla="*/ T16 w 1029"/>
                              <a:gd name="T18" fmla="+- 0 -2009 -2044"/>
                              <a:gd name="T19" fmla="*/ -2009 h 405"/>
                              <a:gd name="T20" fmla="+- 0 5124 4810"/>
                              <a:gd name="T21" fmla="*/ T20 w 1029"/>
                              <a:gd name="T22" fmla="+- 0 -2028 -2044"/>
                              <a:gd name="T23" fmla="*/ -2028 h 405"/>
                              <a:gd name="T24" fmla="+- 0 5221 4810"/>
                              <a:gd name="T25" fmla="*/ T24 w 1029"/>
                              <a:gd name="T26" fmla="+- 0 -2040 -2044"/>
                              <a:gd name="T27" fmla="*/ -2040 h 405"/>
                              <a:gd name="T28" fmla="+- 0 5324 4810"/>
                              <a:gd name="T29" fmla="*/ T28 w 1029"/>
                              <a:gd name="T30" fmla="+- 0 -2044 -2044"/>
                              <a:gd name="T31" fmla="*/ -2044 h 405"/>
                              <a:gd name="T32" fmla="+- 0 5377 4810"/>
                              <a:gd name="T33" fmla="*/ T32 w 1029"/>
                              <a:gd name="T34" fmla="+- 0 -2043 -2044"/>
                              <a:gd name="T35" fmla="*/ -2043 h 405"/>
                              <a:gd name="T36" fmla="+- 0 5477 4810"/>
                              <a:gd name="T37" fmla="*/ T36 w 1029"/>
                              <a:gd name="T38" fmla="+- 0 -2035 -2044"/>
                              <a:gd name="T39" fmla="*/ -2035 h 405"/>
                              <a:gd name="T40" fmla="+- 0 5570 4810"/>
                              <a:gd name="T41" fmla="*/ T40 w 1029"/>
                              <a:gd name="T42" fmla="+- 0 -2020 -2044"/>
                              <a:gd name="T43" fmla="*/ -2020 h 405"/>
                              <a:gd name="T44" fmla="+- 0 5652 4810"/>
                              <a:gd name="T45" fmla="*/ T44 w 1029"/>
                              <a:gd name="T46" fmla="+- 0 -1998 -2044"/>
                              <a:gd name="T47" fmla="*/ -1998 h 405"/>
                              <a:gd name="T48" fmla="+- 0 5721 4810"/>
                              <a:gd name="T49" fmla="*/ T48 w 1029"/>
                              <a:gd name="T50" fmla="+- 0 -1970 -2044"/>
                              <a:gd name="T51" fmla="*/ -1970 h 405"/>
                              <a:gd name="T52" fmla="+- 0 5777 4810"/>
                              <a:gd name="T53" fmla="*/ T52 w 1029"/>
                              <a:gd name="T54" fmla="+- 0 -1938 -2044"/>
                              <a:gd name="T55" fmla="*/ -1938 h 405"/>
                              <a:gd name="T56" fmla="+- 0 5828 4810"/>
                              <a:gd name="T57" fmla="*/ T56 w 1029"/>
                              <a:gd name="T58" fmla="+- 0 -1882 -2044"/>
                              <a:gd name="T59" fmla="*/ -1882 h 405"/>
                              <a:gd name="T60" fmla="+- 0 5839 4810"/>
                              <a:gd name="T61" fmla="*/ T60 w 1029"/>
                              <a:gd name="T62" fmla="+- 0 -1842 -2044"/>
                              <a:gd name="T63" fmla="*/ -1842 h 405"/>
                              <a:gd name="T64" fmla="+- 0 5836 4810"/>
                              <a:gd name="T65" fmla="*/ T64 w 1029"/>
                              <a:gd name="T66" fmla="+- 0 -1821 -2044"/>
                              <a:gd name="T67" fmla="*/ -1821 h 405"/>
                              <a:gd name="T68" fmla="+- 0 5798 4810"/>
                              <a:gd name="T69" fmla="*/ T68 w 1029"/>
                              <a:gd name="T70" fmla="+- 0 -1763 -2044"/>
                              <a:gd name="T71" fmla="*/ -1763 h 405"/>
                              <a:gd name="T72" fmla="+- 0 5721 4810"/>
                              <a:gd name="T73" fmla="*/ T72 w 1029"/>
                              <a:gd name="T74" fmla="+- 0 -1713 -2044"/>
                              <a:gd name="T75" fmla="*/ -1713 h 405"/>
                              <a:gd name="T76" fmla="+- 0 5652 4810"/>
                              <a:gd name="T77" fmla="*/ T76 w 1029"/>
                              <a:gd name="T78" fmla="+- 0 -1685 -2044"/>
                              <a:gd name="T79" fmla="*/ -1685 h 405"/>
                              <a:gd name="T80" fmla="+- 0 5570 4810"/>
                              <a:gd name="T81" fmla="*/ T80 w 1029"/>
                              <a:gd name="T82" fmla="+- 0 -1664 -2044"/>
                              <a:gd name="T83" fmla="*/ -1664 h 405"/>
                              <a:gd name="T84" fmla="+- 0 5477 4810"/>
                              <a:gd name="T85" fmla="*/ T84 w 1029"/>
                              <a:gd name="T86" fmla="+- 0 -1648 -2044"/>
                              <a:gd name="T87" fmla="*/ -1648 h 405"/>
                              <a:gd name="T88" fmla="+- 0 5377 4810"/>
                              <a:gd name="T89" fmla="*/ T88 w 1029"/>
                              <a:gd name="T90" fmla="+- 0 -1640 -2044"/>
                              <a:gd name="T91" fmla="*/ -1640 h 405"/>
                              <a:gd name="T92" fmla="+- 0 5324 4810"/>
                              <a:gd name="T93" fmla="*/ T92 w 1029"/>
                              <a:gd name="T94" fmla="+- 0 -1639 -2044"/>
                              <a:gd name="T95" fmla="*/ -1639 h 405"/>
                              <a:gd name="T96" fmla="+- 0 5272 4810"/>
                              <a:gd name="T97" fmla="*/ T96 w 1029"/>
                              <a:gd name="T98" fmla="+- 0 -1640 -2044"/>
                              <a:gd name="T99" fmla="*/ -1640 h 405"/>
                              <a:gd name="T100" fmla="+- 0 5172 4810"/>
                              <a:gd name="T101" fmla="*/ T100 w 1029"/>
                              <a:gd name="T102" fmla="+- 0 -1648 -2044"/>
                              <a:gd name="T103" fmla="*/ -1648 h 405"/>
                              <a:gd name="T104" fmla="+- 0 5079 4810"/>
                              <a:gd name="T105" fmla="*/ T104 w 1029"/>
                              <a:gd name="T106" fmla="+- 0 -1664 -2044"/>
                              <a:gd name="T107" fmla="*/ -1664 h 405"/>
                              <a:gd name="T108" fmla="+- 0 4997 4810"/>
                              <a:gd name="T109" fmla="*/ T108 w 1029"/>
                              <a:gd name="T110" fmla="+- 0 -1685 -2044"/>
                              <a:gd name="T111" fmla="*/ -1685 h 405"/>
                              <a:gd name="T112" fmla="+- 0 4928 4810"/>
                              <a:gd name="T113" fmla="*/ T112 w 1029"/>
                              <a:gd name="T114" fmla="+- 0 -1713 -2044"/>
                              <a:gd name="T115" fmla="*/ -1713 h 405"/>
                              <a:gd name="T116" fmla="+- 0 4872 4810"/>
                              <a:gd name="T117" fmla="*/ T116 w 1029"/>
                              <a:gd name="T118" fmla="+- 0 -1745 -2044"/>
                              <a:gd name="T119" fmla="*/ -1745 h 405"/>
                              <a:gd name="T120" fmla="+- 0 4821 4810"/>
                              <a:gd name="T121" fmla="*/ T120 w 1029"/>
                              <a:gd name="T122" fmla="+- 0 -1801 -2044"/>
                              <a:gd name="T123" fmla="*/ -1801 h 405"/>
                              <a:gd name="T124" fmla="+- 0 4810 4810"/>
                              <a:gd name="T125" fmla="*/ T124 w 1029"/>
                              <a:gd name="T126" fmla="+- 0 -1842 -2044"/>
                              <a:gd name="T127" fmla="*/ -1842 h 4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1029" h="405">
                                <a:moveTo>
                                  <a:pt x="0" y="202"/>
                                </a:moveTo>
                                <a:lnTo>
                                  <a:pt x="23" y="142"/>
                                </a:lnTo>
                                <a:lnTo>
                                  <a:pt x="88" y="89"/>
                                </a:lnTo>
                                <a:lnTo>
                                  <a:pt x="151" y="59"/>
                                </a:lnTo>
                                <a:lnTo>
                                  <a:pt x="227" y="35"/>
                                </a:lnTo>
                                <a:lnTo>
                                  <a:pt x="314" y="16"/>
                                </a:lnTo>
                                <a:lnTo>
                                  <a:pt x="411" y="4"/>
                                </a:lnTo>
                                <a:lnTo>
                                  <a:pt x="514" y="0"/>
                                </a:lnTo>
                                <a:lnTo>
                                  <a:pt x="567" y="1"/>
                                </a:lnTo>
                                <a:lnTo>
                                  <a:pt x="667" y="9"/>
                                </a:lnTo>
                                <a:lnTo>
                                  <a:pt x="760" y="24"/>
                                </a:lnTo>
                                <a:lnTo>
                                  <a:pt x="842" y="46"/>
                                </a:lnTo>
                                <a:lnTo>
                                  <a:pt x="911" y="74"/>
                                </a:lnTo>
                                <a:lnTo>
                                  <a:pt x="967" y="106"/>
                                </a:lnTo>
                                <a:lnTo>
                                  <a:pt x="1018" y="162"/>
                                </a:lnTo>
                                <a:lnTo>
                                  <a:pt x="1029" y="202"/>
                                </a:lnTo>
                                <a:lnTo>
                                  <a:pt x="1026" y="223"/>
                                </a:lnTo>
                                <a:lnTo>
                                  <a:pt x="988" y="281"/>
                                </a:lnTo>
                                <a:lnTo>
                                  <a:pt x="911" y="331"/>
                                </a:lnTo>
                                <a:lnTo>
                                  <a:pt x="842" y="359"/>
                                </a:lnTo>
                                <a:lnTo>
                                  <a:pt x="760" y="380"/>
                                </a:lnTo>
                                <a:lnTo>
                                  <a:pt x="667" y="396"/>
                                </a:lnTo>
                                <a:lnTo>
                                  <a:pt x="567" y="404"/>
                                </a:lnTo>
                                <a:lnTo>
                                  <a:pt x="514" y="405"/>
                                </a:lnTo>
                                <a:lnTo>
                                  <a:pt x="462" y="404"/>
                                </a:lnTo>
                                <a:lnTo>
                                  <a:pt x="362" y="396"/>
                                </a:lnTo>
                                <a:lnTo>
                                  <a:pt x="269" y="380"/>
                                </a:lnTo>
                                <a:lnTo>
                                  <a:pt x="187" y="359"/>
                                </a:lnTo>
                                <a:lnTo>
                                  <a:pt x="118" y="331"/>
                                </a:lnTo>
                                <a:lnTo>
                                  <a:pt x="62" y="299"/>
                                </a:lnTo>
                                <a:lnTo>
                                  <a:pt x="11" y="243"/>
                                </a:lnTo>
                                <a:lnTo>
                                  <a:pt x="0" y="202"/>
                                </a:lnTo>
                                <a:close/>
                              </a:path>
                            </a:pathLst>
                          </a:custGeom>
                          <a:noFill/>
                          <a:ln w="31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9" name="Freeform 277"/>
                        <wps:cNvSpPr>
                          <a:spLocks/>
                        </wps:cNvSpPr>
                        <wps:spPr bwMode="auto">
                          <a:xfrm>
                            <a:off x="4269" y="-2620"/>
                            <a:ext cx="1029" cy="405"/>
                          </a:xfrm>
                          <a:custGeom>
                            <a:avLst/>
                            <a:gdLst>
                              <a:gd name="T0" fmla="+- 0 4784 4269"/>
                              <a:gd name="T1" fmla="*/ T0 w 1029"/>
                              <a:gd name="T2" fmla="+- 0 -2620 -2620"/>
                              <a:gd name="T3" fmla="*/ -2620 h 405"/>
                              <a:gd name="T4" fmla="+- 0 4680 4269"/>
                              <a:gd name="T5" fmla="*/ T4 w 1029"/>
                              <a:gd name="T6" fmla="+- 0 -2615 -2620"/>
                              <a:gd name="T7" fmla="*/ -2615 h 405"/>
                              <a:gd name="T8" fmla="+- 0 4583 4269"/>
                              <a:gd name="T9" fmla="*/ T8 w 1029"/>
                              <a:gd name="T10" fmla="+- 0 -2604 -2620"/>
                              <a:gd name="T11" fmla="*/ -2604 h 405"/>
                              <a:gd name="T12" fmla="+- 0 4496 4269"/>
                              <a:gd name="T13" fmla="*/ T12 w 1029"/>
                              <a:gd name="T14" fmla="+- 0 -2585 -2620"/>
                              <a:gd name="T15" fmla="*/ -2585 h 405"/>
                              <a:gd name="T16" fmla="+- 0 4420 4269"/>
                              <a:gd name="T17" fmla="*/ T16 w 1029"/>
                              <a:gd name="T18" fmla="+- 0 -2560 -2620"/>
                              <a:gd name="T19" fmla="*/ -2560 h 405"/>
                              <a:gd name="T20" fmla="+- 0 4357 4269"/>
                              <a:gd name="T21" fmla="*/ T20 w 1029"/>
                              <a:gd name="T22" fmla="+- 0 -2530 -2620"/>
                              <a:gd name="T23" fmla="*/ -2530 h 405"/>
                              <a:gd name="T24" fmla="+- 0 4293 4269"/>
                              <a:gd name="T25" fmla="*/ T24 w 1029"/>
                              <a:gd name="T26" fmla="+- 0 -2477 -2620"/>
                              <a:gd name="T27" fmla="*/ -2477 h 405"/>
                              <a:gd name="T28" fmla="+- 0 4269 4269"/>
                              <a:gd name="T29" fmla="*/ T28 w 1029"/>
                              <a:gd name="T30" fmla="+- 0 -2417 -2620"/>
                              <a:gd name="T31" fmla="*/ -2417 h 405"/>
                              <a:gd name="T32" fmla="+- 0 4272 4269"/>
                              <a:gd name="T33" fmla="*/ T32 w 1029"/>
                              <a:gd name="T34" fmla="+- 0 -2396 -2620"/>
                              <a:gd name="T35" fmla="*/ -2396 h 405"/>
                              <a:gd name="T36" fmla="+- 0 4310 4269"/>
                              <a:gd name="T37" fmla="*/ T36 w 1029"/>
                              <a:gd name="T38" fmla="+- 0 -2338 -2620"/>
                              <a:gd name="T39" fmla="*/ -2338 h 405"/>
                              <a:gd name="T40" fmla="+- 0 4387 4269"/>
                              <a:gd name="T41" fmla="*/ T40 w 1029"/>
                              <a:gd name="T42" fmla="+- 0 -2288 -2620"/>
                              <a:gd name="T43" fmla="*/ -2288 h 405"/>
                              <a:gd name="T44" fmla="+- 0 4457 4269"/>
                              <a:gd name="T45" fmla="*/ T44 w 1029"/>
                              <a:gd name="T46" fmla="+- 0 -2261 -2620"/>
                              <a:gd name="T47" fmla="*/ -2261 h 405"/>
                              <a:gd name="T48" fmla="+- 0 4539 4269"/>
                              <a:gd name="T49" fmla="*/ T48 w 1029"/>
                              <a:gd name="T50" fmla="+- 0 -2239 -2620"/>
                              <a:gd name="T51" fmla="*/ -2239 h 405"/>
                              <a:gd name="T52" fmla="+- 0 4631 4269"/>
                              <a:gd name="T53" fmla="*/ T52 w 1029"/>
                              <a:gd name="T54" fmla="+- 0 -2224 -2620"/>
                              <a:gd name="T55" fmla="*/ -2224 h 405"/>
                              <a:gd name="T56" fmla="+- 0 4731 4269"/>
                              <a:gd name="T57" fmla="*/ T56 w 1029"/>
                              <a:gd name="T58" fmla="+- 0 -2216 -2620"/>
                              <a:gd name="T59" fmla="*/ -2216 h 405"/>
                              <a:gd name="T60" fmla="+- 0 4784 4269"/>
                              <a:gd name="T61" fmla="*/ T60 w 1029"/>
                              <a:gd name="T62" fmla="+- 0 -2215 -2620"/>
                              <a:gd name="T63" fmla="*/ -2215 h 405"/>
                              <a:gd name="T64" fmla="+- 0 4836 4269"/>
                              <a:gd name="T65" fmla="*/ T64 w 1029"/>
                              <a:gd name="T66" fmla="+- 0 -2216 -2620"/>
                              <a:gd name="T67" fmla="*/ -2216 h 405"/>
                              <a:gd name="T68" fmla="+- 0 4937 4269"/>
                              <a:gd name="T69" fmla="*/ T68 w 1029"/>
                              <a:gd name="T70" fmla="+- 0 -2224 -2620"/>
                              <a:gd name="T71" fmla="*/ -2224 h 405"/>
                              <a:gd name="T72" fmla="+- 0 5029 4269"/>
                              <a:gd name="T73" fmla="*/ T72 w 1029"/>
                              <a:gd name="T74" fmla="+- 0 -2239 -2620"/>
                              <a:gd name="T75" fmla="*/ -2239 h 405"/>
                              <a:gd name="T76" fmla="+- 0 5111 4269"/>
                              <a:gd name="T77" fmla="*/ T76 w 1029"/>
                              <a:gd name="T78" fmla="+- 0 -2261 -2620"/>
                              <a:gd name="T79" fmla="*/ -2261 h 405"/>
                              <a:gd name="T80" fmla="+- 0 5180 4269"/>
                              <a:gd name="T81" fmla="*/ T80 w 1029"/>
                              <a:gd name="T82" fmla="+- 0 -2288 -2620"/>
                              <a:gd name="T83" fmla="*/ -2288 h 405"/>
                              <a:gd name="T84" fmla="+- 0 5236 4269"/>
                              <a:gd name="T85" fmla="*/ T84 w 1029"/>
                              <a:gd name="T86" fmla="+- 0 -2321 -2620"/>
                              <a:gd name="T87" fmla="*/ -2321 h 405"/>
                              <a:gd name="T88" fmla="+- 0 5287 4269"/>
                              <a:gd name="T89" fmla="*/ T88 w 1029"/>
                              <a:gd name="T90" fmla="+- 0 -2376 -2620"/>
                              <a:gd name="T91" fmla="*/ -2376 h 405"/>
                              <a:gd name="T92" fmla="+- 0 5298 4269"/>
                              <a:gd name="T93" fmla="*/ T92 w 1029"/>
                              <a:gd name="T94" fmla="+- 0 -2417 -2620"/>
                              <a:gd name="T95" fmla="*/ -2417 h 405"/>
                              <a:gd name="T96" fmla="+- 0 5295 4269"/>
                              <a:gd name="T97" fmla="*/ T96 w 1029"/>
                              <a:gd name="T98" fmla="+- 0 -2438 -2620"/>
                              <a:gd name="T99" fmla="*/ -2438 h 405"/>
                              <a:gd name="T100" fmla="+- 0 5257 4269"/>
                              <a:gd name="T101" fmla="*/ T100 w 1029"/>
                              <a:gd name="T102" fmla="+- 0 -2496 -2620"/>
                              <a:gd name="T103" fmla="*/ -2496 h 405"/>
                              <a:gd name="T104" fmla="+- 0 5180 4269"/>
                              <a:gd name="T105" fmla="*/ T104 w 1029"/>
                              <a:gd name="T106" fmla="+- 0 -2546 -2620"/>
                              <a:gd name="T107" fmla="*/ -2546 h 405"/>
                              <a:gd name="T108" fmla="+- 0 5111 4269"/>
                              <a:gd name="T109" fmla="*/ T108 w 1029"/>
                              <a:gd name="T110" fmla="+- 0 -2573 -2620"/>
                              <a:gd name="T111" fmla="*/ -2573 h 405"/>
                              <a:gd name="T112" fmla="+- 0 5029 4269"/>
                              <a:gd name="T113" fmla="*/ T112 w 1029"/>
                              <a:gd name="T114" fmla="+- 0 -2595 -2620"/>
                              <a:gd name="T115" fmla="*/ -2595 h 405"/>
                              <a:gd name="T116" fmla="+- 0 4937 4269"/>
                              <a:gd name="T117" fmla="*/ T116 w 1029"/>
                              <a:gd name="T118" fmla="+- 0 -2611 -2620"/>
                              <a:gd name="T119" fmla="*/ -2611 h 405"/>
                              <a:gd name="T120" fmla="+- 0 4836 4269"/>
                              <a:gd name="T121" fmla="*/ T120 w 1029"/>
                              <a:gd name="T122" fmla="+- 0 -2619 -2620"/>
                              <a:gd name="T123" fmla="*/ -2619 h 405"/>
                              <a:gd name="T124" fmla="+- 0 4784 4269"/>
                              <a:gd name="T125" fmla="*/ T124 w 1029"/>
                              <a:gd name="T126" fmla="+- 0 -2620 -2620"/>
                              <a:gd name="T127" fmla="*/ -2620 h 4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1029" h="405">
                                <a:moveTo>
                                  <a:pt x="515" y="0"/>
                                </a:moveTo>
                                <a:lnTo>
                                  <a:pt x="411" y="5"/>
                                </a:lnTo>
                                <a:lnTo>
                                  <a:pt x="314" y="16"/>
                                </a:lnTo>
                                <a:lnTo>
                                  <a:pt x="227" y="35"/>
                                </a:lnTo>
                                <a:lnTo>
                                  <a:pt x="151" y="60"/>
                                </a:lnTo>
                                <a:lnTo>
                                  <a:pt x="88" y="90"/>
                                </a:lnTo>
                                <a:lnTo>
                                  <a:pt x="24" y="143"/>
                                </a:lnTo>
                                <a:lnTo>
                                  <a:pt x="0" y="203"/>
                                </a:lnTo>
                                <a:lnTo>
                                  <a:pt x="3" y="224"/>
                                </a:lnTo>
                                <a:lnTo>
                                  <a:pt x="41" y="282"/>
                                </a:lnTo>
                                <a:lnTo>
                                  <a:pt x="118" y="332"/>
                                </a:lnTo>
                                <a:lnTo>
                                  <a:pt x="188" y="359"/>
                                </a:lnTo>
                                <a:lnTo>
                                  <a:pt x="270" y="381"/>
                                </a:lnTo>
                                <a:lnTo>
                                  <a:pt x="362" y="396"/>
                                </a:lnTo>
                                <a:lnTo>
                                  <a:pt x="462" y="404"/>
                                </a:lnTo>
                                <a:lnTo>
                                  <a:pt x="515" y="405"/>
                                </a:lnTo>
                                <a:lnTo>
                                  <a:pt x="567" y="404"/>
                                </a:lnTo>
                                <a:lnTo>
                                  <a:pt x="668" y="396"/>
                                </a:lnTo>
                                <a:lnTo>
                                  <a:pt x="760" y="381"/>
                                </a:lnTo>
                                <a:lnTo>
                                  <a:pt x="842" y="359"/>
                                </a:lnTo>
                                <a:lnTo>
                                  <a:pt x="911" y="332"/>
                                </a:lnTo>
                                <a:lnTo>
                                  <a:pt x="967" y="299"/>
                                </a:lnTo>
                                <a:lnTo>
                                  <a:pt x="1018" y="244"/>
                                </a:lnTo>
                                <a:lnTo>
                                  <a:pt x="1029" y="203"/>
                                </a:lnTo>
                                <a:lnTo>
                                  <a:pt x="1026" y="182"/>
                                </a:lnTo>
                                <a:lnTo>
                                  <a:pt x="988" y="124"/>
                                </a:lnTo>
                                <a:lnTo>
                                  <a:pt x="911" y="74"/>
                                </a:lnTo>
                                <a:lnTo>
                                  <a:pt x="842" y="47"/>
                                </a:lnTo>
                                <a:lnTo>
                                  <a:pt x="760" y="25"/>
                                </a:lnTo>
                                <a:lnTo>
                                  <a:pt x="668" y="9"/>
                                </a:lnTo>
                                <a:lnTo>
                                  <a:pt x="567" y="1"/>
                                </a:lnTo>
                                <a:lnTo>
                                  <a:pt x="515" y="0"/>
                                </a:lnTo>
                                <a:close/>
                              </a:path>
                            </a:pathLst>
                          </a:custGeom>
                          <a:solidFill>
                            <a:srgbClr val="CC99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0" name="AutoShape 276"/>
                        <wps:cNvSpPr>
                          <a:spLocks/>
                        </wps:cNvSpPr>
                        <wps:spPr bwMode="auto">
                          <a:xfrm>
                            <a:off x="6351" y="4599"/>
                            <a:ext cx="2170" cy="1155"/>
                          </a:xfrm>
                          <a:custGeom>
                            <a:avLst/>
                            <a:gdLst>
                              <a:gd name="T0" fmla="+- 0 4272 6351"/>
                              <a:gd name="T1" fmla="*/ T0 w 2170"/>
                              <a:gd name="T2" fmla="+- 0 -2438 4599"/>
                              <a:gd name="T3" fmla="*/ -2438 h 1155"/>
                              <a:gd name="T4" fmla="+- 0 4293 6351"/>
                              <a:gd name="T5" fmla="*/ T4 w 2170"/>
                              <a:gd name="T6" fmla="+- 0 -2477 4599"/>
                              <a:gd name="T7" fmla="*/ -2477 h 1155"/>
                              <a:gd name="T8" fmla="+- 0 4331 6351"/>
                              <a:gd name="T9" fmla="*/ T8 w 2170"/>
                              <a:gd name="T10" fmla="+- 0 -2514 4599"/>
                              <a:gd name="T11" fmla="*/ -2514 h 1155"/>
                              <a:gd name="T12" fmla="+- 0 4387 6351"/>
                              <a:gd name="T13" fmla="*/ T12 w 2170"/>
                              <a:gd name="T14" fmla="+- 0 -2546 4599"/>
                              <a:gd name="T15" fmla="*/ -2546 h 1155"/>
                              <a:gd name="T16" fmla="+- 0 4457 6351"/>
                              <a:gd name="T17" fmla="*/ T16 w 2170"/>
                              <a:gd name="T18" fmla="+- 0 -2573 4599"/>
                              <a:gd name="T19" fmla="*/ -2573 h 1155"/>
                              <a:gd name="T20" fmla="+- 0 4539 6351"/>
                              <a:gd name="T21" fmla="*/ T20 w 2170"/>
                              <a:gd name="T22" fmla="+- 0 -2595 4599"/>
                              <a:gd name="T23" fmla="*/ -2595 h 1155"/>
                              <a:gd name="T24" fmla="+- 0 4631 6351"/>
                              <a:gd name="T25" fmla="*/ T24 w 2170"/>
                              <a:gd name="T26" fmla="+- 0 -2611 4599"/>
                              <a:gd name="T27" fmla="*/ -2611 h 1155"/>
                              <a:gd name="T28" fmla="+- 0 4731 6351"/>
                              <a:gd name="T29" fmla="*/ T28 w 2170"/>
                              <a:gd name="T30" fmla="+- 0 -2619 4599"/>
                              <a:gd name="T31" fmla="*/ -2619 h 1155"/>
                              <a:gd name="T32" fmla="+- 0 4836 6351"/>
                              <a:gd name="T33" fmla="*/ T32 w 2170"/>
                              <a:gd name="T34" fmla="+- 0 -2619 4599"/>
                              <a:gd name="T35" fmla="*/ -2619 h 1155"/>
                              <a:gd name="T36" fmla="+- 0 4937 6351"/>
                              <a:gd name="T37" fmla="*/ T36 w 2170"/>
                              <a:gd name="T38" fmla="+- 0 -2611 4599"/>
                              <a:gd name="T39" fmla="*/ -2611 h 1155"/>
                              <a:gd name="T40" fmla="+- 0 5029 6351"/>
                              <a:gd name="T41" fmla="*/ T40 w 2170"/>
                              <a:gd name="T42" fmla="+- 0 -2595 4599"/>
                              <a:gd name="T43" fmla="*/ -2595 h 1155"/>
                              <a:gd name="T44" fmla="+- 0 5111 6351"/>
                              <a:gd name="T45" fmla="*/ T44 w 2170"/>
                              <a:gd name="T46" fmla="+- 0 -2573 4599"/>
                              <a:gd name="T47" fmla="*/ -2573 h 1155"/>
                              <a:gd name="T48" fmla="+- 0 5180 6351"/>
                              <a:gd name="T49" fmla="*/ T48 w 2170"/>
                              <a:gd name="T50" fmla="+- 0 -2546 4599"/>
                              <a:gd name="T51" fmla="*/ -2546 h 1155"/>
                              <a:gd name="T52" fmla="+- 0 5236 6351"/>
                              <a:gd name="T53" fmla="*/ T52 w 2170"/>
                              <a:gd name="T54" fmla="+- 0 -2514 4599"/>
                              <a:gd name="T55" fmla="*/ -2514 h 1155"/>
                              <a:gd name="T56" fmla="+- 0 5275 6351"/>
                              <a:gd name="T57" fmla="*/ T56 w 2170"/>
                              <a:gd name="T58" fmla="+- 0 -2477 4599"/>
                              <a:gd name="T59" fmla="*/ -2477 h 1155"/>
                              <a:gd name="T60" fmla="+- 0 5295 6351"/>
                              <a:gd name="T61" fmla="*/ T60 w 2170"/>
                              <a:gd name="T62" fmla="+- 0 -2438 4599"/>
                              <a:gd name="T63" fmla="*/ -2438 h 1155"/>
                              <a:gd name="T64" fmla="+- 0 5295 6351"/>
                              <a:gd name="T65" fmla="*/ T64 w 2170"/>
                              <a:gd name="T66" fmla="+- 0 -2396 4599"/>
                              <a:gd name="T67" fmla="*/ -2396 h 1155"/>
                              <a:gd name="T68" fmla="+- 0 5275 6351"/>
                              <a:gd name="T69" fmla="*/ T68 w 2170"/>
                              <a:gd name="T70" fmla="+- 0 -2357 4599"/>
                              <a:gd name="T71" fmla="*/ -2357 h 1155"/>
                              <a:gd name="T72" fmla="+- 0 5236 6351"/>
                              <a:gd name="T73" fmla="*/ T72 w 2170"/>
                              <a:gd name="T74" fmla="+- 0 -2321 4599"/>
                              <a:gd name="T75" fmla="*/ -2321 h 1155"/>
                              <a:gd name="T76" fmla="+- 0 5180 6351"/>
                              <a:gd name="T77" fmla="*/ T76 w 2170"/>
                              <a:gd name="T78" fmla="+- 0 -2288 4599"/>
                              <a:gd name="T79" fmla="*/ -2288 h 1155"/>
                              <a:gd name="T80" fmla="+- 0 5111 6351"/>
                              <a:gd name="T81" fmla="*/ T80 w 2170"/>
                              <a:gd name="T82" fmla="+- 0 -2261 4599"/>
                              <a:gd name="T83" fmla="*/ -2261 h 1155"/>
                              <a:gd name="T84" fmla="+- 0 5029 6351"/>
                              <a:gd name="T85" fmla="*/ T84 w 2170"/>
                              <a:gd name="T86" fmla="+- 0 -2239 4599"/>
                              <a:gd name="T87" fmla="*/ -2239 h 1155"/>
                              <a:gd name="T88" fmla="+- 0 4937 6351"/>
                              <a:gd name="T89" fmla="*/ T88 w 2170"/>
                              <a:gd name="T90" fmla="+- 0 -2224 4599"/>
                              <a:gd name="T91" fmla="*/ -2224 h 1155"/>
                              <a:gd name="T92" fmla="+- 0 4836 6351"/>
                              <a:gd name="T93" fmla="*/ T92 w 2170"/>
                              <a:gd name="T94" fmla="+- 0 -2216 4599"/>
                              <a:gd name="T95" fmla="*/ -2216 h 1155"/>
                              <a:gd name="T96" fmla="+- 0 4731 6351"/>
                              <a:gd name="T97" fmla="*/ T96 w 2170"/>
                              <a:gd name="T98" fmla="+- 0 -2216 4599"/>
                              <a:gd name="T99" fmla="*/ -2216 h 1155"/>
                              <a:gd name="T100" fmla="+- 0 4631 6351"/>
                              <a:gd name="T101" fmla="*/ T100 w 2170"/>
                              <a:gd name="T102" fmla="+- 0 -2224 4599"/>
                              <a:gd name="T103" fmla="*/ -2224 h 1155"/>
                              <a:gd name="T104" fmla="+- 0 4539 6351"/>
                              <a:gd name="T105" fmla="*/ T104 w 2170"/>
                              <a:gd name="T106" fmla="+- 0 -2239 4599"/>
                              <a:gd name="T107" fmla="*/ -2239 h 1155"/>
                              <a:gd name="T108" fmla="+- 0 4457 6351"/>
                              <a:gd name="T109" fmla="*/ T108 w 2170"/>
                              <a:gd name="T110" fmla="+- 0 -2261 4599"/>
                              <a:gd name="T111" fmla="*/ -2261 h 1155"/>
                              <a:gd name="T112" fmla="+- 0 4387 6351"/>
                              <a:gd name="T113" fmla="*/ T112 w 2170"/>
                              <a:gd name="T114" fmla="+- 0 -2288 4599"/>
                              <a:gd name="T115" fmla="*/ -2288 h 1155"/>
                              <a:gd name="T116" fmla="+- 0 4331 6351"/>
                              <a:gd name="T117" fmla="*/ T116 w 2170"/>
                              <a:gd name="T118" fmla="+- 0 -2321 4599"/>
                              <a:gd name="T119" fmla="*/ -2321 h 1155"/>
                              <a:gd name="T120" fmla="+- 0 4293 6351"/>
                              <a:gd name="T121" fmla="*/ T120 w 2170"/>
                              <a:gd name="T122" fmla="+- 0 -2357 4599"/>
                              <a:gd name="T123" fmla="*/ -2357 h 1155"/>
                              <a:gd name="T124" fmla="+- 0 4272 6351"/>
                              <a:gd name="T125" fmla="*/ T124 w 2170"/>
                              <a:gd name="T126" fmla="+- 0 -2396 4599"/>
                              <a:gd name="T127" fmla="*/ -2396 h 1155"/>
                              <a:gd name="T128" fmla="+- 0 4749 6351"/>
                              <a:gd name="T129" fmla="*/ T128 w 2170"/>
                              <a:gd name="T130" fmla="+- 0 -2155 4599"/>
                              <a:gd name="T131" fmla="*/ -2155 h 1155"/>
                              <a:gd name="T132" fmla="+- 0 4818 6351"/>
                              <a:gd name="T133" fmla="*/ T132 w 2170"/>
                              <a:gd name="T134" fmla="+- 0 -2155 4599"/>
                              <a:gd name="T135" fmla="*/ -2155 h 1155"/>
                              <a:gd name="T136" fmla="+- 0 4243 6351"/>
                              <a:gd name="T137" fmla="*/ T136 w 2170"/>
                              <a:gd name="T138" fmla="+- 0 -2044 4599"/>
                              <a:gd name="T139" fmla="*/ -2044 h 1155"/>
                              <a:gd name="T140" fmla="+- 0 4784 6351"/>
                              <a:gd name="T141" fmla="*/ T140 w 2170"/>
                              <a:gd name="T142" fmla="+- 0 -2100 4599"/>
                              <a:gd name="T143" fmla="*/ -2100 h 1155"/>
                              <a:gd name="T144" fmla="+- 0 5324 6351"/>
                              <a:gd name="T145" fmla="*/ T144 w 2170"/>
                              <a:gd name="T146" fmla="+- 0 -2044 4599"/>
                              <a:gd name="T147" fmla="*/ -2044 h 1155"/>
                              <a:gd name="T148" fmla="+- 0 4784 6351"/>
                              <a:gd name="T149" fmla="*/ T148 w 2170"/>
                              <a:gd name="T150" fmla="+- 0 -2100 4599"/>
                              <a:gd name="T151" fmla="*/ -2100 h 115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Lst>
                            <a:rect l="0" t="0" r="r" b="b"/>
                            <a:pathLst>
                              <a:path w="2170" h="1155">
                                <a:moveTo>
                                  <a:pt x="-2082" y="-7016"/>
                                </a:moveTo>
                                <a:lnTo>
                                  <a:pt x="-2079" y="-7037"/>
                                </a:lnTo>
                                <a:lnTo>
                                  <a:pt x="-2071" y="-7057"/>
                                </a:lnTo>
                                <a:lnTo>
                                  <a:pt x="-2058" y="-7076"/>
                                </a:lnTo>
                                <a:lnTo>
                                  <a:pt x="-2041" y="-7095"/>
                                </a:lnTo>
                                <a:lnTo>
                                  <a:pt x="-2020" y="-7113"/>
                                </a:lnTo>
                                <a:lnTo>
                                  <a:pt x="-1994" y="-7129"/>
                                </a:lnTo>
                                <a:lnTo>
                                  <a:pt x="-1964" y="-7145"/>
                                </a:lnTo>
                                <a:lnTo>
                                  <a:pt x="-1931" y="-7159"/>
                                </a:lnTo>
                                <a:lnTo>
                                  <a:pt x="-1894" y="-7172"/>
                                </a:lnTo>
                                <a:lnTo>
                                  <a:pt x="-1855" y="-7184"/>
                                </a:lnTo>
                                <a:lnTo>
                                  <a:pt x="-1812" y="-7194"/>
                                </a:lnTo>
                                <a:lnTo>
                                  <a:pt x="-1768" y="-7203"/>
                                </a:lnTo>
                                <a:lnTo>
                                  <a:pt x="-1720" y="-7210"/>
                                </a:lnTo>
                                <a:lnTo>
                                  <a:pt x="-1671" y="-7214"/>
                                </a:lnTo>
                                <a:lnTo>
                                  <a:pt x="-1620" y="-7218"/>
                                </a:lnTo>
                                <a:lnTo>
                                  <a:pt x="-1567" y="-7219"/>
                                </a:lnTo>
                                <a:lnTo>
                                  <a:pt x="-1515" y="-7218"/>
                                </a:lnTo>
                                <a:lnTo>
                                  <a:pt x="-1464" y="-7214"/>
                                </a:lnTo>
                                <a:lnTo>
                                  <a:pt x="-1414" y="-7210"/>
                                </a:lnTo>
                                <a:lnTo>
                                  <a:pt x="-1367" y="-7203"/>
                                </a:lnTo>
                                <a:lnTo>
                                  <a:pt x="-1322" y="-7194"/>
                                </a:lnTo>
                                <a:lnTo>
                                  <a:pt x="-1280" y="-7184"/>
                                </a:lnTo>
                                <a:lnTo>
                                  <a:pt x="-1240" y="-7172"/>
                                </a:lnTo>
                                <a:lnTo>
                                  <a:pt x="-1204" y="-7159"/>
                                </a:lnTo>
                                <a:lnTo>
                                  <a:pt x="-1171" y="-7145"/>
                                </a:lnTo>
                                <a:lnTo>
                                  <a:pt x="-1141" y="-7129"/>
                                </a:lnTo>
                                <a:lnTo>
                                  <a:pt x="-1115" y="-7113"/>
                                </a:lnTo>
                                <a:lnTo>
                                  <a:pt x="-1094" y="-7095"/>
                                </a:lnTo>
                                <a:lnTo>
                                  <a:pt x="-1076" y="-7076"/>
                                </a:lnTo>
                                <a:lnTo>
                                  <a:pt x="-1064" y="-7057"/>
                                </a:lnTo>
                                <a:lnTo>
                                  <a:pt x="-1056" y="-7037"/>
                                </a:lnTo>
                                <a:lnTo>
                                  <a:pt x="-1053" y="-7016"/>
                                </a:lnTo>
                                <a:lnTo>
                                  <a:pt x="-1056" y="-6995"/>
                                </a:lnTo>
                                <a:lnTo>
                                  <a:pt x="-1064" y="-6975"/>
                                </a:lnTo>
                                <a:lnTo>
                                  <a:pt x="-1076" y="-6956"/>
                                </a:lnTo>
                                <a:lnTo>
                                  <a:pt x="-1094" y="-6937"/>
                                </a:lnTo>
                                <a:lnTo>
                                  <a:pt x="-1115" y="-6920"/>
                                </a:lnTo>
                                <a:lnTo>
                                  <a:pt x="-1141" y="-6903"/>
                                </a:lnTo>
                                <a:lnTo>
                                  <a:pt x="-1171" y="-6887"/>
                                </a:lnTo>
                                <a:lnTo>
                                  <a:pt x="-1204" y="-6873"/>
                                </a:lnTo>
                                <a:lnTo>
                                  <a:pt x="-1240" y="-6860"/>
                                </a:lnTo>
                                <a:lnTo>
                                  <a:pt x="-1280" y="-6848"/>
                                </a:lnTo>
                                <a:lnTo>
                                  <a:pt x="-1322" y="-6838"/>
                                </a:lnTo>
                                <a:lnTo>
                                  <a:pt x="-1367" y="-6830"/>
                                </a:lnTo>
                                <a:lnTo>
                                  <a:pt x="-1414" y="-6823"/>
                                </a:lnTo>
                                <a:lnTo>
                                  <a:pt x="-1464" y="-6818"/>
                                </a:lnTo>
                                <a:lnTo>
                                  <a:pt x="-1515" y="-6815"/>
                                </a:lnTo>
                                <a:lnTo>
                                  <a:pt x="-1567" y="-6814"/>
                                </a:lnTo>
                                <a:lnTo>
                                  <a:pt x="-1620" y="-6815"/>
                                </a:lnTo>
                                <a:lnTo>
                                  <a:pt x="-1671" y="-6818"/>
                                </a:lnTo>
                                <a:lnTo>
                                  <a:pt x="-1720" y="-6823"/>
                                </a:lnTo>
                                <a:lnTo>
                                  <a:pt x="-1768" y="-6830"/>
                                </a:lnTo>
                                <a:lnTo>
                                  <a:pt x="-1812" y="-6838"/>
                                </a:lnTo>
                                <a:lnTo>
                                  <a:pt x="-1855" y="-6848"/>
                                </a:lnTo>
                                <a:lnTo>
                                  <a:pt x="-1894" y="-6860"/>
                                </a:lnTo>
                                <a:lnTo>
                                  <a:pt x="-1931" y="-6873"/>
                                </a:lnTo>
                                <a:lnTo>
                                  <a:pt x="-1964" y="-6887"/>
                                </a:lnTo>
                                <a:lnTo>
                                  <a:pt x="-1994" y="-6903"/>
                                </a:lnTo>
                                <a:lnTo>
                                  <a:pt x="-2020" y="-6920"/>
                                </a:lnTo>
                                <a:lnTo>
                                  <a:pt x="-2041" y="-6937"/>
                                </a:lnTo>
                                <a:lnTo>
                                  <a:pt x="-2058" y="-6956"/>
                                </a:lnTo>
                                <a:lnTo>
                                  <a:pt x="-2071" y="-6975"/>
                                </a:lnTo>
                                <a:lnTo>
                                  <a:pt x="-2079" y="-6995"/>
                                </a:lnTo>
                                <a:lnTo>
                                  <a:pt x="-2082" y="-7016"/>
                                </a:lnTo>
                                <a:close/>
                                <a:moveTo>
                                  <a:pt x="-1602" y="-6754"/>
                                </a:moveTo>
                                <a:lnTo>
                                  <a:pt x="-1567" y="-6814"/>
                                </a:lnTo>
                                <a:lnTo>
                                  <a:pt x="-1533" y="-6754"/>
                                </a:lnTo>
                                <a:lnTo>
                                  <a:pt x="-1602" y="-6754"/>
                                </a:lnTo>
                                <a:close/>
                                <a:moveTo>
                                  <a:pt x="-2108" y="-6643"/>
                                </a:moveTo>
                                <a:lnTo>
                                  <a:pt x="-2108" y="-6699"/>
                                </a:lnTo>
                                <a:lnTo>
                                  <a:pt x="-1567" y="-6699"/>
                                </a:lnTo>
                                <a:lnTo>
                                  <a:pt x="-1567" y="-6754"/>
                                </a:lnTo>
                                <a:moveTo>
                                  <a:pt x="-1027" y="-6643"/>
                                </a:moveTo>
                                <a:lnTo>
                                  <a:pt x="-1027" y="-6699"/>
                                </a:lnTo>
                                <a:lnTo>
                                  <a:pt x="-1567" y="-6699"/>
                                </a:lnTo>
                                <a:lnTo>
                                  <a:pt x="-1567" y="-6754"/>
                                </a:lnTo>
                              </a:path>
                            </a:pathLst>
                          </a:custGeom>
                          <a:noFill/>
                          <a:ln w="31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1" name="Freeform 275"/>
                        <wps:cNvSpPr>
                          <a:spLocks/>
                        </wps:cNvSpPr>
                        <wps:spPr bwMode="auto">
                          <a:xfrm>
                            <a:off x="3728" y="-3310"/>
                            <a:ext cx="1029" cy="405"/>
                          </a:xfrm>
                          <a:custGeom>
                            <a:avLst/>
                            <a:gdLst>
                              <a:gd name="T0" fmla="+- 0 4243 3728"/>
                              <a:gd name="T1" fmla="*/ T0 w 1029"/>
                              <a:gd name="T2" fmla="+- 0 -3310 -3310"/>
                              <a:gd name="T3" fmla="*/ -3310 h 405"/>
                              <a:gd name="T4" fmla="+- 0 4139 3728"/>
                              <a:gd name="T5" fmla="*/ T4 w 1029"/>
                              <a:gd name="T6" fmla="+- 0 -3306 -3310"/>
                              <a:gd name="T7" fmla="*/ -3306 h 405"/>
                              <a:gd name="T8" fmla="+- 0 4043 3728"/>
                              <a:gd name="T9" fmla="*/ T8 w 1029"/>
                              <a:gd name="T10" fmla="+- 0 -3294 -3310"/>
                              <a:gd name="T11" fmla="*/ -3294 h 405"/>
                              <a:gd name="T12" fmla="+- 0 3955 3728"/>
                              <a:gd name="T13" fmla="*/ T12 w 1029"/>
                              <a:gd name="T14" fmla="+- 0 -3275 -3310"/>
                              <a:gd name="T15" fmla="*/ -3275 h 405"/>
                              <a:gd name="T16" fmla="+- 0 3879 3728"/>
                              <a:gd name="T17" fmla="*/ T16 w 1029"/>
                              <a:gd name="T18" fmla="+- 0 -3251 -3310"/>
                              <a:gd name="T19" fmla="*/ -3251 h 405"/>
                              <a:gd name="T20" fmla="+- 0 3816 3728"/>
                              <a:gd name="T21" fmla="*/ T20 w 1029"/>
                              <a:gd name="T22" fmla="+- 0 -3221 -3310"/>
                              <a:gd name="T23" fmla="*/ -3221 h 405"/>
                              <a:gd name="T24" fmla="+- 0 3752 3728"/>
                              <a:gd name="T25" fmla="*/ T24 w 1029"/>
                              <a:gd name="T26" fmla="+- 0 -3168 -3310"/>
                              <a:gd name="T27" fmla="*/ -3168 h 405"/>
                              <a:gd name="T28" fmla="+- 0 3728 3728"/>
                              <a:gd name="T29" fmla="*/ T28 w 1029"/>
                              <a:gd name="T30" fmla="+- 0 -3107 -3310"/>
                              <a:gd name="T31" fmla="*/ -3107 h 405"/>
                              <a:gd name="T32" fmla="+- 0 3731 3728"/>
                              <a:gd name="T33" fmla="*/ T32 w 1029"/>
                              <a:gd name="T34" fmla="+- 0 -3087 -3310"/>
                              <a:gd name="T35" fmla="*/ -3087 h 405"/>
                              <a:gd name="T36" fmla="+- 0 3769 3728"/>
                              <a:gd name="T37" fmla="*/ T36 w 1029"/>
                              <a:gd name="T38" fmla="+- 0 -3029 -3310"/>
                              <a:gd name="T39" fmla="*/ -3029 h 405"/>
                              <a:gd name="T40" fmla="+- 0 3846 3728"/>
                              <a:gd name="T41" fmla="*/ T40 w 1029"/>
                              <a:gd name="T42" fmla="+- 0 -2979 -3310"/>
                              <a:gd name="T43" fmla="*/ -2979 h 405"/>
                              <a:gd name="T44" fmla="+- 0 3916 3728"/>
                              <a:gd name="T45" fmla="*/ T44 w 1029"/>
                              <a:gd name="T46" fmla="+- 0 -2951 -3310"/>
                              <a:gd name="T47" fmla="*/ -2951 h 405"/>
                              <a:gd name="T48" fmla="+- 0 3998 3728"/>
                              <a:gd name="T49" fmla="*/ T48 w 1029"/>
                              <a:gd name="T50" fmla="+- 0 -2929 -3310"/>
                              <a:gd name="T51" fmla="*/ -2929 h 405"/>
                              <a:gd name="T52" fmla="+- 0 4090 3728"/>
                              <a:gd name="T53" fmla="*/ T52 w 1029"/>
                              <a:gd name="T54" fmla="+- 0 -2914 -3310"/>
                              <a:gd name="T55" fmla="*/ -2914 h 405"/>
                              <a:gd name="T56" fmla="+- 0 4190 3728"/>
                              <a:gd name="T57" fmla="*/ T56 w 1029"/>
                              <a:gd name="T58" fmla="+- 0 -2906 -3310"/>
                              <a:gd name="T59" fmla="*/ -2906 h 405"/>
                              <a:gd name="T60" fmla="+- 0 4243 3728"/>
                              <a:gd name="T61" fmla="*/ T60 w 1029"/>
                              <a:gd name="T62" fmla="+- 0 -2905 -3310"/>
                              <a:gd name="T63" fmla="*/ -2905 h 405"/>
                              <a:gd name="T64" fmla="+- 0 4295 3728"/>
                              <a:gd name="T65" fmla="*/ T64 w 1029"/>
                              <a:gd name="T66" fmla="+- 0 -2906 -3310"/>
                              <a:gd name="T67" fmla="*/ -2906 h 405"/>
                              <a:gd name="T68" fmla="+- 0 4396 3728"/>
                              <a:gd name="T69" fmla="*/ T68 w 1029"/>
                              <a:gd name="T70" fmla="+- 0 -2914 -3310"/>
                              <a:gd name="T71" fmla="*/ -2914 h 405"/>
                              <a:gd name="T72" fmla="+- 0 4488 3728"/>
                              <a:gd name="T73" fmla="*/ T72 w 1029"/>
                              <a:gd name="T74" fmla="+- 0 -2929 -3310"/>
                              <a:gd name="T75" fmla="*/ -2929 h 405"/>
                              <a:gd name="T76" fmla="+- 0 4570 3728"/>
                              <a:gd name="T77" fmla="*/ T76 w 1029"/>
                              <a:gd name="T78" fmla="+- 0 -2951 -3310"/>
                              <a:gd name="T79" fmla="*/ -2951 h 405"/>
                              <a:gd name="T80" fmla="+- 0 4640 3728"/>
                              <a:gd name="T81" fmla="*/ T80 w 1029"/>
                              <a:gd name="T82" fmla="+- 0 -2979 -3310"/>
                              <a:gd name="T83" fmla="*/ -2979 h 405"/>
                              <a:gd name="T84" fmla="+- 0 4695 3728"/>
                              <a:gd name="T85" fmla="*/ T84 w 1029"/>
                              <a:gd name="T86" fmla="+- 0 -3011 -3310"/>
                              <a:gd name="T87" fmla="*/ -3011 h 405"/>
                              <a:gd name="T88" fmla="+- 0 4747 3728"/>
                              <a:gd name="T89" fmla="*/ T88 w 1029"/>
                              <a:gd name="T90" fmla="+- 0 -3067 -3310"/>
                              <a:gd name="T91" fmla="*/ -3067 h 405"/>
                              <a:gd name="T92" fmla="+- 0 4757 3728"/>
                              <a:gd name="T93" fmla="*/ T92 w 1029"/>
                              <a:gd name="T94" fmla="+- 0 -3107 -3310"/>
                              <a:gd name="T95" fmla="*/ -3107 h 405"/>
                              <a:gd name="T96" fmla="+- 0 4754 3728"/>
                              <a:gd name="T97" fmla="*/ T96 w 1029"/>
                              <a:gd name="T98" fmla="+- 0 -3128 -3310"/>
                              <a:gd name="T99" fmla="*/ -3128 h 405"/>
                              <a:gd name="T100" fmla="+- 0 4717 3728"/>
                              <a:gd name="T101" fmla="*/ T100 w 1029"/>
                              <a:gd name="T102" fmla="+- 0 -3186 -3310"/>
                              <a:gd name="T103" fmla="*/ -3186 h 405"/>
                              <a:gd name="T104" fmla="+- 0 4640 3728"/>
                              <a:gd name="T105" fmla="*/ T104 w 1029"/>
                              <a:gd name="T106" fmla="+- 0 -3236 -3310"/>
                              <a:gd name="T107" fmla="*/ -3236 h 405"/>
                              <a:gd name="T108" fmla="+- 0 4570 3728"/>
                              <a:gd name="T109" fmla="*/ T108 w 1029"/>
                              <a:gd name="T110" fmla="+- 0 -3264 -3310"/>
                              <a:gd name="T111" fmla="*/ -3264 h 405"/>
                              <a:gd name="T112" fmla="+- 0 4488 3728"/>
                              <a:gd name="T113" fmla="*/ T112 w 1029"/>
                              <a:gd name="T114" fmla="+- 0 -3285 -3310"/>
                              <a:gd name="T115" fmla="*/ -3285 h 405"/>
                              <a:gd name="T116" fmla="+- 0 4396 3728"/>
                              <a:gd name="T117" fmla="*/ T116 w 1029"/>
                              <a:gd name="T118" fmla="+- 0 -3301 -3310"/>
                              <a:gd name="T119" fmla="*/ -3301 h 405"/>
                              <a:gd name="T120" fmla="+- 0 4295 3728"/>
                              <a:gd name="T121" fmla="*/ T120 w 1029"/>
                              <a:gd name="T122" fmla="+- 0 -3309 -3310"/>
                              <a:gd name="T123" fmla="*/ -3309 h 405"/>
                              <a:gd name="T124" fmla="+- 0 4243 3728"/>
                              <a:gd name="T125" fmla="*/ T124 w 1029"/>
                              <a:gd name="T126" fmla="+- 0 -3310 -3310"/>
                              <a:gd name="T127" fmla="*/ -3310 h 4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1029" h="405">
                                <a:moveTo>
                                  <a:pt x="515" y="0"/>
                                </a:moveTo>
                                <a:lnTo>
                                  <a:pt x="411" y="4"/>
                                </a:lnTo>
                                <a:lnTo>
                                  <a:pt x="315" y="16"/>
                                </a:lnTo>
                                <a:lnTo>
                                  <a:pt x="227" y="35"/>
                                </a:lnTo>
                                <a:lnTo>
                                  <a:pt x="151" y="59"/>
                                </a:lnTo>
                                <a:lnTo>
                                  <a:pt x="88" y="89"/>
                                </a:lnTo>
                                <a:lnTo>
                                  <a:pt x="24" y="142"/>
                                </a:lnTo>
                                <a:lnTo>
                                  <a:pt x="0" y="203"/>
                                </a:lnTo>
                                <a:lnTo>
                                  <a:pt x="3" y="223"/>
                                </a:lnTo>
                                <a:lnTo>
                                  <a:pt x="41" y="281"/>
                                </a:lnTo>
                                <a:lnTo>
                                  <a:pt x="118" y="331"/>
                                </a:lnTo>
                                <a:lnTo>
                                  <a:pt x="188" y="359"/>
                                </a:lnTo>
                                <a:lnTo>
                                  <a:pt x="270" y="381"/>
                                </a:lnTo>
                                <a:lnTo>
                                  <a:pt x="362" y="396"/>
                                </a:lnTo>
                                <a:lnTo>
                                  <a:pt x="462" y="404"/>
                                </a:lnTo>
                                <a:lnTo>
                                  <a:pt x="515" y="405"/>
                                </a:lnTo>
                                <a:lnTo>
                                  <a:pt x="567" y="404"/>
                                </a:lnTo>
                                <a:lnTo>
                                  <a:pt x="668" y="396"/>
                                </a:lnTo>
                                <a:lnTo>
                                  <a:pt x="760" y="381"/>
                                </a:lnTo>
                                <a:lnTo>
                                  <a:pt x="842" y="359"/>
                                </a:lnTo>
                                <a:lnTo>
                                  <a:pt x="912" y="331"/>
                                </a:lnTo>
                                <a:lnTo>
                                  <a:pt x="967" y="299"/>
                                </a:lnTo>
                                <a:lnTo>
                                  <a:pt x="1019" y="243"/>
                                </a:lnTo>
                                <a:lnTo>
                                  <a:pt x="1029" y="203"/>
                                </a:lnTo>
                                <a:lnTo>
                                  <a:pt x="1026" y="182"/>
                                </a:lnTo>
                                <a:lnTo>
                                  <a:pt x="989" y="124"/>
                                </a:lnTo>
                                <a:lnTo>
                                  <a:pt x="912" y="74"/>
                                </a:lnTo>
                                <a:lnTo>
                                  <a:pt x="842" y="46"/>
                                </a:lnTo>
                                <a:lnTo>
                                  <a:pt x="760" y="25"/>
                                </a:lnTo>
                                <a:lnTo>
                                  <a:pt x="668" y="9"/>
                                </a:lnTo>
                                <a:lnTo>
                                  <a:pt x="567" y="1"/>
                                </a:lnTo>
                                <a:lnTo>
                                  <a:pt x="515" y="0"/>
                                </a:lnTo>
                                <a:close/>
                              </a:path>
                            </a:pathLst>
                          </a:custGeom>
                          <a:solidFill>
                            <a:srgbClr val="CC99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2" name="Freeform 274"/>
                        <wps:cNvSpPr>
                          <a:spLocks/>
                        </wps:cNvSpPr>
                        <wps:spPr bwMode="auto">
                          <a:xfrm>
                            <a:off x="3728" y="-3310"/>
                            <a:ext cx="1029" cy="405"/>
                          </a:xfrm>
                          <a:custGeom>
                            <a:avLst/>
                            <a:gdLst>
                              <a:gd name="T0" fmla="+- 0 3728 3728"/>
                              <a:gd name="T1" fmla="*/ T0 w 1029"/>
                              <a:gd name="T2" fmla="+- 0 -3107 -3310"/>
                              <a:gd name="T3" fmla="*/ -3107 h 405"/>
                              <a:gd name="T4" fmla="+- 0 3752 3728"/>
                              <a:gd name="T5" fmla="*/ T4 w 1029"/>
                              <a:gd name="T6" fmla="+- 0 -3168 -3310"/>
                              <a:gd name="T7" fmla="*/ -3168 h 405"/>
                              <a:gd name="T8" fmla="+- 0 3816 3728"/>
                              <a:gd name="T9" fmla="*/ T8 w 1029"/>
                              <a:gd name="T10" fmla="+- 0 -3221 -3310"/>
                              <a:gd name="T11" fmla="*/ -3221 h 405"/>
                              <a:gd name="T12" fmla="+- 0 3879 3728"/>
                              <a:gd name="T13" fmla="*/ T12 w 1029"/>
                              <a:gd name="T14" fmla="+- 0 -3251 -3310"/>
                              <a:gd name="T15" fmla="*/ -3251 h 405"/>
                              <a:gd name="T16" fmla="+- 0 3955 3728"/>
                              <a:gd name="T17" fmla="*/ T16 w 1029"/>
                              <a:gd name="T18" fmla="+- 0 -3275 -3310"/>
                              <a:gd name="T19" fmla="*/ -3275 h 405"/>
                              <a:gd name="T20" fmla="+- 0 4043 3728"/>
                              <a:gd name="T21" fmla="*/ T20 w 1029"/>
                              <a:gd name="T22" fmla="+- 0 -3294 -3310"/>
                              <a:gd name="T23" fmla="*/ -3294 h 405"/>
                              <a:gd name="T24" fmla="+- 0 4139 3728"/>
                              <a:gd name="T25" fmla="*/ T24 w 1029"/>
                              <a:gd name="T26" fmla="+- 0 -3306 -3310"/>
                              <a:gd name="T27" fmla="*/ -3306 h 405"/>
                              <a:gd name="T28" fmla="+- 0 4243 3728"/>
                              <a:gd name="T29" fmla="*/ T28 w 1029"/>
                              <a:gd name="T30" fmla="+- 0 -3310 -3310"/>
                              <a:gd name="T31" fmla="*/ -3310 h 405"/>
                              <a:gd name="T32" fmla="+- 0 4295 3728"/>
                              <a:gd name="T33" fmla="*/ T32 w 1029"/>
                              <a:gd name="T34" fmla="+- 0 -3309 -3310"/>
                              <a:gd name="T35" fmla="*/ -3309 h 405"/>
                              <a:gd name="T36" fmla="+- 0 4396 3728"/>
                              <a:gd name="T37" fmla="*/ T36 w 1029"/>
                              <a:gd name="T38" fmla="+- 0 -3301 -3310"/>
                              <a:gd name="T39" fmla="*/ -3301 h 405"/>
                              <a:gd name="T40" fmla="+- 0 4488 3728"/>
                              <a:gd name="T41" fmla="*/ T40 w 1029"/>
                              <a:gd name="T42" fmla="+- 0 -3285 -3310"/>
                              <a:gd name="T43" fmla="*/ -3285 h 405"/>
                              <a:gd name="T44" fmla="+- 0 4570 3728"/>
                              <a:gd name="T45" fmla="*/ T44 w 1029"/>
                              <a:gd name="T46" fmla="+- 0 -3264 -3310"/>
                              <a:gd name="T47" fmla="*/ -3264 h 405"/>
                              <a:gd name="T48" fmla="+- 0 4640 3728"/>
                              <a:gd name="T49" fmla="*/ T48 w 1029"/>
                              <a:gd name="T50" fmla="+- 0 -3236 -3310"/>
                              <a:gd name="T51" fmla="*/ -3236 h 405"/>
                              <a:gd name="T52" fmla="+- 0 4695 3728"/>
                              <a:gd name="T53" fmla="*/ T52 w 1029"/>
                              <a:gd name="T54" fmla="+- 0 -3204 -3310"/>
                              <a:gd name="T55" fmla="*/ -3204 h 405"/>
                              <a:gd name="T56" fmla="+- 0 4747 3728"/>
                              <a:gd name="T57" fmla="*/ T56 w 1029"/>
                              <a:gd name="T58" fmla="+- 0 -3148 -3310"/>
                              <a:gd name="T59" fmla="*/ -3148 h 405"/>
                              <a:gd name="T60" fmla="+- 0 4757 3728"/>
                              <a:gd name="T61" fmla="*/ T60 w 1029"/>
                              <a:gd name="T62" fmla="+- 0 -3107 -3310"/>
                              <a:gd name="T63" fmla="*/ -3107 h 405"/>
                              <a:gd name="T64" fmla="+- 0 4754 3728"/>
                              <a:gd name="T65" fmla="*/ T64 w 1029"/>
                              <a:gd name="T66" fmla="+- 0 -3087 -3310"/>
                              <a:gd name="T67" fmla="*/ -3087 h 405"/>
                              <a:gd name="T68" fmla="+- 0 4717 3728"/>
                              <a:gd name="T69" fmla="*/ T68 w 1029"/>
                              <a:gd name="T70" fmla="+- 0 -3029 -3310"/>
                              <a:gd name="T71" fmla="*/ -3029 h 405"/>
                              <a:gd name="T72" fmla="+- 0 4640 3728"/>
                              <a:gd name="T73" fmla="*/ T72 w 1029"/>
                              <a:gd name="T74" fmla="+- 0 -2979 -3310"/>
                              <a:gd name="T75" fmla="*/ -2979 h 405"/>
                              <a:gd name="T76" fmla="+- 0 4570 3728"/>
                              <a:gd name="T77" fmla="*/ T76 w 1029"/>
                              <a:gd name="T78" fmla="+- 0 -2951 -3310"/>
                              <a:gd name="T79" fmla="*/ -2951 h 405"/>
                              <a:gd name="T80" fmla="+- 0 4488 3728"/>
                              <a:gd name="T81" fmla="*/ T80 w 1029"/>
                              <a:gd name="T82" fmla="+- 0 -2929 -3310"/>
                              <a:gd name="T83" fmla="*/ -2929 h 405"/>
                              <a:gd name="T84" fmla="+- 0 4396 3728"/>
                              <a:gd name="T85" fmla="*/ T84 w 1029"/>
                              <a:gd name="T86" fmla="+- 0 -2914 -3310"/>
                              <a:gd name="T87" fmla="*/ -2914 h 405"/>
                              <a:gd name="T88" fmla="+- 0 4295 3728"/>
                              <a:gd name="T89" fmla="*/ T88 w 1029"/>
                              <a:gd name="T90" fmla="+- 0 -2906 -3310"/>
                              <a:gd name="T91" fmla="*/ -2906 h 405"/>
                              <a:gd name="T92" fmla="+- 0 4243 3728"/>
                              <a:gd name="T93" fmla="*/ T92 w 1029"/>
                              <a:gd name="T94" fmla="+- 0 -2905 -3310"/>
                              <a:gd name="T95" fmla="*/ -2905 h 405"/>
                              <a:gd name="T96" fmla="+- 0 4190 3728"/>
                              <a:gd name="T97" fmla="*/ T96 w 1029"/>
                              <a:gd name="T98" fmla="+- 0 -2906 -3310"/>
                              <a:gd name="T99" fmla="*/ -2906 h 405"/>
                              <a:gd name="T100" fmla="+- 0 4090 3728"/>
                              <a:gd name="T101" fmla="*/ T100 w 1029"/>
                              <a:gd name="T102" fmla="+- 0 -2914 -3310"/>
                              <a:gd name="T103" fmla="*/ -2914 h 405"/>
                              <a:gd name="T104" fmla="+- 0 3998 3728"/>
                              <a:gd name="T105" fmla="*/ T104 w 1029"/>
                              <a:gd name="T106" fmla="+- 0 -2929 -3310"/>
                              <a:gd name="T107" fmla="*/ -2929 h 405"/>
                              <a:gd name="T108" fmla="+- 0 3916 3728"/>
                              <a:gd name="T109" fmla="*/ T108 w 1029"/>
                              <a:gd name="T110" fmla="+- 0 -2951 -3310"/>
                              <a:gd name="T111" fmla="*/ -2951 h 405"/>
                              <a:gd name="T112" fmla="+- 0 3846 3728"/>
                              <a:gd name="T113" fmla="*/ T112 w 1029"/>
                              <a:gd name="T114" fmla="+- 0 -2979 -3310"/>
                              <a:gd name="T115" fmla="*/ -2979 h 405"/>
                              <a:gd name="T116" fmla="+- 0 3791 3728"/>
                              <a:gd name="T117" fmla="*/ T116 w 1029"/>
                              <a:gd name="T118" fmla="+- 0 -3011 -3310"/>
                              <a:gd name="T119" fmla="*/ -3011 h 405"/>
                              <a:gd name="T120" fmla="+- 0 3739 3728"/>
                              <a:gd name="T121" fmla="*/ T120 w 1029"/>
                              <a:gd name="T122" fmla="+- 0 -3067 -3310"/>
                              <a:gd name="T123" fmla="*/ -3067 h 405"/>
                              <a:gd name="T124" fmla="+- 0 3728 3728"/>
                              <a:gd name="T125" fmla="*/ T124 w 1029"/>
                              <a:gd name="T126" fmla="+- 0 -3107 -3310"/>
                              <a:gd name="T127" fmla="*/ -3107 h 4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1029" h="405">
                                <a:moveTo>
                                  <a:pt x="0" y="203"/>
                                </a:moveTo>
                                <a:lnTo>
                                  <a:pt x="24" y="142"/>
                                </a:lnTo>
                                <a:lnTo>
                                  <a:pt x="88" y="89"/>
                                </a:lnTo>
                                <a:lnTo>
                                  <a:pt x="151" y="59"/>
                                </a:lnTo>
                                <a:lnTo>
                                  <a:pt x="227" y="35"/>
                                </a:lnTo>
                                <a:lnTo>
                                  <a:pt x="315" y="16"/>
                                </a:lnTo>
                                <a:lnTo>
                                  <a:pt x="411" y="4"/>
                                </a:lnTo>
                                <a:lnTo>
                                  <a:pt x="515" y="0"/>
                                </a:lnTo>
                                <a:lnTo>
                                  <a:pt x="567" y="1"/>
                                </a:lnTo>
                                <a:lnTo>
                                  <a:pt x="668" y="9"/>
                                </a:lnTo>
                                <a:lnTo>
                                  <a:pt x="760" y="25"/>
                                </a:lnTo>
                                <a:lnTo>
                                  <a:pt x="842" y="46"/>
                                </a:lnTo>
                                <a:lnTo>
                                  <a:pt x="912" y="74"/>
                                </a:lnTo>
                                <a:lnTo>
                                  <a:pt x="967" y="106"/>
                                </a:lnTo>
                                <a:lnTo>
                                  <a:pt x="1019" y="162"/>
                                </a:lnTo>
                                <a:lnTo>
                                  <a:pt x="1029" y="203"/>
                                </a:lnTo>
                                <a:lnTo>
                                  <a:pt x="1026" y="223"/>
                                </a:lnTo>
                                <a:lnTo>
                                  <a:pt x="989" y="281"/>
                                </a:lnTo>
                                <a:lnTo>
                                  <a:pt x="912" y="331"/>
                                </a:lnTo>
                                <a:lnTo>
                                  <a:pt x="842" y="359"/>
                                </a:lnTo>
                                <a:lnTo>
                                  <a:pt x="760" y="381"/>
                                </a:lnTo>
                                <a:lnTo>
                                  <a:pt x="668" y="396"/>
                                </a:lnTo>
                                <a:lnTo>
                                  <a:pt x="567" y="404"/>
                                </a:lnTo>
                                <a:lnTo>
                                  <a:pt x="515" y="405"/>
                                </a:lnTo>
                                <a:lnTo>
                                  <a:pt x="462" y="404"/>
                                </a:lnTo>
                                <a:lnTo>
                                  <a:pt x="362" y="396"/>
                                </a:lnTo>
                                <a:lnTo>
                                  <a:pt x="270" y="381"/>
                                </a:lnTo>
                                <a:lnTo>
                                  <a:pt x="188" y="359"/>
                                </a:lnTo>
                                <a:lnTo>
                                  <a:pt x="118" y="331"/>
                                </a:lnTo>
                                <a:lnTo>
                                  <a:pt x="63" y="299"/>
                                </a:lnTo>
                                <a:lnTo>
                                  <a:pt x="11" y="243"/>
                                </a:lnTo>
                                <a:lnTo>
                                  <a:pt x="0" y="203"/>
                                </a:lnTo>
                                <a:close/>
                              </a:path>
                            </a:pathLst>
                          </a:custGeom>
                          <a:noFill/>
                          <a:ln w="31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3" name="Freeform 273"/>
                        <wps:cNvSpPr>
                          <a:spLocks/>
                        </wps:cNvSpPr>
                        <wps:spPr bwMode="auto">
                          <a:xfrm>
                            <a:off x="4810" y="-3310"/>
                            <a:ext cx="1029" cy="405"/>
                          </a:xfrm>
                          <a:custGeom>
                            <a:avLst/>
                            <a:gdLst>
                              <a:gd name="T0" fmla="+- 0 5324 4810"/>
                              <a:gd name="T1" fmla="*/ T0 w 1029"/>
                              <a:gd name="T2" fmla="+- 0 -3310 -3310"/>
                              <a:gd name="T3" fmla="*/ -3310 h 405"/>
                              <a:gd name="T4" fmla="+- 0 5221 4810"/>
                              <a:gd name="T5" fmla="*/ T4 w 1029"/>
                              <a:gd name="T6" fmla="+- 0 -3306 -3310"/>
                              <a:gd name="T7" fmla="*/ -3306 h 405"/>
                              <a:gd name="T8" fmla="+- 0 5124 4810"/>
                              <a:gd name="T9" fmla="*/ T8 w 1029"/>
                              <a:gd name="T10" fmla="+- 0 -3294 -3310"/>
                              <a:gd name="T11" fmla="*/ -3294 h 405"/>
                              <a:gd name="T12" fmla="+- 0 5037 4810"/>
                              <a:gd name="T13" fmla="*/ T12 w 1029"/>
                              <a:gd name="T14" fmla="+- 0 -3275 -3310"/>
                              <a:gd name="T15" fmla="*/ -3275 h 405"/>
                              <a:gd name="T16" fmla="+- 0 4961 4810"/>
                              <a:gd name="T17" fmla="*/ T16 w 1029"/>
                              <a:gd name="T18" fmla="+- 0 -3251 -3310"/>
                              <a:gd name="T19" fmla="*/ -3251 h 405"/>
                              <a:gd name="T20" fmla="+- 0 4898 4810"/>
                              <a:gd name="T21" fmla="*/ T20 w 1029"/>
                              <a:gd name="T22" fmla="+- 0 -3221 -3310"/>
                              <a:gd name="T23" fmla="*/ -3221 h 405"/>
                              <a:gd name="T24" fmla="+- 0 4833 4810"/>
                              <a:gd name="T25" fmla="*/ T24 w 1029"/>
                              <a:gd name="T26" fmla="+- 0 -3168 -3310"/>
                              <a:gd name="T27" fmla="*/ -3168 h 405"/>
                              <a:gd name="T28" fmla="+- 0 4810 4810"/>
                              <a:gd name="T29" fmla="*/ T28 w 1029"/>
                              <a:gd name="T30" fmla="+- 0 -3107 -3310"/>
                              <a:gd name="T31" fmla="*/ -3107 h 405"/>
                              <a:gd name="T32" fmla="+- 0 4813 4810"/>
                              <a:gd name="T33" fmla="*/ T32 w 1029"/>
                              <a:gd name="T34" fmla="+- 0 -3087 -3310"/>
                              <a:gd name="T35" fmla="*/ -3087 h 405"/>
                              <a:gd name="T36" fmla="+- 0 4851 4810"/>
                              <a:gd name="T37" fmla="*/ T36 w 1029"/>
                              <a:gd name="T38" fmla="+- 0 -3029 -3310"/>
                              <a:gd name="T39" fmla="*/ -3029 h 405"/>
                              <a:gd name="T40" fmla="+- 0 4928 4810"/>
                              <a:gd name="T41" fmla="*/ T40 w 1029"/>
                              <a:gd name="T42" fmla="+- 0 -2979 -3310"/>
                              <a:gd name="T43" fmla="*/ -2979 h 405"/>
                              <a:gd name="T44" fmla="+- 0 4997 4810"/>
                              <a:gd name="T45" fmla="*/ T44 w 1029"/>
                              <a:gd name="T46" fmla="+- 0 -2951 -3310"/>
                              <a:gd name="T47" fmla="*/ -2951 h 405"/>
                              <a:gd name="T48" fmla="+- 0 5079 4810"/>
                              <a:gd name="T49" fmla="*/ T48 w 1029"/>
                              <a:gd name="T50" fmla="+- 0 -2929 -3310"/>
                              <a:gd name="T51" fmla="*/ -2929 h 405"/>
                              <a:gd name="T52" fmla="+- 0 5172 4810"/>
                              <a:gd name="T53" fmla="*/ T52 w 1029"/>
                              <a:gd name="T54" fmla="+- 0 -2914 -3310"/>
                              <a:gd name="T55" fmla="*/ -2914 h 405"/>
                              <a:gd name="T56" fmla="+- 0 5272 4810"/>
                              <a:gd name="T57" fmla="*/ T56 w 1029"/>
                              <a:gd name="T58" fmla="+- 0 -2906 -3310"/>
                              <a:gd name="T59" fmla="*/ -2906 h 405"/>
                              <a:gd name="T60" fmla="+- 0 5324 4810"/>
                              <a:gd name="T61" fmla="*/ T60 w 1029"/>
                              <a:gd name="T62" fmla="+- 0 -2905 -3310"/>
                              <a:gd name="T63" fmla="*/ -2905 h 405"/>
                              <a:gd name="T64" fmla="+- 0 5377 4810"/>
                              <a:gd name="T65" fmla="*/ T64 w 1029"/>
                              <a:gd name="T66" fmla="+- 0 -2906 -3310"/>
                              <a:gd name="T67" fmla="*/ -2906 h 405"/>
                              <a:gd name="T68" fmla="+- 0 5477 4810"/>
                              <a:gd name="T69" fmla="*/ T68 w 1029"/>
                              <a:gd name="T70" fmla="+- 0 -2914 -3310"/>
                              <a:gd name="T71" fmla="*/ -2914 h 405"/>
                              <a:gd name="T72" fmla="+- 0 5570 4810"/>
                              <a:gd name="T73" fmla="*/ T72 w 1029"/>
                              <a:gd name="T74" fmla="+- 0 -2929 -3310"/>
                              <a:gd name="T75" fmla="*/ -2929 h 405"/>
                              <a:gd name="T76" fmla="+- 0 5652 4810"/>
                              <a:gd name="T77" fmla="*/ T76 w 1029"/>
                              <a:gd name="T78" fmla="+- 0 -2951 -3310"/>
                              <a:gd name="T79" fmla="*/ -2951 h 405"/>
                              <a:gd name="T80" fmla="+- 0 5721 4810"/>
                              <a:gd name="T81" fmla="*/ T80 w 1029"/>
                              <a:gd name="T82" fmla="+- 0 -2979 -3310"/>
                              <a:gd name="T83" fmla="*/ -2979 h 405"/>
                              <a:gd name="T84" fmla="+- 0 5777 4810"/>
                              <a:gd name="T85" fmla="*/ T84 w 1029"/>
                              <a:gd name="T86" fmla="+- 0 -3011 -3310"/>
                              <a:gd name="T87" fmla="*/ -3011 h 405"/>
                              <a:gd name="T88" fmla="+- 0 5828 4810"/>
                              <a:gd name="T89" fmla="*/ T88 w 1029"/>
                              <a:gd name="T90" fmla="+- 0 -3067 -3310"/>
                              <a:gd name="T91" fmla="*/ -3067 h 405"/>
                              <a:gd name="T92" fmla="+- 0 5839 4810"/>
                              <a:gd name="T93" fmla="*/ T92 w 1029"/>
                              <a:gd name="T94" fmla="+- 0 -3107 -3310"/>
                              <a:gd name="T95" fmla="*/ -3107 h 405"/>
                              <a:gd name="T96" fmla="+- 0 5836 4810"/>
                              <a:gd name="T97" fmla="*/ T96 w 1029"/>
                              <a:gd name="T98" fmla="+- 0 -3128 -3310"/>
                              <a:gd name="T99" fmla="*/ -3128 h 405"/>
                              <a:gd name="T100" fmla="+- 0 5798 4810"/>
                              <a:gd name="T101" fmla="*/ T100 w 1029"/>
                              <a:gd name="T102" fmla="+- 0 -3186 -3310"/>
                              <a:gd name="T103" fmla="*/ -3186 h 405"/>
                              <a:gd name="T104" fmla="+- 0 5721 4810"/>
                              <a:gd name="T105" fmla="*/ T104 w 1029"/>
                              <a:gd name="T106" fmla="+- 0 -3236 -3310"/>
                              <a:gd name="T107" fmla="*/ -3236 h 405"/>
                              <a:gd name="T108" fmla="+- 0 5652 4810"/>
                              <a:gd name="T109" fmla="*/ T108 w 1029"/>
                              <a:gd name="T110" fmla="+- 0 -3264 -3310"/>
                              <a:gd name="T111" fmla="*/ -3264 h 405"/>
                              <a:gd name="T112" fmla="+- 0 5570 4810"/>
                              <a:gd name="T113" fmla="*/ T112 w 1029"/>
                              <a:gd name="T114" fmla="+- 0 -3285 -3310"/>
                              <a:gd name="T115" fmla="*/ -3285 h 405"/>
                              <a:gd name="T116" fmla="+- 0 5477 4810"/>
                              <a:gd name="T117" fmla="*/ T116 w 1029"/>
                              <a:gd name="T118" fmla="+- 0 -3301 -3310"/>
                              <a:gd name="T119" fmla="*/ -3301 h 405"/>
                              <a:gd name="T120" fmla="+- 0 5377 4810"/>
                              <a:gd name="T121" fmla="*/ T120 w 1029"/>
                              <a:gd name="T122" fmla="+- 0 -3309 -3310"/>
                              <a:gd name="T123" fmla="*/ -3309 h 405"/>
                              <a:gd name="T124" fmla="+- 0 5324 4810"/>
                              <a:gd name="T125" fmla="*/ T124 w 1029"/>
                              <a:gd name="T126" fmla="+- 0 -3310 -3310"/>
                              <a:gd name="T127" fmla="*/ -3310 h 4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1029" h="405">
                                <a:moveTo>
                                  <a:pt x="514" y="0"/>
                                </a:moveTo>
                                <a:lnTo>
                                  <a:pt x="411" y="4"/>
                                </a:lnTo>
                                <a:lnTo>
                                  <a:pt x="314" y="16"/>
                                </a:lnTo>
                                <a:lnTo>
                                  <a:pt x="227" y="35"/>
                                </a:lnTo>
                                <a:lnTo>
                                  <a:pt x="151" y="59"/>
                                </a:lnTo>
                                <a:lnTo>
                                  <a:pt x="88" y="89"/>
                                </a:lnTo>
                                <a:lnTo>
                                  <a:pt x="23" y="142"/>
                                </a:lnTo>
                                <a:lnTo>
                                  <a:pt x="0" y="203"/>
                                </a:lnTo>
                                <a:lnTo>
                                  <a:pt x="3" y="223"/>
                                </a:lnTo>
                                <a:lnTo>
                                  <a:pt x="41" y="281"/>
                                </a:lnTo>
                                <a:lnTo>
                                  <a:pt x="118" y="331"/>
                                </a:lnTo>
                                <a:lnTo>
                                  <a:pt x="187" y="359"/>
                                </a:lnTo>
                                <a:lnTo>
                                  <a:pt x="269" y="381"/>
                                </a:lnTo>
                                <a:lnTo>
                                  <a:pt x="362" y="396"/>
                                </a:lnTo>
                                <a:lnTo>
                                  <a:pt x="462" y="404"/>
                                </a:lnTo>
                                <a:lnTo>
                                  <a:pt x="514" y="405"/>
                                </a:lnTo>
                                <a:lnTo>
                                  <a:pt x="567" y="404"/>
                                </a:lnTo>
                                <a:lnTo>
                                  <a:pt x="667" y="396"/>
                                </a:lnTo>
                                <a:lnTo>
                                  <a:pt x="760" y="381"/>
                                </a:lnTo>
                                <a:lnTo>
                                  <a:pt x="842" y="359"/>
                                </a:lnTo>
                                <a:lnTo>
                                  <a:pt x="911" y="331"/>
                                </a:lnTo>
                                <a:lnTo>
                                  <a:pt x="967" y="299"/>
                                </a:lnTo>
                                <a:lnTo>
                                  <a:pt x="1018" y="243"/>
                                </a:lnTo>
                                <a:lnTo>
                                  <a:pt x="1029" y="203"/>
                                </a:lnTo>
                                <a:lnTo>
                                  <a:pt x="1026" y="182"/>
                                </a:lnTo>
                                <a:lnTo>
                                  <a:pt x="988" y="124"/>
                                </a:lnTo>
                                <a:lnTo>
                                  <a:pt x="911" y="74"/>
                                </a:lnTo>
                                <a:lnTo>
                                  <a:pt x="842" y="46"/>
                                </a:lnTo>
                                <a:lnTo>
                                  <a:pt x="760" y="25"/>
                                </a:lnTo>
                                <a:lnTo>
                                  <a:pt x="667" y="9"/>
                                </a:lnTo>
                                <a:lnTo>
                                  <a:pt x="567" y="1"/>
                                </a:lnTo>
                                <a:lnTo>
                                  <a:pt x="514" y="0"/>
                                </a:lnTo>
                                <a:close/>
                              </a:path>
                            </a:pathLst>
                          </a:custGeom>
                          <a:solidFill>
                            <a:srgbClr val="CC99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4" name="Freeform 272"/>
                        <wps:cNvSpPr>
                          <a:spLocks/>
                        </wps:cNvSpPr>
                        <wps:spPr bwMode="auto">
                          <a:xfrm>
                            <a:off x="4810" y="-3310"/>
                            <a:ext cx="1029" cy="405"/>
                          </a:xfrm>
                          <a:custGeom>
                            <a:avLst/>
                            <a:gdLst>
                              <a:gd name="T0" fmla="+- 0 4810 4810"/>
                              <a:gd name="T1" fmla="*/ T0 w 1029"/>
                              <a:gd name="T2" fmla="+- 0 -3107 -3310"/>
                              <a:gd name="T3" fmla="*/ -3107 h 405"/>
                              <a:gd name="T4" fmla="+- 0 4833 4810"/>
                              <a:gd name="T5" fmla="*/ T4 w 1029"/>
                              <a:gd name="T6" fmla="+- 0 -3168 -3310"/>
                              <a:gd name="T7" fmla="*/ -3168 h 405"/>
                              <a:gd name="T8" fmla="+- 0 4898 4810"/>
                              <a:gd name="T9" fmla="*/ T8 w 1029"/>
                              <a:gd name="T10" fmla="+- 0 -3221 -3310"/>
                              <a:gd name="T11" fmla="*/ -3221 h 405"/>
                              <a:gd name="T12" fmla="+- 0 4961 4810"/>
                              <a:gd name="T13" fmla="*/ T12 w 1029"/>
                              <a:gd name="T14" fmla="+- 0 -3251 -3310"/>
                              <a:gd name="T15" fmla="*/ -3251 h 405"/>
                              <a:gd name="T16" fmla="+- 0 5037 4810"/>
                              <a:gd name="T17" fmla="*/ T16 w 1029"/>
                              <a:gd name="T18" fmla="+- 0 -3275 -3310"/>
                              <a:gd name="T19" fmla="*/ -3275 h 405"/>
                              <a:gd name="T20" fmla="+- 0 5124 4810"/>
                              <a:gd name="T21" fmla="*/ T20 w 1029"/>
                              <a:gd name="T22" fmla="+- 0 -3294 -3310"/>
                              <a:gd name="T23" fmla="*/ -3294 h 405"/>
                              <a:gd name="T24" fmla="+- 0 5221 4810"/>
                              <a:gd name="T25" fmla="*/ T24 w 1029"/>
                              <a:gd name="T26" fmla="+- 0 -3306 -3310"/>
                              <a:gd name="T27" fmla="*/ -3306 h 405"/>
                              <a:gd name="T28" fmla="+- 0 5324 4810"/>
                              <a:gd name="T29" fmla="*/ T28 w 1029"/>
                              <a:gd name="T30" fmla="+- 0 -3310 -3310"/>
                              <a:gd name="T31" fmla="*/ -3310 h 405"/>
                              <a:gd name="T32" fmla="+- 0 5377 4810"/>
                              <a:gd name="T33" fmla="*/ T32 w 1029"/>
                              <a:gd name="T34" fmla="+- 0 -3309 -3310"/>
                              <a:gd name="T35" fmla="*/ -3309 h 405"/>
                              <a:gd name="T36" fmla="+- 0 5477 4810"/>
                              <a:gd name="T37" fmla="*/ T36 w 1029"/>
                              <a:gd name="T38" fmla="+- 0 -3301 -3310"/>
                              <a:gd name="T39" fmla="*/ -3301 h 405"/>
                              <a:gd name="T40" fmla="+- 0 5570 4810"/>
                              <a:gd name="T41" fmla="*/ T40 w 1029"/>
                              <a:gd name="T42" fmla="+- 0 -3285 -3310"/>
                              <a:gd name="T43" fmla="*/ -3285 h 405"/>
                              <a:gd name="T44" fmla="+- 0 5652 4810"/>
                              <a:gd name="T45" fmla="*/ T44 w 1029"/>
                              <a:gd name="T46" fmla="+- 0 -3264 -3310"/>
                              <a:gd name="T47" fmla="*/ -3264 h 405"/>
                              <a:gd name="T48" fmla="+- 0 5721 4810"/>
                              <a:gd name="T49" fmla="*/ T48 w 1029"/>
                              <a:gd name="T50" fmla="+- 0 -3236 -3310"/>
                              <a:gd name="T51" fmla="*/ -3236 h 405"/>
                              <a:gd name="T52" fmla="+- 0 5777 4810"/>
                              <a:gd name="T53" fmla="*/ T52 w 1029"/>
                              <a:gd name="T54" fmla="+- 0 -3204 -3310"/>
                              <a:gd name="T55" fmla="*/ -3204 h 405"/>
                              <a:gd name="T56" fmla="+- 0 5828 4810"/>
                              <a:gd name="T57" fmla="*/ T56 w 1029"/>
                              <a:gd name="T58" fmla="+- 0 -3148 -3310"/>
                              <a:gd name="T59" fmla="*/ -3148 h 405"/>
                              <a:gd name="T60" fmla="+- 0 5839 4810"/>
                              <a:gd name="T61" fmla="*/ T60 w 1029"/>
                              <a:gd name="T62" fmla="+- 0 -3107 -3310"/>
                              <a:gd name="T63" fmla="*/ -3107 h 405"/>
                              <a:gd name="T64" fmla="+- 0 5836 4810"/>
                              <a:gd name="T65" fmla="*/ T64 w 1029"/>
                              <a:gd name="T66" fmla="+- 0 -3087 -3310"/>
                              <a:gd name="T67" fmla="*/ -3087 h 405"/>
                              <a:gd name="T68" fmla="+- 0 5798 4810"/>
                              <a:gd name="T69" fmla="*/ T68 w 1029"/>
                              <a:gd name="T70" fmla="+- 0 -3029 -3310"/>
                              <a:gd name="T71" fmla="*/ -3029 h 405"/>
                              <a:gd name="T72" fmla="+- 0 5721 4810"/>
                              <a:gd name="T73" fmla="*/ T72 w 1029"/>
                              <a:gd name="T74" fmla="+- 0 -2979 -3310"/>
                              <a:gd name="T75" fmla="*/ -2979 h 405"/>
                              <a:gd name="T76" fmla="+- 0 5652 4810"/>
                              <a:gd name="T77" fmla="*/ T76 w 1029"/>
                              <a:gd name="T78" fmla="+- 0 -2951 -3310"/>
                              <a:gd name="T79" fmla="*/ -2951 h 405"/>
                              <a:gd name="T80" fmla="+- 0 5570 4810"/>
                              <a:gd name="T81" fmla="*/ T80 w 1029"/>
                              <a:gd name="T82" fmla="+- 0 -2929 -3310"/>
                              <a:gd name="T83" fmla="*/ -2929 h 405"/>
                              <a:gd name="T84" fmla="+- 0 5477 4810"/>
                              <a:gd name="T85" fmla="*/ T84 w 1029"/>
                              <a:gd name="T86" fmla="+- 0 -2914 -3310"/>
                              <a:gd name="T87" fmla="*/ -2914 h 405"/>
                              <a:gd name="T88" fmla="+- 0 5377 4810"/>
                              <a:gd name="T89" fmla="*/ T88 w 1029"/>
                              <a:gd name="T90" fmla="+- 0 -2906 -3310"/>
                              <a:gd name="T91" fmla="*/ -2906 h 405"/>
                              <a:gd name="T92" fmla="+- 0 5324 4810"/>
                              <a:gd name="T93" fmla="*/ T92 w 1029"/>
                              <a:gd name="T94" fmla="+- 0 -2905 -3310"/>
                              <a:gd name="T95" fmla="*/ -2905 h 405"/>
                              <a:gd name="T96" fmla="+- 0 5272 4810"/>
                              <a:gd name="T97" fmla="*/ T96 w 1029"/>
                              <a:gd name="T98" fmla="+- 0 -2906 -3310"/>
                              <a:gd name="T99" fmla="*/ -2906 h 405"/>
                              <a:gd name="T100" fmla="+- 0 5172 4810"/>
                              <a:gd name="T101" fmla="*/ T100 w 1029"/>
                              <a:gd name="T102" fmla="+- 0 -2914 -3310"/>
                              <a:gd name="T103" fmla="*/ -2914 h 405"/>
                              <a:gd name="T104" fmla="+- 0 5079 4810"/>
                              <a:gd name="T105" fmla="*/ T104 w 1029"/>
                              <a:gd name="T106" fmla="+- 0 -2929 -3310"/>
                              <a:gd name="T107" fmla="*/ -2929 h 405"/>
                              <a:gd name="T108" fmla="+- 0 4997 4810"/>
                              <a:gd name="T109" fmla="*/ T108 w 1029"/>
                              <a:gd name="T110" fmla="+- 0 -2951 -3310"/>
                              <a:gd name="T111" fmla="*/ -2951 h 405"/>
                              <a:gd name="T112" fmla="+- 0 4928 4810"/>
                              <a:gd name="T113" fmla="*/ T112 w 1029"/>
                              <a:gd name="T114" fmla="+- 0 -2979 -3310"/>
                              <a:gd name="T115" fmla="*/ -2979 h 405"/>
                              <a:gd name="T116" fmla="+- 0 4872 4810"/>
                              <a:gd name="T117" fmla="*/ T116 w 1029"/>
                              <a:gd name="T118" fmla="+- 0 -3011 -3310"/>
                              <a:gd name="T119" fmla="*/ -3011 h 405"/>
                              <a:gd name="T120" fmla="+- 0 4821 4810"/>
                              <a:gd name="T121" fmla="*/ T120 w 1029"/>
                              <a:gd name="T122" fmla="+- 0 -3067 -3310"/>
                              <a:gd name="T123" fmla="*/ -3067 h 405"/>
                              <a:gd name="T124" fmla="+- 0 4810 4810"/>
                              <a:gd name="T125" fmla="*/ T124 w 1029"/>
                              <a:gd name="T126" fmla="+- 0 -3107 -3310"/>
                              <a:gd name="T127" fmla="*/ -3107 h 4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1029" h="405">
                                <a:moveTo>
                                  <a:pt x="0" y="203"/>
                                </a:moveTo>
                                <a:lnTo>
                                  <a:pt x="23" y="142"/>
                                </a:lnTo>
                                <a:lnTo>
                                  <a:pt x="88" y="89"/>
                                </a:lnTo>
                                <a:lnTo>
                                  <a:pt x="151" y="59"/>
                                </a:lnTo>
                                <a:lnTo>
                                  <a:pt x="227" y="35"/>
                                </a:lnTo>
                                <a:lnTo>
                                  <a:pt x="314" y="16"/>
                                </a:lnTo>
                                <a:lnTo>
                                  <a:pt x="411" y="4"/>
                                </a:lnTo>
                                <a:lnTo>
                                  <a:pt x="514" y="0"/>
                                </a:lnTo>
                                <a:lnTo>
                                  <a:pt x="567" y="1"/>
                                </a:lnTo>
                                <a:lnTo>
                                  <a:pt x="667" y="9"/>
                                </a:lnTo>
                                <a:lnTo>
                                  <a:pt x="760" y="25"/>
                                </a:lnTo>
                                <a:lnTo>
                                  <a:pt x="842" y="46"/>
                                </a:lnTo>
                                <a:lnTo>
                                  <a:pt x="911" y="74"/>
                                </a:lnTo>
                                <a:lnTo>
                                  <a:pt x="967" y="106"/>
                                </a:lnTo>
                                <a:lnTo>
                                  <a:pt x="1018" y="162"/>
                                </a:lnTo>
                                <a:lnTo>
                                  <a:pt x="1029" y="203"/>
                                </a:lnTo>
                                <a:lnTo>
                                  <a:pt x="1026" y="223"/>
                                </a:lnTo>
                                <a:lnTo>
                                  <a:pt x="988" y="281"/>
                                </a:lnTo>
                                <a:lnTo>
                                  <a:pt x="911" y="331"/>
                                </a:lnTo>
                                <a:lnTo>
                                  <a:pt x="842" y="359"/>
                                </a:lnTo>
                                <a:lnTo>
                                  <a:pt x="760" y="381"/>
                                </a:lnTo>
                                <a:lnTo>
                                  <a:pt x="667" y="396"/>
                                </a:lnTo>
                                <a:lnTo>
                                  <a:pt x="567" y="404"/>
                                </a:lnTo>
                                <a:lnTo>
                                  <a:pt x="514" y="405"/>
                                </a:lnTo>
                                <a:lnTo>
                                  <a:pt x="462" y="404"/>
                                </a:lnTo>
                                <a:lnTo>
                                  <a:pt x="362" y="396"/>
                                </a:lnTo>
                                <a:lnTo>
                                  <a:pt x="269" y="381"/>
                                </a:lnTo>
                                <a:lnTo>
                                  <a:pt x="187" y="359"/>
                                </a:lnTo>
                                <a:lnTo>
                                  <a:pt x="118" y="331"/>
                                </a:lnTo>
                                <a:lnTo>
                                  <a:pt x="62" y="299"/>
                                </a:lnTo>
                                <a:lnTo>
                                  <a:pt x="11" y="243"/>
                                </a:lnTo>
                                <a:lnTo>
                                  <a:pt x="0" y="203"/>
                                </a:lnTo>
                                <a:close/>
                              </a:path>
                            </a:pathLst>
                          </a:custGeom>
                          <a:noFill/>
                          <a:ln w="31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5" name="Freeform 271"/>
                        <wps:cNvSpPr>
                          <a:spLocks/>
                        </wps:cNvSpPr>
                        <wps:spPr bwMode="auto">
                          <a:xfrm>
                            <a:off x="4269" y="-3885"/>
                            <a:ext cx="1029" cy="405"/>
                          </a:xfrm>
                          <a:custGeom>
                            <a:avLst/>
                            <a:gdLst>
                              <a:gd name="T0" fmla="+- 0 4784 4269"/>
                              <a:gd name="T1" fmla="*/ T0 w 1029"/>
                              <a:gd name="T2" fmla="+- 0 -3885 -3885"/>
                              <a:gd name="T3" fmla="*/ -3885 h 405"/>
                              <a:gd name="T4" fmla="+- 0 4680 4269"/>
                              <a:gd name="T5" fmla="*/ T4 w 1029"/>
                              <a:gd name="T6" fmla="+- 0 -3881 -3885"/>
                              <a:gd name="T7" fmla="*/ -3881 h 405"/>
                              <a:gd name="T8" fmla="+- 0 4583 4269"/>
                              <a:gd name="T9" fmla="*/ T8 w 1029"/>
                              <a:gd name="T10" fmla="+- 0 -3870 -3885"/>
                              <a:gd name="T11" fmla="*/ -3870 h 405"/>
                              <a:gd name="T12" fmla="+- 0 4496 4269"/>
                              <a:gd name="T13" fmla="*/ T12 w 1029"/>
                              <a:gd name="T14" fmla="+- 0 -3851 -3885"/>
                              <a:gd name="T15" fmla="*/ -3851 h 405"/>
                              <a:gd name="T16" fmla="+- 0 4420 4269"/>
                              <a:gd name="T17" fmla="*/ T16 w 1029"/>
                              <a:gd name="T18" fmla="+- 0 -3826 -3885"/>
                              <a:gd name="T19" fmla="*/ -3826 h 405"/>
                              <a:gd name="T20" fmla="+- 0 4357 4269"/>
                              <a:gd name="T21" fmla="*/ T20 w 1029"/>
                              <a:gd name="T22" fmla="+- 0 -3796 -3885"/>
                              <a:gd name="T23" fmla="*/ -3796 h 405"/>
                              <a:gd name="T24" fmla="+- 0 4293 4269"/>
                              <a:gd name="T25" fmla="*/ T24 w 1029"/>
                              <a:gd name="T26" fmla="+- 0 -3743 -3885"/>
                              <a:gd name="T27" fmla="*/ -3743 h 405"/>
                              <a:gd name="T28" fmla="+- 0 4269 4269"/>
                              <a:gd name="T29" fmla="*/ T28 w 1029"/>
                              <a:gd name="T30" fmla="+- 0 -3683 -3885"/>
                              <a:gd name="T31" fmla="*/ -3683 h 405"/>
                              <a:gd name="T32" fmla="+- 0 4272 4269"/>
                              <a:gd name="T33" fmla="*/ T32 w 1029"/>
                              <a:gd name="T34" fmla="+- 0 -3662 -3885"/>
                              <a:gd name="T35" fmla="*/ -3662 h 405"/>
                              <a:gd name="T36" fmla="+- 0 4310 4269"/>
                              <a:gd name="T37" fmla="*/ T36 w 1029"/>
                              <a:gd name="T38" fmla="+- 0 -3604 -3885"/>
                              <a:gd name="T39" fmla="*/ -3604 h 405"/>
                              <a:gd name="T40" fmla="+- 0 4387 4269"/>
                              <a:gd name="T41" fmla="*/ T40 w 1029"/>
                              <a:gd name="T42" fmla="+- 0 -3554 -3885"/>
                              <a:gd name="T43" fmla="*/ -3554 h 405"/>
                              <a:gd name="T44" fmla="+- 0 4457 4269"/>
                              <a:gd name="T45" fmla="*/ T44 w 1029"/>
                              <a:gd name="T46" fmla="+- 0 -3527 -3885"/>
                              <a:gd name="T47" fmla="*/ -3527 h 405"/>
                              <a:gd name="T48" fmla="+- 0 4539 4269"/>
                              <a:gd name="T49" fmla="*/ T48 w 1029"/>
                              <a:gd name="T50" fmla="+- 0 -3505 -3885"/>
                              <a:gd name="T51" fmla="*/ -3505 h 405"/>
                              <a:gd name="T52" fmla="+- 0 4631 4269"/>
                              <a:gd name="T53" fmla="*/ T52 w 1029"/>
                              <a:gd name="T54" fmla="+- 0 -3490 -3885"/>
                              <a:gd name="T55" fmla="*/ -3490 h 405"/>
                              <a:gd name="T56" fmla="+- 0 4731 4269"/>
                              <a:gd name="T57" fmla="*/ T56 w 1029"/>
                              <a:gd name="T58" fmla="+- 0 -3482 -3885"/>
                              <a:gd name="T59" fmla="*/ -3482 h 405"/>
                              <a:gd name="T60" fmla="+- 0 4784 4269"/>
                              <a:gd name="T61" fmla="*/ T60 w 1029"/>
                              <a:gd name="T62" fmla="+- 0 -3481 -3885"/>
                              <a:gd name="T63" fmla="*/ -3481 h 405"/>
                              <a:gd name="T64" fmla="+- 0 4836 4269"/>
                              <a:gd name="T65" fmla="*/ T64 w 1029"/>
                              <a:gd name="T66" fmla="+- 0 -3482 -3885"/>
                              <a:gd name="T67" fmla="*/ -3482 h 405"/>
                              <a:gd name="T68" fmla="+- 0 4937 4269"/>
                              <a:gd name="T69" fmla="*/ T68 w 1029"/>
                              <a:gd name="T70" fmla="+- 0 -3490 -3885"/>
                              <a:gd name="T71" fmla="*/ -3490 h 405"/>
                              <a:gd name="T72" fmla="+- 0 5029 4269"/>
                              <a:gd name="T73" fmla="*/ T72 w 1029"/>
                              <a:gd name="T74" fmla="+- 0 -3505 -3885"/>
                              <a:gd name="T75" fmla="*/ -3505 h 405"/>
                              <a:gd name="T76" fmla="+- 0 5111 4269"/>
                              <a:gd name="T77" fmla="*/ T76 w 1029"/>
                              <a:gd name="T78" fmla="+- 0 -3527 -3885"/>
                              <a:gd name="T79" fmla="*/ -3527 h 405"/>
                              <a:gd name="T80" fmla="+- 0 5180 4269"/>
                              <a:gd name="T81" fmla="*/ T80 w 1029"/>
                              <a:gd name="T82" fmla="+- 0 -3554 -3885"/>
                              <a:gd name="T83" fmla="*/ -3554 h 405"/>
                              <a:gd name="T84" fmla="+- 0 5236 4269"/>
                              <a:gd name="T85" fmla="*/ T84 w 1029"/>
                              <a:gd name="T86" fmla="+- 0 -3586 -3885"/>
                              <a:gd name="T87" fmla="*/ -3586 h 405"/>
                              <a:gd name="T88" fmla="+- 0 5287 4269"/>
                              <a:gd name="T89" fmla="*/ T88 w 1029"/>
                              <a:gd name="T90" fmla="+- 0 -3642 -3885"/>
                              <a:gd name="T91" fmla="*/ -3642 h 405"/>
                              <a:gd name="T92" fmla="+- 0 5298 4269"/>
                              <a:gd name="T93" fmla="*/ T92 w 1029"/>
                              <a:gd name="T94" fmla="+- 0 -3683 -3885"/>
                              <a:gd name="T95" fmla="*/ -3683 h 405"/>
                              <a:gd name="T96" fmla="+- 0 5295 4269"/>
                              <a:gd name="T97" fmla="*/ T96 w 1029"/>
                              <a:gd name="T98" fmla="+- 0 -3704 -3885"/>
                              <a:gd name="T99" fmla="*/ -3704 h 405"/>
                              <a:gd name="T100" fmla="+- 0 5257 4269"/>
                              <a:gd name="T101" fmla="*/ T100 w 1029"/>
                              <a:gd name="T102" fmla="+- 0 -3762 -3885"/>
                              <a:gd name="T103" fmla="*/ -3762 h 405"/>
                              <a:gd name="T104" fmla="+- 0 5180 4269"/>
                              <a:gd name="T105" fmla="*/ T104 w 1029"/>
                              <a:gd name="T106" fmla="+- 0 -3812 -3885"/>
                              <a:gd name="T107" fmla="*/ -3812 h 405"/>
                              <a:gd name="T108" fmla="+- 0 5111 4269"/>
                              <a:gd name="T109" fmla="*/ T108 w 1029"/>
                              <a:gd name="T110" fmla="+- 0 -3839 -3885"/>
                              <a:gd name="T111" fmla="*/ -3839 h 405"/>
                              <a:gd name="T112" fmla="+- 0 5029 4269"/>
                              <a:gd name="T113" fmla="*/ T112 w 1029"/>
                              <a:gd name="T114" fmla="+- 0 -3861 -3885"/>
                              <a:gd name="T115" fmla="*/ -3861 h 405"/>
                              <a:gd name="T116" fmla="+- 0 4937 4269"/>
                              <a:gd name="T117" fmla="*/ T116 w 1029"/>
                              <a:gd name="T118" fmla="+- 0 -3876 -3885"/>
                              <a:gd name="T119" fmla="*/ -3876 h 405"/>
                              <a:gd name="T120" fmla="+- 0 4836 4269"/>
                              <a:gd name="T121" fmla="*/ T120 w 1029"/>
                              <a:gd name="T122" fmla="+- 0 -3884 -3885"/>
                              <a:gd name="T123" fmla="*/ -3884 h 405"/>
                              <a:gd name="T124" fmla="+- 0 4784 4269"/>
                              <a:gd name="T125" fmla="*/ T124 w 1029"/>
                              <a:gd name="T126" fmla="+- 0 -3885 -3885"/>
                              <a:gd name="T127" fmla="*/ -3885 h 4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1029" h="405">
                                <a:moveTo>
                                  <a:pt x="515" y="0"/>
                                </a:moveTo>
                                <a:lnTo>
                                  <a:pt x="411" y="4"/>
                                </a:lnTo>
                                <a:lnTo>
                                  <a:pt x="314" y="15"/>
                                </a:lnTo>
                                <a:lnTo>
                                  <a:pt x="227" y="34"/>
                                </a:lnTo>
                                <a:lnTo>
                                  <a:pt x="151" y="59"/>
                                </a:lnTo>
                                <a:lnTo>
                                  <a:pt x="88" y="89"/>
                                </a:lnTo>
                                <a:lnTo>
                                  <a:pt x="24" y="142"/>
                                </a:lnTo>
                                <a:lnTo>
                                  <a:pt x="0" y="202"/>
                                </a:lnTo>
                                <a:lnTo>
                                  <a:pt x="3" y="223"/>
                                </a:lnTo>
                                <a:lnTo>
                                  <a:pt x="41" y="281"/>
                                </a:lnTo>
                                <a:lnTo>
                                  <a:pt x="118" y="331"/>
                                </a:lnTo>
                                <a:lnTo>
                                  <a:pt x="188" y="358"/>
                                </a:lnTo>
                                <a:lnTo>
                                  <a:pt x="270" y="380"/>
                                </a:lnTo>
                                <a:lnTo>
                                  <a:pt x="362" y="395"/>
                                </a:lnTo>
                                <a:lnTo>
                                  <a:pt x="462" y="403"/>
                                </a:lnTo>
                                <a:lnTo>
                                  <a:pt x="515" y="404"/>
                                </a:lnTo>
                                <a:lnTo>
                                  <a:pt x="567" y="403"/>
                                </a:lnTo>
                                <a:lnTo>
                                  <a:pt x="668" y="395"/>
                                </a:lnTo>
                                <a:lnTo>
                                  <a:pt x="760" y="380"/>
                                </a:lnTo>
                                <a:lnTo>
                                  <a:pt x="842" y="358"/>
                                </a:lnTo>
                                <a:lnTo>
                                  <a:pt x="911" y="331"/>
                                </a:lnTo>
                                <a:lnTo>
                                  <a:pt x="967" y="299"/>
                                </a:lnTo>
                                <a:lnTo>
                                  <a:pt x="1018" y="243"/>
                                </a:lnTo>
                                <a:lnTo>
                                  <a:pt x="1029" y="202"/>
                                </a:lnTo>
                                <a:lnTo>
                                  <a:pt x="1026" y="181"/>
                                </a:lnTo>
                                <a:lnTo>
                                  <a:pt x="988" y="123"/>
                                </a:lnTo>
                                <a:lnTo>
                                  <a:pt x="911" y="73"/>
                                </a:lnTo>
                                <a:lnTo>
                                  <a:pt x="842" y="46"/>
                                </a:lnTo>
                                <a:lnTo>
                                  <a:pt x="760" y="24"/>
                                </a:lnTo>
                                <a:lnTo>
                                  <a:pt x="668" y="9"/>
                                </a:lnTo>
                                <a:lnTo>
                                  <a:pt x="567" y="1"/>
                                </a:lnTo>
                                <a:lnTo>
                                  <a:pt x="515" y="0"/>
                                </a:lnTo>
                                <a:close/>
                              </a:path>
                            </a:pathLst>
                          </a:custGeom>
                          <a:solidFill>
                            <a:srgbClr val="CC99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6" name="AutoShape 270"/>
                        <wps:cNvSpPr>
                          <a:spLocks/>
                        </wps:cNvSpPr>
                        <wps:spPr bwMode="auto">
                          <a:xfrm>
                            <a:off x="6351" y="2061"/>
                            <a:ext cx="2170" cy="1155"/>
                          </a:xfrm>
                          <a:custGeom>
                            <a:avLst/>
                            <a:gdLst>
                              <a:gd name="T0" fmla="+- 0 4272 6351"/>
                              <a:gd name="T1" fmla="*/ T0 w 2170"/>
                              <a:gd name="T2" fmla="+- 0 -3704 2061"/>
                              <a:gd name="T3" fmla="*/ -3704 h 1155"/>
                              <a:gd name="T4" fmla="+- 0 4293 6351"/>
                              <a:gd name="T5" fmla="*/ T4 w 2170"/>
                              <a:gd name="T6" fmla="+- 0 -3743 2061"/>
                              <a:gd name="T7" fmla="*/ -3743 h 1155"/>
                              <a:gd name="T8" fmla="+- 0 4331 6351"/>
                              <a:gd name="T9" fmla="*/ T8 w 2170"/>
                              <a:gd name="T10" fmla="+- 0 -3779 2061"/>
                              <a:gd name="T11" fmla="*/ -3779 h 1155"/>
                              <a:gd name="T12" fmla="+- 0 4387 6351"/>
                              <a:gd name="T13" fmla="*/ T12 w 2170"/>
                              <a:gd name="T14" fmla="+- 0 -3812 2061"/>
                              <a:gd name="T15" fmla="*/ -3812 h 1155"/>
                              <a:gd name="T16" fmla="+- 0 4457 6351"/>
                              <a:gd name="T17" fmla="*/ T16 w 2170"/>
                              <a:gd name="T18" fmla="+- 0 -3839 2061"/>
                              <a:gd name="T19" fmla="*/ -3839 h 1155"/>
                              <a:gd name="T20" fmla="+- 0 4539 6351"/>
                              <a:gd name="T21" fmla="*/ T20 w 2170"/>
                              <a:gd name="T22" fmla="+- 0 -3861 2061"/>
                              <a:gd name="T23" fmla="*/ -3861 h 1155"/>
                              <a:gd name="T24" fmla="+- 0 4631 6351"/>
                              <a:gd name="T25" fmla="*/ T24 w 2170"/>
                              <a:gd name="T26" fmla="+- 0 -3876 2061"/>
                              <a:gd name="T27" fmla="*/ -3876 h 1155"/>
                              <a:gd name="T28" fmla="+- 0 4731 6351"/>
                              <a:gd name="T29" fmla="*/ T28 w 2170"/>
                              <a:gd name="T30" fmla="+- 0 -3884 2061"/>
                              <a:gd name="T31" fmla="*/ -3884 h 1155"/>
                              <a:gd name="T32" fmla="+- 0 4836 6351"/>
                              <a:gd name="T33" fmla="*/ T32 w 2170"/>
                              <a:gd name="T34" fmla="+- 0 -3884 2061"/>
                              <a:gd name="T35" fmla="*/ -3884 h 1155"/>
                              <a:gd name="T36" fmla="+- 0 4937 6351"/>
                              <a:gd name="T37" fmla="*/ T36 w 2170"/>
                              <a:gd name="T38" fmla="+- 0 -3876 2061"/>
                              <a:gd name="T39" fmla="*/ -3876 h 1155"/>
                              <a:gd name="T40" fmla="+- 0 5029 6351"/>
                              <a:gd name="T41" fmla="*/ T40 w 2170"/>
                              <a:gd name="T42" fmla="+- 0 -3861 2061"/>
                              <a:gd name="T43" fmla="*/ -3861 h 1155"/>
                              <a:gd name="T44" fmla="+- 0 5111 6351"/>
                              <a:gd name="T45" fmla="*/ T44 w 2170"/>
                              <a:gd name="T46" fmla="+- 0 -3839 2061"/>
                              <a:gd name="T47" fmla="*/ -3839 h 1155"/>
                              <a:gd name="T48" fmla="+- 0 5180 6351"/>
                              <a:gd name="T49" fmla="*/ T48 w 2170"/>
                              <a:gd name="T50" fmla="+- 0 -3812 2061"/>
                              <a:gd name="T51" fmla="*/ -3812 h 1155"/>
                              <a:gd name="T52" fmla="+- 0 5236 6351"/>
                              <a:gd name="T53" fmla="*/ T52 w 2170"/>
                              <a:gd name="T54" fmla="+- 0 -3779 2061"/>
                              <a:gd name="T55" fmla="*/ -3779 h 1155"/>
                              <a:gd name="T56" fmla="+- 0 5275 6351"/>
                              <a:gd name="T57" fmla="*/ T56 w 2170"/>
                              <a:gd name="T58" fmla="+- 0 -3743 2061"/>
                              <a:gd name="T59" fmla="*/ -3743 h 1155"/>
                              <a:gd name="T60" fmla="+- 0 5295 6351"/>
                              <a:gd name="T61" fmla="*/ T60 w 2170"/>
                              <a:gd name="T62" fmla="+- 0 -3704 2061"/>
                              <a:gd name="T63" fmla="*/ -3704 h 1155"/>
                              <a:gd name="T64" fmla="+- 0 5295 6351"/>
                              <a:gd name="T65" fmla="*/ T64 w 2170"/>
                              <a:gd name="T66" fmla="+- 0 -3662 2061"/>
                              <a:gd name="T67" fmla="*/ -3662 h 1155"/>
                              <a:gd name="T68" fmla="+- 0 5275 6351"/>
                              <a:gd name="T69" fmla="*/ T68 w 2170"/>
                              <a:gd name="T70" fmla="+- 0 -3623 2061"/>
                              <a:gd name="T71" fmla="*/ -3623 h 1155"/>
                              <a:gd name="T72" fmla="+- 0 5236 6351"/>
                              <a:gd name="T73" fmla="*/ T72 w 2170"/>
                              <a:gd name="T74" fmla="+- 0 -3586 2061"/>
                              <a:gd name="T75" fmla="*/ -3586 h 1155"/>
                              <a:gd name="T76" fmla="+- 0 5180 6351"/>
                              <a:gd name="T77" fmla="*/ T76 w 2170"/>
                              <a:gd name="T78" fmla="+- 0 -3554 2061"/>
                              <a:gd name="T79" fmla="*/ -3554 h 1155"/>
                              <a:gd name="T80" fmla="+- 0 5111 6351"/>
                              <a:gd name="T81" fmla="*/ T80 w 2170"/>
                              <a:gd name="T82" fmla="+- 0 -3527 2061"/>
                              <a:gd name="T83" fmla="*/ -3527 h 1155"/>
                              <a:gd name="T84" fmla="+- 0 5029 6351"/>
                              <a:gd name="T85" fmla="*/ T84 w 2170"/>
                              <a:gd name="T86" fmla="+- 0 -3505 2061"/>
                              <a:gd name="T87" fmla="*/ -3505 h 1155"/>
                              <a:gd name="T88" fmla="+- 0 4937 6351"/>
                              <a:gd name="T89" fmla="*/ T88 w 2170"/>
                              <a:gd name="T90" fmla="+- 0 -3490 2061"/>
                              <a:gd name="T91" fmla="*/ -3490 h 1155"/>
                              <a:gd name="T92" fmla="+- 0 4836 6351"/>
                              <a:gd name="T93" fmla="*/ T92 w 2170"/>
                              <a:gd name="T94" fmla="+- 0 -3482 2061"/>
                              <a:gd name="T95" fmla="*/ -3482 h 1155"/>
                              <a:gd name="T96" fmla="+- 0 4731 6351"/>
                              <a:gd name="T97" fmla="*/ T96 w 2170"/>
                              <a:gd name="T98" fmla="+- 0 -3482 2061"/>
                              <a:gd name="T99" fmla="*/ -3482 h 1155"/>
                              <a:gd name="T100" fmla="+- 0 4631 6351"/>
                              <a:gd name="T101" fmla="*/ T100 w 2170"/>
                              <a:gd name="T102" fmla="+- 0 -3490 2061"/>
                              <a:gd name="T103" fmla="*/ -3490 h 1155"/>
                              <a:gd name="T104" fmla="+- 0 4539 6351"/>
                              <a:gd name="T105" fmla="*/ T104 w 2170"/>
                              <a:gd name="T106" fmla="+- 0 -3505 2061"/>
                              <a:gd name="T107" fmla="*/ -3505 h 1155"/>
                              <a:gd name="T108" fmla="+- 0 4457 6351"/>
                              <a:gd name="T109" fmla="*/ T108 w 2170"/>
                              <a:gd name="T110" fmla="+- 0 -3527 2061"/>
                              <a:gd name="T111" fmla="*/ -3527 h 1155"/>
                              <a:gd name="T112" fmla="+- 0 4387 6351"/>
                              <a:gd name="T113" fmla="*/ T112 w 2170"/>
                              <a:gd name="T114" fmla="+- 0 -3554 2061"/>
                              <a:gd name="T115" fmla="*/ -3554 h 1155"/>
                              <a:gd name="T116" fmla="+- 0 4331 6351"/>
                              <a:gd name="T117" fmla="*/ T116 w 2170"/>
                              <a:gd name="T118" fmla="+- 0 -3586 2061"/>
                              <a:gd name="T119" fmla="*/ -3586 h 1155"/>
                              <a:gd name="T120" fmla="+- 0 4293 6351"/>
                              <a:gd name="T121" fmla="*/ T120 w 2170"/>
                              <a:gd name="T122" fmla="+- 0 -3623 2061"/>
                              <a:gd name="T123" fmla="*/ -3623 h 1155"/>
                              <a:gd name="T124" fmla="+- 0 4272 6351"/>
                              <a:gd name="T125" fmla="*/ T124 w 2170"/>
                              <a:gd name="T126" fmla="+- 0 -3662 2061"/>
                              <a:gd name="T127" fmla="*/ -3662 h 1155"/>
                              <a:gd name="T128" fmla="+- 0 4749 6351"/>
                              <a:gd name="T129" fmla="*/ T128 w 2170"/>
                              <a:gd name="T130" fmla="+- 0 -3421 2061"/>
                              <a:gd name="T131" fmla="*/ -3421 h 1155"/>
                              <a:gd name="T132" fmla="+- 0 4818 6351"/>
                              <a:gd name="T133" fmla="*/ T132 w 2170"/>
                              <a:gd name="T134" fmla="+- 0 -3421 2061"/>
                              <a:gd name="T135" fmla="*/ -3421 h 1155"/>
                              <a:gd name="T136" fmla="+- 0 4243 6351"/>
                              <a:gd name="T137" fmla="*/ T136 w 2170"/>
                              <a:gd name="T138" fmla="+- 0 -3310 2061"/>
                              <a:gd name="T139" fmla="*/ -3310 h 1155"/>
                              <a:gd name="T140" fmla="+- 0 4784 6351"/>
                              <a:gd name="T141" fmla="*/ T140 w 2170"/>
                              <a:gd name="T142" fmla="+- 0 -3365 2061"/>
                              <a:gd name="T143" fmla="*/ -3365 h 1155"/>
                              <a:gd name="T144" fmla="+- 0 5324 6351"/>
                              <a:gd name="T145" fmla="*/ T144 w 2170"/>
                              <a:gd name="T146" fmla="+- 0 -3310 2061"/>
                              <a:gd name="T147" fmla="*/ -3310 h 1155"/>
                              <a:gd name="T148" fmla="+- 0 4784 6351"/>
                              <a:gd name="T149" fmla="*/ T148 w 2170"/>
                              <a:gd name="T150" fmla="+- 0 -3365 2061"/>
                              <a:gd name="T151" fmla="*/ -3365 h 115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Lst>
                            <a:rect l="0" t="0" r="r" b="b"/>
                            <a:pathLst>
                              <a:path w="2170" h="1155">
                                <a:moveTo>
                                  <a:pt x="-2082" y="-5744"/>
                                </a:moveTo>
                                <a:lnTo>
                                  <a:pt x="-2079" y="-5765"/>
                                </a:lnTo>
                                <a:lnTo>
                                  <a:pt x="-2071" y="-5785"/>
                                </a:lnTo>
                                <a:lnTo>
                                  <a:pt x="-2058" y="-5804"/>
                                </a:lnTo>
                                <a:lnTo>
                                  <a:pt x="-2041" y="-5823"/>
                                </a:lnTo>
                                <a:lnTo>
                                  <a:pt x="-2020" y="-5840"/>
                                </a:lnTo>
                                <a:lnTo>
                                  <a:pt x="-1994" y="-5857"/>
                                </a:lnTo>
                                <a:lnTo>
                                  <a:pt x="-1964" y="-5873"/>
                                </a:lnTo>
                                <a:lnTo>
                                  <a:pt x="-1931" y="-5887"/>
                                </a:lnTo>
                                <a:lnTo>
                                  <a:pt x="-1894" y="-5900"/>
                                </a:lnTo>
                                <a:lnTo>
                                  <a:pt x="-1855" y="-5912"/>
                                </a:lnTo>
                                <a:lnTo>
                                  <a:pt x="-1812" y="-5922"/>
                                </a:lnTo>
                                <a:lnTo>
                                  <a:pt x="-1768" y="-5931"/>
                                </a:lnTo>
                                <a:lnTo>
                                  <a:pt x="-1720" y="-5937"/>
                                </a:lnTo>
                                <a:lnTo>
                                  <a:pt x="-1671" y="-5942"/>
                                </a:lnTo>
                                <a:lnTo>
                                  <a:pt x="-1620" y="-5945"/>
                                </a:lnTo>
                                <a:lnTo>
                                  <a:pt x="-1567" y="-5946"/>
                                </a:lnTo>
                                <a:lnTo>
                                  <a:pt x="-1515" y="-5945"/>
                                </a:lnTo>
                                <a:lnTo>
                                  <a:pt x="-1464" y="-5942"/>
                                </a:lnTo>
                                <a:lnTo>
                                  <a:pt x="-1414" y="-5937"/>
                                </a:lnTo>
                                <a:lnTo>
                                  <a:pt x="-1367" y="-5931"/>
                                </a:lnTo>
                                <a:lnTo>
                                  <a:pt x="-1322" y="-5922"/>
                                </a:lnTo>
                                <a:lnTo>
                                  <a:pt x="-1280" y="-5912"/>
                                </a:lnTo>
                                <a:lnTo>
                                  <a:pt x="-1240" y="-5900"/>
                                </a:lnTo>
                                <a:lnTo>
                                  <a:pt x="-1204" y="-5887"/>
                                </a:lnTo>
                                <a:lnTo>
                                  <a:pt x="-1171" y="-5873"/>
                                </a:lnTo>
                                <a:lnTo>
                                  <a:pt x="-1141" y="-5857"/>
                                </a:lnTo>
                                <a:lnTo>
                                  <a:pt x="-1115" y="-5840"/>
                                </a:lnTo>
                                <a:lnTo>
                                  <a:pt x="-1094" y="-5823"/>
                                </a:lnTo>
                                <a:lnTo>
                                  <a:pt x="-1076" y="-5804"/>
                                </a:lnTo>
                                <a:lnTo>
                                  <a:pt x="-1064" y="-5785"/>
                                </a:lnTo>
                                <a:lnTo>
                                  <a:pt x="-1056" y="-5765"/>
                                </a:lnTo>
                                <a:lnTo>
                                  <a:pt x="-1053" y="-5744"/>
                                </a:lnTo>
                                <a:lnTo>
                                  <a:pt x="-1056" y="-5723"/>
                                </a:lnTo>
                                <a:lnTo>
                                  <a:pt x="-1064" y="-5703"/>
                                </a:lnTo>
                                <a:lnTo>
                                  <a:pt x="-1076" y="-5684"/>
                                </a:lnTo>
                                <a:lnTo>
                                  <a:pt x="-1094" y="-5665"/>
                                </a:lnTo>
                                <a:lnTo>
                                  <a:pt x="-1115" y="-5647"/>
                                </a:lnTo>
                                <a:lnTo>
                                  <a:pt x="-1141" y="-5631"/>
                                </a:lnTo>
                                <a:lnTo>
                                  <a:pt x="-1171" y="-5615"/>
                                </a:lnTo>
                                <a:lnTo>
                                  <a:pt x="-1204" y="-5601"/>
                                </a:lnTo>
                                <a:lnTo>
                                  <a:pt x="-1240" y="-5588"/>
                                </a:lnTo>
                                <a:lnTo>
                                  <a:pt x="-1280" y="-5576"/>
                                </a:lnTo>
                                <a:lnTo>
                                  <a:pt x="-1322" y="-5566"/>
                                </a:lnTo>
                                <a:lnTo>
                                  <a:pt x="-1367" y="-5557"/>
                                </a:lnTo>
                                <a:lnTo>
                                  <a:pt x="-1414" y="-5551"/>
                                </a:lnTo>
                                <a:lnTo>
                                  <a:pt x="-1464" y="-5546"/>
                                </a:lnTo>
                                <a:lnTo>
                                  <a:pt x="-1515" y="-5543"/>
                                </a:lnTo>
                                <a:lnTo>
                                  <a:pt x="-1567" y="-5542"/>
                                </a:lnTo>
                                <a:lnTo>
                                  <a:pt x="-1620" y="-5543"/>
                                </a:lnTo>
                                <a:lnTo>
                                  <a:pt x="-1671" y="-5546"/>
                                </a:lnTo>
                                <a:lnTo>
                                  <a:pt x="-1720" y="-5551"/>
                                </a:lnTo>
                                <a:lnTo>
                                  <a:pt x="-1768" y="-5557"/>
                                </a:lnTo>
                                <a:lnTo>
                                  <a:pt x="-1812" y="-5566"/>
                                </a:lnTo>
                                <a:lnTo>
                                  <a:pt x="-1855" y="-5576"/>
                                </a:lnTo>
                                <a:lnTo>
                                  <a:pt x="-1894" y="-5588"/>
                                </a:lnTo>
                                <a:lnTo>
                                  <a:pt x="-1931" y="-5601"/>
                                </a:lnTo>
                                <a:lnTo>
                                  <a:pt x="-1964" y="-5615"/>
                                </a:lnTo>
                                <a:lnTo>
                                  <a:pt x="-1994" y="-5631"/>
                                </a:lnTo>
                                <a:lnTo>
                                  <a:pt x="-2020" y="-5647"/>
                                </a:lnTo>
                                <a:lnTo>
                                  <a:pt x="-2041" y="-5665"/>
                                </a:lnTo>
                                <a:lnTo>
                                  <a:pt x="-2058" y="-5684"/>
                                </a:lnTo>
                                <a:lnTo>
                                  <a:pt x="-2071" y="-5703"/>
                                </a:lnTo>
                                <a:lnTo>
                                  <a:pt x="-2079" y="-5723"/>
                                </a:lnTo>
                                <a:lnTo>
                                  <a:pt x="-2082" y="-5744"/>
                                </a:lnTo>
                                <a:close/>
                                <a:moveTo>
                                  <a:pt x="-1602" y="-5482"/>
                                </a:moveTo>
                                <a:lnTo>
                                  <a:pt x="-1567" y="-5542"/>
                                </a:lnTo>
                                <a:lnTo>
                                  <a:pt x="-1533" y="-5482"/>
                                </a:lnTo>
                                <a:lnTo>
                                  <a:pt x="-1602" y="-5482"/>
                                </a:lnTo>
                                <a:close/>
                                <a:moveTo>
                                  <a:pt x="-2108" y="-5371"/>
                                </a:moveTo>
                                <a:lnTo>
                                  <a:pt x="-2108" y="-5426"/>
                                </a:lnTo>
                                <a:lnTo>
                                  <a:pt x="-1567" y="-5426"/>
                                </a:lnTo>
                                <a:lnTo>
                                  <a:pt x="-1567" y="-5482"/>
                                </a:lnTo>
                                <a:moveTo>
                                  <a:pt x="-1027" y="-5371"/>
                                </a:moveTo>
                                <a:lnTo>
                                  <a:pt x="-1027" y="-5426"/>
                                </a:lnTo>
                                <a:lnTo>
                                  <a:pt x="-1567" y="-5426"/>
                                </a:lnTo>
                                <a:lnTo>
                                  <a:pt x="-1567" y="-5482"/>
                                </a:lnTo>
                              </a:path>
                            </a:pathLst>
                          </a:custGeom>
                          <a:noFill/>
                          <a:ln w="31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277" name="Picture 26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2733" y="-400"/>
                            <a:ext cx="167" cy="4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78" name="Picture 26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1529" y="-400"/>
                            <a:ext cx="167" cy="4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79" name="AutoShape 267"/>
                        <wps:cNvSpPr>
                          <a:spLocks/>
                        </wps:cNvSpPr>
                        <wps:spPr bwMode="auto">
                          <a:xfrm>
                            <a:off x="1080" y="5143"/>
                            <a:ext cx="1288" cy="3914"/>
                          </a:xfrm>
                          <a:custGeom>
                            <a:avLst/>
                            <a:gdLst>
                              <a:gd name="T0" fmla="+- 0 2188 1080"/>
                              <a:gd name="T1" fmla="*/ T0 w 1288"/>
                              <a:gd name="T2" fmla="+- 0 -2289 5143"/>
                              <a:gd name="T3" fmla="*/ -2289 h 3914"/>
                              <a:gd name="T4" fmla="+- 0 2222 1080"/>
                              <a:gd name="T5" fmla="*/ T4 w 1288"/>
                              <a:gd name="T6" fmla="+- 0 -2349 5143"/>
                              <a:gd name="T7" fmla="*/ -2349 h 3914"/>
                              <a:gd name="T8" fmla="+- 0 2257 1080"/>
                              <a:gd name="T9" fmla="*/ T8 w 1288"/>
                              <a:gd name="T10" fmla="+- 0 -2289 5143"/>
                              <a:gd name="T11" fmla="*/ -2289 h 3914"/>
                              <a:gd name="T12" fmla="+- 0 2188 1080"/>
                              <a:gd name="T13" fmla="*/ T12 w 1288"/>
                              <a:gd name="T14" fmla="+- 0 -2289 5143"/>
                              <a:gd name="T15" fmla="*/ -2289 h 3914"/>
                              <a:gd name="T16" fmla="+- 0 1615 1080"/>
                              <a:gd name="T17" fmla="*/ T16 w 1288"/>
                              <a:gd name="T18" fmla="+- 0 -397 5143"/>
                              <a:gd name="T19" fmla="*/ -397 h 3914"/>
                              <a:gd name="T20" fmla="+- 0 1615 1080"/>
                              <a:gd name="T21" fmla="*/ T20 w 1288"/>
                              <a:gd name="T22" fmla="+- 0 -1343 5143"/>
                              <a:gd name="T23" fmla="*/ -1343 h 3914"/>
                              <a:gd name="T24" fmla="+- 0 2222 1080"/>
                              <a:gd name="T25" fmla="*/ T24 w 1288"/>
                              <a:gd name="T26" fmla="+- 0 -1343 5143"/>
                              <a:gd name="T27" fmla="*/ -1343 h 3914"/>
                              <a:gd name="T28" fmla="+- 0 2222 1080"/>
                              <a:gd name="T29" fmla="*/ T28 w 1288"/>
                              <a:gd name="T30" fmla="+- 0 -2289 5143"/>
                              <a:gd name="T31" fmla="*/ -2289 h 3914"/>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1288" h="3914">
                                <a:moveTo>
                                  <a:pt x="1108" y="-7432"/>
                                </a:moveTo>
                                <a:lnTo>
                                  <a:pt x="1142" y="-7492"/>
                                </a:lnTo>
                                <a:lnTo>
                                  <a:pt x="1177" y="-7432"/>
                                </a:lnTo>
                                <a:lnTo>
                                  <a:pt x="1108" y="-7432"/>
                                </a:lnTo>
                                <a:close/>
                                <a:moveTo>
                                  <a:pt x="535" y="-5540"/>
                                </a:moveTo>
                                <a:lnTo>
                                  <a:pt x="535" y="-6486"/>
                                </a:lnTo>
                                <a:lnTo>
                                  <a:pt x="1142" y="-6486"/>
                                </a:lnTo>
                                <a:lnTo>
                                  <a:pt x="1142" y="-7432"/>
                                </a:lnTo>
                              </a:path>
                            </a:pathLst>
                          </a:custGeom>
                          <a:noFill/>
                          <a:ln w="31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0" name="Freeform 266"/>
                        <wps:cNvSpPr>
                          <a:spLocks/>
                        </wps:cNvSpPr>
                        <wps:spPr bwMode="auto">
                          <a:xfrm>
                            <a:off x="2222" y="-2289"/>
                            <a:ext cx="597" cy="1893"/>
                          </a:xfrm>
                          <a:custGeom>
                            <a:avLst/>
                            <a:gdLst>
                              <a:gd name="T0" fmla="+- 0 2819 2222"/>
                              <a:gd name="T1" fmla="*/ T0 w 597"/>
                              <a:gd name="T2" fmla="+- 0 -397 -2289"/>
                              <a:gd name="T3" fmla="*/ -397 h 1893"/>
                              <a:gd name="T4" fmla="+- 0 2819 2222"/>
                              <a:gd name="T5" fmla="*/ T4 w 597"/>
                              <a:gd name="T6" fmla="+- 0 -1343 -2289"/>
                              <a:gd name="T7" fmla="*/ -1343 h 1893"/>
                              <a:gd name="T8" fmla="+- 0 2222 2222"/>
                              <a:gd name="T9" fmla="*/ T8 w 597"/>
                              <a:gd name="T10" fmla="+- 0 -1343 -2289"/>
                              <a:gd name="T11" fmla="*/ -1343 h 1893"/>
                              <a:gd name="T12" fmla="+- 0 2222 2222"/>
                              <a:gd name="T13" fmla="*/ T12 w 597"/>
                              <a:gd name="T14" fmla="+- 0 -2289 -2289"/>
                              <a:gd name="T15" fmla="*/ -2289 h 1893"/>
                            </a:gdLst>
                            <a:ahLst/>
                            <a:cxnLst>
                              <a:cxn ang="0">
                                <a:pos x="T1" y="T3"/>
                              </a:cxn>
                              <a:cxn ang="0">
                                <a:pos x="T5" y="T7"/>
                              </a:cxn>
                              <a:cxn ang="0">
                                <a:pos x="T9" y="T11"/>
                              </a:cxn>
                              <a:cxn ang="0">
                                <a:pos x="T13" y="T15"/>
                              </a:cxn>
                            </a:cxnLst>
                            <a:rect l="0" t="0" r="r" b="b"/>
                            <a:pathLst>
                              <a:path w="597" h="1893">
                                <a:moveTo>
                                  <a:pt x="597" y="1892"/>
                                </a:moveTo>
                                <a:lnTo>
                                  <a:pt x="597" y="946"/>
                                </a:lnTo>
                                <a:lnTo>
                                  <a:pt x="0" y="946"/>
                                </a:lnTo>
                                <a:lnTo>
                                  <a:pt x="0" y="0"/>
                                </a:lnTo>
                              </a:path>
                            </a:pathLst>
                          </a:custGeom>
                          <a:noFill/>
                          <a:ln w="31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1" name="AutoShape 265"/>
                        <wps:cNvSpPr>
                          <a:spLocks/>
                        </wps:cNvSpPr>
                        <wps:spPr bwMode="auto">
                          <a:xfrm>
                            <a:off x="2902" y="2467"/>
                            <a:ext cx="3502" cy="5078"/>
                          </a:xfrm>
                          <a:custGeom>
                            <a:avLst/>
                            <a:gdLst>
                              <a:gd name="T0" fmla="+- 0 2523 2902"/>
                              <a:gd name="T1" fmla="*/ T0 w 3502"/>
                              <a:gd name="T2" fmla="+- 0 -2411 2467"/>
                              <a:gd name="T3" fmla="*/ -2411 h 5078"/>
                              <a:gd name="T4" fmla="+- 0 4269 2902"/>
                              <a:gd name="T5" fmla="*/ T4 w 3502"/>
                              <a:gd name="T6" fmla="+- 0 -3683 2467"/>
                              <a:gd name="T7" fmla="*/ -3683 h 5078"/>
                              <a:gd name="T8" fmla="+- 0 2523 2902"/>
                              <a:gd name="T9" fmla="*/ T8 w 3502"/>
                              <a:gd name="T10" fmla="+- 0 -2411 2467"/>
                              <a:gd name="T11" fmla="*/ -2411 h 5078"/>
                              <a:gd name="T12" fmla="+- 0 4269 2902"/>
                              <a:gd name="T13" fmla="*/ T12 w 3502"/>
                              <a:gd name="T14" fmla="+- 0 -1151 2467"/>
                              <a:gd name="T15" fmla="*/ -1151 h 5078"/>
                            </a:gdLst>
                            <a:ahLst/>
                            <a:cxnLst>
                              <a:cxn ang="0">
                                <a:pos x="T1" y="T3"/>
                              </a:cxn>
                              <a:cxn ang="0">
                                <a:pos x="T5" y="T7"/>
                              </a:cxn>
                              <a:cxn ang="0">
                                <a:pos x="T9" y="T11"/>
                              </a:cxn>
                              <a:cxn ang="0">
                                <a:pos x="T13" y="T15"/>
                              </a:cxn>
                            </a:cxnLst>
                            <a:rect l="0" t="0" r="r" b="b"/>
                            <a:pathLst>
                              <a:path w="3502" h="5078">
                                <a:moveTo>
                                  <a:pt x="-379" y="-4878"/>
                                </a:moveTo>
                                <a:lnTo>
                                  <a:pt x="1367" y="-6150"/>
                                </a:lnTo>
                                <a:moveTo>
                                  <a:pt x="-379" y="-4878"/>
                                </a:moveTo>
                                <a:lnTo>
                                  <a:pt x="1367" y="-3618"/>
                                </a:lnTo>
                              </a:path>
                            </a:pathLst>
                          </a:custGeom>
                          <a:noFill/>
                          <a:ln w="31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2" name="Text Box 264"/>
                        <wps:cNvSpPr txBox="1">
                          <a:spLocks noChangeArrowheads="1"/>
                        </wps:cNvSpPr>
                        <wps:spPr bwMode="auto">
                          <a:xfrm>
                            <a:off x="4600" y="-3786"/>
                            <a:ext cx="370" cy="2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35252" w:rsidRDefault="00C35252">
                              <w:pPr>
                                <w:spacing w:line="102" w:lineRule="exact"/>
                                <w:ind w:left="65" w:right="-3" w:hanging="66"/>
                                <w:rPr>
                                  <w:rFonts w:ascii="Arial"/>
                                  <w:sz w:val="10"/>
                                </w:rPr>
                              </w:pPr>
                              <w:r>
                                <w:rPr>
                                  <w:rFonts w:ascii="Arial"/>
                                  <w:color w:val="FFFFFF"/>
                                  <w:w w:val="95"/>
                                  <w:sz w:val="10"/>
                                </w:rPr>
                                <w:t>Reverse</w:t>
                              </w:r>
                            </w:p>
                            <w:p w:rsidR="00C35252" w:rsidRDefault="00C35252">
                              <w:pPr>
                                <w:spacing w:before="4" w:line="113" w:lineRule="exact"/>
                                <w:ind w:left="65" w:right="-3"/>
                                <w:rPr>
                                  <w:rFonts w:ascii="Arial"/>
                                  <w:sz w:val="10"/>
                                </w:rPr>
                              </w:pPr>
                              <w:r>
                                <w:rPr>
                                  <w:rFonts w:ascii="Arial"/>
                                  <w:color w:val="FFFFFF"/>
                                  <w:sz w:val="10"/>
                                </w:rPr>
                                <w:t>Code</w:t>
                              </w:r>
                            </w:p>
                          </w:txbxContent>
                        </wps:txbx>
                        <wps:bodyPr rot="0" vert="horz" wrap="square" lIns="0" tIns="0" rIns="0" bIns="0" anchor="t" anchorCtr="0" upright="1">
                          <a:noAutofit/>
                        </wps:bodyPr>
                      </wps:wsp>
                      <wps:wsp>
                        <wps:cNvPr id="283" name="Text Box 263"/>
                        <wps:cNvSpPr txBox="1">
                          <a:spLocks noChangeArrowheads="1"/>
                        </wps:cNvSpPr>
                        <wps:spPr bwMode="auto">
                          <a:xfrm>
                            <a:off x="3951" y="-3210"/>
                            <a:ext cx="585" cy="2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35252" w:rsidRDefault="00C35252">
                              <w:pPr>
                                <w:spacing w:line="102" w:lineRule="exact"/>
                                <w:jc w:val="center"/>
                                <w:rPr>
                                  <w:rFonts w:ascii="Arial"/>
                                  <w:sz w:val="10"/>
                                </w:rPr>
                              </w:pPr>
                              <w:r>
                                <w:rPr>
                                  <w:rFonts w:ascii="Arial"/>
                                  <w:color w:val="FFFFFF"/>
                                  <w:sz w:val="10"/>
                                </w:rPr>
                                <w:t>Reverse</w:t>
                              </w:r>
                            </w:p>
                            <w:p w:rsidR="00C35252" w:rsidRDefault="00C35252">
                              <w:pPr>
                                <w:spacing w:before="4" w:line="113" w:lineRule="exact"/>
                                <w:jc w:val="center"/>
                                <w:rPr>
                                  <w:rFonts w:ascii="Arial"/>
                                  <w:sz w:val="10"/>
                                </w:rPr>
                              </w:pPr>
                              <w:r>
                                <w:rPr>
                                  <w:rFonts w:ascii="Arial"/>
                                  <w:color w:val="FFFFFF"/>
                                  <w:sz w:val="10"/>
                                </w:rPr>
                                <w:t>Code</w:t>
                              </w:r>
                              <w:r>
                                <w:rPr>
                                  <w:rFonts w:ascii="Arial"/>
                                  <w:color w:val="FFFFFF"/>
                                  <w:spacing w:val="-6"/>
                                  <w:sz w:val="10"/>
                                </w:rPr>
                                <w:t xml:space="preserve"> </w:t>
                              </w:r>
                              <w:r>
                                <w:rPr>
                                  <w:rFonts w:ascii="Arial"/>
                                  <w:color w:val="FFFFFF"/>
                                  <w:sz w:val="10"/>
                                </w:rPr>
                                <w:t>(Batch)</w:t>
                              </w:r>
                            </w:p>
                          </w:txbxContent>
                        </wps:txbx>
                        <wps:bodyPr rot="0" vert="horz" wrap="square" lIns="0" tIns="0" rIns="0" bIns="0" anchor="t" anchorCtr="0" upright="1">
                          <a:noAutofit/>
                        </wps:bodyPr>
                      </wps:wsp>
                      <wps:wsp>
                        <wps:cNvPr id="284" name="Text Box 262"/>
                        <wps:cNvSpPr txBox="1">
                          <a:spLocks noChangeArrowheads="1"/>
                        </wps:cNvSpPr>
                        <wps:spPr bwMode="auto">
                          <a:xfrm>
                            <a:off x="5032" y="-3270"/>
                            <a:ext cx="588" cy="3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35252" w:rsidRDefault="00C35252">
                              <w:pPr>
                                <w:spacing w:line="102" w:lineRule="exact"/>
                                <w:ind w:left="174" w:hanging="66"/>
                                <w:rPr>
                                  <w:rFonts w:ascii="Arial"/>
                                  <w:sz w:val="10"/>
                                </w:rPr>
                              </w:pPr>
                              <w:r>
                                <w:rPr>
                                  <w:rFonts w:ascii="Arial"/>
                                  <w:color w:val="FFFFFF"/>
                                  <w:sz w:val="10"/>
                                </w:rPr>
                                <w:t>Reverse</w:t>
                              </w:r>
                            </w:p>
                            <w:p w:rsidR="00C35252" w:rsidRDefault="00C35252">
                              <w:pPr>
                                <w:spacing w:before="4" w:line="249" w:lineRule="auto"/>
                                <w:ind w:firstLine="174"/>
                                <w:rPr>
                                  <w:rFonts w:ascii="Arial"/>
                                  <w:sz w:val="10"/>
                                </w:rPr>
                              </w:pPr>
                              <w:r>
                                <w:rPr>
                                  <w:rFonts w:ascii="Arial"/>
                                  <w:color w:val="FFFFFF"/>
                                  <w:sz w:val="10"/>
                                </w:rPr>
                                <w:t xml:space="preserve">Code </w:t>
                              </w:r>
                              <w:r>
                                <w:rPr>
                                  <w:rFonts w:ascii="Arial"/>
                                  <w:color w:val="FFFFFF"/>
                                  <w:w w:val="95"/>
                                  <w:sz w:val="10"/>
                                </w:rPr>
                                <w:t>(Incremental)</w:t>
                              </w:r>
                            </w:p>
                          </w:txbxContent>
                        </wps:txbx>
                        <wps:bodyPr rot="0" vert="horz" wrap="square" lIns="0" tIns="0" rIns="0" bIns="0" anchor="t" anchorCtr="0" upright="1">
                          <a:noAutofit/>
                        </wps:bodyPr>
                      </wps:wsp>
                      <wps:wsp>
                        <wps:cNvPr id="285" name="Text Box 261"/>
                        <wps:cNvSpPr txBox="1">
                          <a:spLocks noChangeArrowheads="1"/>
                        </wps:cNvSpPr>
                        <wps:spPr bwMode="auto">
                          <a:xfrm>
                            <a:off x="1997" y="-2520"/>
                            <a:ext cx="2300" cy="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35252" w:rsidRDefault="00C35252">
                              <w:pPr>
                                <w:tabs>
                                  <w:tab w:val="left" w:pos="2299"/>
                                </w:tabs>
                                <w:spacing w:before="51" w:line="113" w:lineRule="exact"/>
                                <w:rPr>
                                  <w:rFonts w:ascii="Arial"/>
                                  <w:sz w:val="10"/>
                                </w:rPr>
                              </w:pPr>
                              <w:r>
                                <w:rPr>
                                  <w:rFonts w:ascii="Arial"/>
                                  <w:sz w:val="10"/>
                                </w:rPr>
                                <w:t xml:space="preserve">Developer  </w:t>
                              </w:r>
                              <w:r>
                                <w:rPr>
                                  <w:rFonts w:ascii="Arial"/>
                                  <w:spacing w:val="-11"/>
                                  <w:sz w:val="10"/>
                                </w:rPr>
                                <w:t xml:space="preserve"> </w:t>
                              </w:r>
                              <w:r>
                                <w:rPr>
                                  <w:rFonts w:ascii="Arial"/>
                                  <w:color w:val="FFFFFF"/>
                                  <w:w w:val="99"/>
                                  <w:position w:val="7"/>
                                  <w:sz w:val="10"/>
                                  <w:u w:val="single" w:color="000000"/>
                                </w:rPr>
                                <w:t xml:space="preserve"> </w:t>
                              </w:r>
                              <w:r>
                                <w:rPr>
                                  <w:rFonts w:ascii="Arial"/>
                                  <w:color w:val="FFFFFF"/>
                                  <w:position w:val="7"/>
                                  <w:sz w:val="10"/>
                                  <w:u w:val="single" w:color="000000"/>
                                </w:rPr>
                                <w:tab/>
                              </w:r>
                            </w:p>
                          </w:txbxContent>
                        </wps:txbx>
                        <wps:bodyPr rot="0" vert="horz" wrap="square" lIns="0" tIns="0" rIns="0" bIns="0" anchor="t" anchorCtr="0" upright="1">
                          <a:noAutofit/>
                        </wps:bodyPr>
                      </wps:wsp>
                      <wps:wsp>
                        <wps:cNvPr id="286" name="Text Box 260"/>
                        <wps:cNvSpPr txBox="1">
                          <a:spLocks noChangeArrowheads="1"/>
                        </wps:cNvSpPr>
                        <wps:spPr bwMode="auto">
                          <a:xfrm>
                            <a:off x="4577" y="-2520"/>
                            <a:ext cx="415" cy="2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35252" w:rsidRDefault="00C35252">
                              <w:pPr>
                                <w:spacing w:line="102" w:lineRule="exact"/>
                                <w:ind w:left="88" w:right="-1" w:hanging="89"/>
                                <w:rPr>
                                  <w:rFonts w:ascii="Arial"/>
                                  <w:sz w:val="10"/>
                                </w:rPr>
                              </w:pPr>
                              <w:r>
                                <w:rPr>
                                  <w:rFonts w:ascii="Arial"/>
                                  <w:color w:val="FFFFFF"/>
                                  <w:w w:val="95"/>
                                  <w:sz w:val="10"/>
                                </w:rPr>
                                <w:t>Generate</w:t>
                              </w:r>
                            </w:p>
                            <w:p w:rsidR="00C35252" w:rsidRDefault="00C35252">
                              <w:pPr>
                                <w:spacing w:before="4" w:line="113" w:lineRule="exact"/>
                                <w:ind w:left="88" w:right="-1"/>
                                <w:rPr>
                                  <w:rFonts w:ascii="Arial"/>
                                  <w:sz w:val="10"/>
                                </w:rPr>
                              </w:pPr>
                              <w:r>
                                <w:rPr>
                                  <w:rFonts w:ascii="Arial"/>
                                  <w:color w:val="FFFFFF"/>
                                  <w:sz w:val="10"/>
                                </w:rPr>
                                <w:t>Code</w:t>
                              </w:r>
                            </w:p>
                          </w:txbxContent>
                        </wps:txbx>
                        <wps:bodyPr rot="0" vert="horz" wrap="square" lIns="0" tIns="0" rIns="0" bIns="0" anchor="t" anchorCtr="0" upright="1">
                          <a:noAutofit/>
                        </wps:bodyPr>
                      </wps:wsp>
                      <wps:wsp>
                        <wps:cNvPr id="287" name="Text Box 259"/>
                        <wps:cNvSpPr txBox="1">
                          <a:spLocks noChangeArrowheads="1"/>
                        </wps:cNvSpPr>
                        <wps:spPr bwMode="auto">
                          <a:xfrm>
                            <a:off x="3951" y="-1944"/>
                            <a:ext cx="585" cy="2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35252" w:rsidRDefault="00C35252">
                              <w:pPr>
                                <w:spacing w:line="102" w:lineRule="exact"/>
                                <w:ind w:right="-19" w:firstLine="84"/>
                                <w:rPr>
                                  <w:rFonts w:ascii="Arial"/>
                                  <w:sz w:val="10"/>
                                </w:rPr>
                              </w:pPr>
                              <w:r>
                                <w:rPr>
                                  <w:rFonts w:ascii="Arial"/>
                                  <w:color w:val="FFFFFF"/>
                                  <w:sz w:val="10"/>
                                </w:rPr>
                                <w:t>Generate</w:t>
                              </w:r>
                            </w:p>
                            <w:p w:rsidR="00C35252" w:rsidRDefault="00C35252">
                              <w:pPr>
                                <w:spacing w:before="4" w:line="113" w:lineRule="exact"/>
                                <w:ind w:right="-19"/>
                                <w:rPr>
                                  <w:rFonts w:ascii="Arial"/>
                                  <w:sz w:val="10"/>
                                </w:rPr>
                              </w:pPr>
                              <w:r>
                                <w:rPr>
                                  <w:rFonts w:ascii="Arial"/>
                                  <w:color w:val="FFFFFF"/>
                                  <w:sz w:val="10"/>
                                </w:rPr>
                                <w:t>Code</w:t>
                              </w:r>
                              <w:r>
                                <w:rPr>
                                  <w:rFonts w:ascii="Arial"/>
                                  <w:color w:val="FFFFFF"/>
                                  <w:spacing w:val="-6"/>
                                  <w:sz w:val="10"/>
                                </w:rPr>
                                <w:t xml:space="preserve"> </w:t>
                              </w:r>
                              <w:r>
                                <w:rPr>
                                  <w:rFonts w:ascii="Arial"/>
                                  <w:color w:val="FFFFFF"/>
                                  <w:sz w:val="10"/>
                                </w:rPr>
                                <w:t>(Batch)</w:t>
                              </w:r>
                            </w:p>
                          </w:txbxContent>
                        </wps:txbx>
                        <wps:bodyPr rot="0" vert="horz" wrap="square" lIns="0" tIns="0" rIns="0" bIns="0" anchor="t" anchorCtr="0" upright="1">
                          <a:noAutofit/>
                        </wps:bodyPr>
                      </wps:wsp>
                      <wps:wsp>
                        <wps:cNvPr id="288" name="Text Box 258"/>
                        <wps:cNvSpPr txBox="1">
                          <a:spLocks noChangeArrowheads="1"/>
                        </wps:cNvSpPr>
                        <wps:spPr bwMode="auto">
                          <a:xfrm>
                            <a:off x="5032" y="-2004"/>
                            <a:ext cx="588" cy="3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35252" w:rsidRDefault="00C35252">
                              <w:pPr>
                                <w:spacing w:line="102" w:lineRule="exact"/>
                                <w:ind w:left="174" w:hanging="89"/>
                                <w:rPr>
                                  <w:rFonts w:ascii="Arial"/>
                                  <w:sz w:val="10"/>
                                </w:rPr>
                              </w:pPr>
                              <w:r>
                                <w:rPr>
                                  <w:rFonts w:ascii="Arial"/>
                                  <w:color w:val="FFFFFF"/>
                                  <w:sz w:val="10"/>
                                </w:rPr>
                                <w:t>Generate</w:t>
                              </w:r>
                            </w:p>
                            <w:p w:rsidR="00C35252" w:rsidRDefault="00C35252">
                              <w:pPr>
                                <w:spacing w:before="4" w:line="249" w:lineRule="auto"/>
                                <w:ind w:firstLine="174"/>
                                <w:rPr>
                                  <w:rFonts w:ascii="Arial"/>
                                  <w:sz w:val="10"/>
                                </w:rPr>
                              </w:pPr>
                              <w:r>
                                <w:rPr>
                                  <w:rFonts w:ascii="Arial"/>
                                  <w:color w:val="FFFFFF"/>
                                  <w:sz w:val="10"/>
                                </w:rPr>
                                <w:t xml:space="preserve">Code </w:t>
                              </w:r>
                              <w:r>
                                <w:rPr>
                                  <w:rFonts w:ascii="Arial"/>
                                  <w:color w:val="FFFFFF"/>
                                  <w:w w:val="95"/>
                                  <w:sz w:val="10"/>
                                </w:rPr>
                                <w:t>(Incremental)</w:t>
                              </w:r>
                            </w:p>
                          </w:txbxContent>
                        </wps:txbx>
                        <wps:bodyPr rot="0" vert="horz" wrap="square" lIns="0" tIns="0" rIns="0" bIns="0" anchor="t" anchorCtr="0" upright="1">
                          <a:noAutofit/>
                        </wps:bodyPr>
                      </wps:wsp>
                      <wps:wsp>
                        <wps:cNvPr id="289" name="Text Box 257"/>
                        <wps:cNvSpPr txBox="1">
                          <a:spLocks noChangeArrowheads="1"/>
                        </wps:cNvSpPr>
                        <wps:spPr bwMode="auto">
                          <a:xfrm>
                            <a:off x="4514" y="-1254"/>
                            <a:ext cx="542" cy="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35252" w:rsidRDefault="00C35252">
                              <w:pPr>
                                <w:spacing w:line="102" w:lineRule="exact"/>
                                <w:ind w:left="-1"/>
                                <w:jc w:val="center"/>
                                <w:rPr>
                                  <w:rFonts w:ascii="Arial"/>
                                  <w:sz w:val="10"/>
                                </w:rPr>
                              </w:pPr>
                              <w:r>
                                <w:rPr>
                                  <w:rFonts w:ascii="Arial"/>
                                  <w:color w:val="FFFFFF"/>
                                  <w:spacing w:val="-1"/>
                                  <w:sz w:val="10"/>
                                </w:rPr>
                                <w:t>Synchronize</w:t>
                              </w:r>
                            </w:p>
                            <w:p w:rsidR="00C35252" w:rsidRDefault="00C35252">
                              <w:pPr>
                                <w:spacing w:before="5" w:line="113" w:lineRule="exact"/>
                                <w:jc w:val="center"/>
                                <w:rPr>
                                  <w:rFonts w:ascii="Arial"/>
                                  <w:sz w:val="10"/>
                                </w:rPr>
                              </w:pPr>
                              <w:r>
                                <w:rPr>
                                  <w:rFonts w:ascii="Arial"/>
                                  <w:color w:val="FFFFFF"/>
                                  <w:sz w:val="10"/>
                                </w:rPr>
                                <w:t>Artifact</w:t>
                              </w:r>
                            </w:p>
                          </w:txbxContent>
                        </wps:txbx>
                        <wps:bodyPr rot="0" vert="horz" wrap="square" lIns="0" tIns="0" rIns="0" bIns="0" anchor="t" anchorCtr="0" upright="1">
                          <a:noAutofit/>
                        </wps:bodyPr>
                      </wps:wsp>
                      <wps:wsp>
                        <wps:cNvPr id="290" name="Text Box 256"/>
                        <wps:cNvSpPr txBox="1">
                          <a:spLocks noChangeArrowheads="1"/>
                        </wps:cNvSpPr>
                        <wps:spPr bwMode="auto">
                          <a:xfrm>
                            <a:off x="3973" y="-678"/>
                            <a:ext cx="542" cy="2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35252" w:rsidRDefault="00C35252">
                              <w:pPr>
                                <w:spacing w:line="102" w:lineRule="exact"/>
                                <w:jc w:val="center"/>
                                <w:rPr>
                                  <w:rFonts w:ascii="Arial"/>
                                  <w:sz w:val="10"/>
                                </w:rPr>
                              </w:pPr>
                              <w:r>
                                <w:rPr>
                                  <w:rFonts w:ascii="Arial"/>
                                  <w:color w:val="FFFFFF"/>
                                  <w:spacing w:val="-1"/>
                                  <w:sz w:val="10"/>
                                </w:rPr>
                                <w:t>Synchronize</w:t>
                              </w:r>
                            </w:p>
                            <w:p w:rsidR="00C35252" w:rsidRDefault="00C35252">
                              <w:pPr>
                                <w:spacing w:before="4" w:line="113" w:lineRule="exact"/>
                                <w:jc w:val="center"/>
                                <w:rPr>
                                  <w:rFonts w:ascii="Arial"/>
                                  <w:sz w:val="10"/>
                                </w:rPr>
                              </w:pPr>
                              <w:r>
                                <w:rPr>
                                  <w:rFonts w:ascii="Arial"/>
                                  <w:color w:val="FFFFFF"/>
                                  <w:sz w:val="10"/>
                                </w:rPr>
                                <w:t>Code</w:t>
                              </w:r>
                            </w:p>
                          </w:txbxContent>
                        </wps:txbx>
                        <wps:bodyPr rot="0" vert="horz" wrap="square" lIns="0" tIns="0" rIns="0" bIns="0" anchor="t" anchorCtr="0" upright="1">
                          <a:noAutofit/>
                        </wps:bodyPr>
                      </wps:wsp>
                      <wps:wsp>
                        <wps:cNvPr id="291" name="Text Box 255"/>
                        <wps:cNvSpPr txBox="1">
                          <a:spLocks noChangeArrowheads="1"/>
                        </wps:cNvSpPr>
                        <wps:spPr bwMode="auto">
                          <a:xfrm>
                            <a:off x="5055" y="-678"/>
                            <a:ext cx="542" cy="2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35252" w:rsidRDefault="00C35252">
                              <w:pPr>
                                <w:spacing w:line="102" w:lineRule="exact"/>
                                <w:jc w:val="center"/>
                                <w:rPr>
                                  <w:rFonts w:ascii="Arial"/>
                                  <w:sz w:val="10"/>
                                </w:rPr>
                              </w:pPr>
                              <w:r>
                                <w:rPr>
                                  <w:rFonts w:ascii="Arial"/>
                                  <w:color w:val="FFFFFF"/>
                                  <w:spacing w:val="-1"/>
                                  <w:sz w:val="10"/>
                                </w:rPr>
                                <w:t>Synchronize</w:t>
                              </w:r>
                            </w:p>
                            <w:p w:rsidR="00C35252" w:rsidRDefault="00C35252">
                              <w:pPr>
                                <w:spacing w:before="4" w:line="113" w:lineRule="exact"/>
                                <w:ind w:left="1"/>
                                <w:jc w:val="center"/>
                                <w:rPr>
                                  <w:rFonts w:ascii="Arial"/>
                                  <w:sz w:val="10"/>
                                </w:rPr>
                              </w:pPr>
                              <w:r>
                                <w:rPr>
                                  <w:rFonts w:ascii="Arial"/>
                                  <w:color w:val="FFFFFF"/>
                                  <w:sz w:val="10"/>
                                </w:rPr>
                                <w:t>Model</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B0AEF5E" id="Group 254" o:spid="_x0000_s1026" style="position:absolute;left:0;text-align:left;margin-left:76.45pt;margin-top:-194.4pt;width:215.6pt;height:195.75pt;z-index:1312;mso-position-horizontal-relative:page" coordorigin="1529,-3888" coordsize="4312,39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">
                <v:shape id="Freeform 287" o:spid="_x0000_s1027" style="position:absolute;left:3728;top:-778;width:1029;height:405;visibility:visible;mso-wrap-style:square;v-text-anchor:top" coordsize="1029,4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n/Yu8YA&#10;AADcAAAADwAAAGRycy9kb3ducmV2LnhtbESP3WrCQBSE7wu+w3KE3tWNQotGV/GHFikVElvw9pA9&#10;JsHs2bC7TdK37xYKXg4z8w2z2gymER05X1tWMJ0kIIgLq2suFXx9vj7NQfiArLGxTAp+yMNmPXpY&#10;Yaptzzl151CKCGGfooIqhDaV0hcVGfQT2xJH72qdwRClK6V22Ee4aeQsSV6kwZrjQoUt7Ssqbudv&#10;o+CyM8fr23vmTpkvBs5vH4eDniv1OB62SxCBhnAP/7ePWsHseQF/Z+IRkO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n/Yu8YAAADcAAAADwAAAAAAAAAAAAAAAACYAgAAZHJz&#10;L2Rvd25yZXYueG1sUEsFBgAAAAAEAAQA9QAAAIsDAAAAAA==&#10;" path="m515,l411,4,315,16,227,34,151,59,88,89,24,142,,202r3,21l41,281r77,50l188,359r82,21l362,396r100,8l515,405r52,-1l668,396r92,-16l842,359r70,-28l967,299r52,-56l1029,202r-3,-20l989,123,912,74,842,46,760,24,668,9,567,1,515,xe" fillcolor="#c90" stroked="f">
                  <v:path arrowok="t" o:connecttype="custom" o:connectlocs="515,-778;411,-774;315,-762;227,-744;151,-719;88,-689;24,-636;0,-576;3,-555;41,-497;118,-447;188,-419;270,-398;362,-382;462,-374;515,-373;567,-374;668,-382;760,-398;842,-419;912,-447;967,-479;1019,-535;1029,-576;1026,-596;989,-655;912,-704;842,-732;760,-754;668,-769;567,-777;515,-778" o:connectangles="0,0,0,0,0,0,0,0,0,0,0,0,0,0,0,0,0,0,0,0,0,0,0,0,0,0,0,0,0,0,0,0"/>
                </v:shape>
                <v:shape id="Freeform 286" o:spid="_x0000_s1028" style="position:absolute;left:3728;top:-778;width:1029;height:405;visibility:visible;mso-wrap-style:square;v-text-anchor:top" coordsize="1029,4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KBfmMIA&#10;AADcAAAADwAAAGRycy9kb3ducmV2LnhtbERPy4rCMBTdC/MP4Q64EU0tKEM1yjDg4EbwMRt31+ba&#10;lGluMk3G1r83C8Hl4byX69424kZtqB0rmE4yEMSl0zVXCn5Om/EHiBCRNTaOScGdAqxXb4MlFtp1&#10;fKDbMVYihXAoUIGJ0RdShtKQxTBxnjhxV9dajAm2ldQtdincNjLPsrm0WHNqMOjpy1D5e/y3Cvwp&#10;yrPJ93502R+6enee5X/fXqnhe/+5ABGpjy/x073VCvJ5mp/OpCMgV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AoF+YwgAAANwAAAAPAAAAAAAAAAAAAAAAAJgCAABkcnMvZG93&#10;bnJldi54bWxQSwUGAAAAAAQABAD1AAAAhwMAAAAA&#10;" path="m,202l24,142,88,89,151,59,227,34,315,16,411,4,515,r52,1l668,9r92,15l842,46r70,28l967,106r52,55l1029,202r-3,21l989,281r-77,50l842,359r-82,21l668,396r-101,8l515,405r-53,-1l362,396,270,380,188,359,118,331,63,299,11,243,,202xe" filled="f" strokeweight=".08794mm">
                  <v:path arrowok="t" o:connecttype="custom" o:connectlocs="0,-576;24,-636;88,-689;151,-719;227,-744;315,-762;411,-774;515,-778;567,-777;668,-769;760,-754;842,-732;912,-704;967,-672;1019,-617;1029,-576;1026,-555;989,-497;912,-447;842,-419;760,-398;668,-382;567,-374;515,-373;462,-374;362,-382;270,-398;188,-419;118,-447;63,-479;11,-535;0,-576" o:connectangles="0,0,0,0,0,0,0,0,0,0,0,0,0,0,0,0,0,0,0,0,0,0,0,0,0,0,0,0,0,0,0,0"/>
                </v:shape>
                <v:shape id="Freeform 285" o:spid="_x0000_s1029" style="position:absolute;left:4810;top:-778;width:1029;height:405;visibility:visible;mso-wrap-style:square;v-text-anchor:top" coordsize="1029,4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mUeAMUA&#10;AADcAAAADwAAAGRycy9kb3ducmV2LnhtbESPT2vCQBTE74V+h+UVvNVNPASJrtI2tIhU8B/0+sg+&#10;k2D2bdhdY/z2XUHwOMzMb5j5cjCt6Mn5xrKCdJyAIC6tbrhScDx8v09B+ICssbVMCm7kYbl4fZlj&#10;ru2Vd9TvQyUihH2OCuoQulxKX9Zk0I9tRxy9k3UGQ5SuktrhNcJNKydJkkmDDceFGjv6qqk87y9G&#10;wd+nWZ1+1lu32fpy4N35tyj0VKnR2/AxAxFoCM/wo73SCiZZCvcz8QjIx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CZR4AxQAAANwAAAAPAAAAAAAAAAAAAAAAAJgCAABkcnMv&#10;ZG93bnJldi54bWxQSwUGAAAAAAQABAD1AAAAigMAAAAA&#10;" path="m514,l411,4,314,16,227,34,151,59,88,89,23,142,,202r3,21l41,281r77,50l187,359r82,21l362,396r100,8l514,405r53,-1l667,396r93,-16l842,359r69,-28l967,299r51,-56l1029,202r-3,-20l988,123,911,74,842,46,760,24,667,9,567,1,514,xe" fillcolor="#c90" stroked="f">
                  <v:path arrowok="t" o:connecttype="custom" o:connectlocs="514,-778;411,-774;314,-762;227,-744;151,-719;88,-689;23,-636;0,-576;3,-555;41,-497;118,-447;187,-419;269,-398;362,-382;462,-374;514,-373;567,-374;667,-382;760,-398;842,-419;911,-447;967,-479;1018,-535;1029,-576;1026,-596;988,-655;911,-704;842,-732;760,-754;667,-769;567,-777;514,-778" o:connectangles="0,0,0,0,0,0,0,0,0,0,0,0,0,0,0,0,0,0,0,0,0,0,0,0,0,0,0,0,0,0,0,0"/>
                </v:shape>
                <v:shape id="Freeform 284" o:spid="_x0000_s1030" style="position:absolute;left:4810;top:-778;width:1029;height:405;visibility:visible;mso-wrap-style:square;v-text-anchor:top" coordsize="1029,4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z5kdMUA&#10;AADcAAAADwAAAGRycy9kb3ducmV2LnhtbESPT2sCMRTE70K/Q3iFXqRmG6iUrVFKwdJLwX8Xb6+b&#10;52Zx8xI3qbt+e1MQPA4z8xtmthhcK87UxcazhpdJAYK48qbhWsNuu3x+AxETssHWM2m4UITF/GE0&#10;w9L4ntd03qRaZAjHEjXYlEIpZawsOYwTH4izd/Cdw5RlV0vTYZ/hrpWqKKbSYcN5wWKgT0vVcfPn&#10;NIRtknurVmH8u1r3zc/+VZ2+gtZPj8PHO4hEQ7qHb+1vo0FNFfyfyUdAz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fPmR0xQAAANwAAAAPAAAAAAAAAAAAAAAAAJgCAABkcnMv&#10;ZG93bnJldi54bWxQSwUGAAAAAAQABAD1AAAAigMAAAAA&#10;" path="m,202l23,142,88,89,151,59,227,34,314,16,411,4,514,r53,1l667,9r93,15l842,46r69,28l967,106r51,55l1029,202r-3,21l988,281r-77,50l842,359r-82,21l667,396r-100,8l514,405r-52,-1l362,396,269,380,187,359,118,331,62,299,11,243,,202xe" filled="f" strokeweight=".08794mm">
                  <v:path arrowok="t" o:connecttype="custom" o:connectlocs="0,-576;23,-636;88,-689;151,-719;227,-744;314,-762;411,-774;514,-778;567,-777;667,-769;760,-754;842,-732;911,-704;967,-672;1018,-617;1029,-576;1026,-555;988,-497;911,-447;842,-419;760,-398;667,-382;567,-374;514,-373;462,-374;362,-382;269,-398;187,-419;118,-447;62,-479;11,-535;0,-576" o:connectangles="0,0,0,0,0,0,0,0,0,0,0,0,0,0,0,0,0,0,0,0,0,0,0,0,0,0,0,0,0,0,0,0"/>
                </v:shape>
                <v:shape id="Freeform 283" o:spid="_x0000_s1031" style="position:absolute;left:4269;top:-1354;width:1029;height:405;visibility:visible;mso-wrap-style:square;v-text-anchor:top" coordsize="1029,4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fsl7MUA&#10;AADcAAAADwAAAGRycy9kb3ducmV2LnhtbESP3WrCQBSE7wu+w3KE3tWNFoKkruIPllBaMKng7SF7&#10;TILZs2F31fTtu4WCl8PMfMMsVoPpxI2cby0rmE4SEMSV1S3XCo7f+5c5CB+QNXaWScEPeVgtR08L&#10;zLS9c0G3MtQiQthnqKAJoc+k9FVDBv3E9sTRO1tnMETpaqkd3iPcdHKWJKk02HJcaLCnbUPVpbwa&#10;BaeNyc/vHwf3dfDVwMXlc7fTc6Wex8P6DUSgITzC/+1cK5ilr/B3Jh4Bufw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d+yXsxQAAANwAAAAPAAAAAAAAAAAAAAAAAJgCAABkcnMv&#10;ZG93bnJldi54bWxQSwUGAAAAAAQABAD1AAAAigMAAAAA&#10;" path="m515,l411,4,314,16,227,35,151,60,88,89,24,142,,203r3,20l41,281r77,50l188,359r82,22l362,396r100,8l515,405r52,-1l668,396r92,-15l842,359r69,-28l967,299r51,-56l1029,203r-3,-21l988,124,911,74,842,46,760,25,668,9,567,1,515,xe" fillcolor="#c90" stroked="f">
                  <v:path arrowok="t" o:connecttype="custom" o:connectlocs="515,-1354;411,-1350;314,-1338;227,-1319;151,-1294;88,-1265;24,-1212;0,-1151;3,-1131;41,-1073;118,-1023;188,-995;270,-973;362,-958;462,-950;515,-949;567,-950;668,-958;760,-973;842,-995;911,-1023;967,-1055;1018,-1111;1029,-1151;1026,-1172;988,-1230;911,-1280;842,-1308;760,-1329;668,-1345;567,-1353;515,-1354" o:connectangles="0,0,0,0,0,0,0,0,0,0,0,0,0,0,0,0,0,0,0,0,0,0,0,0,0,0,0,0,0,0,0,0"/>
                </v:shape>
                <v:shape id="AutoShape 282" o:spid="_x0000_s1032" style="position:absolute;left:6351;top:7138;width:2170;height:1155;visibility:visible;mso-wrap-style:square;v-text-anchor:top" coordsize="2170,11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i1ERccA&#10;AADcAAAADwAAAGRycy9kb3ducmV2LnhtbESP3WrCQBSE7wu+w3KE3hTdra0/RFcpQqAgFTU+wCF7&#10;TILZs2l2G1Ofvlso9HKYmW+Y1aa3teio9ZVjDc9jBYI4d6biQsM5S0cLED4gG6wdk4Zv8rBZDx5W&#10;mBh34yN1p1CICGGfoIYyhCaR0uclWfRj1xBH7+JaiyHKtpCmxVuE21pOlJpJixXHhRIb2paUX09f&#10;VoNKz+n9YHcfndo+veznn9m0zjKtH4f92xJEoD78h//a70bDZPYKv2fiEZDr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YtREXHAAAA3AAAAA8AAAAAAAAAAAAAAAAAmAIAAGRy&#10;cy9kb3ducmV2LnhtbFBLBQYAAAAABAAEAPUAAACMAwAAAAA=&#10;" path="m-2082,-8289r3,-21l-2071,-8330r13,-20l-2041,-8368r21,-18l-1994,-8403r30,-15l-1931,-8432r37,-14l-1855,-8457r43,-10l-1768,-8476r48,-7l-1671,-8488r51,-3l-1567,-8492r52,1l-1464,-8488r50,5l-1367,-8476r45,9l-1280,-8457r40,11l-1204,-8432r33,14l-1141,-8403r26,17l-1094,-8368r18,18l-1064,-8330r8,20l-1053,-8289r-3,20l-1064,-8249r-12,20l-1094,-8211r-21,18l-1141,-8176r-30,15l-1204,-8146r-36,13l-1280,-8121r-42,10l-1367,-8103r-47,7l-1464,-8091r-51,3l-1567,-8087r-53,-1l-1671,-8091r-49,-5l-1768,-8103r-44,-8l-1855,-8121r-39,-12l-1931,-8146r-33,-15l-1994,-8176r-26,-17l-2041,-8211r-17,-18l-2071,-8249r-8,-20l-2082,-8289xm-1602,-8028r35,-59l-1533,-8028r-69,xm-2108,-7916r,-56l-1567,-7972r,-56m-1027,-7916r,-56l-1567,-7972r,-56e" filled="f" strokeweight=".08794mm">
                  <v:path arrowok="t" o:connecttype="custom" o:connectlocs="-2079,-1172;-2058,-1212;-2020,-1248;-1964,-1280;-1894,-1308;-1812,-1329;-1720,-1345;-1620,-1353;-1515,-1353;-1414,-1345;-1322,-1329;-1240,-1308;-1171,-1280;-1115,-1248;-1076,-1212;-1056,-1172;-1056,-1131;-1076,-1091;-1115,-1055;-1171,-1023;-1240,-995;-1322,-973;-1414,-958;-1515,-950;-1620,-950;-1720,-958;-1812,-973;-1894,-995;-1964,-1023;-2020,-1055;-2058,-1091;-2079,-1131;-1602,-890;-1533,-890;-2108,-778;-1567,-834;-1027,-778;-1567,-834" o:connectangles="0,0,0,0,0,0,0,0,0,0,0,0,0,0,0,0,0,0,0,0,0,0,0,0,0,0,0,0,0,0,0,0,0,0,0,0,0,0"/>
                </v:shape>
                <v:shape id="Freeform 281" o:spid="_x0000_s1033" style="position:absolute;left:3728;top:-2044;width:1029;height:405;visibility:visible;mso-wrap-style:square;v-text-anchor:top" coordsize="1029,4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4YA8UA&#10;AADcAAAADwAAAGRycy9kb3ducmV2LnhtbESP3WrCQBSE7wu+w3KE3tWNQoOkruIPllBaMKng7SF7&#10;TILZs2F31fTtu4WCl8PMfMMsVoPpxI2cby0rmE4SEMSV1S3XCo7f+5c5CB+QNXaWScEPeVgtR08L&#10;zLS9c0G3MtQiQthnqKAJoc+k9FVDBv3E9sTRO1tnMETpaqkd3iPcdHKWJKk02HJcaLCnbUPVpbwa&#10;BaeNyc/vHwf3dfDVwMXlc7fTc6Wex8P6DUSgITzC/+1cK5ilr/B3Jh4Bufw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9XhgDxQAAANwAAAAPAAAAAAAAAAAAAAAAAJgCAABkcnMv&#10;ZG93bnJldi54bWxQSwUGAAAAAAQABAD1AAAAigMAAAAA&#10;" path="m515,l411,4,315,16,227,35,151,59,88,89,24,142,,202r3,21l41,281r77,50l188,359r82,21l362,396r100,8l515,405r52,-1l668,396r92,-16l842,359r70,-28l967,299r52,-56l1029,202r-3,-20l989,124,912,74,842,46,760,24,668,9,567,1,515,xe" fillcolor="#c90" stroked="f">
                  <v:path arrowok="t" o:connecttype="custom" o:connectlocs="515,-2044;411,-2040;315,-2028;227,-2009;151,-1985;88,-1955;24,-1902;0,-1842;3,-1821;41,-1763;118,-1713;188,-1685;270,-1664;362,-1648;462,-1640;515,-1639;567,-1640;668,-1648;760,-1664;842,-1685;912,-1713;967,-1745;1019,-1801;1029,-1842;1026,-1862;989,-1920;912,-1970;842,-1998;760,-2020;668,-2035;567,-2043;515,-2044" o:connectangles="0,0,0,0,0,0,0,0,0,0,0,0,0,0,0,0,0,0,0,0,0,0,0,0,0,0,0,0,0,0,0,0"/>
                </v:shape>
                <v:shape id="Freeform 280" o:spid="_x0000_s1034" style="position:absolute;left:3728;top:-2044;width:1029;height:405;visibility:visible;mso-wrap-style:square;v-text-anchor:top" coordsize="1029,4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AVid8UA&#10;AADcAAAADwAAAGRycy9kb3ducmV2LnhtbESPzWrDMBCE74W8g9hALiWRa6gJbpQQAi25BPJ3yW1r&#10;bS1Ta6VaSuy8fVQo9DjMzDfMYjXYVtyoC41jBS+zDARx5XTDtYLz6X06BxEissbWMSm4U4DVcvS0&#10;wFK7ng90O8ZaJAiHEhWYGH0pZagMWQwz54mT9+U6izHJrpa6wz7BbSvzLCukxYbTgkFPG0PV9/Fq&#10;FfhTlBeT7/3z5/7QN7vLa/7z4ZWajIf1G4hIQ/wP/7W3WkFeFPB7Jh0BuX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gBWJ3xQAAANwAAAAPAAAAAAAAAAAAAAAAAJgCAABkcnMv&#10;ZG93bnJldi54bWxQSwUGAAAAAAQABAD1AAAAigMAAAAA&#10;" path="m,202l24,142,88,89,151,59,227,35,315,16,411,4,515,r52,1l668,9r92,15l842,46r70,28l967,106r52,56l1029,202r-3,21l989,281r-77,50l842,359r-82,21l668,396r-101,8l515,405r-53,-1l362,396,270,380,188,359,118,331,63,299,11,243,,202xe" filled="f" strokeweight=".08794mm">
                  <v:path arrowok="t" o:connecttype="custom" o:connectlocs="0,-1842;24,-1902;88,-1955;151,-1985;227,-2009;315,-2028;411,-2040;515,-2044;567,-2043;668,-2035;760,-2020;842,-1998;912,-1970;967,-1938;1019,-1882;1029,-1842;1026,-1821;989,-1763;912,-1713;842,-1685;760,-1664;668,-1648;567,-1640;515,-1639;462,-1640;362,-1648;270,-1664;188,-1685;118,-1713;63,-1745;11,-1801;0,-1842" o:connectangles="0,0,0,0,0,0,0,0,0,0,0,0,0,0,0,0,0,0,0,0,0,0,0,0,0,0,0,0,0,0,0,0"/>
                </v:shape>
                <v:shape id="Freeform 279" o:spid="_x0000_s1035" style="position:absolute;left:4810;top:-2044;width:1029;height:405;visibility:visible;mso-wrap-style:square;v-text-anchor:top" coordsize="1029,4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sAj78UA&#10;AADcAAAADwAAAGRycy9kb3ducmV2LnhtbESPT2vCQBTE74V+h+UJ3upGD6lEV9FKJZQW/AdeH9ln&#10;Esy+DbvbJP323ULB4zAzv2GW68E0oiPna8sKppMEBHFhdc2lgsv5/WUOwgdkjY1lUvBDHtar56cl&#10;Ztr2fKTuFEoRIewzVFCF0GZS+qIig35iW+Lo3awzGKJ0pdQO+wg3jZwlSSoN1hwXKmzpraLifvo2&#10;Cq5bk9/2Hwf3dfDFwMf7526n50qNR8NmASLQEB7h/3auFczSV/g7E4+AXP0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iwCPvxQAAANwAAAAPAAAAAAAAAAAAAAAAAJgCAABkcnMv&#10;ZG93bnJldi54bWxQSwUGAAAAAAQABAD1AAAAigMAAAAA&#10;" path="m514,l411,4,314,16,227,35,151,59,88,89,23,142,,202r3,21l41,281r77,50l187,359r82,21l362,396r100,8l514,405r53,-1l667,396r93,-16l842,359r69,-28l967,299r51,-56l1029,202r-3,-20l988,124,911,74,842,46,760,24,667,9,567,1,514,xe" fillcolor="#c90" stroked="f">
                  <v:path arrowok="t" o:connecttype="custom" o:connectlocs="514,-2044;411,-2040;314,-2028;227,-2009;151,-1985;88,-1955;23,-1902;0,-1842;3,-1821;41,-1763;118,-1713;187,-1685;269,-1664;362,-1648;462,-1640;514,-1639;567,-1640;667,-1648;760,-1664;842,-1685;911,-1713;967,-1745;1018,-1801;1029,-1842;1026,-1862;988,-1920;911,-1970;842,-1998;760,-2020;667,-2035;567,-2043;514,-2044" o:connectangles="0,0,0,0,0,0,0,0,0,0,0,0,0,0,0,0,0,0,0,0,0,0,0,0,0,0,0,0,0,0,0,0"/>
                </v:shape>
                <v:shape id="Freeform 278" o:spid="_x0000_s1036" style="position:absolute;left:4810;top:-2044;width:1029;height:405;visibility:visible;mso-wrap-style:square;v-text-anchor:top" coordsize="1029,4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tZTnsIA&#10;AADcAAAADwAAAGRycy9kb3ducmV2LnhtbERPy4rCMBTdC/MP4Q64EU0tKEM1yjDg4EbwMRt31+ba&#10;lGluMk3G1r83C8Hl4byX69424kZtqB0rmE4yEMSl0zVXCn5Om/EHiBCRNTaOScGdAqxXb4MlFtp1&#10;fKDbMVYihXAoUIGJ0RdShtKQxTBxnjhxV9dajAm2ldQtdincNjLPsrm0WHNqMOjpy1D5e/y3Cvwp&#10;yrPJ93502R+6enee5X/fXqnhe/+5ABGpjy/x073VCvJ5WpvOpCMgV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1lOewgAAANwAAAAPAAAAAAAAAAAAAAAAAJgCAABkcnMvZG93&#10;bnJldi54bWxQSwUGAAAAAAQABAD1AAAAhwMAAAAA&#10;" path="m,202l23,142,88,89,151,59,227,35,314,16,411,4,514,r53,1l667,9r93,15l842,46r69,28l967,106r51,56l1029,202r-3,21l988,281r-77,50l842,359r-82,21l667,396r-100,8l514,405r-52,-1l362,396,269,380,187,359,118,331,62,299,11,243,,202xe" filled="f" strokeweight=".08794mm">
                  <v:path arrowok="t" o:connecttype="custom" o:connectlocs="0,-1842;23,-1902;88,-1955;151,-1985;227,-2009;314,-2028;411,-2040;514,-2044;567,-2043;667,-2035;760,-2020;842,-1998;911,-1970;967,-1938;1018,-1882;1029,-1842;1026,-1821;988,-1763;911,-1713;842,-1685;760,-1664;667,-1648;567,-1640;514,-1639;462,-1640;362,-1648;269,-1664;187,-1685;118,-1713;62,-1745;11,-1801;0,-1842" o:connectangles="0,0,0,0,0,0,0,0,0,0,0,0,0,0,0,0,0,0,0,0,0,0,0,0,0,0,0,0,0,0,0,0"/>
                </v:shape>
                <v:shape id="Freeform 277" o:spid="_x0000_s1037" style="position:absolute;left:4269;top:-2620;width:1029;height:405;visibility:visible;mso-wrap-style:square;v-text-anchor:top" coordsize="1029,4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MSBsMA&#10;AADcAAAADwAAAGRycy9kb3ducmV2LnhtbESPS4sCMRCE7wv+h9CCtzWjB3FHo/hAEXHBF3htJu3M&#10;4KQzJFHHf28WFjwWVfUVNZ42phIPcr60rKDXTUAQZ1aXnCs4n1bfQxA+IGusLJOCF3mYTlpfY0y1&#10;ffKBHseQiwhhn6KCIoQ6ldJnBRn0XVsTR+9qncEQpculdviMcFPJfpIMpMGS40KBNS0Kym7Hu1Fw&#10;mZvNdb3du9+9zxo+3HbLpR4q1Wk3sxGIQE34hP/bG62gP/iBvzPxCMjJG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BMSBsMAAADcAAAADwAAAAAAAAAAAAAAAACYAgAAZHJzL2Rv&#10;d25yZXYueG1sUEsFBgAAAAAEAAQA9QAAAIgDAAAAAA==&#10;" path="m515,l411,5,314,16,227,35,151,60,88,90,24,143,,203r3,21l41,282r77,50l188,359r82,22l362,396r100,8l515,405r52,-1l668,396r92,-15l842,359r69,-27l967,299r51,-55l1029,203r-3,-21l988,124,911,74,842,47,760,25,668,9,567,1,515,xe" fillcolor="#c90" stroked="f">
                  <v:path arrowok="t" o:connecttype="custom" o:connectlocs="515,-2620;411,-2615;314,-2604;227,-2585;151,-2560;88,-2530;24,-2477;0,-2417;3,-2396;41,-2338;118,-2288;188,-2261;270,-2239;362,-2224;462,-2216;515,-2215;567,-2216;668,-2224;760,-2239;842,-2261;911,-2288;967,-2321;1018,-2376;1029,-2417;1026,-2438;988,-2496;911,-2546;842,-2573;760,-2595;668,-2611;567,-2619;515,-2620" o:connectangles="0,0,0,0,0,0,0,0,0,0,0,0,0,0,0,0,0,0,0,0,0,0,0,0,0,0,0,0,0,0,0,0"/>
                </v:shape>
                <v:shape id="AutoShape 276" o:spid="_x0000_s1038" style="position:absolute;left:6351;top:4599;width:2170;height:1155;visibility:visible;mso-wrap-style:square;v-text-anchor:top" coordsize="2170,11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M/Um8MA&#10;AADcAAAADwAAAGRycy9kb3ducmV2LnhtbERP3WrCMBS+F/YO4Qy8GTNR2RydUUQoCDJR6wMcmrO2&#10;rDmpTazVp18uBC8/vv/5sre16Kj1lWMN45ECQZw7U3Gh4ZSl718gfEA2WDsmDTfysFy8DOaYGHfl&#10;A3XHUIgYwj5BDWUITSKlz0uy6EeuIY7cr2sthgjbQpoWrzHc1nKi1Ke0WHFsKLGhdUn53/FiNaj0&#10;lN73dvvTqfXbdDc7Zx91lmk9fO1X3yAC9eEpfrg3RsNkFufHM/EIyM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M/Um8MAAADcAAAADwAAAAAAAAAAAAAAAACYAgAAZHJzL2Rv&#10;d25yZXYueG1sUEsFBgAAAAAEAAQA9QAAAIgDAAAAAA==&#10;" path="m-2082,-7016r3,-21l-2071,-7057r13,-19l-2041,-7095r21,-18l-1994,-7129r30,-16l-1931,-7159r37,-13l-1855,-7184r43,-10l-1768,-7203r48,-7l-1671,-7214r51,-4l-1567,-7219r52,1l-1464,-7214r50,4l-1367,-7203r45,9l-1280,-7184r40,12l-1204,-7159r33,14l-1141,-7129r26,16l-1094,-7095r18,19l-1064,-7057r8,20l-1053,-7016r-3,21l-1064,-6975r-12,19l-1094,-6937r-21,17l-1141,-6903r-30,16l-1204,-6873r-36,13l-1280,-6848r-42,10l-1367,-6830r-47,7l-1464,-6818r-51,3l-1567,-6814r-53,-1l-1671,-6818r-49,-5l-1768,-6830r-44,-8l-1855,-6848r-39,-12l-1931,-6873r-33,-14l-1994,-6903r-26,-17l-2041,-6937r-17,-19l-2071,-6975r-8,-20l-2082,-7016xm-1602,-6754r35,-60l-1533,-6754r-69,xm-2108,-6643r,-56l-1567,-6699r,-55m-1027,-6643r,-56l-1567,-6699r,-55e" filled="f" strokeweight=".08794mm">
                  <v:path arrowok="t" o:connecttype="custom" o:connectlocs="-2079,-2438;-2058,-2477;-2020,-2514;-1964,-2546;-1894,-2573;-1812,-2595;-1720,-2611;-1620,-2619;-1515,-2619;-1414,-2611;-1322,-2595;-1240,-2573;-1171,-2546;-1115,-2514;-1076,-2477;-1056,-2438;-1056,-2396;-1076,-2357;-1115,-2321;-1171,-2288;-1240,-2261;-1322,-2239;-1414,-2224;-1515,-2216;-1620,-2216;-1720,-2224;-1812,-2239;-1894,-2261;-1964,-2288;-2020,-2321;-2058,-2357;-2079,-2396;-1602,-2155;-1533,-2155;-2108,-2044;-1567,-2100;-1027,-2044;-1567,-2100" o:connectangles="0,0,0,0,0,0,0,0,0,0,0,0,0,0,0,0,0,0,0,0,0,0,0,0,0,0,0,0,0,0,0,0,0,0,0,0,0,0"/>
                </v:shape>
                <v:shape id="Freeform 275" o:spid="_x0000_s1039" style="position:absolute;left:3728;top:-3310;width:1029;height:405;visibility:visible;mso-wrap-style:square;v-text-anchor:top" coordsize="1029,4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7yI3cQA&#10;AADcAAAADwAAAGRycy9kb3ducmV2LnhtbESPT4vCMBTE74LfITzBm6Z6UKlG2V3ZRRaF+ge8Pppn&#10;W2xeSpLV7rc3guBxmJnfMItVa2pxI+crywpGwwQEcW51xYWC0/F7MAPhA7LG2jIp+CcPq2W3s8BU&#10;2zvv6XYIhYgQ9ikqKENoUil9XpJBP7QNcfQu1hkMUbpCaof3CDe1HCfJRBqsOC6U2NBXSfn18GcU&#10;nD/N5vLzm7ld5vOW99fteq1nSvV77cccRKA2vMOv9kYrGE9H8DwTj4BcP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e8iN3EAAAA3AAAAA8AAAAAAAAAAAAAAAAAmAIAAGRycy9k&#10;b3ducmV2LnhtbFBLBQYAAAAABAAEAPUAAACJAwAAAAA=&#10;" path="m515,l411,4,315,16,227,35,151,59,88,89,24,142,,203r3,20l41,281r77,50l188,359r82,22l362,396r100,8l515,405r52,-1l668,396r92,-15l842,359r70,-28l967,299r52,-56l1029,203r-3,-21l989,124,912,74,842,46,760,25,668,9,567,1,515,xe" fillcolor="#c90" stroked="f">
                  <v:path arrowok="t" o:connecttype="custom" o:connectlocs="515,-3310;411,-3306;315,-3294;227,-3275;151,-3251;88,-3221;24,-3168;0,-3107;3,-3087;41,-3029;118,-2979;188,-2951;270,-2929;362,-2914;462,-2906;515,-2905;567,-2906;668,-2914;760,-2929;842,-2951;912,-2979;967,-3011;1019,-3067;1029,-3107;1026,-3128;989,-3186;912,-3236;842,-3264;760,-3285;668,-3301;567,-3309;515,-3310" o:connectangles="0,0,0,0,0,0,0,0,0,0,0,0,0,0,0,0,0,0,0,0,0,0,0,0,0,0,0,0,0,0,0,0"/>
                </v:shape>
                <v:shape id="Freeform 274" o:spid="_x0000_s1040" style="position:absolute;left:3728;top:-3310;width:1029;height:405;visibility:visible;mso-wrap-style:square;v-text-anchor:top" coordsize="1029,4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ufyqcYA&#10;AADcAAAADwAAAGRycy9kb3ducmV2LnhtbESPT0sDMRTE74LfITyhF7FZA1bZNi0iWHoR+sdLb6+b&#10;52Zx8xI3sbv99k2h0OMwM79hZovBteJIXWw8a3geFyCIK28arjV87z6f3kDEhGyw9UwaThRhMb+/&#10;m2FpfM8bOm5TLTKEY4kabEqhlDJWlhzGsQ/E2fvxncOUZVdL02Gf4a6Vqigm0mHDecFioA9L1e/2&#10;32kIuyT3Vq3D42G96Zuv/Yv6WwatRw/D+xREoiHdwtf2ymhQrwouZ/IRkPMz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ufyqcYAAADcAAAADwAAAAAAAAAAAAAAAACYAgAAZHJz&#10;L2Rvd25yZXYueG1sUEsFBgAAAAAEAAQA9QAAAIsDAAAAAA==&#10;" path="m,203l24,142,88,89,151,59,227,35,315,16,411,4,515,r52,1l668,9r92,16l842,46r70,28l967,106r52,56l1029,203r-3,20l989,281r-77,50l842,359r-82,22l668,396r-101,8l515,405r-53,-1l362,396,270,381,188,359,118,331,63,299,11,243,,203xe" filled="f" strokeweight=".08794mm">
                  <v:path arrowok="t" o:connecttype="custom" o:connectlocs="0,-3107;24,-3168;88,-3221;151,-3251;227,-3275;315,-3294;411,-3306;515,-3310;567,-3309;668,-3301;760,-3285;842,-3264;912,-3236;967,-3204;1019,-3148;1029,-3107;1026,-3087;989,-3029;912,-2979;842,-2951;760,-2929;668,-2914;567,-2906;515,-2905;462,-2906;362,-2914;270,-2929;188,-2951;118,-2979;63,-3011;11,-3067;0,-3107" o:connectangles="0,0,0,0,0,0,0,0,0,0,0,0,0,0,0,0,0,0,0,0,0,0,0,0,0,0,0,0,0,0,0,0"/>
                </v:shape>
                <v:shape id="Freeform 273" o:spid="_x0000_s1041" style="position:absolute;left:4810;top:-3310;width:1029;height:405;visibility:visible;mso-wrap-style:square;v-text-anchor:top" coordsize="1029,4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CKzMcYA&#10;AADcAAAADwAAAGRycy9kb3ducmV2LnhtbESP3WrCQBSE7wu+w3KE3tWNFlqJruIPLVIqJLbg7SF7&#10;TILZs2F3m6Rv3y0IXg4z8w2zXA+mER05X1tWMJ0kIIgLq2suFXx/vT3NQfiArLGxTAp+ycN6NXpY&#10;Yqptzzl1p1CKCGGfooIqhDaV0hcVGfQT2xJH72KdwRClK6V22Ee4aeQsSV6kwZrjQoUt7Soqrqcf&#10;o+C8NYfL+0fmjpkvBs6vn/u9niv1OB42CxCBhnAP39oHrWD2+gz/Z+IRkK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CKzMcYAAADcAAAADwAAAAAAAAAAAAAAAACYAgAAZHJz&#10;L2Rvd25yZXYueG1sUEsFBgAAAAAEAAQA9QAAAIsDAAAAAA==&#10;" path="m514,l411,4,314,16,227,35,151,59,88,89,23,142,,203r3,20l41,281r77,50l187,359r82,22l362,396r100,8l514,405r53,-1l667,396r93,-15l842,359r69,-28l967,299r51,-56l1029,203r-3,-21l988,124,911,74,842,46,760,25,667,9,567,1,514,xe" fillcolor="#c90" stroked="f">
                  <v:path arrowok="t" o:connecttype="custom" o:connectlocs="514,-3310;411,-3306;314,-3294;227,-3275;151,-3251;88,-3221;23,-3168;0,-3107;3,-3087;41,-3029;118,-2979;187,-2951;269,-2929;362,-2914;462,-2906;514,-2905;567,-2906;667,-2914;760,-2929;842,-2951;911,-2979;967,-3011;1018,-3067;1029,-3107;1026,-3128;988,-3186;911,-3236;842,-3264;760,-3285;667,-3301;567,-3309;514,-3310" o:connectangles="0,0,0,0,0,0,0,0,0,0,0,0,0,0,0,0,0,0,0,0,0,0,0,0,0,0,0,0,0,0,0,0"/>
                </v:shape>
                <v:shape id="Freeform 272" o:spid="_x0000_s1042" style="position:absolute;left:4810;top:-3310;width:1029;height:405;visibility:visible;mso-wrap-style:square;v-text-anchor:top" coordsize="1029,4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kLPRsYA&#10;AADcAAAADwAAAGRycy9kb3ducmV2LnhtbESPT2sCMRTE74LfITyhF9Fsl9rK1ihFqPRS8E8v3l43&#10;z83i5iVuorv99k1B6HGYmd8wi1VvG3GjNtSOFTxOMxDEpdM1Vwq+Du+TOYgQkTU2jknBDwVYLYeD&#10;BRbadbyj2z5WIkE4FKjAxOgLKUNpyGKYOk+cvJNrLcYk20rqFrsEt43Ms+xZWqw5LRj0tDZUnvdX&#10;q8AfojyafOvH39tdV38eZ/ll45V6GPVvryAi9fE/fG9/aAX5yxP8nUlHQC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kLPRsYAAADcAAAADwAAAAAAAAAAAAAAAACYAgAAZHJz&#10;L2Rvd25yZXYueG1sUEsFBgAAAAAEAAQA9QAAAIsDAAAAAA==&#10;" path="m,203l23,142,88,89,151,59,227,35,314,16,411,4,514,r53,1l667,9r93,16l842,46r69,28l967,106r51,56l1029,203r-3,20l988,281r-77,50l842,359r-82,22l667,396r-100,8l514,405r-52,-1l362,396,269,381,187,359,118,331,62,299,11,243,,203xe" filled="f" strokeweight=".08794mm">
                  <v:path arrowok="t" o:connecttype="custom" o:connectlocs="0,-3107;23,-3168;88,-3221;151,-3251;227,-3275;314,-3294;411,-3306;514,-3310;567,-3309;667,-3301;760,-3285;842,-3264;911,-3236;967,-3204;1018,-3148;1029,-3107;1026,-3087;988,-3029;911,-2979;842,-2951;760,-2929;667,-2914;567,-2906;514,-2905;462,-2906;362,-2914;269,-2929;187,-2951;118,-2979;62,-3011;11,-3067;0,-3107" o:connectangles="0,0,0,0,0,0,0,0,0,0,0,0,0,0,0,0,0,0,0,0,0,0,0,0,0,0,0,0,0,0,0,0"/>
                </v:shape>
                <v:shape id="Freeform 271" o:spid="_x0000_s1043" style="position:absolute;left:4269;top:-3885;width:1029;height:405;visibility:visible;mso-wrap-style:square;v-text-anchor:top" coordsize="1029,4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IeO3sYA&#10;AADcAAAADwAAAGRycy9kb3ducmV2LnhtbESP3WrCQBSE7wu+w3KE3tWNQluJruIPLVIqJLbg7SF7&#10;TILZs2F3m6Rv3y0IXg4z8w2zXA+mER05X1tWMJ0kIIgLq2suFXx/vT3NQfiArLGxTAp+ycN6NXpY&#10;Yqptzzl1p1CKCGGfooIqhDaV0hcVGfQT2xJH72KdwRClK6V22Ee4aeQsSV6kwZrjQoUt7Soqrqcf&#10;o+C8NYfL+0fmjpkvBs6vn/u9niv1OB42CxCBhnAP39oHrWD2+gz/Z+IRkK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IeO3sYAAADcAAAADwAAAAAAAAAAAAAAAACYAgAAZHJz&#10;L2Rvd25yZXYueG1sUEsFBgAAAAAEAAQA9QAAAIsDAAAAAA==&#10;" path="m515,l411,4,314,15,227,34,151,59,88,89,24,142,,202r3,21l41,281r77,50l188,358r82,22l362,395r100,8l515,404r52,-1l668,395r92,-15l842,358r69,-27l967,299r51,-56l1029,202r-3,-21l988,123,911,73,842,46,760,24,668,9,567,1,515,xe" fillcolor="#c90" stroked="f">
                  <v:path arrowok="t" o:connecttype="custom" o:connectlocs="515,-3885;411,-3881;314,-3870;227,-3851;151,-3826;88,-3796;24,-3743;0,-3683;3,-3662;41,-3604;118,-3554;188,-3527;270,-3505;362,-3490;462,-3482;515,-3481;567,-3482;668,-3490;760,-3505;842,-3527;911,-3554;967,-3586;1018,-3642;1029,-3683;1026,-3704;988,-3762;911,-3812;842,-3839;760,-3861;668,-3876;567,-3884;515,-3885" o:connectangles="0,0,0,0,0,0,0,0,0,0,0,0,0,0,0,0,0,0,0,0,0,0,0,0,0,0,0,0,0,0,0,0"/>
                </v:shape>
                <v:shape id="AutoShape 270" o:spid="_x0000_s1044" style="position:absolute;left:6351;top:2061;width:2170;height:1155;visibility:visible;mso-wrap-style:square;v-text-anchor:top" coordsize="2170,11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GrpdMYA&#10;AADcAAAADwAAAGRycy9kb3ducmV2LnhtbESP0WrCQBRE3wv9h+UKvkjdVWks0VVECBSkpTV+wCV7&#10;TYLZu2l2jWm/vlsQ+jjMzBlmvR1sI3rqfO1Yw2yqQBAXztRcajjl2dMLCB+QDTaOScM3edhuHh/W&#10;mBp340/qj6EUEcI+RQ1VCG0qpS8qsuinriWO3tl1FkOUXSlNh7cIt42cK5VIizXHhQpb2ldUXI5X&#10;q0Flp+znwx7eerWfLN6XX/lzk+daj0fDbgUi0BD+w/f2q9EwXybwdyYeAbn5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GrpdMYAAADcAAAADwAAAAAAAAAAAAAAAACYAgAAZHJz&#10;L2Rvd25yZXYueG1sUEsFBgAAAAAEAAQA9QAAAIsDAAAAAA==&#10;" path="m-2082,-5744r3,-21l-2071,-5785r13,-19l-2041,-5823r21,-17l-1994,-5857r30,-16l-1931,-5887r37,-13l-1855,-5912r43,-10l-1768,-5931r48,-6l-1671,-5942r51,-3l-1567,-5946r52,1l-1464,-5942r50,5l-1367,-5931r45,9l-1280,-5912r40,12l-1204,-5887r33,14l-1141,-5857r26,17l-1094,-5823r18,19l-1064,-5785r8,20l-1053,-5744r-3,21l-1064,-5703r-12,19l-1094,-5665r-21,18l-1141,-5631r-30,16l-1204,-5601r-36,13l-1280,-5576r-42,10l-1367,-5557r-47,6l-1464,-5546r-51,3l-1567,-5542r-53,-1l-1671,-5546r-49,-5l-1768,-5557r-44,-9l-1855,-5576r-39,-12l-1931,-5601r-33,-14l-1994,-5631r-26,-16l-2041,-5665r-17,-19l-2071,-5703r-8,-20l-2082,-5744xm-1602,-5482r35,-60l-1533,-5482r-69,xm-2108,-5371r,-55l-1567,-5426r,-56m-1027,-5371r,-55l-1567,-5426r,-56e" filled="f" strokeweight=".08794mm">
                  <v:path arrowok="t" o:connecttype="custom" o:connectlocs="-2079,-3704;-2058,-3743;-2020,-3779;-1964,-3812;-1894,-3839;-1812,-3861;-1720,-3876;-1620,-3884;-1515,-3884;-1414,-3876;-1322,-3861;-1240,-3839;-1171,-3812;-1115,-3779;-1076,-3743;-1056,-3704;-1056,-3662;-1076,-3623;-1115,-3586;-1171,-3554;-1240,-3527;-1322,-3505;-1414,-3490;-1515,-3482;-1620,-3482;-1720,-3490;-1812,-3505;-1894,-3527;-1964,-3554;-2020,-3586;-2058,-3623;-2079,-3662;-1602,-3421;-1533,-3421;-2108,-3310;-1567,-3365;-1027,-3310;-1567,-3365" o:connectangles="0,0,0,0,0,0,0,0,0,0,0,0,0,0,0,0,0,0,0,0,0,0,0,0,0,0,0,0,0,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69" o:spid="_x0000_s1045" type="#_x0000_t75" style="position:absolute;left:2733;top:-400;width:167;height:42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hUeQLEAAAA3AAAAA8AAABkcnMvZG93bnJldi54bWxEj0+LwjAUxO8LfofwhL2IpsqySjWKKIse&#10;XPDv/dE822LyUpqoXT+9EYQ9DjPzG2Yya6wRN6p96VhBv5eAIM6cLjlXcDz8dEcgfEDWaByTgj/y&#10;MJu2PiaYanfnHd32IRcRwj5FBUUIVSqlzwqy6HuuIo7e2dUWQ5R1LnWN9wi3Rg6S5FtaLDkuFFjR&#10;oqDssr9aBavOamm21W+5+GLJ14c/jdYbo9Rnu5mPQQRqwn/43V5rBYPhEF5n4hGQ0yc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OhUeQLEAAAA3AAAAA8AAAAAAAAAAAAAAAAA&#10;nwIAAGRycy9kb3ducmV2LnhtbFBLBQYAAAAABAAEAPcAAACQAwAAAAA=&#10;">
                  <v:imagedata r:id="rId8" o:title=""/>
                </v:shape>
                <v:shape id="Picture 268" o:spid="_x0000_s1046" type="#_x0000_t75" style="position:absolute;left:1529;top:-400;width:167;height:42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eBAnTBAAAA3AAAAA8AAABkcnMvZG93bnJldi54bWxET8tqAjEU3Qv9h3AL7jSjFJWpUXxQ6aLg&#10;E7q9TG4nQyc3IYk6/n2zKLg8nPd82dlW3CjExrGC0bAAQVw53XCt4HL+GMxAxISssXVMCh4UYbl4&#10;6c2x1O7OR7qdUi1yCMcSFZiUfCllrAxZjEPniTP344LFlGGopQ54z+G2leOimEiLDecGg542hqrf&#10;09UqOHzpt+1qut770eN74sPOXLg5KtV/7VbvIBJ16Sn+d39qBeNpXpvP5CMgF3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JeBAnTBAAAA3AAAAA8AAAAAAAAAAAAAAAAAnwIA&#10;AGRycy9kb3ducmV2LnhtbFBLBQYAAAAABAAEAPcAAACNAwAAAAA=&#10;">
                  <v:imagedata r:id="rId9" o:title=""/>
                </v:shape>
                <v:shape id="AutoShape 267" o:spid="_x0000_s1047" style="position:absolute;left:1080;top:5143;width:1288;height:3914;visibility:visible;mso-wrap-style:square;v-text-anchor:top" coordsize="1288,39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MDyVsYA&#10;AADcAAAADwAAAGRycy9kb3ducmV2LnhtbESPQWvCQBSE74L/YXlCb3UTabVGN1IqUkE8NPbS2yP7&#10;moRm34bsGtf++q5Q8DjMzDfMehNMKwbqXWNZQTpNQBCXVjdcKfg87R5fQDiPrLG1TAqu5GCTj0dr&#10;zLS98AcNha9EhLDLUEHtfZdJ6cqaDLqp7Yij9217gz7KvpK6x0uEm1bOkmQuDTYcF2rs6K2m8qc4&#10;GwXd8UkXv1/s0tP78JwUbdguDkGph0l4XYHwFPw9/N/eawWzxRJuZ+IRkPk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MDyVsYAAADcAAAADwAAAAAAAAAAAAAAAACYAgAAZHJz&#10;L2Rvd25yZXYueG1sUEsFBgAAAAAEAAQA9QAAAIsDAAAAAA==&#10;" path="m1108,-7432r34,-60l1177,-7432r-69,xm535,-5540r,-946l1142,-6486r,-946e" filled="f" strokeweight=".08794mm">
                  <v:path arrowok="t" o:connecttype="custom" o:connectlocs="1108,-2289;1142,-2349;1177,-2289;1108,-2289;535,-397;535,-1343;1142,-1343;1142,-2289" o:connectangles="0,0,0,0,0,0,0,0"/>
                </v:shape>
                <v:shape id="Freeform 266" o:spid="_x0000_s1048" style="position:absolute;left:2222;top:-2289;width:597;height:1893;visibility:visible;mso-wrap-style:square;v-text-anchor:top" coordsize="597,189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2BkbsAA&#10;AADcAAAADwAAAGRycy9kb3ducmV2LnhtbERPy4rCMBTdC/MP4Q7MTtNxMWo1yszgayX4QpeX5toW&#10;m5uSxFr/3iwEl4fznsxaU4mGnC8tK/juJSCIM6tLzhUc9ovuEIQPyBory6TgQR5m04/OBFNt77yl&#10;ZhdyEUPYp6igCKFOpfRZQQZ9z9bEkbtYZzBE6HKpHd5juKlkP0l+pMGSY0OBNf0XlF13N6NgJQfu&#10;fD7Vo7+Nn+NyfZRblzdKfX22v2MQgdrwFr/ca62gP4zz45l4BOT0C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H2BkbsAAAADcAAAADwAAAAAAAAAAAAAAAACYAgAAZHJzL2Rvd25y&#10;ZXYueG1sUEsFBgAAAAAEAAQA9QAAAIUDAAAAAA==&#10;" path="m597,1892r,-946l,946,,e" filled="f" strokeweight=".08794mm">
                  <v:path arrowok="t" o:connecttype="custom" o:connectlocs="597,-397;597,-1343;0,-1343;0,-2289" o:connectangles="0,0,0,0"/>
                </v:shape>
                <v:shape id="AutoShape 265" o:spid="_x0000_s1049" style="position:absolute;left:2902;top:2467;width:3502;height:5078;visibility:visible;mso-wrap-style:square;v-text-anchor:top" coordsize="3502,507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gfdQsYA&#10;AADcAAAADwAAAGRycy9kb3ducmV2LnhtbESPQWvCQBSE70L/w/IKvekmKYqkrkEKSqEg1BTp8TX7&#10;TILZt2l2m6T+ercgeBxm5htmlY2mET11rrasIJ5FIIgLq2suFXzm2+kShPPIGhvLpOCPHGTrh8kK&#10;U20H/qD+4EsRIOxSVFB536ZSuqIig25mW+LgnWxn0AfZlVJ3OAS4aWQSRQtpsOawUGFLrxUV58Ov&#10;UfBdfs3nUf5+Qdyf923+fBx+jjulnh7HzQsIT6O/h2/tN60gWcbwfyYcAbm+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gfdQsYAAADcAAAADwAAAAAAAAAAAAAAAACYAgAAZHJz&#10;L2Rvd25yZXYueG1sUEsFBgAAAAAEAAQA9QAAAIsDAAAAAA==&#10;" path="m-379,-4878l1367,-6150m-379,-4878r1746,1260e" filled="f" strokeweight=".08794mm">
                  <v:path arrowok="t" o:connecttype="custom" o:connectlocs="-379,-2411;1367,-3683;-379,-2411;1367,-1151" o:connectangles="0,0,0,0"/>
                </v:shape>
                <v:shapetype id="_x0000_t202" coordsize="21600,21600" o:spt="202" path="m,l,21600r21600,l21600,xe">
                  <v:stroke joinstyle="miter"/>
                  <v:path gradientshapeok="t" o:connecttype="rect"/>
                </v:shapetype>
                <v:shape id="Text Box 264" o:spid="_x0000_s1050" type="#_x0000_t202" style="position:absolute;left:4600;top:-3786;width:370;height:2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LYIJcQA&#10;AADcAAAADwAAAGRycy9kb3ducmV2LnhtbESPQWvCQBSE7wX/w/IEb3VjDmKjq4goFITSGA8en9ln&#10;sph9G7NbTf99VxB6HGbmG2ax6m0j7tR541jBZJyAIC6dNlwpOBa79xkIH5A1No5JwS95WC0HbwvM&#10;tHtwTvdDqESEsM9QQR1Cm0npy5os+rFriaN3cZ3FEGVXSd3hI8JtI9MkmUqLhuNCjS1taiqvhx+r&#10;YH3ifGtuX+fv/JKbovhIeD+9KjUa9us5iEB9+A+/2p9aQTpL4XkmHgG5/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i2CCXEAAAA3AAAAA8AAAAAAAAAAAAAAAAAmAIAAGRycy9k&#10;b3ducmV2LnhtbFBLBQYAAAAABAAEAPUAAACJAwAAAAA=&#10;" filled="f" stroked="f">
                  <v:textbox inset="0,0,0,0">
                    <w:txbxContent>
                      <w:p w:rsidR="00C35252" w:rsidRDefault="00C35252">
                        <w:pPr>
                          <w:spacing w:line="102" w:lineRule="exact"/>
                          <w:ind w:left="65" w:right="-3" w:hanging="66"/>
                          <w:rPr>
                            <w:rFonts w:ascii="Arial"/>
                            <w:sz w:val="10"/>
                          </w:rPr>
                        </w:pPr>
                        <w:r>
                          <w:rPr>
                            <w:rFonts w:ascii="Arial"/>
                            <w:color w:val="FFFFFF"/>
                            <w:w w:val="95"/>
                            <w:sz w:val="10"/>
                          </w:rPr>
                          <w:t>Reverse</w:t>
                        </w:r>
                      </w:p>
                      <w:p w:rsidR="00C35252" w:rsidRDefault="00C35252">
                        <w:pPr>
                          <w:spacing w:before="4" w:line="113" w:lineRule="exact"/>
                          <w:ind w:left="65" w:right="-3"/>
                          <w:rPr>
                            <w:rFonts w:ascii="Arial"/>
                            <w:sz w:val="10"/>
                          </w:rPr>
                        </w:pPr>
                        <w:r>
                          <w:rPr>
                            <w:rFonts w:ascii="Arial"/>
                            <w:color w:val="FFFFFF"/>
                            <w:sz w:val="10"/>
                          </w:rPr>
                          <w:t>Code</w:t>
                        </w:r>
                      </w:p>
                    </w:txbxContent>
                  </v:textbox>
                </v:shape>
                <v:shape id="Text Box 263" o:spid="_x0000_s1051" type="#_x0000_t202" style="position:absolute;left:3951;top:-3210;width:585;height:2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qtvsQA&#10;AADcAAAADwAAAGRycy9kb3ducmV2LnhtbESPQWvCQBSE74L/YXkFb7qpgtjUVUQqCIIY48Hja/aZ&#10;LGbfptlV4793C4Ueh5n5hpkvO1uLO7XeOFbwPkpAEBdOGy4VnPLNcAbCB2SNtWNS8CQPy0W/N8dU&#10;uwdndD+GUkQI+xQVVCE0qZS+qMiiH7mGOHoX11oMUbal1C0+ItzWcpwkU2nRcFyosKF1RcX1eLMK&#10;VmfOvszP/vuQXTKT5x8J76ZXpQZv3eoTRKAu/If/2lutYDybwO+ZeATk4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f6rb7EAAAA3AAAAA8AAAAAAAAAAAAAAAAAmAIAAGRycy9k&#10;b3ducmV2LnhtbFBLBQYAAAAABAAEAPUAAACJAwAAAAA=&#10;" filled="f" stroked="f">
                  <v:textbox inset="0,0,0,0">
                    <w:txbxContent>
                      <w:p w:rsidR="00C35252" w:rsidRDefault="00C35252">
                        <w:pPr>
                          <w:spacing w:line="102" w:lineRule="exact"/>
                          <w:jc w:val="center"/>
                          <w:rPr>
                            <w:rFonts w:ascii="Arial"/>
                            <w:sz w:val="10"/>
                          </w:rPr>
                        </w:pPr>
                        <w:r>
                          <w:rPr>
                            <w:rFonts w:ascii="Arial"/>
                            <w:color w:val="FFFFFF"/>
                            <w:sz w:val="10"/>
                          </w:rPr>
                          <w:t>Reverse</w:t>
                        </w:r>
                      </w:p>
                      <w:p w:rsidR="00C35252" w:rsidRDefault="00C35252">
                        <w:pPr>
                          <w:spacing w:before="4" w:line="113" w:lineRule="exact"/>
                          <w:jc w:val="center"/>
                          <w:rPr>
                            <w:rFonts w:ascii="Arial"/>
                            <w:sz w:val="10"/>
                          </w:rPr>
                        </w:pPr>
                        <w:r>
                          <w:rPr>
                            <w:rFonts w:ascii="Arial"/>
                            <w:color w:val="FFFFFF"/>
                            <w:sz w:val="10"/>
                          </w:rPr>
                          <w:t>Code</w:t>
                        </w:r>
                        <w:r>
                          <w:rPr>
                            <w:rFonts w:ascii="Arial"/>
                            <w:color w:val="FFFFFF"/>
                            <w:spacing w:val="-6"/>
                            <w:sz w:val="10"/>
                          </w:rPr>
                          <w:t xml:space="preserve"> </w:t>
                        </w:r>
                        <w:r>
                          <w:rPr>
                            <w:rFonts w:ascii="Arial"/>
                            <w:color w:val="FFFFFF"/>
                            <w:sz w:val="10"/>
                          </w:rPr>
                          <w:t>(Batch)</w:t>
                        </w:r>
                      </w:p>
                    </w:txbxContent>
                  </v:textbox>
                </v:shape>
                <v:shape id="Text Box 262" o:spid="_x0000_s1052" type="#_x0000_t202" style="position:absolute;left:5032;top:-3270;width:588;height:3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BM1ysQA&#10;AADcAAAADwAAAGRycy9kb3ducmV2LnhtbESPQWvCQBSE74L/YXkFb7qpiNjUVUQqCIIY48Hja/aZ&#10;LGbfptlV4793C4Ueh5n5hpkvO1uLO7XeOFbwPkpAEBdOGy4VnPLNcAbCB2SNtWNS8CQPy0W/N8dU&#10;uwdndD+GUkQI+xQVVCE0qZS+qMiiH7mGOHoX11oMUbal1C0+ItzWcpwkU2nRcFyosKF1RcX1eLMK&#10;VmfOvszP/vuQXTKT5x8J76ZXpQZv3eoTRKAu/If/2lutYDybwO+ZeATk4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gTNcrEAAAA3AAAAA8AAAAAAAAAAAAAAAAAmAIAAGRycy9k&#10;b3ducmV2LnhtbFBLBQYAAAAABAAEAPUAAACJAwAAAAA=&#10;" filled="f" stroked="f">
                  <v:textbox inset="0,0,0,0">
                    <w:txbxContent>
                      <w:p w:rsidR="00C35252" w:rsidRDefault="00C35252">
                        <w:pPr>
                          <w:spacing w:line="102" w:lineRule="exact"/>
                          <w:ind w:left="174" w:hanging="66"/>
                          <w:rPr>
                            <w:rFonts w:ascii="Arial"/>
                            <w:sz w:val="10"/>
                          </w:rPr>
                        </w:pPr>
                        <w:r>
                          <w:rPr>
                            <w:rFonts w:ascii="Arial"/>
                            <w:color w:val="FFFFFF"/>
                            <w:sz w:val="10"/>
                          </w:rPr>
                          <w:t>Reverse</w:t>
                        </w:r>
                      </w:p>
                      <w:p w:rsidR="00C35252" w:rsidRDefault="00C35252">
                        <w:pPr>
                          <w:spacing w:before="4" w:line="249" w:lineRule="auto"/>
                          <w:ind w:firstLine="174"/>
                          <w:rPr>
                            <w:rFonts w:ascii="Arial"/>
                            <w:sz w:val="10"/>
                          </w:rPr>
                        </w:pPr>
                        <w:r>
                          <w:rPr>
                            <w:rFonts w:ascii="Arial"/>
                            <w:color w:val="FFFFFF"/>
                            <w:sz w:val="10"/>
                          </w:rPr>
                          <w:t xml:space="preserve">Code </w:t>
                        </w:r>
                        <w:r>
                          <w:rPr>
                            <w:rFonts w:ascii="Arial"/>
                            <w:color w:val="FFFFFF"/>
                            <w:w w:val="95"/>
                            <w:sz w:val="10"/>
                          </w:rPr>
                          <w:t>(Incremental)</w:t>
                        </w:r>
                      </w:p>
                    </w:txbxContent>
                  </v:textbox>
                </v:shape>
                <v:shape id="Text Box 261" o:spid="_x0000_s1053" type="#_x0000_t202" style="position:absolute;left:1997;top:-2520;width:2300;height:1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1+QUcQA&#10;AADcAAAADwAAAGRycy9kb3ducmV2LnhtbESPQWvCQBSE74L/YXkFb7qpoNjUVUQqCIIY48Hja/aZ&#10;LGbfptlV4793C4Ueh5n5hpkvO1uLO7XeOFbwPkpAEBdOGy4VnPLNcAbCB2SNtWNS8CQPy0W/N8dU&#10;uwdndD+GUkQI+xQVVCE0qZS+qMiiH7mGOHoX11oMUbal1C0+ItzWcpwkU2nRcFyosKF1RcX1eLMK&#10;VmfOvszP/vuQXTKT5x8J76ZXpQZv3eoTRKAu/If/2lutYDybwO+ZeATk4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dfkFHEAAAA3AAAAA8AAAAAAAAAAAAAAAAAmAIAAGRycy9k&#10;b3ducmV2LnhtbFBLBQYAAAAABAAEAPUAAACJAwAAAAA=&#10;" filled="f" stroked="f">
                  <v:textbox inset="0,0,0,0">
                    <w:txbxContent>
                      <w:p w:rsidR="00C35252" w:rsidRDefault="00C35252">
                        <w:pPr>
                          <w:tabs>
                            <w:tab w:val="left" w:pos="2299"/>
                          </w:tabs>
                          <w:spacing w:before="51" w:line="113" w:lineRule="exact"/>
                          <w:rPr>
                            <w:rFonts w:ascii="Arial"/>
                            <w:sz w:val="10"/>
                          </w:rPr>
                        </w:pPr>
                        <w:r>
                          <w:rPr>
                            <w:rFonts w:ascii="Arial"/>
                            <w:sz w:val="10"/>
                          </w:rPr>
                          <w:t xml:space="preserve">Developer  </w:t>
                        </w:r>
                        <w:r>
                          <w:rPr>
                            <w:rFonts w:ascii="Arial"/>
                            <w:spacing w:val="-11"/>
                            <w:sz w:val="10"/>
                          </w:rPr>
                          <w:t xml:space="preserve"> </w:t>
                        </w:r>
                        <w:r>
                          <w:rPr>
                            <w:rFonts w:ascii="Arial"/>
                            <w:color w:val="FFFFFF"/>
                            <w:w w:val="99"/>
                            <w:position w:val="7"/>
                            <w:sz w:val="10"/>
                            <w:u w:val="single" w:color="000000"/>
                          </w:rPr>
                          <w:t xml:space="preserve"> </w:t>
                        </w:r>
                        <w:r>
                          <w:rPr>
                            <w:rFonts w:ascii="Arial"/>
                            <w:color w:val="FFFFFF"/>
                            <w:position w:val="7"/>
                            <w:sz w:val="10"/>
                            <w:u w:val="single" w:color="000000"/>
                          </w:rPr>
                          <w:tab/>
                        </w:r>
                      </w:p>
                    </w:txbxContent>
                  </v:textbox>
                </v:shape>
                <v:shape id="Text Box 260" o:spid="_x0000_s1054" type="#_x0000_t202" style="position:absolute;left:4577;top:-2520;width:415;height:2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40OJsQA&#10;AADcAAAADwAAAGRycy9kb3ducmV2LnhtbESPQWvCQBSE7wX/w/KE3upGD8FGVxFREAqlMR48PrPP&#10;ZDH7NmZXTf99VxB6HGbmG2a+7G0j7tR541jBeJSAIC6dNlwpOBTbjykIH5A1No5JwS95WC4Gb3PM&#10;tHtwTvd9qESEsM9QQR1Cm0npy5os+pFriaN3dp3FEGVXSd3hI8JtIydJkkqLhuNCjS2tayov+5tV&#10;sDpyvjHX79NPfs5NUXwm/JVelHof9qsZiEB9+A+/2jutYDJN4XkmHgG5+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eNDibEAAAA3AAAAA8AAAAAAAAAAAAAAAAAmAIAAGRycy9k&#10;b3ducmV2LnhtbFBLBQYAAAAABAAEAPUAAACJAwAAAAA=&#10;" filled="f" stroked="f">
                  <v:textbox inset="0,0,0,0">
                    <w:txbxContent>
                      <w:p w:rsidR="00C35252" w:rsidRDefault="00C35252">
                        <w:pPr>
                          <w:spacing w:line="102" w:lineRule="exact"/>
                          <w:ind w:left="88" w:right="-1" w:hanging="89"/>
                          <w:rPr>
                            <w:rFonts w:ascii="Arial"/>
                            <w:sz w:val="10"/>
                          </w:rPr>
                        </w:pPr>
                        <w:r>
                          <w:rPr>
                            <w:rFonts w:ascii="Arial"/>
                            <w:color w:val="FFFFFF"/>
                            <w:w w:val="95"/>
                            <w:sz w:val="10"/>
                          </w:rPr>
                          <w:t>Generate</w:t>
                        </w:r>
                      </w:p>
                      <w:p w:rsidR="00C35252" w:rsidRDefault="00C35252">
                        <w:pPr>
                          <w:spacing w:before="4" w:line="113" w:lineRule="exact"/>
                          <w:ind w:left="88" w:right="-1"/>
                          <w:rPr>
                            <w:rFonts w:ascii="Arial"/>
                            <w:sz w:val="10"/>
                          </w:rPr>
                        </w:pPr>
                        <w:r>
                          <w:rPr>
                            <w:rFonts w:ascii="Arial"/>
                            <w:color w:val="FFFFFF"/>
                            <w:sz w:val="10"/>
                          </w:rPr>
                          <w:t>Code</w:t>
                        </w:r>
                      </w:p>
                    </w:txbxContent>
                  </v:textbox>
                </v:shape>
                <v:shape id="Text Box 259" o:spid="_x0000_s1055" type="#_x0000_t202" style="position:absolute;left:3951;top:-1944;width:585;height:2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MGrvcUA&#10;AADcAAAADwAAAGRycy9kb3ducmV2LnhtbESPQWvCQBSE7wX/w/IKvTWberCauoqIQkEojfHg8TX7&#10;TBazb2N21fjvu4LgcZiZb5jpvLeNuFDnjWMFH0kKgrh02nClYFes38cgfEDW2DgmBTfyMJ8NXqaY&#10;aXflnC7bUIkIYZ+hgjqENpPSlzVZ9IlriaN3cJ3FEGVXSd3hNcJtI4dpOpIWDceFGlta1lQet2er&#10;YLHnfGVOP3+/+SE3RTFJeTM6KvX22i++QATqwzP8aH9rBcPxJ9zPxCMg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Ywau9xQAAANwAAAAPAAAAAAAAAAAAAAAAAJgCAABkcnMv&#10;ZG93bnJldi54bWxQSwUGAAAAAAQABAD1AAAAigMAAAAA&#10;" filled="f" stroked="f">
                  <v:textbox inset="0,0,0,0">
                    <w:txbxContent>
                      <w:p w:rsidR="00C35252" w:rsidRDefault="00C35252">
                        <w:pPr>
                          <w:spacing w:line="102" w:lineRule="exact"/>
                          <w:ind w:right="-19" w:firstLine="84"/>
                          <w:rPr>
                            <w:rFonts w:ascii="Arial"/>
                            <w:sz w:val="10"/>
                          </w:rPr>
                        </w:pPr>
                        <w:r>
                          <w:rPr>
                            <w:rFonts w:ascii="Arial"/>
                            <w:color w:val="FFFFFF"/>
                            <w:sz w:val="10"/>
                          </w:rPr>
                          <w:t>Generate</w:t>
                        </w:r>
                      </w:p>
                      <w:p w:rsidR="00C35252" w:rsidRDefault="00C35252">
                        <w:pPr>
                          <w:spacing w:before="4" w:line="113" w:lineRule="exact"/>
                          <w:ind w:right="-19"/>
                          <w:rPr>
                            <w:rFonts w:ascii="Arial"/>
                            <w:sz w:val="10"/>
                          </w:rPr>
                        </w:pPr>
                        <w:r>
                          <w:rPr>
                            <w:rFonts w:ascii="Arial"/>
                            <w:color w:val="FFFFFF"/>
                            <w:sz w:val="10"/>
                          </w:rPr>
                          <w:t>Code</w:t>
                        </w:r>
                        <w:r>
                          <w:rPr>
                            <w:rFonts w:ascii="Arial"/>
                            <w:color w:val="FFFFFF"/>
                            <w:spacing w:val="-6"/>
                            <w:sz w:val="10"/>
                          </w:rPr>
                          <w:t xml:space="preserve"> </w:t>
                        </w:r>
                        <w:r>
                          <w:rPr>
                            <w:rFonts w:ascii="Arial"/>
                            <w:color w:val="FFFFFF"/>
                            <w:sz w:val="10"/>
                          </w:rPr>
                          <w:t>(Batch)</w:t>
                        </w:r>
                      </w:p>
                    </w:txbxContent>
                  </v:textbox>
                </v:shape>
                <v:shape id="Text Box 258" o:spid="_x0000_s1056" type="#_x0000_t202" style="position:absolute;left:5032;top:-2004;width:588;height:3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V4/z8AA&#10;AADcAAAADwAAAGRycy9kb3ducmV2LnhtbERPTYvCMBC9L/gfwgje1lQP4lajiCgIgli7hz2OzdgG&#10;m0ltotZ/bw7CHh/ve77sbC0e1HrjWMFomIAgLpw2XCr4zbffUxA+IGusHZOCF3lYLnpfc0y1e3JG&#10;j1MoRQxhn6KCKoQmldIXFVn0Q9cQR+7iWoshwraUusVnDLe1HCfJRFo0HBsqbGhdUXE93a2C1R9n&#10;G3M7nI/ZJTN5/pPwfnJVatDvVjMQgbrwL/64d1rBeBrXxjPxCMjFG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V4/z8AAAADcAAAADwAAAAAAAAAAAAAAAACYAgAAZHJzL2Rvd25y&#10;ZXYueG1sUEsFBgAAAAAEAAQA9QAAAIUDAAAAAA==&#10;" filled="f" stroked="f">
                  <v:textbox inset="0,0,0,0">
                    <w:txbxContent>
                      <w:p w:rsidR="00C35252" w:rsidRDefault="00C35252">
                        <w:pPr>
                          <w:spacing w:line="102" w:lineRule="exact"/>
                          <w:ind w:left="174" w:hanging="89"/>
                          <w:rPr>
                            <w:rFonts w:ascii="Arial"/>
                            <w:sz w:val="10"/>
                          </w:rPr>
                        </w:pPr>
                        <w:r>
                          <w:rPr>
                            <w:rFonts w:ascii="Arial"/>
                            <w:color w:val="FFFFFF"/>
                            <w:sz w:val="10"/>
                          </w:rPr>
                          <w:t>Generate</w:t>
                        </w:r>
                      </w:p>
                      <w:p w:rsidR="00C35252" w:rsidRDefault="00C35252">
                        <w:pPr>
                          <w:spacing w:before="4" w:line="249" w:lineRule="auto"/>
                          <w:ind w:firstLine="174"/>
                          <w:rPr>
                            <w:rFonts w:ascii="Arial"/>
                            <w:sz w:val="10"/>
                          </w:rPr>
                        </w:pPr>
                        <w:r>
                          <w:rPr>
                            <w:rFonts w:ascii="Arial"/>
                            <w:color w:val="FFFFFF"/>
                            <w:sz w:val="10"/>
                          </w:rPr>
                          <w:t xml:space="preserve">Code </w:t>
                        </w:r>
                        <w:r>
                          <w:rPr>
                            <w:rFonts w:ascii="Arial"/>
                            <w:color w:val="FFFFFF"/>
                            <w:w w:val="95"/>
                            <w:sz w:val="10"/>
                          </w:rPr>
                          <w:t>(Incremental)</w:t>
                        </w:r>
                      </w:p>
                    </w:txbxContent>
                  </v:textbox>
                </v:shape>
                <v:shape id="Text Box 257" o:spid="_x0000_s1057" type="#_x0000_t202" style="position:absolute;left:4514;top:-1254;width:542;height:2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hKaVMUA&#10;AADcAAAADwAAAGRycy9kb3ducmV2LnhtbESPQWvCQBSE74X+h+UVvNWNHiSmrkGkglCQxvTQ42v2&#10;mSzJvk2zW5P++25B8DjMzDfMJp9sJ640eONYwWKegCCunDZcK/goD88pCB+QNXaOScEveci3jw8b&#10;zLQbuaDrOdQiQthnqKAJoc+k9FVDFv3c9cTRu7jBYohyqKUecIxw28llkqykRcNxocGe9g1V7fnH&#10;Kth9cvFqvk9f78WlMGW5Tvht1So1e5p2LyACTeEevrWPWsEyXcP/mXgE5PY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EppUxQAAANwAAAAPAAAAAAAAAAAAAAAAAJgCAABkcnMv&#10;ZG93bnJldi54bWxQSwUGAAAAAAQABAD1AAAAigMAAAAA&#10;" filled="f" stroked="f">
                  <v:textbox inset="0,0,0,0">
                    <w:txbxContent>
                      <w:p w:rsidR="00C35252" w:rsidRDefault="00C35252">
                        <w:pPr>
                          <w:spacing w:line="102" w:lineRule="exact"/>
                          <w:ind w:left="-1"/>
                          <w:jc w:val="center"/>
                          <w:rPr>
                            <w:rFonts w:ascii="Arial"/>
                            <w:sz w:val="10"/>
                          </w:rPr>
                        </w:pPr>
                        <w:r>
                          <w:rPr>
                            <w:rFonts w:ascii="Arial"/>
                            <w:color w:val="FFFFFF"/>
                            <w:spacing w:val="-1"/>
                            <w:sz w:val="10"/>
                          </w:rPr>
                          <w:t>Synchronize</w:t>
                        </w:r>
                      </w:p>
                      <w:p w:rsidR="00C35252" w:rsidRDefault="00C35252">
                        <w:pPr>
                          <w:spacing w:before="5" w:line="113" w:lineRule="exact"/>
                          <w:jc w:val="center"/>
                          <w:rPr>
                            <w:rFonts w:ascii="Arial"/>
                            <w:sz w:val="10"/>
                          </w:rPr>
                        </w:pPr>
                        <w:r>
                          <w:rPr>
                            <w:rFonts w:ascii="Arial"/>
                            <w:color w:val="FFFFFF"/>
                            <w:sz w:val="10"/>
                          </w:rPr>
                          <w:t>Artifact</w:t>
                        </w:r>
                      </w:p>
                    </w:txbxContent>
                  </v:textbox>
                </v:shape>
                <v:shape id="Text Box 256" o:spid="_x0000_s1058" type="#_x0000_t202" style="position:absolute;left:3973;top:-678;width:542;height:2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vGlFMAA&#10;AADcAAAADwAAAGRycy9kb3ducmV2LnhtbERPTYvCMBC9L/gfwgje1lQPotUoIgqCINbuYY9jM7bB&#10;ZlKbqN1/vzkIHh/ve7HqbC2e1HrjWMFomIAgLpw2XCr4yXffUxA+IGusHZOCP/KwWva+Fphq9+KM&#10;nudQihjCPkUFVQhNKqUvKrLoh64hjtzVtRZDhG0pdYuvGG5rOU6SibRoODZU2NCmouJ2flgF61/O&#10;tuZ+vJyya2byfJbwYXJTatDv1nMQgbrwEb/de61gPIvz45l4BOTyH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UvGlFMAAAADcAAAADwAAAAAAAAAAAAAAAACYAgAAZHJzL2Rvd25y&#10;ZXYueG1sUEsFBgAAAAAEAAQA9QAAAIUDAAAAAA==&#10;" filled="f" stroked="f">
                  <v:textbox inset="0,0,0,0">
                    <w:txbxContent>
                      <w:p w:rsidR="00C35252" w:rsidRDefault="00C35252">
                        <w:pPr>
                          <w:spacing w:line="102" w:lineRule="exact"/>
                          <w:jc w:val="center"/>
                          <w:rPr>
                            <w:rFonts w:ascii="Arial"/>
                            <w:sz w:val="10"/>
                          </w:rPr>
                        </w:pPr>
                        <w:r>
                          <w:rPr>
                            <w:rFonts w:ascii="Arial"/>
                            <w:color w:val="FFFFFF"/>
                            <w:spacing w:val="-1"/>
                            <w:sz w:val="10"/>
                          </w:rPr>
                          <w:t>Synchronize</w:t>
                        </w:r>
                      </w:p>
                      <w:p w:rsidR="00C35252" w:rsidRDefault="00C35252">
                        <w:pPr>
                          <w:spacing w:before="4" w:line="113" w:lineRule="exact"/>
                          <w:jc w:val="center"/>
                          <w:rPr>
                            <w:rFonts w:ascii="Arial"/>
                            <w:sz w:val="10"/>
                          </w:rPr>
                        </w:pPr>
                        <w:r>
                          <w:rPr>
                            <w:rFonts w:ascii="Arial"/>
                            <w:color w:val="FFFFFF"/>
                            <w:sz w:val="10"/>
                          </w:rPr>
                          <w:t>Code</w:t>
                        </w:r>
                      </w:p>
                    </w:txbxContent>
                  </v:textbox>
                </v:shape>
                <v:shape id="Text Box 255" o:spid="_x0000_s1059" type="#_x0000_t202" style="position:absolute;left:5055;top:-678;width:542;height:2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b0Aj8QA&#10;AADcAAAADwAAAGRycy9kb3ducmV2LnhtbESPQYvCMBSE78L+h/AEb5rqQdZqFJEVFgSx1oPHZ/Ns&#10;g81LbbJa/71ZWNjjMDPfMItVZ2vxoNYbxwrGowQEceG04VLBKd8OP0H4gKyxdkwKXuRhtfzoLTDV&#10;7skZPY6hFBHCPkUFVQhNKqUvKrLoR64hjt7VtRZDlG0pdYvPCLe1nCTJVFo0HBcqbGhTUXE7/lgF&#10;6zNnX+a+vxyya2byfJbwbnpTatDv1nMQgbrwH/5rf2sFk9kYfs/EIyCX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29AI/EAAAA3AAAAA8AAAAAAAAAAAAAAAAAmAIAAGRycy9k&#10;b3ducmV2LnhtbFBLBQYAAAAABAAEAPUAAACJAwAAAAA=&#10;" filled="f" stroked="f">
                  <v:textbox inset="0,0,0,0">
                    <w:txbxContent>
                      <w:p w:rsidR="00C35252" w:rsidRDefault="00C35252">
                        <w:pPr>
                          <w:spacing w:line="102" w:lineRule="exact"/>
                          <w:jc w:val="center"/>
                          <w:rPr>
                            <w:rFonts w:ascii="Arial"/>
                            <w:sz w:val="10"/>
                          </w:rPr>
                        </w:pPr>
                        <w:r>
                          <w:rPr>
                            <w:rFonts w:ascii="Arial"/>
                            <w:color w:val="FFFFFF"/>
                            <w:spacing w:val="-1"/>
                            <w:sz w:val="10"/>
                          </w:rPr>
                          <w:t>Synchronize</w:t>
                        </w:r>
                      </w:p>
                      <w:p w:rsidR="00C35252" w:rsidRDefault="00C35252">
                        <w:pPr>
                          <w:spacing w:before="4" w:line="113" w:lineRule="exact"/>
                          <w:ind w:left="1"/>
                          <w:jc w:val="center"/>
                          <w:rPr>
                            <w:rFonts w:ascii="Arial"/>
                            <w:sz w:val="10"/>
                          </w:rPr>
                        </w:pPr>
                        <w:r>
                          <w:rPr>
                            <w:rFonts w:ascii="Arial"/>
                            <w:color w:val="FFFFFF"/>
                            <w:sz w:val="10"/>
                          </w:rPr>
                          <w:t>Model</w:t>
                        </w:r>
                      </w:p>
                    </w:txbxContent>
                  </v:textbox>
                </v:shape>
                <w10:wrap anchorx="page"/>
              </v:group>
            </w:pict>
          </mc:Fallback>
        </mc:AlternateContent>
      </w:r>
      <w:r w:rsidR="00C35252">
        <w:rPr>
          <w:rFonts w:ascii="Arial"/>
          <w:sz w:val="10"/>
        </w:rPr>
        <w:t>Model-driven Developer</w:t>
      </w:r>
    </w:p>
    <w:p w:rsidR="003D382C" w:rsidRDefault="00C35252">
      <w:pPr>
        <w:pStyle w:val="Corpsdetexte"/>
        <w:rPr>
          <w:rFonts w:ascii="Arial"/>
          <w:sz w:val="10"/>
        </w:rPr>
      </w:pPr>
      <w:r>
        <w:br w:type="column"/>
      </w:r>
    </w:p>
    <w:p w:rsidR="003D382C" w:rsidRDefault="003D382C">
      <w:pPr>
        <w:pStyle w:val="Corpsdetexte"/>
        <w:rPr>
          <w:rFonts w:ascii="Arial"/>
          <w:sz w:val="10"/>
        </w:rPr>
      </w:pPr>
    </w:p>
    <w:p w:rsidR="003D382C" w:rsidRDefault="003D382C">
      <w:pPr>
        <w:pStyle w:val="Corpsdetexte"/>
        <w:rPr>
          <w:rFonts w:ascii="Arial"/>
          <w:sz w:val="10"/>
        </w:rPr>
      </w:pPr>
    </w:p>
    <w:p w:rsidR="003D382C" w:rsidRDefault="003D382C">
      <w:pPr>
        <w:pStyle w:val="Corpsdetexte"/>
        <w:rPr>
          <w:rFonts w:ascii="Arial"/>
          <w:sz w:val="10"/>
        </w:rPr>
      </w:pPr>
    </w:p>
    <w:p w:rsidR="003D382C" w:rsidRDefault="003D382C">
      <w:pPr>
        <w:pStyle w:val="Corpsdetexte"/>
        <w:rPr>
          <w:rFonts w:ascii="Arial"/>
          <w:sz w:val="10"/>
        </w:rPr>
      </w:pPr>
    </w:p>
    <w:p w:rsidR="003D382C" w:rsidRDefault="003D382C">
      <w:pPr>
        <w:pStyle w:val="Corpsdetexte"/>
        <w:rPr>
          <w:rFonts w:ascii="Arial"/>
          <w:sz w:val="10"/>
        </w:rPr>
      </w:pPr>
    </w:p>
    <w:p w:rsidR="003D382C" w:rsidRDefault="003D382C">
      <w:pPr>
        <w:pStyle w:val="Corpsdetexte"/>
        <w:rPr>
          <w:rFonts w:ascii="Arial"/>
          <w:sz w:val="10"/>
        </w:rPr>
      </w:pPr>
    </w:p>
    <w:p w:rsidR="003D382C" w:rsidRDefault="003D382C">
      <w:pPr>
        <w:pStyle w:val="Corpsdetexte"/>
        <w:rPr>
          <w:rFonts w:ascii="Arial"/>
          <w:sz w:val="10"/>
        </w:rPr>
      </w:pPr>
    </w:p>
    <w:p w:rsidR="003D382C" w:rsidRDefault="003D382C">
      <w:pPr>
        <w:pStyle w:val="Corpsdetexte"/>
        <w:rPr>
          <w:rFonts w:ascii="Arial"/>
          <w:sz w:val="10"/>
        </w:rPr>
      </w:pPr>
    </w:p>
    <w:p w:rsidR="003D382C" w:rsidRDefault="003D382C">
      <w:pPr>
        <w:pStyle w:val="Corpsdetexte"/>
        <w:rPr>
          <w:rFonts w:ascii="Arial"/>
          <w:sz w:val="10"/>
        </w:rPr>
      </w:pPr>
    </w:p>
    <w:p w:rsidR="003D382C" w:rsidRDefault="003D382C">
      <w:pPr>
        <w:pStyle w:val="Corpsdetexte"/>
        <w:rPr>
          <w:rFonts w:ascii="Arial"/>
          <w:sz w:val="10"/>
        </w:rPr>
      </w:pPr>
    </w:p>
    <w:p w:rsidR="003D382C" w:rsidRDefault="003D382C">
      <w:pPr>
        <w:pStyle w:val="Corpsdetexte"/>
        <w:rPr>
          <w:rFonts w:ascii="Arial"/>
          <w:sz w:val="10"/>
        </w:rPr>
      </w:pPr>
    </w:p>
    <w:p w:rsidR="003D382C" w:rsidRDefault="003D382C">
      <w:pPr>
        <w:pStyle w:val="Corpsdetexte"/>
        <w:rPr>
          <w:rFonts w:ascii="Arial"/>
          <w:sz w:val="10"/>
        </w:rPr>
      </w:pPr>
    </w:p>
    <w:p w:rsidR="003D382C" w:rsidRDefault="003D382C">
      <w:pPr>
        <w:pStyle w:val="Corpsdetexte"/>
        <w:rPr>
          <w:rFonts w:ascii="Arial"/>
          <w:sz w:val="10"/>
        </w:rPr>
      </w:pPr>
    </w:p>
    <w:p w:rsidR="003D382C" w:rsidRDefault="003D382C">
      <w:pPr>
        <w:pStyle w:val="Corpsdetexte"/>
        <w:rPr>
          <w:rFonts w:ascii="Arial"/>
          <w:sz w:val="10"/>
        </w:rPr>
      </w:pPr>
    </w:p>
    <w:p w:rsidR="003D382C" w:rsidRDefault="003D382C">
      <w:pPr>
        <w:pStyle w:val="Corpsdetexte"/>
        <w:rPr>
          <w:rFonts w:ascii="Arial"/>
          <w:sz w:val="10"/>
        </w:rPr>
      </w:pPr>
    </w:p>
    <w:p w:rsidR="003D382C" w:rsidRDefault="003D382C">
      <w:pPr>
        <w:pStyle w:val="Corpsdetexte"/>
        <w:rPr>
          <w:rFonts w:ascii="Arial"/>
          <w:sz w:val="10"/>
        </w:rPr>
      </w:pPr>
    </w:p>
    <w:p w:rsidR="003D382C" w:rsidRDefault="003D382C">
      <w:pPr>
        <w:pStyle w:val="Corpsdetexte"/>
        <w:rPr>
          <w:rFonts w:ascii="Arial"/>
          <w:sz w:val="10"/>
        </w:rPr>
      </w:pPr>
    </w:p>
    <w:p w:rsidR="003D382C" w:rsidRDefault="003D382C">
      <w:pPr>
        <w:pStyle w:val="Corpsdetexte"/>
        <w:rPr>
          <w:rFonts w:ascii="Arial"/>
          <w:sz w:val="10"/>
        </w:rPr>
      </w:pPr>
    </w:p>
    <w:p w:rsidR="003D382C" w:rsidRDefault="003D382C">
      <w:pPr>
        <w:pStyle w:val="Corpsdetexte"/>
        <w:rPr>
          <w:rFonts w:ascii="Arial"/>
          <w:sz w:val="10"/>
        </w:rPr>
      </w:pPr>
    </w:p>
    <w:p w:rsidR="003D382C" w:rsidRDefault="003D382C">
      <w:pPr>
        <w:pStyle w:val="Corpsdetexte"/>
        <w:rPr>
          <w:rFonts w:ascii="Arial"/>
          <w:sz w:val="10"/>
        </w:rPr>
      </w:pPr>
    </w:p>
    <w:p w:rsidR="003D382C" w:rsidRDefault="003D382C">
      <w:pPr>
        <w:pStyle w:val="Corpsdetexte"/>
        <w:rPr>
          <w:rFonts w:ascii="Arial"/>
          <w:sz w:val="10"/>
        </w:rPr>
      </w:pPr>
    </w:p>
    <w:p w:rsidR="003D382C" w:rsidRDefault="003D382C">
      <w:pPr>
        <w:pStyle w:val="Corpsdetexte"/>
        <w:rPr>
          <w:rFonts w:ascii="Arial"/>
          <w:sz w:val="10"/>
        </w:rPr>
      </w:pPr>
    </w:p>
    <w:p w:rsidR="003D382C" w:rsidRDefault="003D382C">
      <w:pPr>
        <w:pStyle w:val="Corpsdetexte"/>
        <w:rPr>
          <w:rFonts w:ascii="Arial"/>
          <w:sz w:val="10"/>
        </w:rPr>
      </w:pPr>
    </w:p>
    <w:p w:rsidR="003D382C" w:rsidRDefault="003D382C">
      <w:pPr>
        <w:pStyle w:val="Corpsdetexte"/>
        <w:rPr>
          <w:rFonts w:ascii="Arial"/>
          <w:sz w:val="10"/>
        </w:rPr>
      </w:pPr>
    </w:p>
    <w:p w:rsidR="003D382C" w:rsidRDefault="003D382C">
      <w:pPr>
        <w:pStyle w:val="Corpsdetexte"/>
        <w:rPr>
          <w:rFonts w:ascii="Arial"/>
          <w:sz w:val="10"/>
        </w:rPr>
      </w:pPr>
    </w:p>
    <w:p w:rsidR="003D382C" w:rsidRDefault="003D382C">
      <w:pPr>
        <w:pStyle w:val="Corpsdetexte"/>
        <w:rPr>
          <w:rFonts w:ascii="Arial"/>
          <w:sz w:val="10"/>
        </w:rPr>
      </w:pPr>
    </w:p>
    <w:p w:rsidR="003D382C" w:rsidRDefault="003D382C">
      <w:pPr>
        <w:pStyle w:val="Corpsdetexte"/>
        <w:rPr>
          <w:rFonts w:ascii="Arial"/>
          <w:sz w:val="10"/>
        </w:rPr>
      </w:pPr>
    </w:p>
    <w:p w:rsidR="003D382C" w:rsidRDefault="003D382C">
      <w:pPr>
        <w:pStyle w:val="Corpsdetexte"/>
        <w:rPr>
          <w:rFonts w:ascii="Arial"/>
          <w:sz w:val="10"/>
        </w:rPr>
      </w:pPr>
    </w:p>
    <w:p w:rsidR="003D382C" w:rsidRDefault="003D382C">
      <w:pPr>
        <w:pStyle w:val="Corpsdetexte"/>
        <w:rPr>
          <w:rFonts w:ascii="Arial"/>
          <w:sz w:val="10"/>
        </w:rPr>
      </w:pPr>
    </w:p>
    <w:p w:rsidR="003D382C" w:rsidRDefault="003D382C">
      <w:pPr>
        <w:pStyle w:val="Corpsdetexte"/>
        <w:rPr>
          <w:rFonts w:ascii="Arial"/>
          <w:sz w:val="10"/>
        </w:rPr>
      </w:pPr>
    </w:p>
    <w:p w:rsidR="003D382C" w:rsidRDefault="003D382C">
      <w:pPr>
        <w:pStyle w:val="Corpsdetexte"/>
        <w:rPr>
          <w:rFonts w:ascii="Arial"/>
          <w:sz w:val="10"/>
        </w:rPr>
      </w:pPr>
    </w:p>
    <w:p w:rsidR="003D382C" w:rsidRDefault="003D382C">
      <w:pPr>
        <w:pStyle w:val="Corpsdetexte"/>
        <w:rPr>
          <w:rFonts w:ascii="Arial"/>
          <w:sz w:val="10"/>
        </w:rPr>
      </w:pPr>
    </w:p>
    <w:p w:rsidR="003D382C" w:rsidRDefault="003D382C">
      <w:pPr>
        <w:pStyle w:val="Corpsdetexte"/>
        <w:rPr>
          <w:rFonts w:ascii="Arial"/>
          <w:sz w:val="10"/>
        </w:rPr>
      </w:pPr>
    </w:p>
    <w:p w:rsidR="003D382C" w:rsidRDefault="00C35252">
      <w:pPr>
        <w:spacing w:before="64"/>
        <w:ind w:left="-39" w:right="-17"/>
        <w:rPr>
          <w:rFonts w:ascii="Arial"/>
          <w:sz w:val="10"/>
        </w:rPr>
      </w:pPr>
      <w:r>
        <w:rPr>
          <w:rFonts w:ascii="Arial"/>
          <w:sz w:val="10"/>
        </w:rPr>
        <w:t>Code-driven</w:t>
      </w:r>
      <w:r>
        <w:rPr>
          <w:rFonts w:ascii="Arial"/>
          <w:spacing w:val="-12"/>
          <w:sz w:val="10"/>
        </w:rPr>
        <w:t xml:space="preserve"> </w:t>
      </w:r>
      <w:r>
        <w:rPr>
          <w:rFonts w:ascii="Arial"/>
          <w:sz w:val="10"/>
        </w:rPr>
        <w:t>Developer</w:t>
      </w:r>
    </w:p>
    <w:p w:rsidR="003D382C" w:rsidRDefault="00C35252">
      <w:pPr>
        <w:pStyle w:val="Corpsdetexte"/>
        <w:rPr>
          <w:rFonts w:ascii="Arial"/>
          <w:sz w:val="10"/>
        </w:rPr>
      </w:pPr>
      <w:r>
        <w:br w:type="column"/>
      </w:r>
    </w:p>
    <w:p w:rsidR="003D382C" w:rsidRDefault="003D382C">
      <w:pPr>
        <w:pStyle w:val="Corpsdetexte"/>
        <w:rPr>
          <w:rFonts w:ascii="Arial"/>
          <w:sz w:val="10"/>
        </w:rPr>
      </w:pPr>
    </w:p>
    <w:p w:rsidR="003D382C" w:rsidRDefault="003D382C">
      <w:pPr>
        <w:pStyle w:val="Corpsdetexte"/>
        <w:rPr>
          <w:rFonts w:ascii="Arial"/>
          <w:sz w:val="10"/>
        </w:rPr>
      </w:pPr>
    </w:p>
    <w:p w:rsidR="003D382C" w:rsidRDefault="003D382C">
      <w:pPr>
        <w:pStyle w:val="Corpsdetexte"/>
        <w:rPr>
          <w:rFonts w:ascii="Arial"/>
          <w:sz w:val="10"/>
        </w:rPr>
      </w:pPr>
    </w:p>
    <w:p w:rsidR="003D382C" w:rsidRDefault="003D382C">
      <w:pPr>
        <w:pStyle w:val="Corpsdetexte"/>
        <w:rPr>
          <w:rFonts w:ascii="Arial"/>
          <w:sz w:val="10"/>
        </w:rPr>
      </w:pPr>
    </w:p>
    <w:p w:rsidR="003D382C" w:rsidRDefault="003D382C">
      <w:pPr>
        <w:pStyle w:val="Corpsdetexte"/>
        <w:rPr>
          <w:rFonts w:ascii="Arial"/>
          <w:sz w:val="10"/>
        </w:rPr>
      </w:pPr>
    </w:p>
    <w:p w:rsidR="003D382C" w:rsidRDefault="003D382C">
      <w:pPr>
        <w:pStyle w:val="Corpsdetexte"/>
        <w:rPr>
          <w:rFonts w:ascii="Arial"/>
          <w:sz w:val="10"/>
        </w:rPr>
      </w:pPr>
    </w:p>
    <w:p w:rsidR="003D382C" w:rsidRDefault="003D382C">
      <w:pPr>
        <w:pStyle w:val="Corpsdetexte"/>
        <w:rPr>
          <w:rFonts w:ascii="Arial"/>
          <w:sz w:val="10"/>
        </w:rPr>
      </w:pPr>
    </w:p>
    <w:p w:rsidR="003D382C" w:rsidRDefault="003D382C">
      <w:pPr>
        <w:pStyle w:val="Corpsdetexte"/>
        <w:rPr>
          <w:rFonts w:ascii="Arial"/>
          <w:sz w:val="10"/>
        </w:rPr>
      </w:pPr>
    </w:p>
    <w:p w:rsidR="003D382C" w:rsidRDefault="003D382C">
      <w:pPr>
        <w:pStyle w:val="Corpsdetexte"/>
        <w:rPr>
          <w:rFonts w:ascii="Arial"/>
          <w:sz w:val="10"/>
        </w:rPr>
      </w:pPr>
    </w:p>
    <w:p w:rsidR="003D382C" w:rsidRDefault="003D382C">
      <w:pPr>
        <w:pStyle w:val="Corpsdetexte"/>
        <w:rPr>
          <w:rFonts w:ascii="Arial"/>
          <w:sz w:val="10"/>
        </w:rPr>
      </w:pPr>
    </w:p>
    <w:p w:rsidR="003D382C" w:rsidRDefault="003D382C">
      <w:pPr>
        <w:pStyle w:val="Corpsdetexte"/>
        <w:rPr>
          <w:rFonts w:ascii="Arial"/>
          <w:sz w:val="10"/>
        </w:rPr>
      </w:pPr>
    </w:p>
    <w:p w:rsidR="003D382C" w:rsidRDefault="003D382C">
      <w:pPr>
        <w:pStyle w:val="Corpsdetexte"/>
        <w:rPr>
          <w:rFonts w:ascii="Arial"/>
          <w:sz w:val="10"/>
        </w:rPr>
      </w:pPr>
    </w:p>
    <w:p w:rsidR="003D382C" w:rsidRDefault="003D382C">
      <w:pPr>
        <w:pStyle w:val="Corpsdetexte"/>
        <w:rPr>
          <w:rFonts w:ascii="Arial"/>
          <w:sz w:val="10"/>
        </w:rPr>
      </w:pPr>
    </w:p>
    <w:p w:rsidR="003D382C" w:rsidRDefault="003D382C">
      <w:pPr>
        <w:pStyle w:val="Corpsdetexte"/>
        <w:rPr>
          <w:rFonts w:ascii="Arial"/>
          <w:sz w:val="10"/>
        </w:rPr>
      </w:pPr>
    </w:p>
    <w:p w:rsidR="003D382C" w:rsidRDefault="003D382C">
      <w:pPr>
        <w:pStyle w:val="Corpsdetexte"/>
        <w:rPr>
          <w:rFonts w:ascii="Arial"/>
          <w:sz w:val="10"/>
        </w:rPr>
      </w:pPr>
    </w:p>
    <w:p w:rsidR="003D382C" w:rsidRDefault="003D382C">
      <w:pPr>
        <w:pStyle w:val="Corpsdetexte"/>
        <w:rPr>
          <w:rFonts w:ascii="Arial"/>
          <w:sz w:val="10"/>
        </w:rPr>
      </w:pPr>
    </w:p>
    <w:p w:rsidR="003D382C" w:rsidRDefault="003D382C">
      <w:pPr>
        <w:pStyle w:val="Corpsdetexte"/>
        <w:rPr>
          <w:rFonts w:ascii="Arial"/>
          <w:sz w:val="10"/>
        </w:rPr>
      </w:pPr>
    </w:p>
    <w:p w:rsidR="003D382C" w:rsidRDefault="003D382C">
      <w:pPr>
        <w:pStyle w:val="Corpsdetexte"/>
        <w:rPr>
          <w:rFonts w:ascii="Arial"/>
          <w:sz w:val="10"/>
        </w:rPr>
      </w:pPr>
    </w:p>
    <w:p w:rsidR="003D382C" w:rsidRDefault="003D382C">
      <w:pPr>
        <w:pStyle w:val="Corpsdetexte"/>
        <w:rPr>
          <w:rFonts w:ascii="Arial"/>
          <w:sz w:val="10"/>
        </w:rPr>
      </w:pPr>
    </w:p>
    <w:p w:rsidR="003D382C" w:rsidRDefault="003D382C">
      <w:pPr>
        <w:pStyle w:val="Corpsdetexte"/>
        <w:rPr>
          <w:rFonts w:ascii="Arial"/>
          <w:sz w:val="10"/>
        </w:rPr>
      </w:pPr>
    </w:p>
    <w:p w:rsidR="003D382C" w:rsidRDefault="003D382C">
      <w:pPr>
        <w:pStyle w:val="Corpsdetexte"/>
        <w:rPr>
          <w:rFonts w:ascii="Arial"/>
          <w:sz w:val="10"/>
        </w:rPr>
      </w:pPr>
    </w:p>
    <w:p w:rsidR="003D382C" w:rsidRDefault="003D382C">
      <w:pPr>
        <w:pStyle w:val="Corpsdetexte"/>
        <w:rPr>
          <w:rFonts w:ascii="Arial"/>
          <w:sz w:val="10"/>
        </w:rPr>
      </w:pPr>
    </w:p>
    <w:p w:rsidR="003D382C" w:rsidRDefault="003D382C">
      <w:pPr>
        <w:pStyle w:val="Corpsdetexte"/>
        <w:rPr>
          <w:rFonts w:ascii="Arial"/>
          <w:sz w:val="10"/>
        </w:rPr>
      </w:pPr>
    </w:p>
    <w:p w:rsidR="003D382C" w:rsidRDefault="003D382C">
      <w:pPr>
        <w:pStyle w:val="Corpsdetexte"/>
        <w:rPr>
          <w:rFonts w:ascii="Arial"/>
          <w:sz w:val="10"/>
        </w:rPr>
      </w:pPr>
    </w:p>
    <w:p w:rsidR="003D382C" w:rsidRDefault="003D382C">
      <w:pPr>
        <w:pStyle w:val="Corpsdetexte"/>
        <w:rPr>
          <w:rFonts w:ascii="Arial"/>
          <w:sz w:val="10"/>
        </w:rPr>
      </w:pPr>
    </w:p>
    <w:p w:rsidR="003D382C" w:rsidRDefault="003D382C">
      <w:pPr>
        <w:pStyle w:val="Corpsdetexte"/>
        <w:rPr>
          <w:rFonts w:ascii="Arial"/>
          <w:sz w:val="10"/>
        </w:rPr>
      </w:pPr>
    </w:p>
    <w:p w:rsidR="003D382C" w:rsidRDefault="003D382C">
      <w:pPr>
        <w:pStyle w:val="Corpsdetexte"/>
        <w:rPr>
          <w:rFonts w:ascii="Arial"/>
          <w:sz w:val="10"/>
        </w:rPr>
      </w:pPr>
    </w:p>
    <w:p w:rsidR="003D382C" w:rsidRDefault="003D382C">
      <w:pPr>
        <w:pStyle w:val="Corpsdetexte"/>
        <w:rPr>
          <w:rFonts w:ascii="Arial"/>
          <w:sz w:val="10"/>
        </w:rPr>
      </w:pPr>
    </w:p>
    <w:p w:rsidR="003D382C" w:rsidRDefault="003D382C">
      <w:pPr>
        <w:pStyle w:val="Corpsdetexte"/>
        <w:rPr>
          <w:rFonts w:ascii="Arial"/>
          <w:sz w:val="10"/>
        </w:rPr>
      </w:pPr>
    </w:p>
    <w:p w:rsidR="003D382C" w:rsidRDefault="003D382C">
      <w:pPr>
        <w:pStyle w:val="Corpsdetexte"/>
        <w:rPr>
          <w:rFonts w:ascii="Arial"/>
          <w:sz w:val="10"/>
        </w:rPr>
      </w:pPr>
    </w:p>
    <w:p w:rsidR="003D382C" w:rsidRDefault="003D382C">
      <w:pPr>
        <w:pStyle w:val="Corpsdetexte"/>
        <w:rPr>
          <w:rFonts w:ascii="Arial"/>
          <w:sz w:val="10"/>
        </w:rPr>
      </w:pPr>
    </w:p>
    <w:p w:rsidR="003D382C" w:rsidRDefault="003D382C">
      <w:pPr>
        <w:pStyle w:val="Corpsdetexte"/>
        <w:rPr>
          <w:rFonts w:ascii="Arial"/>
          <w:sz w:val="10"/>
        </w:rPr>
      </w:pPr>
    </w:p>
    <w:p w:rsidR="003D382C" w:rsidRDefault="003D382C">
      <w:pPr>
        <w:pStyle w:val="Corpsdetexte"/>
        <w:rPr>
          <w:rFonts w:ascii="Arial"/>
          <w:sz w:val="10"/>
        </w:rPr>
      </w:pPr>
    </w:p>
    <w:p w:rsidR="003D382C" w:rsidRDefault="00C35252">
      <w:pPr>
        <w:tabs>
          <w:tab w:val="left" w:pos="1192"/>
        </w:tabs>
        <w:spacing w:before="59"/>
        <w:ind w:left="125"/>
        <w:rPr>
          <w:rFonts w:ascii="Arial"/>
          <w:sz w:val="10"/>
        </w:rPr>
      </w:pPr>
      <w:r>
        <w:rPr>
          <w:rFonts w:ascii="Arial"/>
          <w:color w:val="FFFFFF"/>
          <w:sz w:val="10"/>
        </w:rPr>
        <w:t>Modify</w:t>
      </w:r>
      <w:r>
        <w:rPr>
          <w:rFonts w:ascii="Arial"/>
          <w:color w:val="FFFFFF"/>
          <w:spacing w:val="-2"/>
          <w:sz w:val="10"/>
        </w:rPr>
        <w:t xml:space="preserve"> </w:t>
      </w:r>
      <w:r>
        <w:rPr>
          <w:rFonts w:ascii="Arial"/>
          <w:color w:val="FFFFFF"/>
          <w:sz w:val="10"/>
        </w:rPr>
        <w:t>Code</w:t>
      </w:r>
      <w:r>
        <w:rPr>
          <w:rFonts w:ascii="Arial"/>
          <w:color w:val="FFFFFF"/>
          <w:sz w:val="10"/>
        </w:rPr>
        <w:tab/>
        <w:t>Modify</w:t>
      </w:r>
      <w:r>
        <w:rPr>
          <w:rFonts w:ascii="Arial"/>
          <w:color w:val="FFFFFF"/>
          <w:spacing w:val="-10"/>
          <w:sz w:val="10"/>
        </w:rPr>
        <w:t xml:space="preserve"> </w:t>
      </w:r>
      <w:r>
        <w:rPr>
          <w:rFonts w:ascii="Arial"/>
          <w:color w:val="FFFFFF"/>
          <w:sz w:val="10"/>
        </w:rPr>
        <w:t>Model</w:t>
      </w:r>
    </w:p>
    <w:p w:rsidR="003D382C" w:rsidRDefault="00C35252">
      <w:pPr>
        <w:spacing w:before="15" w:line="242" w:lineRule="auto"/>
        <w:ind w:left="125" w:right="788" w:firstLine="199"/>
        <w:jc w:val="both"/>
        <w:rPr>
          <w:rFonts w:ascii="Arial"/>
          <w:i/>
          <w:sz w:val="18"/>
        </w:rPr>
      </w:pPr>
      <w:r>
        <w:br w:type="column"/>
      </w:r>
      <w:r>
        <w:rPr>
          <w:rFonts w:ascii="PMingLiU"/>
          <w:w w:val="130"/>
          <w:sz w:val="18"/>
        </w:rPr>
        <w:t xml:space="preserve">Definition </w:t>
      </w:r>
      <w:r>
        <w:rPr>
          <w:rFonts w:ascii="PMingLiU"/>
          <w:w w:val="105"/>
          <w:sz w:val="18"/>
        </w:rPr>
        <w:t xml:space="preserve">5 </w:t>
      </w:r>
      <w:r>
        <w:rPr>
          <w:rFonts w:ascii="PMingLiU"/>
          <w:spacing w:val="-3"/>
          <w:w w:val="130"/>
          <w:sz w:val="18"/>
        </w:rPr>
        <w:t>(</w:t>
      </w:r>
      <w:proofErr w:type="gramStart"/>
      <w:r>
        <w:rPr>
          <w:rFonts w:ascii="PMingLiU"/>
          <w:spacing w:val="-3"/>
          <w:w w:val="130"/>
          <w:sz w:val="18"/>
        </w:rPr>
        <w:t xml:space="preserve">Batch  </w:t>
      </w:r>
      <w:r>
        <w:rPr>
          <w:rFonts w:ascii="PMingLiU"/>
          <w:w w:val="130"/>
          <w:sz w:val="18"/>
        </w:rPr>
        <w:t>code</w:t>
      </w:r>
      <w:proofErr w:type="gramEnd"/>
      <w:r>
        <w:rPr>
          <w:rFonts w:ascii="PMingLiU"/>
          <w:w w:val="130"/>
          <w:sz w:val="18"/>
        </w:rPr>
        <w:t xml:space="preserve"> generation </w:t>
      </w:r>
      <w:r>
        <w:rPr>
          <w:rFonts w:ascii="PMingLiU"/>
          <w:w w:val="105"/>
          <w:sz w:val="18"/>
        </w:rPr>
        <w:t xml:space="preserve">[25]).  </w:t>
      </w:r>
      <w:proofErr w:type="gramStart"/>
      <w:r>
        <w:rPr>
          <w:rFonts w:ascii="Arial"/>
          <w:i/>
          <w:w w:val="105"/>
          <w:sz w:val="18"/>
        </w:rPr>
        <w:t xml:space="preserve">Batch  </w:t>
      </w:r>
      <w:r>
        <w:rPr>
          <w:rFonts w:ascii="Arial"/>
          <w:i/>
          <w:spacing w:val="-6"/>
          <w:w w:val="105"/>
          <w:sz w:val="18"/>
        </w:rPr>
        <w:t>code</w:t>
      </w:r>
      <w:proofErr w:type="gramEnd"/>
      <w:r>
        <w:rPr>
          <w:rFonts w:ascii="Arial"/>
          <w:i/>
          <w:spacing w:val="-35"/>
          <w:w w:val="105"/>
          <w:sz w:val="18"/>
        </w:rPr>
        <w:t xml:space="preserve"> </w:t>
      </w:r>
      <w:r>
        <w:rPr>
          <w:rFonts w:ascii="Arial"/>
          <w:i/>
          <w:w w:val="105"/>
          <w:sz w:val="18"/>
        </w:rPr>
        <w:t>generation</w:t>
      </w:r>
      <w:r>
        <w:rPr>
          <w:rFonts w:ascii="Arial"/>
          <w:i/>
          <w:spacing w:val="-35"/>
          <w:w w:val="105"/>
          <w:sz w:val="18"/>
        </w:rPr>
        <w:t xml:space="preserve"> </w:t>
      </w:r>
      <w:r>
        <w:rPr>
          <w:rFonts w:ascii="Arial"/>
          <w:i/>
          <w:w w:val="105"/>
          <w:sz w:val="18"/>
        </w:rPr>
        <w:t>is</w:t>
      </w:r>
      <w:r>
        <w:rPr>
          <w:rFonts w:ascii="Arial"/>
          <w:i/>
          <w:spacing w:val="-35"/>
          <w:w w:val="105"/>
          <w:sz w:val="18"/>
        </w:rPr>
        <w:t xml:space="preserve"> </w:t>
      </w:r>
      <w:r>
        <w:rPr>
          <w:rFonts w:ascii="Arial"/>
          <w:i/>
          <w:w w:val="105"/>
          <w:sz w:val="18"/>
        </w:rPr>
        <w:t>a</w:t>
      </w:r>
      <w:r>
        <w:rPr>
          <w:rFonts w:ascii="Arial"/>
          <w:i/>
          <w:spacing w:val="-35"/>
          <w:w w:val="105"/>
          <w:sz w:val="18"/>
        </w:rPr>
        <w:t xml:space="preserve"> </w:t>
      </w:r>
      <w:r>
        <w:rPr>
          <w:rFonts w:ascii="Arial"/>
          <w:i/>
          <w:spacing w:val="-5"/>
          <w:w w:val="105"/>
          <w:sz w:val="18"/>
        </w:rPr>
        <w:t>process</w:t>
      </w:r>
      <w:r>
        <w:rPr>
          <w:rFonts w:ascii="Arial"/>
          <w:i/>
          <w:spacing w:val="-35"/>
          <w:w w:val="105"/>
          <w:sz w:val="18"/>
        </w:rPr>
        <w:t xml:space="preserve"> </w:t>
      </w:r>
      <w:r>
        <w:rPr>
          <w:rFonts w:ascii="Arial"/>
          <w:i/>
          <w:w w:val="105"/>
          <w:sz w:val="18"/>
        </w:rPr>
        <w:t>of</w:t>
      </w:r>
      <w:r>
        <w:rPr>
          <w:rFonts w:ascii="Arial"/>
          <w:i/>
          <w:spacing w:val="-35"/>
          <w:w w:val="105"/>
          <w:sz w:val="18"/>
        </w:rPr>
        <w:t xml:space="preserve"> </w:t>
      </w:r>
      <w:r>
        <w:rPr>
          <w:rFonts w:ascii="Arial"/>
          <w:i/>
          <w:w w:val="105"/>
          <w:sz w:val="18"/>
        </w:rPr>
        <w:t>generating</w:t>
      </w:r>
      <w:r>
        <w:rPr>
          <w:rFonts w:ascii="Arial"/>
          <w:i/>
          <w:spacing w:val="-35"/>
          <w:w w:val="105"/>
          <w:sz w:val="18"/>
        </w:rPr>
        <w:t xml:space="preserve"> </w:t>
      </w:r>
      <w:r>
        <w:rPr>
          <w:rFonts w:ascii="Arial"/>
          <w:i/>
          <w:spacing w:val="-5"/>
          <w:w w:val="105"/>
          <w:sz w:val="18"/>
        </w:rPr>
        <w:t>code</w:t>
      </w:r>
      <w:r>
        <w:rPr>
          <w:rFonts w:ascii="Arial"/>
          <w:i/>
          <w:spacing w:val="-35"/>
          <w:w w:val="105"/>
          <w:sz w:val="18"/>
        </w:rPr>
        <w:t xml:space="preserve"> </w:t>
      </w:r>
      <w:r>
        <w:rPr>
          <w:rFonts w:ascii="Arial"/>
          <w:i/>
          <w:spacing w:val="-3"/>
          <w:w w:val="105"/>
          <w:sz w:val="18"/>
        </w:rPr>
        <w:t>from</w:t>
      </w:r>
      <w:r>
        <w:rPr>
          <w:rFonts w:ascii="Arial"/>
          <w:i/>
          <w:spacing w:val="-35"/>
          <w:w w:val="105"/>
          <w:sz w:val="18"/>
        </w:rPr>
        <w:t xml:space="preserve"> </w:t>
      </w:r>
      <w:r>
        <w:rPr>
          <w:rFonts w:ascii="Arial"/>
          <w:i/>
          <w:w w:val="105"/>
          <w:sz w:val="18"/>
        </w:rPr>
        <w:t>a</w:t>
      </w:r>
      <w:r>
        <w:rPr>
          <w:rFonts w:ascii="Arial"/>
          <w:i/>
          <w:spacing w:val="-35"/>
          <w:w w:val="105"/>
          <w:sz w:val="18"/>
        </w:rPr>
        <w:t xml:space="preserve"> </w:t>
      </w:r>
      <w:r>
        <w:rPr>
          <w:rFonts w:ascii="Arial"/>
          <w:i/>
          <w:w w:val="105"/>
          <w:sz w:val="18"/>
        </w:rPr>
        <w:t xml:space="preserve">model, </w:t>
      </w:r>
      <w:r>
        <w:rPr>
          <w:rFonts w:ascii="Arial"/>
          <w:i/>
          <w:spacing w:val="-3"/>
          <w:w w:val="105"/>
          <w:sz w:val="18"/>
        </w:rPr>
        <w:t>from</w:t>
      </w:r>
      <w:r>
        <w:rPr>
          <w:rFonts w:ascii="Arial"/>
          <w:i/>
          <w:spacing w:val="-10"/>
          <w:w w:val="105"/>
          <w:sz w:val="18"/>
        </w:rPr>
        <w:t xml:space="preserve"> </w:t>
      </w:r>
      <w:r>
        <w:rPr>
          <w:rFonts w:ascii="Arial"/>
          <w:i/>
          <w:w w:val="105"/>
          <w:sz w:val="18"/>
        </w:rPr>
        <w:t>scratch.</w:t>
      </w:r>
      <w:r>
        <w:rPr>
          <w:rFonts w:ascii="Arial"/>
          <w:i/>
          <w:spacing w:val="3"/>
          <w:w w:val="105"/>
          <w:sz w:val="18"/>
        </w:rPr>
        <w:t xml:space="preserve"> </w:t>
      </w:r>
      <w:r>
        <w:rPr>
          <w:rFonts w:ascii="Arial"/>
          <w:i/>
          <w:w w:val="105"/>
          <w:sz w:val="18"/>
        </w:rPr>
        <w:t>Any</w:t>
      </w:r>
      <w:r>
        <w:rPr>
          <w:rFonts w:ascii="Arial"/>
          <w:i/>
          <w:spacing w:val="-10"/>
          <w:w w:val="105"/>
          <w:sz w:val="18"/>
        </w:rPr>
        <w:t xml:space="preserve"> </w:t>
      </w:r>
      <w:r>
        <w:rPr>
          <w:rFonts w:ascii="Arial"/>
          <w:i/>
          <w:w w:val="105"/>
          <w:sz w:val="18"/>
        </w:rPr>
        <w:t>existing</w:t>
      </w:r>
      <w:r>
        <w:rPr>
          <w:rFonts w:ascii="Arial"/>
          <w:i/>
          <w:spacing w:val="-10"/>
          <w:w w:val="105"/>
          <w:sz w:val="18"/>
        </w:rPr>
        <w:t xml:space="preserve"> </w:t>
      </w:r>
      <w:r>
        <w:rPr>
          <w:rFonts w:ascii="Arial"/>
          <w:i/>
          <w:spacing w:val="-6"/>
          <w:w w:val="105"/>
          <w:sz w:val="18"/>
        </w:rPr>
        <w:t>code</w:t>
      </w:r>
      <w:r>
        <w:rPr>
          <w:rFonts w:ascii="Arial"/>
          <w:i/>
          <w:spacing w:val="-10"/>
          <w:w w:val="105"/>
          <w:sz w:val="18"/>
        </w:rPr>
        <w:t xml:space="preserve"> </w:t>
      </w:r>
      <w:r>
        <w:rPr>
          <w:rFonts w:ascii="Arial"/>
          <w:i/>
          <w:w w:val="105"/>
          <w:sz w:val="18"/>
        </w:rPr>
        <w:t>is</w:t>
      </w:r>
      <w:r>
        <w:rPr>
          <w:rFonts w:ascii="Arial"/>
          <w:i/>
          <w:spacing w:val="-10"/>
          <w:w w:val="105"/>
          <w:sz w:val="18"/>
        </w:rPr>
        <w:t xml:space="preserve"> </w:t>
      </w:r>
      <w:r>
        <w:rPr>
          <w:rFonts w:ascii="Arial"/>
          <w:i/>
          <w:w w:val="105"/>
          <w:sz w:val="18"/>
        </w:rPr>
        <w:t>overwritten</w:t>
      </w:r>
      <w:r>
        <w:rPr>
          <w:rFonts w:ascii="Arial"/>
          <w:i/>
          <w:spacing w:val="-10"/>
          <w:w w:val="105"/>
          <w:sz w:val="18"/>
        </w:rPr>
        <w:t xml:space="preserve"> </w:t>
      </w:r>
      <w:r>
        <w:rPr>
          <w:rFonts w:ascii="Arial"/>
          <w:i/>
          <w:w w:val="105"/>
          <w:sz w:val="18"/>
        </w:rPr>
        <w:t>by</w:t>
      </w:r>
      <w:r>
        <w:rPr>
          <w:rFonts w:ascii="Arial"/>
          <w:i/>
          <w:spacing w:val="-10"/>
          <w:w w:val="105"/>
          <w:sz w:val="18"/>
        </w:rPr>
        <w:t xml:space="preserve"> </w:t>
      </w:r>
      <w:r>
        <w:rPr>
          <w:rFonts w:ascii="Arial"/>
          <w:i/>
          <w:w w:val="105"/>
          <w:sz w:val="18"/>
        </w:rPr>
        <w:t>the</w:t>
      </w:r>
      <w:r>
        <w:rPr>
          <w:rFonts w:ascii="Arial"/>
          <w:i/>
          <w:spacing w:val="-10"/>
          <w:w w:val="105"/>
          <w:sz w:val="18"/>
        </w:rPr>
        <w:t xml:space="preserve"> </w:t>
      </w:r>
      <w:r>
        <w:rPr>
          <w:rFonts w:ascii="Arial"/>
          <w:i/>
          <w:w w:val="105"/>
          <w:sz w:val="18"/>
        </w:rPr>
        <w:t xml:space="preserve">newly </w:t>
      </w:r>
      <w:r>
        <w:rPr>
          <w:rFonts w:ascii="Arial"/>
          <w:i/>
          <w:spacing w:val="-3"/>
          <w:w w:val="95"/>
          <w:sz w:val="18"/>
        </w:rPr>
        <w:t>generated</w:t>
      </w:r>
      <w:r>
        <w:rPr>
          <w:rFonts w:ascii="Arial"/>
          <w:i/>
          <w:spacing w:val="20"/>
          <w:w w:val="95"/>
          <w:sz w:val="18"/>
        </w:rPr>
        <w:t xml:space="preserve"> </w:t>
      </w:r>
      <w:r>
        <w:rPr>
          <w:rFonts w:ascii="Arial"/>
          <w:i/>
          <w:spacing w:val="-5"/>
          <w:w w:val="95"/>
          <w:sz w:val="18"/>
        </w:rPr>
        <w:t>code.</w:t>
      </w:r>
    </w:p>
    <w:p w:rsidR="003D382C" w:rsidRDefault="00C35252">
      <w:pPr>
        <w:pStyle w:val="Corpsdetexte"/>
        <w:spacing w:before="98" w:line="242" w:lineRule="auto"/>
        <w:ind w:left="125" w:right="839" w:firstLine="179"/>
        <w:jc w:val="both"/>
      </w:pPr>
      <w:r>
        <w:rPr>
          <w:w w:val="115"/>
        </w:rPr>
        <w:t>Incremental</w:t>
      </w:r>
      <w:r>
        <w:rPr>
          <w:spacing w:val="-7"/>
          <w:w w:val="115"/>
        </w:rPr>
        <w:t xml:space="preserve"> </w:t>
      </w:r>
      <w:r>
        <w:rPr>
          <w:w w:val="115"/>
        </w:rPr>
        <w:t>code</w:t>
      </w:r>
      <w:r>
        <w:rPr>
          <w:spacing w:val="-7"/>
          <w:w w:val="115"/>
        </w:rPr>
        <w:t xml:space="preserve"> </w:t>
      </w:r>
      <w:r>
        <w:rPr>
          <w:w w:val="115"/>
        </w:rPr>
        <w:t>generation</w:t>
      </w:r>
      <w:r>
        <w:rPr>
          <w:spacing w:val="-7"/>
          <w:w w:val="115"/>
        </w:rPr>
        <w:t xml:space="preserve"> </w:t>
      </w:r>
      <w:r>
        <w:rPr>
          <w:w w:val="115"/>
        </w:rPr>
        <w:t>is</w:t>
      </w:r>
      <w:r>
        <w:rPr>
          <w:spacing w:val="-7"/>
          <w:w w:val="115"/>
        </w:rPr>
        <w:t xml:space="preserve"> </w:t>
      </w:r>
      <w:r>
        <w:rPr>
          <w:w w:val="115"/>
        </w:rPr>
        <w:t>a</w:t>
      </w:r>
      <w:r>
        <w:rPr>
          <w:spacing w:val="-7"/>
          <w:w w:val="115"/>
        </w:rPr>
        <w:t xml:space="preserve"> </w:t>
      </w:r>
      <w:r>
        <w:rPr>
          <w:w w:val="115"/>
        </w:rPr>
        <w:t>specialization</w:t>
      </w:r>
      <w:r>
        <w:rPr>
          <w:spacing w:val="-7"/>
          <w:w w:val="115"/>
        </w:rPr>
        <w:t xml:space="preserve"> </w:t>
      </w:r>
      <w:r>
        <w:rPr>
          <w:w w:val="115"/>
        </w:rPr>
        <w:t>of</w:t>
      </w:r>
      <w:r>
        <w:rPr>
          <w:spacing w:val="-7"/>
          <w:w w:val="115"/>
        </w:rPr>
        <w:t xml:space="preserve"> </w:t>
      </w:r>
      <w:proofErr w:type="spellStart"/>
      <w:r>
        <w:rPr>
          <w:w w:val="115"/>
        </w:rPr>
        <w:t>incre</w:t>
      </w:r>
      <w:proofErr w:type="spellEnd"/>
      <w:r>
        <w:rPr>
          <w:w w:val="115"/>
        </w:rPr>
        <w:t>- mental model transformation, which is defined in [25] as model</w:t>
      </w:r>
      <w:r>
        <w:rPr>
          <w:spacing w:val="-10"/>
          <w:w w:val="115"/>
        </w:rPr>
        <w:t xml:space="preserve"> </w:t>
      </w:r>
      <w:r>
        <w:rPr>
          <w:w w:val="115"/>
        </w:rPr>
        <w:t>transformation</w:t>
      </w:r>
      <w:r>
        <w:rPr>
          <w:spacing w:val="-10"/>
          <w:w w:val="115"/>
        </w:rPr>
        <w:t xml:space="preserve"> </w:t>
      </w:r>
      <w:r>
        <w:rPr>
          <w:w w:val="115"/>
        </w:rPr>
        <w:t>that</w:t>
      </w:r>
      <w:r>
        <w:rPr>
          <w:spacing w:val="-10"/>
          <w:w w:val="115"/>
        </w:rPr>
        <w:t xml:space="preserve"> </w:t>
      </w:r>
      <w:r>
        <w:rPr>
          <w:w w:val="115"/>
        </w:rPr>
        <w:t>does</w:t>
      </w:r>
      <w:r>
        <w:rPr>
          <w:spacing w:val="-10"/>
          <w:w w:val="115"/>
        </w:rPr>
        <w:t xml:space="preserve"> </w:t>
      </w:r>
      <w:r>
        <w:rPr>
          <w:w w:val="115"/>
        </w:rPr>
        <w:t>not</w:t>
      </w:r>
      <w:r>
        <w:rPr>
          <w:spacing w:val="-10"/>
          <w:w w:val="115"/>
        </w:rPr>
        <w:t xml:space="preserve"> </w:t>
      </w:r>
      <w:r>
        <w:rPr>
          <w:w w:val="115"/>
        </w:rPr>
        <w:t>generate</w:t>
      </w:r>
      <w:r>
        <w:rPr>
          <w:spacing w:val="-10"/>
          <w:w w:val="115"/>
        </w:rPr>
        <w:t xml:space="preserve"> </w:t>
      </w:r>
      <w:r>
        <w:rPr>
          <w:w w:val="115"/>
        </w:rPr>
        <w:t>the</w:t>
      </w:r>
      <w:r>
        <w:rPr>
          <w:spacing w:val="-10"/>
          <w:w w:val="115"/>
        </w:rPr>
        <w:t xml:space="preserve"> </w:t>
      </w:r>
      <w:r>
        <w:rPr>
          <w:w w:val="115"/>
        </w:rPr>
        <w:t>whole</w:t>
      </w:r>
      <w:r>
        <w:rPr>
          <w:spacing w:val="-10"/>
          <w:w w:val="115"/>
        </w:rPr>
        <w:t xml:space="preserve"> </w:t>
      </w:r>
      <w:r>
        <w:rPr>
          <w:w w:val="115"/>
        </w:rPr>
        <w:t>tar- get</w:t>
      </w:r>
      <w:r>
        <w:rPr>
          <w:spacing w:val="-14"/>
          <w:w w:val="115"/>
        </w:rPr>
        <w:t xml:space="preserve"> </w:t>
      </w:r>
      <w:r>
        <w:rPr>
          <w:w w:val="115"/>
        </w:rPr>
        <w:t>models</w:t>
      </w:r>
      <w:r>
        <w:rPr>
          <w:spacing w:val="-14"/>
          <w:w w:val="115"/>
        </w:rPr>
        <w:t xml:space="preserve"> </w:t>
      </w:r>
      <w:r>
        <w:rPr>
          <w:w w:val="115"/>
        </w:rPr>
        <w:t>from</w:t>
      </w:r>
      <w:r>
        <w:rPr>
          <w:spacing w:val="-14"/>
          <w:w w:val="115"/>
        </w:rPr>
        <w:t xml:space="preserve"> </w:t>
      </w:r>
      <w:r>
        <w:rPr>
          <w:w w:val="115"/>
        </w:rPr>
        <w:t>scratch</w:t>
      </w:r>
      <w:r>
        <w:rPr>
          <w:spacing w:val="-14"/>
          <w:w w:val="115"/>
        </w:rPr>
        <w:t xml:space="preserve"> </w:t>
      </w:r>
      <w:r>
        <w:rPr>
          <w:w w:val="115"/>
        </w:rPr>
        <w:t>but</w:t>
      </w:r>
      <w:r>
        <w:rPr>
          <w:spacing w:val="-14"/>
          <w:w w:val="115"/>
        </w:rPr>
        <w:t xml:space="preserve"> </w:t>
      </w:r>
      <w:r>
        <w:rPr>
          <w:w w:val="115"/>
        </w:rPr>
        <w:t>only</w:t>
      </w:r>
      <w:r>
        <w:rPr>
          <w:spacing w:val="-14"/>
          <w:w w:val="115"/>
        </w:rPr>
        <w:t xml:space="preserve"> </w:t>
      </w:r>
      <w:r>
        <w:rPr>
          <w:w w:val="115"/>
        </w:rPr>
        <w:t>updates</w:t>
      </w:r>
      <w:r>
        <w:rPr>
          <w:spacing w:val="-14"/>
          <w:w w:val="115"/>
        </w:rPr>
        <w:t xml:space="preserve"> </w:t>
      </w:r>
      <w:r>
        <w:rPr>
          <w:w w:val="115"/>
        </w:rPr>
        <w:t>the</w:t>
      </w:r>
      <w:r>
        <w:rPr>
          <w:spacing w:val="-14"/>
          <w:w w:val="115"/>
        </w:rPr>
        <w:t xml:space="preserve"> </w:t>
      </w:r>
      <w:r>
        <w:rPr>
          <w:w w:val="115"/>
        </w:rPr>
        <w:t>target</w:t>
      </w:r>
      <w:r>
        <w:rPr>
          <w:spacing w:val="-14"/>
          <w:w w:val="115"/>
        </w:rPr>
        <w:t xml:space="preserve"> </w:t>
      </w:r>
      <w:r>
        <w:rPr>
          <w:w w:val="115"/>
        </w:rPr>
        <w:t xml:space="preserve">models </w:t>
      </w:r>
      <w:r>
        <w:rPr>
          <w:spacing w:val="-3"/>
          <w:w w:val="115"/>
        </w:rPr>
        <w:t>by</w:t>
      </w:r>
      <w:r>
        <w:rPr>
          <w:spacing w:val="-24"/>
          <w:w w:val="115"/>
        </w:rPr>
        <w:t xml:space="preserve"> </w:t>
      </w:r>
      <w:r>
        <w:rPr>
          <w:w w:val="115"/>
        </w:rPr>
        <w:t>propagating</w:t>
      </w:r>
      <w:r>
        <w:rPr>
          <w:spacing w:val="-24"/>
          <w:w w:val="115"/>
        </w:rPr>
        <w:t xml:space="preserve"> </w:t>
      </w:r>
      <w:r>
        <w:rPr>
          <w:w w:val="115"/>
        </w:rPr>
        <w:t>modifications</w:t>
      </w:r>
      <w:r>
        <w:rPr>
          <w:spacing w:val="-24"/>
          <w:w w:val="115"/>
        </w:rPr>
        <w:t xml:space="preserve"> </w:t>
      </w:r>
      <w:r>
        <w:rPr>
          <w:w w:val="115"/>
        </w:rPr>
        <w:t>in</w:t>
      </w:r>
      <w:r>
        <w:rPr>
          <w:spacing w:val="-24"/>
          <w:w w:val="115"/>
        </w:rPr>
        <w:t xml:space="preserve"> </w:t>
      </w:r>
      <w:r>
        <w:rPr>
          <w:w w:val="115"/>
        </w:rPr>
        <w:t>the</w:t>
      </w:r>
      <w:r>
        <w:rPr>
          <w:spacing w:val="-24"/>
          <w:w w:val="115"/>
        </w:rPr>
        <w:t xml:space="preserve"> </w:t>
      </w:r>
      <w:r>
        <w:rPr>
          <w:w w:val="115"/>
        </w:rPr>
        <w:t>source</w:t>
      </w:r>
      <w:r>
        <w:rPr>
          <w:spacing w:val="-24"/>
          <w:w w:val="115"/>
        </w:rPr>
        <w:t xml:space="preserve"> </w:t>
      </w:r>
      <w:r>
        <w:rPr>
          <w:w w:val="115"/>
        </w:rPr>
        <w:t>models.</w:t>
      </w:r>
    </w:p>
    <w:p w:rsidR="003D382C" w:rsidRDefault="00C35252">
      <w:pPr>
        <w:pStyle w:val="Corpsdetexte"/>
        <w:spacing w:line="242" w:lineRule="auto"/>
        <w:ind w:left="125" w:right="839" w:firstLine="179"/>
        <w:jc w:val="both"/>
      </w:pPr>
      <w:r>
        <w:rPr>
          <w:w w:val="110"/>
        </w:rPr>
        <w:t>Deduced from the definition of incremental model trans- formation, incremental code generation is defined in this</w:t>
      </w:r>
      <w:r>
        <w:rPr>
          <w:spacing w:val="-24"/>
          <w:w w:val="110"/>
        </w:rPr>
        <w:t xml:space="preserve"> </w:t>
      </w:r>
      <w:proofErr w:type="spellStart"/>
      <w:r>
        <w:rPr>
          <w:w w:val="110"/>
        </w:rPr>
        <w:t>pa</w:t>
      </w:r>
      <w:proofErr w:type="spellEnd"/>
      <w:r>
        <w:rPr>
          <w:w w:val="110"/>
        </w:rPr>
        <w:t>- per as</w:t>
      </w:r>
      <w:r>
        <w:rPr>
          <w:spacing w:val="-26"/>
          <w:w w:val="110"/>
        </w:rPr>
        <w:t xml:space="preserve"> </w:t>
      </w:r>
      <w:r>
        <w:rPr>
          <w:w w:val="110"/>
        </w:rPr>
        <w:t>follows:</w:t>
      </w:r>
    </w:p>
    <w:p w:rsidR="003D382C" w:rsidRDefault="00C35252">
      <w:pPr>
        <w:tabs>
          <w:tab w:val="left" w:pos="1673"/>
        </w:tabs>
        <w:spacing w:before="65" w:line="242" w:lineRule="auto"/>
        <w:ind w:left="125" w:right="101" w:firstLine="199"/>
        <w:rPr>
          <w:rFonts w:ascii="Arial"/>
          <w:i/>
          <w:sz w:val="18"/>
        </w:rPr>
      </w:pPr>
      <w:r>
        <w:rPr>
          <w:rFonts w:ascii="PMingLiU"/>
          <w:w w:val="125"/>
          <w:sz w:val="18"/>
        </w:rPr>
        <w:t>Definition</w:t>
      </w:r>
      <w:r>
        <w:rPr>
          <w:rFonts w:ascii="PMingLiU"/>
          <w:spacing w:val="37"/>
          <w:w w:val="125"/>
          <w:sz w:val="18"/>
        </w:rPr>
        <w:t xml:space="preserve"> </w:t>
      </w:r>
      <w:r>
        <w:rPr>
          <w:rFonts w:ascii="PMingLiU"/>
          <w:w w:val="110"/>
          <w:sz w:val="18"/>
        </w:rPr>
        <w:t>6</w:t>
      </w:r>
      <w:r>
        <w:rPr>
          <w:rFonts w:ascii="PMingLiU"/>
          <w:w w:val="110"/>
          <w:sz w:val="18"/>
        </w:rPr>
        <w:tab/>
      </w:r>
      <w:r>
        <w:rPr>
          <w:rFonts w:ascii="PMingLiU"/>
          <w:w w:val="125"/>
          <w:sz w:val="18"/>
        </w:rPr>
        <w:t>(</w:t>
      </w:r>
      <w:proofErr w:type="gramStart"/>
      <w:r>
        <w:rPr>
          <w:rFonts w:ascii="PMingLiU"/>
          <w:w w:val="125"/>
          <w:sz w:val="18"/>
        </w:rPr>
        <w:t>Incremental  code</w:t>
      </w:r>
      <w:proofErr w:type="gramEnd"/>
      <w:r>
        <w:rPr>
          <w:rFonts w:ascii="PMingLiU"/>
          <w:w w:val="125"/>
          <w:sz w:val="18"/>
        </w:rPr>
        <w:t xml:space="preserve"> </w:t>
      </w:r>
      <w:r>
        <w:rPr>
          <w:rFonts w:ascii="PMingLiU"/>
          <w:spacing w:val="24"/>
          <w:w w:val="125"/>
          <w:sz w:val="18"/>
        </w:rPr>
        <w:t xml:space="preserve"> </w:t>
      </w:r>
      <w:r>
        <w:rPr>
          <w:rFonts w:ascii="PMingLiU"/>
          <w:w w:val="125"/>
          <w:sz w:val="18"/>
        </w:rPr>
        <w:t xml:space="preserve">generation). </w:t>
      </w:r>
      <w:r>
        <w:rPr>
          <w:rFonts w:ascii="PMingLiU"/>
          <w:spacing w:val="56"/>
          <w:w w:val="125"/>
          <w:sz w:val="18"/>
        </w:rPr>
        <w:t xml:space="preserve"> </w:t>
      </w:r>
      <w:r>
        <w:rPr>
          <w:rFonts w:ascii="Arial"/>
          <w:i/>
          <w:w w:val="110"/>
          <w:sz w:val="18"/>
        </w:rPr>
        <w:t>Incremental</w:t>
      </w:r>
      <w:r>
        <w:rPr>
          <w:rFonts w:ascii="Arial"/>
          <w:i/>
          <w:w w:val="117"/>
          <w:sz w:val="18"/>
        </w:rPr>
        <w:t xml:space="preserve"> </w:t>
      </w:r>
      <w:r>
        <w:rPr>
          <w:rFonts w:ascii="Arial"/>
          <w:i/>
          <w:spacing w:val="-6"/>
          <w:w w:val="105"/>
          <w:sz w:val="18"/>
        </w:rPr>
        <w:t>code</w:t>
      </w:r>
      <w:r>
        <w:rPr>
          <w:rFonts w:ascii="Arial"/>
          <w:i/>
          <w:spacing w:val="-14"/>
          <w:w w:val="105"/>
          <w:sz w:val="18"/>
        </w:rPr>
        <w:t xml:space="preserve"> </w:t>
      </w:r>
      <w:r>
        <w:rPr>
          <w:rFonts w:ascii="Arial"/>
          <w:i/>
          <w:w w:val="105"/>
          <w:sz w:val="18"/>
        </w:rPr>
        <w:t>generation</w:t>
      </w:r>
      <w:r>
        <w:rPr>
          <w:rFonts w:ascii="Arial"/>
          <w:i/>
          <w:spacing w:val="-14"/>
          <w:w w:val="105"/>
          <w:sz w:val="18"/>
        </w:rPr>
        <w:t xml:space="preserve"> </w:t>
      </w:r>
      <w:r>
        <w:rPr>
          <w:rFonts w:ascii="Arial"/>
          <w:i/>
          <w:w w:val="105"/>
          <w:sz w:val="18"/>
        </w:rPr>
        <w:t>is</w:t>
      </w:r>
      <w:r>
        <w:rPr>
          <w:rFonts w:ascii="Arial"/>
          <w:i/>
          <w:spacing w:val="-14"/>
          <w:w w:val="105"/>
          <w:sz w:val="18"/>
        </w:rPr>
        <w:t xml:space="preserve"> </w:t>
      </w:r>
      <w:r>
        <w:rPr>
          <w:rFonts w:ascii="Arial"/>
          <w:i/>
          <w:w w:val="105"/>
          <w:sz w:val="18"/>
        </w:rPr>
        <w:t>the</w:t>
      </w:r>
      <w:r>
        <w:rPr>
          <w:rFonts w:ascii="Arial"/>
          <w:i/>
          <w:spacing w:val="-14"/>
          <w:w w:val="105"/>
          <w:sz w:val="18"/>
        </w:rPr>
        <w:t xml:space="preserve"> </w:t>
      </w:r>
      <w:r>
        <w:rPr>
          <w:rFonts w:ascii="Arial"/>
          <w:i/>
          <w:spacing w:val="-5"/>
          <w:w w:val="105"/>
          <w:sz w:val="18"/>
        </w:rPr>
        <w:t>process</w:t>
      </w:r>
      <w:r>
        <w:rPr>
          <w:rFonts w:ascii="Arial"/>
          <w:i/>
          <w:spacing w:val="-14"/>
          <w:w w:val="105"/>
          <w:sz w:val="18"/>
        </w:rPr>
        <w:t xml:space="preserve"> </w:t>
      </w:r>
      <w:r>
        <w:rPr>
          <w:rFonts w:ascii="Arial"/>
          <w:i/>
          <w:w w:val="105"/>
          <w:sz w:val="18"/>
        </w:rPr>
        <w:t>of</w:t>
      </w:r>
      <w:r>
        <w:rPr>
          <w:rFonts w:ascii="Arial"/>
          <w:i/>
          <w:spacing w:val="-14"/>
          <w:w w:val="105"/>
          <w:sz w:val="18"/>
        </w:rPr>
        <w:t xml:space="preserve"> </w:t>
      </w:r>
      <w:r>
        <w:rPr>
          <w:rFonts w:ascii="Arial"/>
          <w:i/>
          <w:w w:val="105"/>
          <w:sz w:val="18"/>
        </w:rPr>
        <w:t>taking</w:t>
      </w:r>
      <w:r>
        <w:rPr>
          <w:rFonts w:ascii="Arial"/>
          <w:i/>
          <w:spacing w:val="-14"/>
          <w:w w:val="105"/>
          <w:sz w:val="18"/>
        </w:rPr>
        <w:t xml:space="preserve"> </w:t>
      </w:r>
      <w:r>
        <w:rPr>
          <w:rFonts w:ascii="Arial"/>
          <w:i/>
          <w:w w:val="105"/>
          <w:sz w:val="18"/>
        </w:rPr>
        <w:t>as</w:t>
      </w:r>
      <w:r>
        <w:rPr>
          <w:rFonts w:ascii="Arial"/>
          <w:i/>
          <w:spacing w:val="-14"/>
          <w:w w:val="105"/>
          <w:sz w:val="18"/>
        </w:rPr>
        <w:t xml:space="preserve"> </w:t>
      </w:r>
      <w:r>
        <w:rPr>
          <w:rFonts w:ascii="Arial"/>
          <w:i/>
          <w:w w:val="105"/>
          <w:sz w:val="18"/>
        </w:rPr>
        <w:t>input</w:t>
      </w:r>
      <w:r>
        <w:rPr>
          <w:rFonts w:ascii="Arial"/>
          <w:i/>
          <w:spacing w:val="-14"/>
          <w:w w:val="105"/>
          <w:sz w:val="18"/>
        </w:rPr>
        <w:t xml:space="preserve"> </w:t>
      </w:r>
      <w:r>
        <w:rPr>
          <w:rFonts w:ascii="Arial"/>
          <w:i/>
          <w:w w:val="105"/>
          <w:sz w:val="18"/>
        </w:rPr>
        <w:t>a</w:t>
      </w:r>
      <w:r>
        <w:rPr>
          <w:rFonts w:ascii="Arial"/>
          <w:i/>
          <w:spacing w:val="-14"/>
          <w:w w:val="105"/>
          <w:sz w:val="18"/>
        </w:rPr>
        <w:t xml:space="preserve"> </w:t>
      </w:r>
      <w:r>
        <w:rPr>
          <w:rFonts w:ascii="Arial"/>
          <w:i/>
          <w:spacing w:val="-3"/>
          <w:w w:val="105"/>
          <w:sz w:val="18"/>
        </w:rPr>
        <w:t>modified</w:t>
      </w:r>
    </w:p>
    <w:p w:rsidR="003D382C" w:rsidRDefault="00C35252">
      <w:pPr>
        <w:spacing w:line="242" w:lineRule="auto"/>
        <w:ind w:left="125"/>
        <w:rPr>
          <w:rFonts w:ascii="Arial"/>
          <w:i/>
          <w:sz w:val="18"/>
        </w:rPr>
      </w:pPr>
      <w:proofErr w:type="gramStart"/>
      <w:r>
        <w:rPr>
          <w:rFonts w:ascii="Arial"/>
          <w:i/>
          <w:sz w:val="18"/>
        </w:rPr>
        <w:t>model</w:t>
      </w:r>
      <w:proofErr w:type="gramEnd"/>
      <w:r>
        <w:rPr>
          <w:rFonts w:ascii="Arial"/>
          <w:i/>
          <w:sz w:val="18"/>
        </w:rPr>
        <w:t>, and an existing code, and then to update the code by propagating modifications in the model to the  code.</w:t>
      </w:r>
    </w:p>
    <w:p w:rsidR="003D382C" w:rsidRDefault="00C35252">
      <w:pPr>
        <w:pStyle w:val="Corpsdetexte"/>
        <w:spacing w:before="98" w:line="210" w:lineRule="exact"/>
        <w:ind w:left="125" w:right="839" w:firstLine="179"/>
        <w:jc w:val="both"/>
      </w:pPr>
      <w:r>
        <w:rPr>
          <w:spacing w:val="-1"/>
          <w:w w:val="120"/>
        </w:rPr>
        <w:t>F</w:t>
      </w:r>
      <w:r>
        <w:rPr>
          <w:w w:val="109"/>
        </w:rPr>
        <w:t>in</w:t>
      </w:r>
      <w:r>
        <w:rPr>
          <w:w w:val="115"/>
        </w:rPr>
        <w:t>a</w:t>
      </w:r>
      <w:r>
        <w:rPr>
          <w:spacing w:val="-1"/>
          <w:w w:val="102"/>
        </w:rPr>
        <w:t>l</w:t>
      </w:r>
      <w:r>
        <w:rPr>
          <w:w w:val="105"/>
        </w:rPr>
        <w:t>l</w:t>
      </w:r>
      <w:r>
        <w:rPr>
          <w:spacing w:val="-16"/>
          <w:w w:val="105"/>
        </w:rPr>
        <w:t>y</w:t>
      </w:r>
      <w:proofErr w:type="gramStart"/>
      <w:r>
        <w:rPr>
          <w:w w:val="113"/>
        </w:rPr>
        <w:t>,</w:t>
      </w:r>
      <w:r>
        <w:t xml:space="preserve"> </w:t>
      </w:r>
      <w:r>
        <w:rPr>
          <w:spacing w:val="-4"/>
        </w:rPr>
        <w:t xml:space="preserve"> </w:t>
      </w:r>
      <w:r>
        <w:rPr>
          <w:spacing w:val="-1"/>
          <w:w w:val="143"/>
        </w:rPr>
        <w:t>t</w:t>
      </w:r>
      <w:r>
        <w:rPr>
          <w:w w:val="113"/>
        </w:rPr>
        <w:t>h</w:t>
      </w:r>
      <w:r>
        <w:rPr>
          <w:w w:val="102"/>
        </w:rPr>
        <w:t>e</w:t>
      </w:r>
      <w:proofErr w:type="gramEnd"/>
      <w:r>
        <w:t xml:space="preserve"> </w:t>
      </w:r>
      <w:r>
        <w:rPr>
          <w:spacing w:val="-9"/>
        </w:rPr>
        <w:t xml:space="preserve"> </w:t>
      </w:r>
      <w:r>
        <w:rPr>
          <w:rFonts w:ascii="PMingLiU"/>
          <w:spacing w:val="-1"/>
          <w:w w:val="83"/>
        </w:rPr>
        <w:t>R</w:t>
      </w:r>
      <w:r>
        <w:rPr>
          <w:rFonts w:ascii="PMingLiU"/>
          <w:spacing w:val="-1"/>
          <w:w w:val="125"/>
        </w:rPr>
        <w:t>e</w:t>
      </w:r>
      <w:r>
        <w:rPr>
          <w:rFonts w:ascii="PMingLiU"/>
          <w:spacing w:val="-1"/>
          <w:w w:val="111"/>
        </w:rPr>
        <w:t>v</w:t>
      </w:r>
      <w:r>
        <w:rPr>
          <w:rFonts w:ascii="PMingLiU"/>
          <w:spacing w:val="-1"/>
          <w:w w:val="125"/>
        </w:rPr>
        <w:t>e</w:t>
      </w:r>
      <w:r>
        <w:rPr>
          <w:rFonts w:ascii="PMingLiU"/>
          <w:spacing w:val="-1"/>
          <w:w w:val="166"/>
        </w:rPr>
        <w:t>r</w:t>
      </w:r>
      <w:r>
        <w:rPr>
          <w:rFonts w:ascii="PMingLiU"/>
          <w:spacing w:val="-1"/>
          <w:w w:val="143"/>
        </w:rPr>
        <w:t>s</w:t>
      </w:r>
      <w:r>
        <w:rPr>
          <w:rFonts w:ascii="PMingLiU"/>
          <w:w w:val="125"/>
        </w:rPr>
        <w:t>e</w:t>
      </w:r>
      <w:r>
        <w:rPr>
          <w:rFonts w:ascii="PMingLiU"/>
        </w:rPr>
        <w:t xml:space="preserve">  </w:t>
      </w:r>
      <w:r>
        <w:rPr>
          <w:rFonts w:ascii="PMingLiU"/>
          <w:spacing w:val="-1"/>
          <w:w w:val="83"/>
        </w:rPr>
        <w:t>C</w:t>
      </w:r>
      <w:r>
        <w:rPr>
          <w:rFonts w:ascii="PMingLiU"/>
          <w:spacing w:val="-1"/>
          <w:w w:val="111"/>
        </w:rPr>
        <w:t>od</w:t>
      </w:r>
      <w:r>
        <w:rPr>
          <w:rFonts w:ascii="PMingLiU"/>
          <w:w w:val="125"/>
        </w:rPr>
        <w:t>e</w:t>
      </w:r>
      <w:r>
        <w:rPr>
          <w:rFonts w:ascii="PMingLiU"/>
        </w:rPr>
        <w:t xml:space="preserve"> </w:t>
      </w:r>
      <w:r>
        <w:rPr>
          <w:rFonts w:ascii="PMingLiU"/>
          <w:spacing w:val="-12"/>
        </w:rPr>
        <w:t xml:space="preserve"> </w:t>
      </w:r>
      <w:r>
        <w:rPr>
          <w:w w:val="113"/>
        </w:rPr>
        <w:t>u</w:t>
      </w:r>
      <w:r>
        <w:rPr>
          <w:w w:val="103"/>
        </w:rPr>
        <w:t>s</w:t>
      </w:r>
      <w:r>
        <w:rPr>
          <w:spacing w:val="-1"/>
          <w:w w:val="103"/>
        </w:rPr>
        <w:t>e</w:t>
      </w:r>
      <w:r>
        <w:rPr>
          <w:w w:val="102"/>
        </w:rPr>
        <w:t>-</w:t>
      </w:r>
      <w:r>
        <w:rPr>
          <w:spacing w:val="-1"/>
          <w:w w:val="102"/>
        </w:rPr>
        <w:t>c</w:t>
      </w:r>
      <w:r>
        <w:rPr>
          <w:w w:val="115"/>
        </w:rPr>
        <w:t>a</w:t>
      </w:r>
      <w:r>
        <w:rPr>
          <w:w w:val="103"/>
        </w:rPr>
        <w:t>se</w:t>
      </w:r>
      <w:r>
        <w:t xml:space="preserve"> </w:t>
      </w:r>
      <w:r>
        <w:rPr>
          <w:spacing w:val="-9"/>
        </w:rPr>
        <w:t xml:space="preserve"> </w:t>
      </w:r>
      <w:r>
        <w:rPr>
          <w:w w:val="103"/>
        </w:rPr>
        <w:t>is</w:t>
      </w:r>
      <w:r>
        <w:t xml:space="preserve"> </w:t>
      </w:r>
      <w:r>
        <w:rPr>
          <w:spacing w:val="-9"/>
        </w:rPr>
        <w:t xml:space="preserve"> </w:t>
      </w:r>
      <w:r>
        <w:rPr>
          <w:w w:val="108"/>
        </w:rPr>
        <w:t>re</w:t>
      </w:r>
      <w:r>
        <w:rPr>
          <w:spacing w:val="-1"/>
          <w:w w:val="108"/>
        </w:rPr>
        <w:t>l</w:t>
      </w:r>
      <w:r>
        <w:rPr>
          <w:w w:val="115"/>
        </w:rPr>
        <w:t>a</w:t>
      </w:r>
      <w:r>
        <w:rPr>
          <w:w w:val="118"/>
        </w:rPr>
        <w:t>t</w:t>
      </w:r>
      <w:r>
        <w:rPr>
          <w:spacing w:val="-1"/>
          <w:w w:val="118"/>
        </w:rPr>
        <w:t>e</w:t>
      </w:r>
      <w:r>
        <w:rPr>
          <w:w w:val="113"/>
        </w:rPr>
        <w:t>d</w:t>
      </w:r>
      <w:r>
        <w:t xml:space="preserve"> </w:t>
      </w:r>
      <w:r>
        <w:rPr>
          <w:spacing w:val="-9"/>
        </w:rPr>
        <w:t xml:space="preserve"> </w:t>
      </w:r>
      <w:r>
        <w:rPr>
          <w:w w:val="116"/>
        </w:rPr>
        <w:t>to</w:t>
      </w:r>
      <w:r>
        <w:t xml:space="preserve"> </w:t>
      </w:r>
      <w:r>
        <w:rPr>
          <w:spacing w:val="-9"/>
        </w:rPr>
        <w:t xml:space="preserve"> </w:t>
      </w:r>
      <w:r>
        <w:rPr>
          <w:w w:val="109"/>
        </w:rPr>
        <w:t>re</w:t>
      </w:r>
      <w:r>
        <w:rPr>
          <w:spacing w:val="-5"/>
          <w:w w:val="109"/>
        </w:rPr>
        <w:t>v</w:t>
      </w:r>
      <w:r>
        <w:rPr>
          <w:w w:val="107"/>
        </w:rPr>
        <w:t>er</w:t>
      </w:r>
      <w:r>
        <w:rPr>
          <w:spacing w:val="-1"/>
          <w:w w:val="107"/>
        </w:rPr>
        <w:t>s</w:t>
      </w:r>
      <w:r>
        <w:rPr>
          <w:w w:val="102"/>
        </w:rPr>
        <w:t xml:space="preserve">e </w:t>
      </w:r>
      <w:r>
        <w:rPr>
          <w:w w:val="108"/>
        </w:rPr>
        <w:t>en</w:t>
      </w:r>
      <w:r>
        <w:rPr>
          <w:w w:val="102"/>
        </w:rPr>
        <w:t>g</w:t>
      </w:r>
      <w:r>
        <w:rPr>
          <w:spacing w:val="-1"/>
          <w:w w:val="102"/>
        </w:rPr>
        <w:t>i</w:t>
      </w:r>
      <w:r>
        <w:rPr>
          <w:w w:val="113"/>
        </w:rPr>
        <w:t>n</w:t>
      </w:r>
      <w:r>
        <w:rPr>
          <w:w w:val="106"/>
        </w:rPr>
        <w:t>eer</w:t>
      </w:r>
      <w:r>
        <w:rPr>
          <w:spacing w:val="-1"/>
          <w:w w:val="106"/>
        </w:rPr>
        <w:t>i</w:t>
      </w:r>
      <w:r>
        <w:rPr>
          <w:w w:val="113"/>
        </w:rPr>
        <w:t>n</w:t>
      </w:r>
      <w:r>
        <w:rPr>
          <w:w w:val="102"/>
        </w:rPr>
        <w:t>g</w:t>
      </w:r>
      <w:r>
        <w:rPr>
          <w:spacing w:val="18"/>
        </w:rPr>
        <w:t xml:space="preserve"> </w:t>
      </w:r>
      <w:r>
        <w:rPr>
          <w:w w:val="95"/>
        </w:rPr>
        <w:t>[1</w:t>
      </w:r>
      <w:r>
        <w:rPr>
          <w:w w:val="102"/>
        </w:rPr>
        <w:t>3</w:t>
      </w:r>
      <w:r>
        <w:rPr>
          <w:w w:val="97"/>
        </w:rPr>
        <w:t>].</w:t>
      </w:r>
      <w:r>
        <w:t xml:space="preserve"> </w:t>
      </w:r>
      <w:r>
        <w:rPr>
          <w:spacing w:val="-3"/>
        </w:rPr>
        <w:t xml:space="preserve"> </w:t>
      </w:r>
      <w:proofErr w:type="gramStart"/>
      <w:r>
        <w:rPr>
          <w:rFonts w:ascii="PMingLiU"/>
          <w:spacing w:val="-1"/>
          <w:w w:val="83"/>
        </w:rPr>
        <w:t>R</w:t>
      </w:r>
      <w:r>
        <w:rPr>
          <w:rFonts w:ascii="PMingLiU"/>
          <w:spacing w:val="-1"/>
          <w:w w:val="125"/>
        </w:rPr>
        <w:t>e</w:t>
      </w:r>
      <w:r>
        <w:rPr>
          <w:rFonts w:ascii="PMingLiU"/>
          <w:spacing w:val="-1"/>
          <w:w w:val="111"/>
        </w:rPr>
        <w:t>v</w:t>
      </w:r>
      <w:r>
        <w:rPr>
          <w:rFonts w:ascii="PMingLiU"/>
          <w:spacing w:val="-1"/>
          <w:w w:val="125"/>
        </w:rPr>
        <w:t>e</w:t>
      </w:r>
      <w:r>
        <w:rPr>
          <w:rFonts w:ascii="PMingLiU"/>
          <w:spacing w:val="-1"/>
          <w:w w:val="166"/>
        </w:rPr>
        <w:t>r</w:t>
      </w:r>
      <w:r>
        <w:rPr>
          <w:rFonts w:ascii="PMingLiU"/>
          <w:spacing w:val="-1"/>
          <w:w w:val="143"/>
        </w:rPr>
        <w:t>s</w:t>
      </w:r>
      <w:r>
        <w:rPr>
          <w:rFonts w:ascii="PMingLiU"/>
          <w:w w:val="125"/>
        </w:rPr>
        <w:t>e</w:t>
      </w:r>
      <w:r>
        <w:rPr>
          <w:rFonts w:ascii="PMingLiU"/>
        </w:rPr>
        <w:t xml:space="preserve">  </w:t>
      </w:r>
      <w:r>
        <w:rPr>
          <w:rFonts w:ascii="PMingLiU"/>
          <w:spacing w:val="-1"/>
          <w:w w:val="83"/>
        </w:rPr>
        <w:t>C</w:t>
      </w:r>
      <w:r>
        <w:rPr>
          <w:rFonts w:ascii="PMingLiU"/>
          <w:spacing w:val="-1"/>
          <w:w w:val="111"/>
        </w:rPr>
        <w:t>od</w:t>
      </w:r>
      <w:r>
        <w:rPr>
          <w:rFonts w:ascii="PMingLiU"/>
          <w:w w:val="125"/>
        </w:rPr>
        <w:t>e</w:t>
      </w:r>
      <w:proofErr w:type="gramEnd"/>
      <w:r>
        <w:rPr>
          <w:rFonts w:ascii="PMingLiU"/>
          <w:spacing w:val="16"/>
        </w:rPr>
        <w:t xml:space="preserve"> </w:t>
      </w:r>
      <w:r>
        <w:rPr>
          <w:spacing w:val="-1"/>
          <w:w w:val="102"/>
        </w:rPr>
        <w:t>i</w:t>
      </w:r>
      <w:r>
        <w:rPr>
          <w:w w:val="103"/>
        </w:rPr>
        <w:t>s</w:t>
      </w:r>
      <w:r>
        <w:rPr>
          <w:spacing w:val="18"/>
        </w:rPr>
        <w:t xml:space="preserve"> </w:t>
      </w:r>
      <w:r>
        <w:rPr>
          <w:spacing w:val="-1"/>
          <w:w w:val="143"/>
        </w:rPr>
        <w:t>t</w:t>
      </w:r>
      <w:r>
        <w:rPr>
          <w:w w:val="113"/>
        </w:rPr>
        <w:t>h</w:t>
      </w:r>
      <w:r>
        <w:rPr>
          <w:w w:val="102"/>
        </w:rPr>
        <w:t>e</w:t>
      </w:r>
      <w:r>
        <w:rPr>
          <w:spacing w:val="18"/>
        </w:rPr>
        <w:t xml:space="preserve"> </w:t>
      </w:r>
      <w:r>
        <w:rPr>
          <w:w w:val="113"/>
        </w:rPr>
        <w:t>p</w:t>
      </w:r>
      <w:r>
        <w:rPr>
          <w:w w:val="109"/>
        </w:rPr>
        <w:t>r</w:t>
      </w:r>
      <w:r>
        <w:rPr>
          <w:spacing w:val="5"/>
          <w:w w:val="109"/>
        </w:rPr>
        <w:t>o</w:t>
      </w:r>
      <w:r>
        <w:rPr>
          <w:w w:val="113"/>
        </w:rPr>
        <w:t>du</w:t>
      </w:r>
      <w:r>
        <w:rPr>
          <w:spacing w:val="-1"/>
          <w:w w:val="102"/>
        </w:rPr>
        <w:t>c</w:t>
      </w:r>
      <w:r>
        <w:rPr>
          <w:spacing w:val="-1"/>
          <w:w w:val="143"/>
        </w:rPr>
        <w:t>t</w:t>
      </w:r>
      <w:r>
        <w:rPr>
          <w:w w:val="102"/>
        </w:rPr>
        <w:t>io</w:t>
      </w:r>
      <w:r>
        <w:rPr>
          <w:w w:val="113"/>
        </w:rPr>
        <w:t>n</w:t>
      </w:r>
      <w:r>
        <w:rPr>
          <w:spacing w:val="18"/>
        </w:rPr>
        <w:t xml:space="preserve"> </w:t>
      </w:r>
      <w:r>
        <w:rPr>
          <w:w w:val="102"/>
        </w:rPr>
        <w:t>o</w:t>
      </w:r>
      <w:r>
        <w:rPr>
          <w:w w:val="93"/>
        </w:rPr>
        <w:t>f</w:t>
      </w:r>
      <w:r>
        <w:rPr>
          <w:spacing w:val="18"/>
        </w:rPr>
        <w:t xml:space="preserve"> </w:t>
      </w:r>
      <w:r>
        <w:rPr>
          <w:spacing w:val="-1"/>
          <w:w w:val="109"/>
        </w:rPr>
        <w:t>m</w:t>
      </w:r>
      <w:r>
        <w:rPr>
          <w:spacing w:val="5"/>
          <w:w w:val="102"/>
        </w:rPr>
        <w:t>o</w:t>
      </w:r>
      <w:r>
        <w:rPr>
          <w:w w:val="113"/>
        </w:rPr>
        <w:t>d</w:t>
      </w:r>
      <w:r>
        <w:rPr>
          <w:w w:val="105"/>
        </w:rPr>
        <w:t xml:space="preserve">el, </w:t>
      </w:r>
      <w:r>
        <w:rPr>
          <w:w w:val="110"/>
        </w:rPr>
        <w:t xml:space="preserve">in a modeling language, from code, in a programming </w:t>
      </w:r>
      <w:proofErr w:type="spellStart"/>
      <w:r>
        <w:rPr>
          <w:w w:val="110"/>
        </w:rPr>
        <w:t>lan</w:t>
      </w:r>
      <w:proofErr w:type="spellEnd"/>
      <w:r>
        <w:rPr>
          <w:w w:val="110"/>
        </w:rPr>
        <w:t xml:space="preserve">- </w:t>
      </w:r>
      <w:proofErr w:type="spellStart"/>
      <w:r>
        <w:rPr>
          <w:w w:val="102"/>
        </w:rPr>
        <w:t>g</w:t>
      </w:r>
      <w:r>
        <w:rPr>
          <w:w w:val="113"/>
        </w:rPr>
        <w:t>u</w:t>
      </w:r>
      <w:r>
        <w:rPr>
          <w:w w:val="115"/>
        </w:rPr>
        <w:t>a</w:t>
      </w:r>
      <w:r>
        <w:rPr>
          <w:w w:val="102"/>
        </w:rPr>
        <w:t>g</w:t>
      </w:r>
      <w:r>
        <w:rPr>
          <w:w w:val="106"/>
        </w:rPr>
        <w:t>e</w:t>
      </w:r>
      <w:proofErr w:type="spellEnd"/>
      <w:r>
        <w:rPr>
          <w:w w:val="106"/>
        </w:rPr>
        <w:t>.</w:t>
      </w:r>
      <w:r>
        <w:t xml:space="preserve"> </w:t>
      </w:r>
      <w:r>
        <w:rPr>
          <w:spacing w:val="-13"/>
        </w:rPr>
        <w:t xml:space="preserve"> </w:t>
      </w:r>
      <w:r>
        <w:rPr>
          <w:w w:val="117"/>
        </w:rPr>
        <w:t>Th</w:t>
      </w:r>
      <w:r>
        <w:rPr>
          <w:w w:val="102"/>
        </w:rPr>
        <w:t>e</w:t>
      </w:r>
      <w:r>
        <w:rPr>
          <w:spacing w:val="3"/>
        </w:rPr>
        <w:t xml:space="preserve"> </w:t>
      </w:r>
      <w:r>
        <w:rPr>
          <w:w w:val="113"/>
        </w:rPr>
        <w:t>d</w:t>
      </w:r>
      <w:r>
        <w:rPr>
          <w:w w:val="105"/>
        </w:rPr>
        <w:t>e</w:t>
      </w:r>
      <w:r>
        <w:rPr>
          <w:spacing w:val="-6"/>
          <w:w w:val="105"/>
        </w:rPr>
        <w:t>v</w:t>
      </w:r>
      <w:r>
        <w:rPr>
          <w:w w:val="102"/>
        </w:rPr>
        <w:t>e</w:t>
      </w:r>
      <w:r>
        <w:rPr>
          <w:spacing w:val="-1"/>
          <w:w w:val="102"/>
        </w:rPr>
        <w:t>l</w:t>
      </w:r>
      <w:r>
        <w:rPr>
          <w:w w:val="107"/>
        </w:rPr>
        <w:t>o</w:t>
      </w:r>
      <w:r>
        <w:rPr>
          <w:spacing w:val="4"/>
          <w:w w:val="107"/>
        </w:rPr>
        <w:t>p</w:t>
      </w:r>
      <w:r>
        <w:rPr>
          <w:w w:val="110"/>
        </w:rPr>
        <w:t>er</w:t>
      </w:r>
      <w:r>
        <w:rPr>
          <w:spacing w:val="3"/>
        </w:rPr>
        <w:t xml:space="preserve"> </w:t>
      </w:r>
      <w:r>
        <w:rPr>
          <w:spacing w:val="-1"/>
          <w:w w:val="102"/>
        </w:rPr>
        <w:t>c</w:t>
      </w:r>
      <w:r>
        <w:rPr>
          <w:w w:val="115"/>
        </w:rPr>
        <w:t>a</w:t>
      </w:r>
      <w:r>
        <w:rPr>
          <w:w w:val="113"/>
        </w:rPr>
        <w:t>n</w:t>
      </w:r>
      <w:r>
        <w:rPr>
          <w:spacing w:val="3"/>
        </w:rPr>
        <w:t xml:space="preserve"> </w:t>
      </w:r>
      <w:r>
        <w:rPr>
          <w:w w:val="102"/>
        </w:rPr>
        <w:t>e</w:t>
      </w:r>
      <w:r>
        <w:rPr>
          <w:spacing w:val="-1"/>
          <w:w w:val="102"/>
        </w:rPr>
        <w:t>i</w:t>
      </w:r>
      <w:r>
        <w:rPr>
          <w:w w:val="124"/>
        </w:rPr>
        <w:t>th</w:t>
      </w:r>
      <w:r>
        <w:rPr>
          <w:w w:val="110"/>
        </w:rPr>
        <w:t>er</w:t>
      </w:r>
      <w:r>
        <w:rPr>
          <w:spacing w:val="3"/>
        </w:rPr>
        <w:t xml:space="preserve"> </w:t>
      </w:r>
      <w:r>
        <w:rPr>
          <w:w w:val="113"/>
        </w:rPr>
        <w:t>u</w:t>
      </w:r>
      <w:r>
        <w:rPr>
          <w:spacing w:val="-1"/>
          <w:w w:val="103"/>
        </w:rPr>
        <w:t>s</w:t>
      </w:r>
      <w:r>
        <w:rPr>
          <w:w w:val="102"/>
        </w:rPr>
        <w:t>e</w:t>
      </w:r>
      <w:r>
        <w:rPr>
          <w:spacing w:val="3"/>
        </w:rPr>
        <w:t xml:space="preserve"> </w:t>
      </w:r>
      <w:r>
        <w:rPr>
          <w:rFonts w:ascii="PMingLiU"/>
          <w:spacing w:val="-1"/>
          <w:w w:val="83"/>
        </w:rPr>
        <w:t>R</w:t>
      </w:r>
      <w:r>
        <w:rPr>
          <w:rFonts w:ascii="PMingLiU"/>
          <w:spacing w:val="-1"/>
          <w:w w:val="125"/>
        </w:rPr>
        <w:t>e</w:t>
      </w:r>
      <w:r>
        <w:rPr>
          <w:rFonts w:ascii="PMingLiU"/>
          <w:spacing w:val="-1"/>
          <w:w w:val="111"/>
        </w:rPr>
        <w:t>v</w:t>
      </w:r>
      <w:r>
        <w:rPr>
          <w:rFonts w:ascii="PMingLiU"/>
          <w:spacing w:val="-1"/>
          <w:w w:val="125"/>
        </w:rPr>
        <w:t>e</w:t>
      </w:r>
      <w:r>
        <w:rPr>
          <w:rFonts w:ascii="PMingLiU"/>
          <w:spacing w:val="-1"/>
          <w:w w:val="166"/>
        </w:rPr>
        <w:t>r</w:t>
      </w:r>
      <w:r>
        <w:rPr>
          <w:rFonts w:ascii="PMingLiU"/>
          <w:spacing w:val="-1"/>
          <w:w w:val="143"/>
        </w:rPr>
        <w:t>s</w:t>
      </w:r>
      <w:r>
        <w:rPr>
          <w:rFonts w:ascii="PMingLiU"/>
          <w:w w:val="125"/>
        </w:rPr>
        <w:t>e</w:t>
      </w:r>
      <w:r>
        <w:rPr>
          <w:rFonts w:ascii="PMingLiU"/>
        </w:rPr>
        <w:t xml:space="preserve">  </w:t>
      </w:r>
      <w:r>
        <w:rPr>
          <w:rFonts w:ascii="PMingLiU"/>
          <w:spacing w:val="-1"/>
          <w:w w:val="83"/>
        </w:rPr>
        <w:t>C</w:t>
      </w:r>
      <w:r>
        <w:rPr>
          <w:rFonts w:ascii="PMingLiU"/>
          <w:spacing w:val="-1"/>
          <w:w w:val="111"/>
        </w:rPr>
        <w:t>od</w:t>
      </w:r>
      <w:r>
        <w:rPr>
          <w:rFonts w:ascii="PMingLiU"/>
          <w:w w:val="125"/>
        </w:rPr>
        <w:t>e</w:t>
      </w:r>
      <w:r>
        <w:rPr>
          <w:rFonts w:ascii="PMingLiU"/>
        </w:rPr>
        <w:t xml:space="preserve">  </w:t>
      </w:r>
      <w:r>
        <w:rPr>
          <w:rFonts w:ascii="PMingLiU"/>
          <w:spacing w:val="-1"/>
          <w:w w:val="166"/>
        </w:rPr>
        <w:t>(</w:t>
      </w:r>
      <w:r>
        <w:rPr>
          <w:rFonts w:ascii="PMingLiU"/>
          <w:spacing w:val="-1"/>
          <w:w w:val="83"/>
        </w:rPr>
        <w:t>B</w:t>
      </w:r>
      <w:r>
        <w:rPr>
          <w:rFonts w:ascii="PMingLiU"/>
          <w:spacing w:val="-1"/>
          <w:w w:val="125"/>
        </w:rPr>
        <w:t>a</w:t>
      </w:r>
      <w:r>
        <w:rPr>
          <w:rFonts w:ascii="PMingLiU"/>
          <w:spacing w:val="-1"/>
          <w:w w:val="200"/>
        </w:rPr>
        <w:t>t</w:t>
      </w:r>
      <w:r>
        <w:rPr>
          <w:rFonts w:ascii="PMingLiU"/>
          <w:spacing w:val="-1"/>
          <w:w w:val="125"/>
        </w:rPr>
        <w:t>c</w:t>
      </w:r>
      <w:r>
        <w:rPr>
          <w:rFonts w:ascii="PMingLiU"/>
          <w:spacing w:val="-1"/>
          <w:w w:val="111"/>
        </w:rPr>
        <w:t>h</w:t>
      </w:r>
      <w:r>
        <w:rPr>
          <w:rFonts w:ascii="PMingLiU"/>
          <w:w w:val="166"/>
        </w:rPr>
        <w:t xml:space="preserve">) </w:t>
      </w:r>
      <w:r>
        <w:rPr>
          <w:w w:val="102"/>
        </w:rPr>
        <w:t>o</w:t>
      </w:r>
      <w:r>
        <w:rPr>
          <w:w w:val="120"/>
        </w:rPr>
        <w:t>r</w:t>
      </w:r>
      <w:r>
        <w:t xml:space="preserve"> </w:t>
      </w:r>
      <w:r>
        <w:rPr>
          <w:spacing w:val="-11"/>
        </w:rPr>
        <w:t xml:space="preserve"> </w:t>
      </w:r>
      <w:r>
        <w:rPr>
          <w:rFonts w:ascii="PMingLiU"/>
          <w:spacing w:val="-1"/>
          <w:w w:val="83"/>
        </w:rPr>
        <w:t>R</w:t>
      </w:r>
      <w:r>
        <w:rPr>
          <w:rFonts w:ascii="PMingLiU"/>
          <w:spacing w:val="-1"/>
          <w:w w:val="125"/>
        </w:rPr>
        <w:t>e</w:t>
      </w:r>
      <w:r>
        <w:rPr>
          <w:rFonts w:ascii="PMingLiU"/>
          <w:spacing w:val="-1"/>
          <w:w w:val="111"/>
        </w:rPr>
        <w:t>v</w:t>
      </w:r>
      <w:r>
        <w:rPr>
          <w:rFonts w:ascii="PMingLiU"/>
          <w:spacing w:val="-1"/>
          <w:w w:val="125"/>
        </w:rPr>
        <w:t>e</w:t>
      </w:r>
      <w:r>
        <w:rPr>
          <w:rFonts w:ascii="PMingLiU"/>
          <w:spacing w:val="-1"/>
          <w:w w:val="166"/>
        </w:rPr>
        <w:t>r</w:t>
      </w:r>
      <w:r>
        <w:rPr>
          <w:rFonts w:ascii="PMingLiU"/>
          <w:spacing w:val="-1"/>
          <w:w w:val="143"/>
        </w:rPr>
        <w:t>s</w:t>
      </w:r>
      <w:r>
        <w:rPr>
          <w:rFonts w:ascii="PMingLiU"/>
          <w:w w:val="125"/>
        </w:rPr>
        <w:t>e</w:t>
      </w:r>
      <w:r>
        <w:rPr>
          <w:rFonts w:ascii="PMingLiU"/>
        </w:rPr>
        <w:t xml:space="preserve">  </w:t>
      </w:r>
      <w:r>
        <w:rPr>
          <w:rFonts w:ascii="PMingLiU"/>
          <w:spacing w:val="-1"/>
          <w:w w:val="83"/>
        </w:rPr>
        <w:t>C</w:t>
      </w:r>
      <w:r>
        <w:rPr>
          <w:rFonts w:ascii="PMingLiU"/>
          <w:spacing w:val="-1"/>
          <w:w w:val="111"/>
        </w:rPr>
        <w:t>od</w:t>
      </w:r>
      <w:r>
        <w:rPr>
          <w:rFonts w:ascii="PMingLiU"/>
          <w:w w:val="125"/>
        </w:rPr>
        <w:t>e</w:t>
      </w:r>
      <w:r>
        <w:rPr>
          <w:rFonts w:ascii="PMingLiU"/>
        </w:rPr>
        <w:t xml:space="preserve">  </w:t>
      </w:r>
      <w:r>
        <w:rPr>
          <w:rFonts w:ascii="PMingLiU"/>
          <w:spacing w:val="-1"/>
          <w:w w:val="166"/>
        </w:rPr>
        <w:t>(I</w:t>
      </w:r>
      <w:r>
        <w:rPr>
          <w:rFonts w:ascii="PMingLiU"/>
          <w:spacing w:val="-1"/>
          <w:w w:val="111"/>
        </w:rPr>
        <w:t>n</w:t>
      </w:r>
      <w:r>
        <w:rPr>
          <w:rFonts w:ascii="PMingLiU"/>
          <w:spacing w:val="-1"/>
          <w:w w:val="125"/>
        </w:rPr>
        <w:t>c</w:t>
      </w:r>
      <w:r>
        <w:rPr>
          <w:rFonts w:ascii="PMingLiU"/>
          <w:spacing w:val="-1"/>
          <w:w w:val="166"/>
        </w:rPr>
        <w:t>r</w:t>
      </w:r>
      <w:r>
        <w:rPr>
          <w:rFonts w:ascii="PMingLiU"/>
          <w:spacing w:val="-1"/>
          <w:w w:val="125"/>
        </w:rPr>
        <w:t>e</w:t>
      </w:r>
      <w:r>
        <w:rPr>
          <w:rFonts w:ascii="PMingLiU"/>
          <w:spacing w:val="-1"/>
          <w:w w:val="71"/>
        </w:rPr>
        <w:t>m</w:t>
      </w:r>
      <w:r>
        <w:rPr>
          <w:rFonts w:ascii="PMingLiU"/>
          <w:spacing w:val="-1"/>
          <w:w w:val="125"/>
        </w:rPr>
        <w:t>e</w:t>
      </w:r>
      <w:r>
        <w:rPr>
          <w:rFonts w:ascii="PMingLiU"/>
          <w:spacing w:val="-1"/>
          <w:w w:val="111"/>
        </w:rPr>
        <w:t>n</w:t>
      </w:r>
      <w:r>
        <w:rPr>
          <w:rFonts w:ascii="PMingLiU"/>
          <w:spacing w:val="-1"/>
          <w:w w:val="200"/>
        </w:rPr>
        <w:t>t</w:t>
      </w:r>
      <w:r>
        <w:rPr>
          <w:rFonts w:ascii="PMingLiU"/>
          <w:spacing w:val="-1"/>
          <w:w w:val="125"/>
        </w:rPr>
        <w:t>a</w:t>
      </w:r>
      <w:r>
        <w:rPr>
          <w:rFonts w:ascii="PMingLiU"/>
          <w:spacing w:val="-1"/>
          <w:w w:val="200"/>
        </w:rPr>
        <w:t>l</w:t>
      </w:r>
      <w:r>
        <w:rPr>
          <w:rFonts w:ascii="PMingLiU"/>
          <w:spacing w:val="-1"/>
          <w:w w:val="166"/>
        </w:rPr>
        <w:t>)</w:t>
      </w:r>
      <w:r>
        <w:rPr>
          <w:w w:val="113"/>
        </w:rPr>
        <w:t>,</w:t>
      </w:r>
      <w:r>
        <w:t xml:space="preserve"> </w:t>
      </w:r>
      <w:r>
        <w:rPr>
          <w:spacing w:val="-7"/>
        </w:rPr>
        <w:t xml:space="preserve"> </w:t>
      </w:r>
      <w:r>
        <w:rPr>
          <w:w w:val="113"/>
        </w:rPr>
        <w:t>d</w:t>
      </w:r>
      <w:r>
        <w:rPr>
          <w:spacing w:val="-1"/>
          <w:w w:val="102"/>
        </w:rPr>
        <w:t>e</w:t>
      </w:r>
      <w:r>
        <w:rPr>
          <w:w w:val="92"/>
        </w:rPr>
        <w:t>fi</w:t>
      </w:r>
      <w:r>
        <w:rPr>
          <w:w w:val="113"/>
        </w:rPr>
        <w:t>n</w:t>
      </w:r>
      <w:r>
        <w:rPr>
          <w:w w:val="108"/>
        </w:rPr>
        <w:t>ed</w:t>
      </w:r>
      <w:r>
        <w:t xml:space="preserve"> </w:t>
      </w:r>
      <w:r>
        <w:rPr>
          <w:spacing w:val="-11"/>
        </w:rPr>
        <w:t xml:space="preserve"> </w:t>
      </w:r>
      <w:r>
        <w:rPr>
          <w:w w:val="109"/>
        </w:rPr>
        <w:t>in</w:t>
      </w:r>
      <w:r>
        <w:t xml:space="preserve"> </w:t>
      </w:r>
      <w:r>
        <w:rPr>
          <w:spacing w:val="-11"/>
        </w:rPr>
        <w:t xml:space="preserve"> </w:t>
      </w:r>
      <w:r>
        <w:rPr>
          <w:spacing w:val="-1"/>
          <w:w w:val="143"/>
        </w:rPr>
        <w:t>t</w:t>
      </w:r>
      <w:r>
        <w:rPr>
          <w:w w:val="113"/>
        </w:rPr>
        <w:t>h</w:t>
      </w:r>
      <w:r>
        <w:rPr>
          <w:spacing w:val="-1"/>
          <w:w w:val="102"/>
        </w:rPr>
        <w:t>i</w:t>
      </w:r>
      <w:r>
        <w:rPr>
          <w:w w:val="103"/>
        </w:rPr>
        <w:t>s</w:t>
      </w:r>
      <w:r>
        <w:t xml:space="preserve"> </w:t>
      </w:r>
      <w:r>
        <w:rPr>
          <w:spacing w:val="-11"/>
        </w:rPr>
        <w:t xml:space="preserve"> </w:t>
      </w:r>
      <w:r>
        <w:rPr>
          <w:w w:val="113"/>
        </w:rPr>
        <w:t>p</w:t>
      </w:r>
      <w:r>
        <w:rPr>
          <w:w w:val="115"/>
        </w:rPr>
        <w:t>a</w:t>
      </w:r>
      <w:r>
        <w:rPr>
          <w:spacing w:val="5"/>
          <w:w w:val="113"/>
        </w:rPr>
        <w:t>p</w:t>
      </w:r>
      <w:r>
        <w:rPr>
          <w:w w:val="110"/>
        </w:rPr>
        <w:t>er</w:t>
      </w:r>
      <w:r>
        <w:t xml:space="preserve"> </w:t>
      </w:r>
      <w:r>
        <w:rPr>
          <w:spacing w:val="-11"/>
        </w:rPr>
        <w:t xml:space="preserve"> </w:t>
      </w:r>
      <w:r>
        <w:rPr>
          <w:w w:val="115"/>
        </w:rPr>
        <w:t>a</w:t>
      </w:r>
      <w:r>
        <w:rPr>
          <w:w w:val="103"/>
        </w:rPr>
        <w:t>s</w:t>
      </w:r>
    </w:p>
    <w:p w:rsidR="003D382C" w:rsidRDefault="003D382C">
      <w:pPr>
        <w:spacing w:line="210" w:lineRule="exact"/>
        <w:jc w:val="both"/>
        <w:sectPr w:rsidR="003D382C">
          <w:pgSz w:w="12240" w:h="15840"/>
          <w:pgMar w:top="1060" w:right="280" w:bottom="280" w:left="960" w:header="720" w:footer="720" w:gutter="0"/>
          <w:cols w:num="4" w:space="720" w:equalWidth="0">
            <w:col w:w="1346" w:space="40"/>
            <w:col w:w="981" w:space="512"/>
            <w:col w:w="1783" w:space="589"/>
            <w:col w:w="5749"/>
          </w:cols>
        </w:sectPr>
      </w:pPr>
    </w:p>
    <w:p w:rsidR="003D382C" w:rsidRDefault="00C35252">
      <w:pPr>
        <w:pStyle w:val="Titre4"/>
        <w:spacing w:before="0" w:line="133" w:lineRule="exact"/>
      </w:pPr>
      <w:r>
        <w:rPr>
          <w:noProof/>
          <w:lang w:val="fr-FR" w:eastAsia="fr-FR"/>
        </w:rPr>
        <w:drawing>
          <wp:anchor distT="0" distB="0" distL="0" distR="0" simplePos="0" relativeHeight="1336" behindDoc="0" locked="0" layoutInCell="1" allowOverlap="1" wp14:anchorId="3D8DAA7D" wp14:editId="7ED23FDE">
            <wp:simplePos x="0" y="0"/>
            <wp:positionH relativeFrom="page">
              <wp:posOffset>1358099</wp:posOffset>
            </wp:positionH>
            <wp:positionV relativeFrom="page">
              <wp:posOffset>1270503</wp:posOffset>
            </wp:positionV>
            <wp:extent cx="106398" cy="271462"/>
            <wp:effectExtent l="0" t="0" r="0" b="0"/>
            <wp:wrapNone/>
            <wp:docPr id="1"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png"/>
                    <pic:cNvPicPr/>
                  </pic:nvPicPr>
                  <pic:blipFill>
                    <a:blip r:embed="rId10" cstate="print"/>
                    <a:stretch>
                      <a:fillRect/>
                    </a:stretch>
                  </pic:blipFill>
                  <pic:spPr>
                    <a:xfrm>
                      <a:off x="0" y="0"/>
                      <a:ext cx="106398" cy="271462"/>
                    </a:xfrm>
                    <a:prstGeom prst="rect">
                      <a:avLst/>
                    </a:prstGeom>
                  </pic:spPr>
                </pic:pic>
              </a:graphicData>
            </a:graphic>
          </wp:anchor>
        </w:drawing>
      </w:r>
      <w:r>
        <w:t xml:space="preserve">Figure 1:  Use-case diagram:  Notations of </w:t>
      </w:r>
      <w:proofErr w:type="gramStart"/>
      <w:r>
        <w:t>UML  are</w:t>
      </w:r>
      <w:proofErr w:type="gramEnd"/>
    </w:p>
    <w:p w:rsidR="003D382C" w:rsidRDefault="00C35252">
      <w:pPr>
        <w:spacing w:before="4"/>
        <w:ind w:left="115"/>
        <w:rPr>
          <w:rFonts w:ascii="Georgia"/>
          <w:b/>
          <w:sz w:val="18"/>
        </w:rPr>
      </w:pPr>
      <w:proofErr w:type="gramStart"/>
      <w:r>
        <w:rPr>
          <w:rFonts w:ascii="Georgia"/>
          <w:b/>
          <w:sz w:val="18"/>
        </w:rPr>
        <w:t>used</w:t>
      </w:r>
      <w:proofErr w:type="gramEnd"/>
    </w:p>
    <w:p w:rsidR="003D382C" w:rsidRDefault="003D382C">
      <w:pPr>
        <w:pStyle w:val="Corpsdetexte"/>
        <w:rPr>
          <w:rFonts w:ascii="Georgia"/>
          <w:b/>
        </w:rPr>
      </w:pPr>
    </w:p>
    <w:p w:rsidR="003D382C" w:rsidRDefault="00C35252">
      <w:pPr>
        <w:tabs>
          <w:tab w:val="left" w:pos="1663"/>
        </w:tabs>
        <w:spacing w:before="105" w:line="242" w:lineRule="auto"/>
        <w:ind w:left="115" w:firstLine="199"/>
        <w:rPr>
          <w:rFonts w:ascii="Arial"/>
          <w:i/>
          <w:sz w:val="18"/>
        </w:rPr>
      </w:pPr>
      <w:r>
        <w:rPr>
          <w:rFonts w:ascii="PMingLiU"/>
          <w:w w:val="125"/>
          <w:sz w:val="18"/>
        </w:rPr>
        <w:t>Definition</w:t>
      </w:r>
      <w:r>
        <w:rPr>
          <w:rFonts w:ascii="PMingLiU"/>
          <w:spacing w:val="37"/>
          <w:w w:val="125"/>
          <w:sz w:val="18"/>
        </w:rPr>
        <w:t xml:space="preserve"> </w:t>
      </w:r>
      <w:r>
        <w:rPr>
          <w:rFonts w:ascii="PMingLiU"/>
          <w:w w:val="110"/>
          <w:sz w:val="18"/>
        </w:rPr>
        <w:t>4</w:t>
      </w:r>
      <w:r>
        <w:rPr>
          <w:rFonts w:ascii="PMingLiU"/>
          <w:w w:val="110"/>
          <w:sz w:val="18"/>
        </w:rPr>
        <w:tab/>
      </w:r>
      <w:r>
        <w:rPr>
          <w:rFonts w:ascii="PMingLiU"/>
          <w:w w:val="125"/>
          <w:sz w:val="18"/>
        </w:rPr>
        <w:t>(Code-</w:t>
      </w:r>
      <w:proofErr w:type="gramStart"/>
      <w:r>
        <w:rPr>
          <w:rFonts w:ascii="PMingLiU"/>
          <w:w w:val="125"/>
          <w:sz w:val="18"/>
        </w:rPr>
        <w:t>driven  developer</w:t>
      </w:r>
      <w:proofErr w:type="gramEnd"/>
      <w:r>
        <w:rPr>
          <w:rFonts w:ascii="PMingLiU"/>
          <w:w w:val="125"/>
          <w:sz w:val="18"/>
        </w:rPr>
        <w:t>).</w:t>
      </w:r>
      <w:r>
        <w:rPr>
          <w:rFonts w:ascii="PMingLiU"/>
          <w:spacing w:val="47"/>
          <w:w w:val="125"/>
          <w:sz w:val="18"/>
        </w:rPr>
        <w:t xml:space="preserve"> </w:t>
      </w:r>
      <w:r>
        <w:rPr>
          <w:rFonts w:ascii="Arial"/>
          <w:i/>
          <w:w w:val="110"/>
          <w:sz w:val="18"/>
        </w:rPr>
        <w:t>A</w:t>
      </w:r>
      <w:r>
        <w:rPr>
          <w:rFonts w:ascii="Arial"/>
          <w:i/>
          <w:spacing w:val="11"/>
          <w:w w:val="110"/>
          <w:sz w:val="18"/>
        </w:rPr>
        <w:t xml:space="preserve"> </w:t>
      </w:r>
      <w:r>
        <w:rPr>
          <w:rFonts w:ascii="Arial"/>
          <w:i/>
          <w:spacing w:val="-3"/>
          <w:w w:val="110"/>
          <w:sz w:val="18"/>
        </w:rPr>
        <w:t>code-driven</w:t>
      </w:r>
      <w:r>
        <w:rPr>
          <w:rFonts w:ascii="Arial"/>
          <w:i/>
          <w:w w:val="93"/>
          <w:sz w:val="18"/>
        </w:rPr>
        <w:t xml:space="preserve"> </w:t>
      </w:r>
      <w:r>
        <w:rPr>
          <w:rFonts w:ascii="Arial"/>
          <w:i/>
          <w:w w:val="110"/>
          <w:sz w:val="18"/>
        </w:rPr>
        <w:t>developer</w:t>
      </w:r>
      <w:r>
        <w:rPr>
          <w:rFonts w:ascii="Arial"/>
          <w:i/>
          <w:spacing w:val="-26"/>
          <w:w w:val="110"/>
          <w:sz w:val="18"/>
        </w:rPr>
        <w:t xml:space="preserve"> </w:t>
      </w:r>
      <w:r>
        <w:rPr>
          <w:rFonts w:ascii="Arial"/>
          <w:i/>
          <w:w w:val="110"/>
          <w:sz w:val="18"/>
        </w:rPr>
        <w:t>is</w:t>
      </w:r>
      <w:r>
        <w:rPr>
          <w:rFonts w:ascii="Arial"/>
          <w:i/>
          <w:spacing w:val="-26"/>
          <w:w w:val="110"/>
          <w:sz w:val="18"/>
        </w:rPr>
        <w:t xml:space="preserve"> </w:t>
      </w:r>
      <w:r>
        <w:rPr>
          <w:rFonts w:ascii="Arial"/>
          <w:i/>
          <w:w w:val="110"/>
          <w:sz w:val="18"/>
        </w:rPr>
        <w:t>a</w:t>
      </w:r>
      <w:r>
        <w:rPr>
          <w:rFonts w:ascii="Arial"/>
          <w:i/>
          <w:spacing w:val="-26"/>
          <w:w w:val="110"/>
          <w:sz w:val="18"/>
        </w:rPr>
        <w:t xml:space="preserve"> </w:t>
      </w:r>
      <w:r>
        <w:rPr>
          <w:rFonts w:ascii="Arial"/>
          <w:i/>
          <w:w w:val="110"/>
          <w:sz w:val="18"/>
        </w:rPr>
        <w:t>developer</w:t>
      </w:r>
      <w:r>
        <w:rPr>
          <w:rFonts w:ascii="Arial"/>
          <w:i/>
          <w:spacing w:val="-26"/>
          <w:w w:val="110"/>
          <w:sz w:val="18"/>
        </w:rPr>
        <w:t xml:space="preserve"> </w:t>
      </w:r>
      <w:r>
        <w:rPr>
          <w:rFonts w:ascii="Arial"/>
          <w:i/>
          <w:w w:val="110"/>
          <w:sz w:val="18"/>
        </w:rPr>
        <w:t>for</w:t>
      </w:r>
      <w:r>
        <w:rPr>
          <w:rFonts w:ascii="Arial"/>
          <w:i/>
          <w:spacing w:val="-26"/>
          <w:w w:val="110"/>
          <w:sz w:val="18"/>
        </w:rPr>
        <w:t xml:space="preserve"> </w:t>
      </w:r>
      <w:r>
        <w:rPr>
          <w:rFonts w:ascii="Arial"/>
          <w:i/>
          <w:w w:val="110"/>
          <w:sz w:val="18"/>
        </w:rPr>
        <w:t>whom</w:t>
      </w:r>
      <w:r>
        <w:rPr>
          <w:rFonts w:ascii="Arial"/>
          <w:i/>
          <w:spacing w:val="-26"/>
          <w:w w:val="110"/>
          <w:sz w:val="18"/>
        </w:rPr>
        <w:t xml:space="preserve"> </w:t>
      </w:r>
      <w:r>
        <w:rPr>
          <w:rFonts w:ascii="Arial"/>
          <w:i/>
          <w:w w:val="110"/>
          <w:sz w:val="18"/>
        </w:rPr>
        <w:t>the</w:t>
      </w:r>
      <w:r>
        <w:rPr>
          <w:rFonts w:ascii="Arial"/>
          <w:i/>
          <w:spacing w:val="-26"/>
          <w:w w:val="110"/>
          <w:sz w:val="18"/>
        </w:rPr>
        <w:t xml:space="preserve"> </w:t>
      </w:r>
      <w:r>
        <w:rPr>
          <w:rFonts w:ascii="Arial"/>
          <w:i/>
          <w:spacing w:val="-6"/>
          <w:w w:val="110"/>
          <w:sz w:val="18"/>
        </w:rPr>
        <w:t>code</w:t>
      </w:r>
      <w:r>
        <w:rPr>
          <w:rFonts w:ascii="Arial"/>
          <w:i/>
          <w:spacing w:val="-26"/>
          <w:w w:val="110"/>
          <w:sz w:val="18"/>
        </w:rPr>
        <w:t xml:space="preserve"> </w:t>
      </w:r>
      <w:r>
        <w:rPr>
          <w:rFonts w:ascii="Arial"/>
          <w:i/>
          <w:w w:val="110"/>
          <w:sz w:val="18"/>
        </w:rPr>
        <w:t>is</w:t>
      </w:r>
      <w:r>
        <w:rPr>
          <w:rFonts w:ascii="Arial"/>
          <w:i/>
          <w:spacing w:val="-26"/>
          <w:w w:val="110"/>
          <w:sz w:val="18"/>
        </w:rPr>
        <w:t xml:space="preserve"> </w:t>
      </w:r>
      <w:r>
        <w:rPr>
          <w:rFonts w:ascii="Arial"/>
          <w:i/>
          <w:w w:val="110"/>
          <w:sz w:val="18"/>
        </w:rPr>
        <w:t>the</w:t>
      </w:r>
      <w:r>
        <w:rPr>
          <w:rFonts w:ascii="Arial"/>
          <w:i/>
          <w:spacing w:val="-26"/>
          <w:w w:val="110"/>
          <w:sz w:val="18"/>
        </w:rPr>
        <w:t xml:space="preserve"> </w:t>
      </w:r>
      <w:r>
        <w:rPr>
          <w:rFonts w:ascii="Arial"/>
          <w:i/>
          <w:spacing w:val="-4"/>
          <w:w w:val="110"/>
          <w:sz w:val="18"/>
        </w:rPr>
        <w:t xml:space="preserve">reference </w:t>
      </w:r>
      <w:r>
        <w:rPr>
          <w:rFonts w:ascii="Arial"/>
          <w:i/>
          <w:sz w:val="18"/>
        </w:rPr>
        <w:t>artifact during</w:t>
      </w:r>
      <w:r>
        <w:rPr>
          <w:rFonts w:ascii="Arial"/>
          <w:i/>
          <w:spacing w:val="38"/>
          <w:sz w:val="18"/>
        </w:rPr>
        <w:t xml:space="preserve"> </w:t>
      </w:r>
      <w:r>
        <w:rPr>
          <w:rFonts w:ascii="Arial"/>
          <w:i/>
          <w:sz w:val="18"/>
        </w:rPr>
        <w:t>development.</w:t>
      </w:r>
    </w:p>
    <w:p w:rsidR="003D382C" w:rsidRDefault="003D382C">
      <w:pPr>
        <w:pStyle w:val="Corpsdetexte"/>
        <w:rPr>
          <w:rFonts w:ascii="Arial"/>
          <w:i/>
          <w:sz w:val="15"/>
        </w:rPr>
      </w:pPr>
    </w:p>
    <w:p w:rsidR="003D382C" w:rsidRDefault="00C35252">
      <w:pPr>
        <w:pStyle w:val="Corpsdetexte"/>
        <w:spacing w:before="1" w:line="242" w:lineRule="auto"/>
        <w:ind w:left="115" w:right="285" w:firstLine="179"/>
        <w:jc w:val="both"/>
      </w:pPr>
      <w:r>
        <w:rPr>
          <w:w w:val="110"/>
        </w:rPr>
        <w:t>The</w:t>
      </w:r>
      <w:r>
        <w:rPr>
          <w:spacing w:val="-18"/>
          <w:w w:val="110"/>
        </w:rPr>
        <w:t xml:space="preserve"> </w:t>
      </w:r>
      <w:r>
        <w:rPr>
          <w:w w:val="110"/>
        </w:rPr>
        <w:t>software</w:t>
      </w:r>
      <w:r>
        <w:rPr>
          <w:spacing w:val="-18"/>
          <w:w w:val="110"/>
        </w:rPr>
        <w:t xml:space="preserve"> </w:t>
      </w:r>
      <w:r>
        <w:rPr>
          <w:w w:val="110"/>
        </w:rPr>
        <w:t>engineer</w:t>
      </w:r>
      <w:r>
        <w:rPr>
          <w:spacing w:val="-18"/>
          <w:w w:val="110"/>
        </w:rPr>
        <w:t xml:space="preserve"> </w:t>
      </w:r>
      <w:r>
        <w:rPr>
          <w:w w:val="110"/>
        </w:rPr>
        <w:t>is</w:t>
      </w:r>
      <w:r>
        <w:rPr>
          <w:spacing w:val="-18"/>
          <w:w w:val="110"/>
        </w:rPr>
        <w:t xml:space="preserve"> </w:t>
      </w:r>
      <w:r>
        <w:rPr>
          <w:w w:val="110"/>
        </w:rPr>
        <w:t>a</w:t>
      </w:r>
      <w:r>
        <w:rPr>
          <w:spacing w:val="-18"/>
          <w:w w:val="110"/>
        </w:rPr>
        <w:t xml:space="preserve"> </w:t>
      </w:r>
      <w:r>
        <w:rPr>
          <w:w w:val="110"/>
        </w:rPr>
        <w:t>specialization</w:t>
      </w:r>
      <w:r>
        <w:rPr>
          <w:spacing w:val="-18"/>
          <w:w w:val="110"/>
        </w:rPr>
        <w:t xml:space="preserve"> </w:t>
      </w:r>
      <w:r>
        <w:rPr>
          <w:w w:val="110"/>
        </w:rPr>
        <w:t>of</w:t>
      </w:r>
      <w:r>
        <w:rPr>
          <w:spacing w:val="-18"/>
          <w:w w:val="110"/>
        </w:rPr>
        <w:t xml:space="preserve"> </w:t>
      </w:r>
      <w:r>
        <w:rPr>
          <w:w w:val="110"/>
        </w:rPr>
        <w:t>the</w:t>
      </w:r>
      <w:r>
        <w:rPr>
          <w:spacing w:val="-18"/>
          <w:w w:val="110"/>
        </w:rPr>
        <w:t xml:space="preserve"> </w:t>
      </w:r>
      <w:r>
        <w:rPr>
          <w:w w:val="110"/>
        </w:rPr>
        <w:t xml:space="preserve">code-driven developer. Indeed, the engineer </w:t>
      </w:r>
      <w:r>
        <w:rPr>
          <w:spacing w:val="-3"/>
          <w:w w:val="110"/>
        </w:rPr>
        <w:t xml:space="preserve">may </w:t>
      </w:r>
      <w:r>
        <w:rPr>
          <w:w w:val="110"/>
        </w:rPr>
        <w:t xml:space="preserve">for example modify method bodies. The code is then the reference for the </w:t>
      </w:r>
      <w:proofErr w:type="spellStart"/>
      <w:r>
        <w:rPr>
          <w:w w:val="110"/>
        </w:rPr>
        <w:t>im</w:t>
      </w:r>
      <w:proofErr w:type="spellEnd"/>
      <w:r>
        <w:rPr>
          <w:w w:val="110"/>
        </w:rPr>
        <w:t xml:space="preserve">- </w:t>
      </w:r>
      <w:proofErr w:type="spellStart"/>
      <w:r>
        <w:rPr>
          <w:w w:val="110"/>
        </w:rPr>
        <w:t>plementation</w:t>
      </w:r>
      <w:proofErr w:type="spellEnd"/>
      <w:r>
        <w:rPr>
          <w:w w:val="110"/>
        </w:rPr>
        <w:t xml:space="preserve"> of</w:t>
      </w:r>
      <w:r>
        <w:rPr>
          <w:spacing w:val="26"/>
          <w:w w:val="110"/>
        </w:rPr>
        <w:t xml:space="preserve"> </w:t>
      </w:r>
      <w:r>
        <w:rPr>
          <w:w w:val="110"/>
        </w:rPr>
        <w:t>methods.</w:t>
      </w:r>
    </w:p>
    <w:p w:rsidR="003D382C" w:rsidRDefault="00C35252">
      <w:pPr>
        <w:pStyle w:val="Corpsdetexte"/>
        <w:spacing w:line="242" w:lineRule="auto"/>
        <w:ind w:left="115" w:right="286" w:firstLine="179"/>
        <w:jc w:val="both"/>
      </w:pPr>
      <w:r>
        <w:rPr>
          <w:w w:val="110"/>
        </w:rPr>
        <w:t>The next section presents the use-cases associated with the</w:t>
      </w:r>
      <w:r>
        <w:rPr>
          <w:spacing w:val="33"/>
          <w:w w:val="110"/>
        </w:rPr>
        <w:t xml:space="preserve"> </w:t>
      </w:r>
      <w:r>
        <w:rPr>
          <w:w w:val="110"/>
        </w:rPr>
        <w:t>actors.</w:t>
      </w:r>
    </w:p>
    <w:p w:rsidR="003D382C" w:rsidRDefault="00C35252">
      <w:pPr>
        <w:pStyle w:val="Titre1"/>
        <w:numPr>
          <w:ilvl w:val="1"/>
          <w:numId w:val="5"/>
        </w:numPr>
        <w:tabs>
          <w:tab w:val="left" w:pos="653"/>
          <w:tab w:val="left" w:pos="654"/>
        </w:tabs>
        <w:spacing w:before="101"/>
      </w:pPr>
      <w:r>
        <w:t>Use-cases</w:t>
      </w:r>
    </w:p>
    <w:p w:rsidR="003D382C" w:rsidRDefault="00C35252">
      <w:pPr>
        <w:pStyle w:val="Corpsdetexte"/>
        <w:spacing w:before="39" w:line="242" w:lineRule="auto"/>
        <w:ind w:left="115" w:right="285" w:firstLine="179"/>
        <w:jc w:val="both"/>
      </w:pPr>
      <w:r>
        <w:rPr>
          <w:w w:val="110"/>
        </w:rPr>
        <w:t xml:space="preserve">In this section </w:t>
      </w:r>
      <w:r>
        <w:rPr>
          <w:spacing w:val="-3"/>
          <w:w w:val="110"/>
        </w:rPr>
        <w:t xml:space="preserve">we </w:t>
      </w:r>
      <w:r>
        <w:rPr>
          <w:w w:val="110"/>
        </w:rPr>
        <w:t>propose a generic development</w:t>
      </w:r>
      <w:r>
        <w:rPr>
          <w:spacing w:val="-29"/>
          <w:w w:val="110"/>
        </w:rPr>
        <w:t xml:space="preserve"> </w:t>
      </w:r>
      <w:r>
        <w:rPr>
          <w:w w:val="110"/>
        </w:rPr>
        <w:t xml:space="preserve">environ- </w:t>
      </w:r>
      <w:proofErr w:type="spellStart"/>
      <w:r>
        <w:rPr>
          <w:w w:val="110"/>
        </w:rPr>
        <w:t>ment</w:t>
      </w:r>
      <w:proofErr w:type="spellEnd"/>
      <w:r>
        <w:rPr>
          <w:w w:val="110"/>
        </w:rPr>
        <w:t xml:space="preserve"> with use-cases that represent the generic functional- </w:t>
      </w:r>
      <w:proofErr w:type="spellStart"/>
      <w:r>
        <w:rPr>
          <w:w w:val="110"/>
        </w:rPr>
        <w:t>ities</w:t>
      </w:r>
      <w:proofErr w:type="spellEnd"/>
      <w:r>
        <w:rPr>
          <w:w w:val="110"/>
        </w:rPr>
        <w:t xml:space="preserve"> required </w:t>
      </w:r>
      <w:r>
        <w:rPr>
          <w:spacing w:val="-3"/>
          <w:w w:val="110"/>
        </w:rPr>
        <w:t xml:space="preserve">by </w:t>
      </w:r>
      <w:r>
        <w:rPr>
          <w:w w:val="110"/>
        </w:rPr>
        <w:t>our model-code synchronization method. Figure</w:t>
      </w:r>
      <w:r>
        <w:rPr>
          <w:spacing w:val="-8"/>
          <w:w w:val="110"/>
        </w:rPr>
        <w:t xml:space="preserve"> </w:t>
      </w:r>
      <w:r>
        <w:rPr>
          <w:w w:val="110"/>
        </w:rPr>
        <w:t>1</w:t>
      </w:r>
      <w:r>
        <w:rPr>
          <w:spacing w:val="-8"/>
          <w:w w:val="110"/>
        </w:rPr>
        <w:t xml:space="preserve"> </w:t>
      </w:r>
      <w:r>
        <w:rPr>
          <w:w w:val="110"/>
        </w:rPr>
        <w:t>shows</w:t>
      </w:r>
      <w:r>
        <w:rPr>
          <w:spacing w:val="-8"/>
          <w:w w:val="110"/>
        </w:rPr>
        <w:t xml:space="preserve"> </w:t>
      </w:r>
      <w:r>
        <w:rPr>
          <w:w w:val="110"/>
        </w:rPr>
        <w:t>a</w:t>
      </w:r>
      <w:r>
        <w:rPr>
          <w:spacing w:val="-8"/>
          <w:w w:val="110"/>
        </w:rPr>
        <w:t xml:space="preserve"> </w:t>
      </w:r>
      <w:r>
        <w:rPr>
          <w:w w:val="110"/>
        </w:rPr>
        <w:t>UML</w:t>
      </w:r>
      <w:r>
        <w:rPr>
          <w:spacing w:val="-8"/>
          <w:w w:val="110"/>
        </w:rPr>
        <w:t xml:space="preserve"> </w:t>
      </w:r>
      <w:r>
        <w:rPr>
          <w:w w:val="110"/>
        </w:rPr>
        <w:t>use-case</w:t>
      </w:r>
      <w:r>
        <w:rPr>
          <w:spacing w:val="-8"/>
          <w:w w:val="110"/>
        </w:rPr>
        <w:t xml:space="preserve"> </w:t>
      </w:r>
      <w:r>
        <w:rPr>
          <w:w w:val="110"/>
        </w:rPr>
        <w:t>diagram</w:t>
      </w:r>
      <w:r>
        <w:rPr>
          <w:spacing w:val="-7"/>
          <w:w w:val="110"/>
        </w:rPr>
        <w:t xml:space="preserve"> </w:t>
      </w:r>
      <w:r>
        <w:rPr>
          <w:w w:val="110"/>
        </w:rPr>
        <w:t>of</w:t>
      </w:r>
      <w:r>
        <w:rPr>
          <w:spacing w:val="-8"/>
          <w:w w:val="110"/>
        </w:rPr>
        <w:t xml:space="preserve"> </w:t>
      </w:r>
      <w:r>
        <w:rPr>
          <w:w w:val="110"/>
        </w:rPr>
        <w:t>the</w:t>
      </w:r>
      <w:r>
        <w:rPr>
          <w:spacing w:val="-8"/>
          <w:w w:val="110"/>
        </w:rPr>
        <w:t xml:space="preserve"> </w:t>
      </w:r>
      <w:r>
        <w:rPr>
          <w:w w:val="110"/>
        </w:rPr>
        <w:t xml:space="preserve">development environment and associations to </w:t>
      </w:r>
      <w:proofErr w:type="gramStart"/>
      <w:r>
        <w:rPr>
          <w:w w:val="110"/>
        </w:rPr>
        <w:t xml:space="preserve">the </w:t>
      </w:r>
      <w:r>
        <w:rPr>
          <w:spacing w:val="29"/>
          <w:w w:val="110"/>
        </w:rPr>
        <w:t xml:space="preserve"> </w:t>
      </w:r>
      <w:r>
        <w:rPr>
          <w:w w:val="110"/>
        </w:rPr>
        <w:t>actors</w:t>
      </w:r>
      <w:proofErr w:type="gramEnd"/>
      <w:r>
        <w:rPr>
          <w:w w:val="110"/>
        </w:rPr>
        <w:t>.</w:t>
      </w:r>
    </w:p>
    <w:p w:rsidR="003D382C" w:rsidRDefault="00C35252">
      <w:pPr>
        <w:pStyle w:val="Corpsdetexte"/>
        <w:spacing w:line="210" w:lineRule="exact"/>
        <w:ind w:left="115" w:right="285" w:firstLine="179"/>
        <w:jc w:val="both"/>
      </w:pPr>
      <w:r>
        <w:rPr>
          <w:w w:val="115"/>
        </w:rPr>
        <w:t>There</w:t>
      </w:r>
      <w:r>
        <w:rPr>
          <w:spacing w:val="-11"/>
          <w:w w:val="115"/>
        </w:rPr>
        <w:t xml:space="preserve"> </w:t>
      </w:r>
      <w:r>
        <w:rPr>
          <w:w w:val="115"/>
        </w:rPr>
        <w:t>are</w:t>
      </w:r>
      <w:r>
        <w:rPr>
          <w:spacing w:val="-11"/>
          <w:w w:val="115"/>
        </w:rPr>
        <w:t xml:space="preserve"> </w:t>
      </w:r>
      <w:r>
        <w:rPr>
          <w:w w:val="115"/>
        </w:rPr>
        <w:t>some</w:t>
      </w:r>
      <w:r>
        <w:rPr>
          <w:spacing w:val="-11"/>
          <w:w w:val="115"/>
        </w:rPr>
        <w:t xml:space="preserve"> </w:t>
      </w:r>
      <w:r>
        <w:rPr>
          <w:w w:val="115"/>
        </w:rPr>
        <w:t>use-cases</w:t>
      </w:r>
      <w:r>
        <w:rPr>
          <w:spacing w:val="-11"/>
          <w:w w:val="115"/>
        </w:rPr>
        <w:t xml:space="preserve"> </w:t>
      </w:r>
      <w:r>
        <w:rPr>
          <w:w w:val="115"/>
        </w:rPr>
        <w:t>for</w:t>
      </w:r>
      <w:r>
        <w:rPr>
          <w:spacing w:val="-11"/>
          <w:w w:val="115"/>
        </w:rPr>
        <w:t xml:space="preserve"> </w:t>
      </w:r>
      <w:r>
        <w:rPr>
          <w:w w:val="115"/>
        </w:rPr>
        <w:t>manual</w:t>
      </w:r>
      <w:r>
        <w:rPr>
          <w:spacing w:val="-11"/>
          <w:w w:val="115"/>
        </w:rPr>
        <w:t xml:space="preserve"> </w:t>
      </w:r>
      <w:r>
        <w:rPr>
          <w:w w:val="115"/>
        </w:rPr>
        <w:t>modification</w:t>
      </w:r>
      <w:r>
        <w:rPr>
          <w:spacing w:val="-11"/>
          <w:w w:val="115"/>
        </w:rPr>
        <w:t xml:space="preserve"> </w:t>
      </w:r>
      <w:r>
        <w:rPr>
          <w:w w:val="115"/>
        </w:rPr>
        <w:t>of</w:t>
      </w:r>
      <w:r>
        <w:rPr>
          <w:spacing w:val="-11"/>
          <w:w w:val="115"/>
        </w:rPr>
        <w:t xml:space="preserve"> </w:t>
      </w:r>
      <w:proofErr w:type="spellStart"/>
      <w:r>
        <w:rPr>
          <w:w w:val="115"/>
        </w:rPr>
        <w:t>ar</w:t>
      </w:r>
      <w:proofErr w:type="spellEnd"/>
      <w:r>
        <w:rPr>
          <w:w w:val="115"/>
        </w:rPr>
        <w:t xml:space="preserve">- </w:t>
      </w:r>
      <w:proofErr w:type="spellStart"/>
      <w:r>
        <w:rPr>
          <w:spacing w:val="-1"/>
          <w:w w:val="143"/>
        </w:rPr>
        <w:t>t</w:t>
      </w:r>
      <w:r>
        <w:rPr>
          <w:w w:val="105"/>
        </w:rPr>
        <w:t>if</w:t>
      </w:r>
      <w:r>
        <w:rPr>
          <w:spacing w:val="-1"/>
          <w:w w:val="105"/>
        </w:rPr>
        <w:t>a</w:t>
      </w:r>
      <w:r>
        <w:rPr>
          <w:spacing w:val="-1"/>
          <w:w w:val="102"/>
        </w:rPr>
        <w:t>c</w:t>
      </w:r>
      <w:r>
        <w:rPr>
          <w:spacing w:val="-1"/>
          <w:w w:val="143"/>
        </w:rPr>
        <w:t>t</w:t>
      </w:r>
      <w:r>
        <w:rPr>
          <w:w w:val="107"/>
        </w:rPr>
        <w:t>s</w:t>
      </w:r>
      <w:proofErr w:type="spellEnd"/>
      <w:r>
        <w:rPr>
          <w:w w:val="107"/>
        </w:rPr>
        <w:t>.</w:t>
      </w:r>
      <w:r>
        <w:t xml:space="preserve"> </w:t>
      </w:r>
      <w:r>
        <w:rPr>
          <w:spacing w:val="10"/>
        </w:rPr>
        <w:t xml:space="preserve"> </w:t>
      </w:r>
      <w:r>
        <w:rPr>
          <w:w w:val="117"/>
        </w:rPr>
        <w:t>Th</w:t>
      </w:r>
      <w:r>
        <w:rPr>
          <w:w w:val="102"/>
        </w:rPr>
        <w:t>e</w:t>
      </w:r>
      <w:r>
        <w:rPr>
          <w:spacing w:val="22"/>
        </w:rPr>
        <w:t xml:space="preserve"> </w:t>
      </w:r>
      <w:proofErr w:type="gramStart"/>
      <w:r>
        <w:rPr>
          <w:rFonts w:ascii="PMingLiU"/>
          <w:spacing w:val="-1"/>
          <w:w w:val="62"/>
        </w:rPr>
        <w:t>M</w:t>
      </w:r>
      <w:r>
        <w:rPr>
          <w:rFonts w:ascii="PMingLiU"/>
          <w:spacing w:val="-1"/>
          <w:w w:val="111"/>
        </w:rPr>
        <w:t>od</w:t>
      </w:r>
      <w:r>
        <w:rPr>
          <w:rFonts w:ascii="PMingLiU"/>
          <w:spacing w:val="-1"/>
          <w:w w:val="200"/>
        </w:rPr>
        <w:t>i</w:t>
      </w:r>
      <w:r>
        <w:rPr>
          <w:rFonts w:ascii="PMingLiU"/>
          <w:spacing w:val="-1"/>
          <w:w w:val="166"/>
        </w:rPr>
        <w:t>f</w:t>
      </w:r>
      <w:r>
        <w:rPr>
          <w:rFonts w:ascii="PMingLiU"/>
          <w:w w:val="111"/>
        </w:rPr>
        <w:t>y</w:t>
      </w:r>
      <w:r>
        <w:rPr>
          <w:rFonts w:ascii="PMingLiU"/>
        </w:rPr>
        <w:t xml:space="preserve">  </w:t>
      </w:r>
      <w:r>
        <w:rPr>
          <w:rFonts w:ascii="PMingLiU"/>
          <w:spacing w:val="-1"/>
          <w:w w:val="77"/>
        </w:rPr>
        <w:t>A</w:t>
      </w:r>
      <w:r>
        <w:rPr>
          <w:rFonts w:ascii="PMingLiU"/>
          <w:spacing w:val="-1"/>
          <w:w w:val="166"/>
        </w:rPr>
        <w:t>r</w:t>
      </w:r>
      <w:r>
        <w:rPr>
          <w:rFonts w:ascii="PMingLiU"/>
          <w:spacing w:val="-1"/>
          <w:w w:val="200"/>
        </w:rPr>
        <w:t>ti</w:t>
      </w:r>
      <w:r>
        <w:rPr>
          <w:rFonts w:ascii="PMingLiU"/>
          <w:spacing w:val="-1"/>
          <w:w w:val="166"/>
        </w:rPr>
        <w:t>f</w:t>
      </w:r>
      <w:r>
        <w:rPr>
          <w:rFonts w:ascii="PMingLiU"/>
          <w:spacing w:val="-1"/>
          <w:w w:val="125"/>
        </w:rPr>
        <w:t>ac</w:t>
      </w:r>
      <w:r>
        <w:rPr>
          <w:rFonts w:ascii="PMingLiU"/>
          <w:w w:val="200"/>
        </w:rPr>
        <w:t>t</w:t>
      </w:r>
      <w:proofErr w:type="gramEnd"/>
      <w:r>
        <w:rPr>
          <w:rFonts w:ascii="PMingLiU"/>
          <w:spacing w:val="20"/>
        </w:rPr>
        <w:t xml:space="preserve"> </w:t>
      </w:r>
      <w:r>
        <w:rPr>
          <w:w w:val="113"/>
        </w:rPr>
        <w:t>u</w:t>
      </w:r>
      <w:r>
        <w:rPr>
          <w:w w:val="103"/>
        </w:rPr>
        <w:t>s</w:t>
      </w:r>
      <w:r>
        <w:rPr>
          <w:spacing w:val="-1"/>
          <w:w w:val="103"/>
        </w:rPr>
        <w:t>e</w:t>
      </w:r>
      <w:r>
        <w:rPr>
          <w:w w:val="102"/>
        </w:rPr>
        <w:t>-</w:t>
      </w:r>
      <w:r>
        <w:rPr>
          <w:spacing w:val="-1"/>
          <w:w w:val="102"/>
        </w:rPr>
        <w:t>c</w:t>
      </w:r>
      <w:r>
        <w:rPr>
          <w:w w:val="115"/>
        </w:rPr>
        <w:t>a</w:t>
      </w:r>
      <w:r>
        <w:rPr>
          <w:w w:val="103"/>
        </w:rPr>
        <w:t>se</w:t>
      </w:r>
      <w:r>
        <w:rPr>
          <w:spacing w:val="22"/>
        </w:rPr>
        <w:t xml:space="preserve"> </w:t>
      </w:r>
      <w:r>
        <w:rPr>
          <w:spacing w:val="-1"/>
          <w:w w:val="109"/>
        </w:rPr>
        <w:t>m</w:t>
      </w:r>
      <w:r>
        <w:rPr>
          <w:w w:val="108"/>
        </w:rPr>
        <w:t>ea</w:t>
      </w:r>
      <w:r>
        <w:rPr>
          <w:w w:val="113"/>
        </w:rPr>
        <w:t>n</w:t>
      </w:r>
      <w:r>
        <w:rPr>
          <w:w w:val="103"/>
        </w:rPr>
        <w:t>s</w:t>
      </w:r>
      <w:r>
        <w:rPr>
          <w:spacing w:val="22"/>
        </w:rPr>
        <w:t xml:space="preserve"> </w:t>
      </w:r>
      <w:r>
        <w:rPr>
          <w:w w:val="124"/>
        </w:rPr>
        <w:t>th</w:t>
      </w:r>
      <w:r>
        <w:rPr>
          <w:w w:val="102"/>
        </w:rPr>
        <w:t>e</w:t>
      </w:r>
      <w:r>
        <w:rPr>
          <w:spacing w:val="22"/>
        </w:rPr>
        <w:t xml:space="preserve"> </w:t>
      </w:r>
      <w:r>
        <w:rPr>
          <w:w w:val="113"/>
        </w:rPr>
        <w:t>d</w:t>
      </w:r>
      <w:r>
        <w:rPr>
          <w:w w:val="105"/>
        </w:rPr>
        <w:t>e</w:t>
      </w:r>
      <w:r>
        <w:rPr>
          <w:spacing w:val="-6"/>
          <w:w w:val="105"/>
        </w:rPr>
        <w:t>v</w:t>
      </w:r>
      <w:r>
        <w:rPr>
          <w:w w:val="102"/>
        </w:rPr>
        <w:t>elo</w:t>
      </w:r>
      <w:r>
        <w:rPr>
          <w:w w:val="113"/>
        </w:rPr>
        <w:t>p</w:t>
      </w:r>
      <w:r>
        <w:rPr>
          <w:w w:val="102"/>
        </w:rPr>
        <w:t xml:space="preserve">- </w:t>
      </w:r>
      <w:proofErr w:type="spellStart"/>
      <w:r>
        <w:rPr>
          <w:w w:val="115"/>
        </w:rPr>
        <w:t>ment</w:t>
      </w:r>
      <w:proofErr w:type="spellEnd"/>
      <w:r>
        <w:rPr>
          <w:spacing w:val="-15"/>
          <w:w w:val="115"/>
        </w:rPr>
        <w:t xml:space="preserve"> </w:t>
      </w:r>
      <w:r>
        <w:rPr>
          <w:w w:val="115"/>
        </w:rPr>
        <w:t>environment</w:t>
      </w:r>
      <w:r>
        <w:rPr>
          <w:spacing w:val="-15"/>
          <w:w w:val="115"/>
        </w:rPr>
        <w:t xml:space="preserve"> </w:t>
      </w:r>
      <w:r>
        <w:rPr>
          <w:w w:val="115"/>
        </w:rPr>
        <w:t>must</w:t>
      </w:r>
      <w:r>
        <w:rPr>
          <w:spacing w:val="-15"/>
          <w:w w:val="115"/>
        </w:rPr>
        <w:t xml:space="preserve"> </w:t>
      </w:r>
      <w:r>
        <w:rPr>
          <w:spacing w:val="-3"/>
          <w:w w:val="115"/>
        </w:rPr>
        <w:t>have</w:t>
      </w:r>
      <w:r>
        <w:rPr>
          <w:spacing w:val="-15"/>
          <w:w w:val="115"/>
        </w:rPr>
        <w:t xml:space="preserve"> </w:t>
      </w:r>
      <w:r>
        <w:rPr>
          <w:w w:val="115"/>
        </w:rPr>
        <w:t>some</w:t>
      </w:r>
      <w:r>
        <w:rPr>
          <w:spacing w:val="-15"/>
          <w:w w:val="115"/>
        </w:rPr>
        <w:t xml:space="preserve"> </w:t>
      </w:r>
      <w:r>
        <w:rPr>
          <w:w w:val="115"/>
        </w:rPr>
        <w:t>tool</w:t>
      </w:r>
      <w:r>
        <w:rPr>
          <w:spacing w:val="-15"/>
          <w:w w:val="115"/>
        </w:rPr>
        <w:t xml:space="preserve"> </w:t>
      </w:r>
      <w:r>
        <w:rPr>
          <w:w w:val="115"/>
        </w:rPr>
        <w:t>to</w:t>
      </w:r>
      <w:r>
        <w:rPr>
          <w:spacing w:val="-15"/>
          <w:w w:val="115"/>
        </w:rPr>
        <w:t xml:space="preserve"> </w:t>
      </w:r>
      <w:r>
        <w:rPr>
          <w:w w:val="115"/>
        </w:rPr>
        <w:t>let</w:t>
      </w:r>
      <w:r>
        <w:rPr>
          <w:spacing w:val="-15"/>
          <w:w w:val="115"/>
        </w:rPr>
        <w:t xml:space="preserve"> </w:t>
      </w:r>
      <w:r>
        <w:rPr>
          <w:w w:val="115"/>
        </w:rPr>
        <w:t>the</w:t>
      </w:r>
      <w:r>
        <w:rPr>
          <w:spacing w:val="-15"/>
          <w:w w:val="115"/>
        </w:rPr>
        <w:t xml:space="preserve"> </w:t>
      </w:r>
      <w:r>
        <w:rPr>
          <w:w w:val="115"/>
        </w:rPr>
        <w:t xml:space="preserve">developer </w:t>
      </w:r>
      <w:r>
        <w:rPr>
          <w:w w:val="111"/>
        </w:rPr>
        <w:t>ma</w:t>
      </w:r>
      <w:r>
        <w:rPr>
          <w:spacing w:val="-6"/>
          <w:w w:val="113"/>
        </w:rPr>
        <w:t>n</w:t>
      </w:r>
      <w:r>
        <w:rPr>
          <w:w w:val="113"/>
        </w:rPr>
        <w:t>u</w:t>
      </w:r>
      <w:r>
        <w:rPr>
          <w:w w:val="115"/>
        </w:rPr>
        <w:t>a</w:t>
      </w:r>
      <w:r>
        <w:rPr>
          <w:spacing w:val="-1"/>
          <w:w w:val="102"/>
        </w:rPr>
        <w:t>l</w:t>
      </w:r>
      <w:r>
        <w:rPr>
          <w:w w:val="105"/>
        </w:rPr>
        <w:t>ly</w:t>
      </w:r>
      <w:r>
        <w:t xml:space="preserve"> </w:t>
      </w:r>
      <w:r>
        <w:rPr>
          <w:w w:val="106"/>
        </w:rPr>
        <w:t>m</w:t>
      </w:r>
      <w:r>
        <w:rPr>
          <w:spacing w:val="5"/>
          <w:w w:val="106"/>
        </w:rPr>
        <w:t>o</w:t>
      </w:r>
      <w:r>
        <w:rPr>
          <w:w w:val="113"/>
        </w:rPr>
        <w:t>d</w:t>
      </w:r>
      <w:r>
        <w:rPr>
          <w:spacing w:val="-1"/>
          <w:w w:val="102"/>
        </w:rPr>
        <w:t>i</w:t>
      </w:r>
      <w:r>
        <w:rPr>
          <w:w w:val="102"/>
        </w:rPr>
        <w:t>fy</w:t>
      </w:r>
      <w:r>
        <w:t xml:space="preserve"> </w:t>
      </w:r>
      <w:r>
        <w:rPr>
          <w:w w:val="115"/>
        </w:rPr>
        <w:t>a</w:t>
      </w:r>
      <w:r>
        <w:rPr>
          <w:w w:val="113"/>
        </w:rPr>
        <w:t>n</w:t>
      </w:r>
      <w:r>
        <w:t xml:space="preserve"> </w:t>
      </w:r>
      <w:r>
        <w:rPr>
          <w:w w:val="115"/>
        </w:rPr>
        <w:t>a</w:t>
      </w:r>
      <w:r>
        <w:rPr>
          <w:w w:val="130"/>
        </w:rPr>
        <w:t>r</w:t>
      </w:r>
      <w:r>
        <w:rPr>
          <w:spacing w:val="-1"/>
          <w:w w:val="130"/>
        </w:rPr>
        <w:t>t</w:t>
      </w:r>
      <w:r>
        <w:rPr>
          <w:w w:val="105"/>
        </w:rPr>
        <w:t>if</w:t>
      </w:r>
      <w:r>
        <w:rPr>
          <w:spacing w:val="-1"/>
          <w:w w:val="105"/>
        </w:rPr>
        <w:t>a</w:t>
      </w:r>
      <w:r>
        <w:rPr>
          <w:spacing w:val="-1"/>
          <w:w w:val="102"/>
        </w:rPr>
        <w:t>c</w:t>
      </w:r>
      <w:r>
        <w:rPr>
          <w:spacing w:val="-1"/>
          <w:w w:val="143"/>
        </w:rPr>
        <w:t>t</w:t>
      </w:r>
      <w:r>
        <w:rPr>
          <w:w w:val="113"/>
        </w:rPr>
        <w:t>.</w:t>
      </w:r>
      <w:r>
        <w:t xml:space="preserve"> </w:t>
      </w:r>
      <w:r>
        <w:rPr>
          <w:spacing w:val="-14"/>
        </w:rPr>
        <w:t xml:space="preserve"> </w:t>
      </w:r>
      <w:r>
        <w:rPr>
          <w:w w:val="117"/>
        </w:rPr>
        <w:t>Th</w:t>
      </w:r>
      <w:r>
        <w:rPr>
          <w:w w:val="102"/>
        </w:rPr>
        <w:t>e</w:t>
      </w:r>
      <w:r>
        <w:t xml:space="preserve"> </w:t>
      </w:r>
      <w:proofErr w:type="gramStart"/>
      <w:r>
        <w:rPr>
          <w:rFonts w:ascii="PMingLiU"/>
          <w:spacing w:val="-1"/>
          <w:w w:val="62"/>
        </w:rPr>
        <w:t>M</w:t>
      </w:r>
      <w:r>
        <w:rPr>
          <w:rFonts w:ascii="PMingLiU"/>
          <w:spacing w:val="-1"/>
          <w:w w:val="111"/>
        </w:rPr>
        <w:t>od</w:t>
      </w:r>
      <w:r>
        <w:rPr>
          <w:rFonts w:ascii="PMingLiU"/>
          <w:spacing w:val="-1"/>
          <w:w w:val="200"/>
        </w:rPr>
        <w:t>i</w:t>
      </w:r>
      <w:r>
        <w:rPr>
          <w:rFonts w:ascii="PMingLiU"/>
          <w:spacing w:val="-1"/>
          <w:w w:val="166"/>
        </w:rPr>
        <w:t>f</w:t>
      </w:r>
      <w:r>
        <w:rPr>
          <w:rFonts w:ascii="PMingLiU"/>
          <w:w w:val="111"/>
        </w:rPr>
        <w:t>y</w:t>
      </w:r>
      <w:r>
        <w:rPr>
          <w:rFonts w:ascii="PMingLiU"/>
        </w:rPr>
        <w:t xml:space="preserve">  </w:t>
      </w:r>
      <w:r>
        <w:rPr>
          <w:rFonts w:ascii="PMingLiU"/>
          <w:spacing w:val="-1"/>
          <w:w w:val="62"/>
        </w:rPr>
        <w:t>M</w:t>
      </w:r>
      <w:r>
        <w:rPr>
          <w:rFonts w:ascii="PMingLiU"/>
          <w:spacing w:val="-1"/>
          <w:w w:val="111"/>
        </w:rPr>
        <w:t>od</w:t>
      </w:r>
      <w:r>
        <w:rPr>
          <w:rFonts w:ascii="PMingLiU"/>
          <w:spacing w:val="-1"/>
          <w:w w:val="125"/>
        </w:rPr>
        <w:t>e</w:t>
      </w:r>
      <w:r>
        <w:rPr>
          <w:rFonts w:ascii="PMingLiU"/>
          <w:w w:val="200"/>
        </w:rPr>
        <w:t>l</w:t>
      </w:r>
      <w:proofErr w:type="gramEnd"/>
      <w:r>
        <w:rPr>
          <w:rFonts w:ascii="PMingLiU"/>
          <w:spacing w:val="-2"/>
        </w:rPr>
        <w:t xml:space="preserve"> </w:t>
      </w:r>
      <w:r>
        <w:rPr>
          <w:w w:val="115"/>
        </w:rPr>
        <w:t>a</w:t>
      </w:r>
      <w:r>
        <w:rPr>
          <w:w w:val="113"/>
        </w:rPr>
        <w:t>nd</w:t>
      </w:r>
      <w:r>
        <w:t xml:space="preserve"> </w:t>
      </w:r>
      <w:r>
        <w:rPr>
          <w:rFonts w:ascii="PMingLiU"/>
          <w:spacing w:val="-1"/>
          <w:w w:val="62"/>
        </w:rPr>
        <w:t>M</w:t>
      </w:r>
      <w:r>
        <w:rPr>
          <w:rFonts w:ascii="PMingLiU"/>
          <w:spacing w:val="-1"/>
          <w:w w:val="111"/>
        </w:rPr>
        <w:t>od</w:t>
      </w:r>
      <w:r>
        <w:rPr>
          <w:rFonts w:ascii="PMingLiU"/>
          <w:spacing w:val="-1"/>
          <w:w w:val="200"/>
        </w:rPr>
        <w:t>i</w:t>
      </w:r>
      <w:r>
        <w:rPr>
          <w:rFonts w:ascii="PMingLiU"/>
          <w:spacing w:val="-1"/>
          <w:w w:val="166"/>
        </w:rPr>
        <w:t>f</w:t>
      </w:r>
      <w:r>
        <w:rPr>
          <w:rFonts w:ascii="PMingLiU"/>
          <w:w w:val="111"/>
        </w:rPr>
        <w:t xml:space="preserve">y </w:t>
      </w:r>
      <w:r>
        <w:rPr>
          <w:rFonts w:ascii="PMingLiU"/>
          <w:spacing w:val="-1"/>
          <w:w w:val="83"/>
        </w:rPr>
        <w:t>C</w:t>
      </w:r>
      <w:r>
        <w:rPr>
          <w:rFonts w:ascii="PMingLiU"/>
          <w:spacing w:val="-1"/>
          <w:w w:val="111"/>
        </w:rPr>
        <w:t>od</w:t>
      </w:r>
      <w:r>
        <w:rPr>
          <w:rFonts w:ascii="PMingLiU"/>
          <w:w w:val="125"/>
        </w:rPr>
        <w:t>e</w:t>
      </w:r>
      <w:r>
        <w:rPr>
          <w:rFonts w:ascii="PMingLiU"/>
        </w:rPr>
        <w:t xml:space="preserve"> </w:t>
      </w:r>
      <w:r>
        <w:rPr>
          <w:rFonts w:ascii="PMingLiU"/>
          <w:spacing w:val="-15"/>
        </w:rPr>
        <w:t xml:space="preserve"> </w:t>
      </w:r>
      <w:r>
        <w:rPr>
          <w:w w:val="113"/>
        </w:rPr>
        <w:t>u</w:t>
      </w:r>
      <w:r>
        <w:rPr>
          <w:w w:val="103"/>
        </w:rPr>
        <w:t>s</w:t>
      </w:r>
      <w:r>
        <w:rPr>
          <w:spacing w:val="-1"/>
          <w:w w:val="103"/>
        </w:rPr>
        <w:t>e</w:t>
      </w:r>
      <w:r>
        <w:rPr>
          <w:w w:val="102"/>
        </w:rPr>
        <w:t>-</w:t>
      </w:r>
      <w:r>
        <w:rPr>
          <w:spacing w:val="-1"/>
          <w:w w:val="102"/>
        </w:rPr>
        <w:t>c</w:t>
      </w:r>
      <w:r>
        <w:rPr>
          <w:w w:val="115"/>
        </w:rPr>
        <w:t>a</w:t>
      </w:r>
      <w:r>
        <w:rPr>
          <w:w w:val="103"/>
        </w:rPr>
        <w:t>s</w:t>
      </w:r>
      <w:r>
        <w:rPr>
          <w:spacing w:val="-1"/>
          <w:w w:val="103"/>
        </w:rPr>
        <w:t>e</w:t>
      </w:r>
      <w:r>
        <w:rPr>
          <w:w w:val="103"/>
        </w:rPr>
        <w:t>s</w:t>
      </w:r>
      <w:r>
        <w:t xml:space="preserve"> </w:t>
      </w:r>
      <w:r>
        <w:rPr>
          <w:spacing w:val="-11"/>
        </w:rPr>
        <w:t xml:space="preserve"> </w:t>
      </w:r>
      <w:r>
        <w:rPr>
          <w:w w:val="115"/>
        </w:rPr>
        <w:t>a</w:t>
      </w:r>
      <w:r>
        <w:rPr>
          <w:w w:val="110"/>
        </w:rPr>
        <w:t>re</w:t>
      </w:r>
      <w:r>
        <w:t xml:space="preserve"> </w:t>
      </w:r>
      <w:r>
        <w:rPr>
          <w:spacing w:val="-11"/>
        </w:rPr>
        <w:t xml:space="preserve"> </w:t>
      </w:r>
      <w:r>
        <w:rPr>
          <w:spacing w:val="-1"/>
          <w:w w:val="103"/>
        </w:rPr>
        <w:t>s</w:t>
      </w:r>
      <w:r>
        <w:rPr>
          <w:spacing w:val="5"/>
          <w:w w:val="113"/>
        </w:rPr>
        <w:t>p</w:t>
      </w:r>
      <w:r>
        <w:rPr>
          <w:w w:val="102"/>
        </w:rPr>
        <w:t>e</w:t>
      </w:r>
      <w:r>
        <w:rPr>
          <w:spacing w:val="-1"/>
          <w:w w:val="102"/>
        </w:rPr>
        <w:t>c</w:t>
      </w:r>
      <w:r>
        <w:rPr>
          <w:w w:val="110"/>
        </w:rPr>
        <w:t>ia</w:t>
      </w:r>
      <w:r>
        <w:rPr>
          <w:spacing w:val="-1"/>
          <w:w w:val="102"/>
        </w:rPr>
        <w:t>l</w:t>
      </w:r>
      <w:r>
        <w:rPr>
          <w:w w:val="102"/>
        </w:rPr>
        <w:t>i</w:t>
      </w:r>
      <w:r>
        <w:rPr>
          <w:spacing w:val="-1"/>
          <w:w w:val="102"/>
        </w:rPr>
        <w:t>z</w:t>
      </w:r>
      <w:r>
        <w:rPr>
          <w:w w:val="115"/>
        </w:rPr>
        <w:t>a</w:t>
      </w:r>
      <w:r>
        <w:rPr>
          <w:spacing w:val="-1"/>
          <w:w w:val="143"/>
        </w:rPr>
        <w:t>t</w:t>
      </w:r>
      <w:r>
        <w:rPr>
          <w:w w:val="102"/>
        </w:rPr>
        <w:t>io</w:t>
      </w:r>
      <w:r>
        <w:rPr>
          <w:w w:val="113"/>
        </w:rPr>
        <w:t>n</w:t>
      </w:r>
      <w:r>
        <w:rPr>
          <w:w w:val="103"/>
        </w:rPr>
        <w:t>s</w:t>
      </w:r>
      <w:r>
        <w:t xml:space="preserve"> </w:t>
      </w:r>
      <w:r>
        <w:rPr>
          <w:spacing w:val="-11"/>
        </w:rPr>
        <w:t xml:space="preserve"> </w:t>
      </w:r>
      <w:r>
        <w:rPr>
          <w:w w:val="102"/>
        </w:rPr>
        <w:t>o</w:t>
      </w:r>
      <w:r>
        <w:rPr>
          <w:w w:val="93"/>
        </w:rPr>
        <w:t>f</w:t>
      </w:r>
      <w:r>
        <w:t xml:space="preserve"> </w:t>
      </w:r>
      <w:r>
        <w:rPr>
          <w:spacing w:val="-11"/>
        </w:rPr>
        <w:t xml:space="preserve"> </w:t>
      </w:r>
      <w:r>
        <w:rPr>
          <w:w w:val="124"/>
        </w:rPr>
        <w:t>th</w:t>
      </w:r>
      <w:r>
        <w:rPr>
          <w:w w:val="102"/>
        </w:rPr>
        <w:t>e</w:t>
      </w:r>
      <w:r>
        <w:t xml:space="preserve"> </w:t>
      </w:r>
      <w:r>
        <w:rPr>
          <w:spacing w:val="-11"/>
        </w:rPr>
        <w:t xml:space="preserve"> </w:t>
      </w:r>
      <w:r>
        <w:rPr>
          <w:rFonts w:ascii="PMingLiU"/>
          <w:spacing w:val="-1"/>
          <w:w w:val="62"/>
        </w:rPr>
        <w:t>M</w:t>
      </w:r>
      <w:r>
        <w:rPr>
          <w:rFonts w:ascii="PMingLiU"/>
          <w:spacing w:val="-1"/>
          <w:w w:val="111"/>
        </w:rPr>
        <w:t>od</w:t>
      </w:r>
      <w:r>
        <w:rPr>
          <w:rFonts w:ascii="PMingLiU"/>
          <w:spacing w:val="-1"/>
          <w:w w:val="200"/>
        </w:rPr>
        <w:t>i</w:t>
      </w:r>
      <w:r>
        <w:rPr>
          <w:rFonts w:ascii="PMingLiU"/>
          <w:spacing w:val="-1"/>
          <w:w w:val="166"/>
        </w:rPr>
        <w:t>f</w:t>
      </w:r>
      <w:r>
        <w:rPr>
          <w:rFonts w:ascii="PMingLiU"/>
          <w:w w:val="111"/>
        </w:rPr>
        <w:t>y</w:t>
      </w:r>
      <w:r>
        <w:rPr>
          <w:rFonts w:ascii="PMingLiU"/>
        </w:rPr>
        <w:t xml:space="preserve">  </w:t>
      </w:r>
      <w:r>
        <w:rPr>
          <w:rFonts w:ascii="PMingLiU"/>
          <w:spacing w:val="-1"/>
          <w:w w:val="77"/>
        </w:rPr>
        <w:t>A</w:t>
      </w:r>
      <w:r>
        <w:rPr>
          <w:rFonts w:ascii="PMingLiU"/>
          <w:spacing w:val="-1"/>
          <w:w w:val="166"/>
        </w:rPr>
        <w:t>r</w:t>
      </w:r>
      <w:r>
        <w:rPr>
          <w:rFonts w:ascii="PMingLiU"/>
          <w:spacing w:val="-1"/>
          <w:w w:val="200"/>
        </w:rPr>
        <w:t>ti</w:t>
      </w:r>
      <w:r>
        <w:rPr>
          <w:rFonts w:ascii="PMingLiU"/>
          <w:spacing w:val="-1"/>
          <w:w w:val="166"/>
        </w:rPr>
        <w:t>f</w:t>
      </w:r>
      <w:r>
        <w:rPr>
          <w:rFonts w:ascii="PMingLiU"/>
          <w:spacing w:val="-1"/>
          <w:w w:val="125"/>
        </w:rPr>
        <w:t>ac</w:t>
      </w:r>
      <w:r>
        <w:rPr>
          <w:rFonts w:ascii="PMingLiU"/>
          <w:w w:val="200"/>
        </w:rPr>
        <w:t xml:space="preserve">t </w:t>
      </w:r>
      <w:r>
        <w:rPr>
          <w:w w:val="115"/>
        </w:rPr>
        <w:t>use-case</w:t>
      </w:r>
      <w:r>
        <w:rPr>
          <w:spacing w:val="-19"/>
          <w:w w:val="115"/>
        </w:rPr>
        <w:t xml:space="preserve"> </w:t>
      </w:r>
      <w:r>
        <w:rPr>
          <w:w w:val="115"/>
        </w:rPr>
        <w:t>where</w:t>
      </w:r>
      <w:r>
        <w:rPr>
          <w:spacing w:val="-19"/>
          <w:w w:val="115"/>
        </w:rPr>
        <w:t xml:space="preserve"> </w:t>
      </w:r>
      <w:r>
        <w:rPr>
          <w:w w:val="115"/>
        </w:rPr>
        <w:t>model</w:t>
      </w:r>
      <w:r>
        <w:rPr>
          <w:spacing w:val="-19"/>
          <w:w w:val="115"/>
        </w:rPr>
        <w:t xml:space="preserve"> </w:t>
      </w:r>
      <w:r>
        <w:rPr>
          <w:w w:val="115"/>
        </w:rPr>
        <w:t>and</w:t>
      </w:r>
      <w:r>
        <w:rPr>
          <w:spacing w:val="-19"/>
          <w:w w:val="115"/>
        </w:rPr>
        <w:t xml:space="preserve"> </w:t>
      </w:r>
      <w:r>
        <w:rPr>
          <w:w w:val="115"/>
        </w:rPr>
        <w:t>code</w:t>
      </w:r>
      <w:r>
        <w:rPr>
          <w:spacing w:val="-19"/>
          <w:w w:val="115"/>
        </w:rPr>
        <w:t xml:space="preserve"> </w:t>
      </w:r>
      <w:r>
        <w:rPr>
          <w:w w:val="115"/>
        </w:rPr>
        <w:t>are</w:t>
      </w:r>
      <w:r>
        <w:rPr>
          <w:spacing w:val="-19"/>
          <w:w w:val="115"/>
        </w:rPr>
        <w:t xml:space="preserve"> </w:t>
      </w:r>
      <w:r>
        <w:rPr>
          <w:w w:val="115"/>
        </w:rPr>
        <w:t>respectively</w:t>
      </w:r>
      <w:r>
        <w:rPr>
          <w:spacing w:val="-19"/>
          <w:w w:val="115"/>
        </w:rPr>
        <w:t xml:space="preserve"> </w:t>
      </w:r>
      <w:r>
        <w:rPr>
          <w:w w:val="115"/>
        </w:rPr>
        <w:t>the</w:t>
      </w:r>
      <w:r>
        <w:rPr>
          <w:spacing w:val="-19"/>
          <w:w w:val="115"/>
        </w:rPr>
        <w:t xml:space="preserve"> </w:t>
      </w:r>
      <w:r>
        <w:rPr>
          <w:w w:val="115"/>
        </w:rPr>
        <w:t xml:space="preserve">artifact </w:t>
      </w:r>
      <w:r>
        <w:rPr>
          <w:w w:val="110"/>
        </w:rPr>
        <w:t>in</w:t>
      </w:r>
      <w:r>
        <w:rPr>
          <w:spacing w:val="10"/>
          <w:w w:val="110"/>
        </w:rPr>
        <w:t xml:space="preserve"> </w:t>
      </w:r>
      <w:r>
        <w:rPr>
          <w:w w:val="110"/>
        </w:rPr>
        <w:t>question.</w:t>
      </w:r>
    </w:p>
    <w:p w:rsidR="003D382C" w:rsidRDefault="00C35252">
      <w:pPr>
        <w:pStyle w:val="Corpsdetexte"/>
        <w:spacing w:line="210" w:lineRule="exact"/>
        <w:ind w:left="115" w:right="285" w:firstLine="179"/>
        <w:jc w:val="both"/>
      </w:pPr>
      <w:r>
        <w:rPr>
          <w:w w:val="115"/>
        </w:rPr>
        <w:t>There are also some use-case for the synchronization</w:t>
      </w:r>
      <w:r>
        <w:rPr>
          <w:spacing w:val="-15"/>
          <w:w w:val="115"/>
        </w:rPr>
        <w:t xml:space="preserve"> </w:t>
      </w:r>
      <w:r>
        <w:rPr>
          <w:w w:val="115"/>
        </w:rPr>
        <w:t>of a</w:t>
      </w:r>
      <w:r>
        <w:rPr>
          <w:w w:val="130"/>
        </w:rPr>
        <w:t>r</w:t>
      </w:r>
      <w:r>
        <w:rPr>
          <w:spacing w:val="-1"/>
          <w:w w:val="130"/>
        </w:rPr>
        <w:t>t</w:t>
      </w:r>
      <w:r>
        <w:rPr>
          <w:w w:val="105"/>
        </w:rPr>
        <w:t>if</w:t>
      </w:r>
      <w:r>
        <w:rPr>
          <w:spacing w:val="-1"/>
          <w:w w:val="105"/>
        </w:rPr>
        <w:t>a</w:t>
      </w:r>
      <w:r>
        <w:rPr>
          <w:spacing w:val="-1"/>
          <w:w w:val="102"/>
        </w:rPr>
        <w:t>c</w:t>
      </w:r>
      <w:r>
        <w:rPr>
          <w:spacing w:val="-1"/>
          <w:w w:val="143"/>
        </w:rPr>
        <w:t>t</w:t>
      </w:r>
      <w:r>
        <w:rPr>
          <w:w w:val="107"/>
        </w:rPr>
        <w:t>s.</w:t>
      </w:r>
      <w:r>
        <w:t xml:space="preserve">  </w:t>
      </w:r>
      <w:r>
        <w:rPr>
          <w:spacing w:val="-7"/>
        </w:rPr>
        <w:t xml:space="preserve"> </w:t>
      </w:r>
      <w:proofErr w:type="gramStart"/>
      <w:r>
        <w:rPr>
          <w:w w:val="117"/>
        </w:rPr>
        <w:t>Th</w:t>
      </w:r>
      <w:r>
        <w:rPr>
          <w:w w:val="102"/>
        </w:rPr>
        <w:t>e</w:t>
      </w:r>
      <w:r>
        <w:t xml:space="preserve"> </w:t>
      </w:r>
      <w:r>
        <w:rPr>
          <w:spacing w:val="-13"/>
        </w:rPr>
        <w:t xml:space="preserve"> </w:t>
      </w:r>
      <w:r>
        <w:rPr>
          <w:rFonts w:ascii="PMingLiU"/>
          <w:spacing w:val="-1"/>
        </w:rPr>
        <w:t>S</w:t>
      </w:r>
      <w:r>
        <w:rPr>
          <w:rFonts w:ascii="PMingLiU"/>
          <w:spacing w:val="-1"/>
          <w:w w:val="111"/>
        </w:rPr>
        <w:t>yn</w:t>
      </w:r>
      <w:r>
        <w:rPr>
          <w:rFonts w:ascii="PMingLiU"/>
          <w:spacing w:val="-1"/>
          <w:w w:val="125"/>
        </w:rPr>
        <w:t>c</w:t>
      </w:r>
      <w:r>
        <w:rPr>
          <w:rFonts w:ascii="PMingLiU"/>
          <w:spacing w:val="-1"/>
          <w:w w:val="111"/>
        </w:rPr>
        <w:t>h</w:t>
      </w:r>
      <w:r>
        <w:rPr>
          <w:rFonts w:ascii="PMingLiU"/>
          <w:spacing w:val="-1"/>
          <w:w w:val="166"/>
        </w:rPr>
        <w:t>r</w:t>
      </w:r>
      <w:r>
        <w:rPr>
          <w:rFonts w:ascii="PMingLiU"/>
          <w:spacing w:val="-1"/>
          <w:w w:val="111"/>
        </w:rPr>
        <w:t>on</w:t>
      </w:r>
      <w:r>
        <w:rPr>
          <w:rFonts w:ascii="PMingLiU"/>
          <w:spacing w:val="-1"/>
          <w:w w:val="200"/>
        </w:rPr>
        <w:t>i</w:t>
      </w:r>
      <w:r>
        <w:rPr>
          <w:rFonts w:ascii="PMingLiU"/>
          <w:spacing w:val="-1"/>
          <w:w w:val="125"/>
        </w:rPr>
        <w:t>z</w:t>
      </w:r>
      <w:r>
        <w:rPr>
          <w:rFonts w:ascii="PMingLiU"/>
          <w:w w:val="125"/>
        </w:rPr>
        <w:t>e</w:t>
      </w:r>
      <w:proofErr w:type="gramEnd"/>
      <w:r>
        <w:rPr>
          <w:rFonts w:ascii="PMingLiU"/>
        </w:rPr>
        <w:t xml:space="preserve">  </w:t>
      </w:r>
      <w:r>
        <w:rPr>
          <w:rFonts w:ascii="PMingLiU"/>
          <w:spacing w:val="-1"/>
          <w:w w:val="77"/>
        </w:rPr>
        <w:t>A</w:t>
      </w:r>
      <w:r>
        <w:rPr>
          <w:rFonts w:ascii="PMingLiU"/>
          <w:spacing w:val="-1"/>
          <w:w w:val="166"/>
        </w:rPr>
        <w:t>r</w:t>
      </w:r>
      <w:r>
        <w:rPr>
          <w:rFonts w:ascii="PMingLiU"/>
          <w:spacing w:val="-1"/>
          <w:w w:val="200"/>
        </w:rPr>
        <w:t>ti</w:t>
      </w:r>
      <w:r>
        <w:rPr>
          <w:rFonts w:ascii="PMingLiU"/>
          <w:spacing w:val="-1"/>
          <w:w w:val="166"/>
        </w:rPr>
        <w:t>f</w:t>
      </w:r>
      <w:r>
        <w:rPr>
          <w:rFonts w:ascii="PMingLiU"/>
          <w:spacing w:val="-1"/>
          <w:w w:val="125"/>
        </w:rPr>
        <w:t>ac</w:t>
      </w:r>
      <w:r>
        <w:rPr>
          <w:rFonts w:ascii="PMingLiU"/>
          <w:w w:val="200"/>
        </w:rPr>
        <w:t>t</w:t>
      </w:r>
      <w:r>
        <w:rPr>
          <w:rFonts w:ascii="PMingLiU"/>
        </w:rPr>
        <w:t xml:space="preserve"> </w:t>
      </w:r>
      <w:r>
        <w:rPr>
          <w:rFonts w:ascii="PMingLiU"/>
          <w:spacing w:val="-17"/>
        </w:rPr>
        <w:t xml:space="preserve"> </w:t>
      </w:r>
      <w:r>
        <w:rPr>
          <w:w w:val="113"/>
        </w:rPr>
        <w:t>u</w:t>
      </w:r>
      <w:r>
        <w:rPr>
          <w:w w:val="103"/>
        </w:rPr>
        <w:t>s</w:t>
      </w:r>
      <w:r>
        <w:rPr>
          <w:spacing w:val="-1"/>
          <w:w w:val="103"/>
        </w:rPr>
        <w:t>e</w:t>
      </w:r>
      <w:r>
        <w:rPr>
          <w:w w:val="102"/>
        </w:rPr>
        <w:t>-</w:t>
      </w:r>
      <w:r>
        <w:rPr>
          <w:spacing w:val="-1"/>
          <w:w w:val="102"/>
        </w:rPr>
        <w:t>c</w:t>
      </w:r>
      <w:r>
        <w:rPr>
          <w:w w:val="115"/>
        </w:rPr>
        <w:t>a</w:t>
      </w:r>
      <w:r>
        <w:rPr>
          <w:w w:val="103"/>
        </w:rPr>
        <w:t>se</w:t>
      </w:r>
      <w:r>
        <w:t xml:space="preserve"> </w:t>
      </w:r>
      <w:r>
        <w:rPr>
          <w:spacing w:val="-14"/>
        </w:rPr>
        <w:t xml:space="preserve"> </w:t>
      </w:r>
      <w:r>
        <w:rPr>
          <w:w w:val="103"/>
        </w:rPr>
        <w:t>is</w:t>
      </w:r>
      <w:r>
        <w:t xml:space="preserve"> </w:t>
      </w:r>
      <w:r>
        <w:rPr>
          <w:spacing w:val="-13"/>
        </w:rPr>
        <w:t xml:space="preserve"> </w:t>
      </w:r>
      <w:r>
        <w:rPr>
          <w:spacing w:val="-1"/>
          <w:w w:val="143"/>
        </w:rPr>
        <w:t>t</w:t>
      </w:r>
      <w:r>
        <w:rPr>
          <w:w w:val="113"/>
        </w:rPr>
        <w:t>h</w:t>
      </w:r>
      <w:r>
        <w:rPr>
          <w:w w:val="102"/>
        </w:rPr>
        <w:t>e</w:t>
      </w:r>
      <w:r>
        <w:t xml:space="preserve"> </w:t>
      </w:r>
      <w:r>
        <w:rPr>
          <w:spacing w:val="-14"/>
        </w:rPr>
        <w:t xml:space="preserve"> </w:t>
      </w:r>
      <w:proofErr w:type="spellStart"/>
      <w:r>
        <w:rPr>
          <w:w w:val="108"/>
        </w:rPr>
        <w:t>syn</w:t>
      </w:r>
      <w:proofErr w:type="spellEnd"/>
      <w:r>
        <w:rPr>
          <w:w w:val="102"/>
        </w:rPr>
        <w:t xml:space="preserve">- </w:t>
      </w:r>
      <w:proofErr w:type="spellStart"/>
      <w:r>
        <w:rPr>
          <w:w w:val="115"/>
        </w:rPr>
        <w:t>chronization</w:t>
      </w:r>
      <w:proofErr w:type="spellEnd"/>
      <w:r>
        <w:rPr>
          <w:w w:val="115"/>
        </w:rPr>
        <w:t xml:space="preserve"> of </w:t>
      </w:r>
      <w:r>
        <w:rPr>
          <w:spacing w:val="-4"/>
          <w:w w:val="115"/>
        </w:rPr>
        <w:t xml:space="preserve">two </w:t>
      </w:r>
      <w:r>
        <w:rPr>
          <w:w w:val="115"/>
        </w:rPr>
        <w:t xml:space="preserve">artifacts </w:t>
      </w:r>
      <w:r>
        <w:rPr>
          <w:spacing w:val="-3"/>
          <w:w w:val="115"/>
        </w:rPr>
        <w:t xml:space="preserve">by </w:t>
      </w:r>
      <w:r>
        <w:rPr>
          <w:w w:val="115"/>
        </w:rPr>
        <w:t>comparing them,</w:t>
      </w:r>
      <w:r>
        <w:rPr>
          <w:spacing w:val="-31"/>
          <w:w w:val="115"/>
        </w:rPr>
        <w:t xml:space="preserve"> </w:t>
      </w:r>
      <w:r>
        <w:rPr>
          <w:w w:val="115"/>
        </w:rPr>
        <w:t>updating each</w:t>
      </w:r>
      <w:r>
        <w:rPr>
          <w:spacing w:val="-17"/>
          <w:w w:val="115"/>
        </w:rPr>
        <w:t xml:space="preserve"> </w:t>
      </w:r>
      <w:r>
        <w:rPr>
          <w:w w:val="115"/>
        </w:rPr>
        <w:t>artifact</w:t>
      </w:r>
      <w:r>
        <w:rPr>
          <w:spacing w:val="-17"/>
          <w:w w:val="115"/>
        </w:rPr>
        <w:t xml:space="preserve"> </w:t>
      </w:r>
      <w:r>
        <w:rPr>
          <w:w w:val="115"/>
        </w:rPr>
        <w:t>with</w:t>
      </w:r>
      <w:r>
        <w:rPr>
          <w:spacing w:val="-17"/>
          <w:w w:val="115"/>
        </w:rPr>
        <w:t xml:space="preserve"> </w:t>
      </w:r>
      <w:r>
        <w:rPr>
          <w:w w:val="115"/>
        </w:rPr>
        <w:t>modifications</w:t>
      </w:r>
      <w:r>
        <w:rPr>
          <w:spacing w:val="-17"/>
          <w:w w:val="115"/>
        </w:rPr>
        <w:t xml:space="preserve"> </w:t>
      </w:r>
      <w:r>
        <w:rPr>
          <w:w w:val="115"/>
        </w:rPr>
        <w:t>from</w:t>
      </w:r>
      <w:r>
        <w:rPr>
          <w:spacing w:val="-17"/>
          <w:w w:val="115"/>
        </w:rPr>
        <w:t xml:space="preserve"> </w:t>
      </w:r>
      <w:r>
        <w:rPr>
          <w:w w:val="115"/>
        </w:rPr>
        <w:t>the</w:t>
      </w:r>
      <w:r>
        <w:rPr>
          <w:spacing w:val="-17"/>
          <w:w w:val="115"/>
        </w:rPr>
        <w:t xml:space="preserve"> </w:t>
      </w:r>
      <w:r>
        <w:rPr>
          <w:w w:val="115"/>
        </w:rPr>
        <w:t>other</w:t>
      </w:r>
      <w:r>
        <w:rPr>
          <w:spacing w:val="-17"/>
          <w:w w:val="115"/>
        </w:rPr>
        <w:t xml:space="preserve"> </w:t>
      </w:r>
      <w:r>
        <w:rPr>
          <w:w w:val="115"/>
        </w:rPr>
        <w:t>artifact,</w:t>
      </w:r>
      <w:r>
        <w:rPr>
          <w:spacing w:val="-16"/>
          <w:w w:val="115"/>
        </w:rPr>
        <w:t xml:space="preserve"> </w:t>
      </w:r>
      <w:r>
        <w:rPr>
          <w:w w:val="115"/>
        </w:rPr>
        <w:t xml:space="preserve">and </w:t>
      </w:r>
      <w:r>
        <w:rPr>
          <w:w w:val="107"/>
        </w:rPr>
        <w:t>rec</w:t>
      </w:r>
      <w:r>
        <w:rPr>
          <w:w w:val="102"/>
        </w:rPr>
        <w:t>o</w:t>
      </w:r>
      <w:r>
        <w:rPr>
          <w:w w:val="113"/>
        </w:rPr>
        <w:t>n</w:t>
      </w:r>
      <w:r>
        <w:rPr>
          <w:spacing w:val="-1"/>
          <w:w w:val="102"/>
        </w:rPr>
        <w:t>c</w:t>
      </w:r>
      <w:r>
        <w:rPr>
          <w:w w:val="102"/>
        </w:rPr>
        <w:t>i</w:t>
      </w:r>
      <w:r>
        <w:rPr>
          <w:spacing w:val="-1"/>
          <w:w w:val="102"/>
        </w:rPr>
        <w:t>l</w:t>
      </w:r>
      <w:r>
        <w:rPr>
          <w:w w:val="109"/>
        </w:rPr>
        <w:t>in</w:t>
      </w:r>
      <w:r>
        <w:rPr>
          <w:w w:val="102"/>
        </w:rPr>
        <w:t>g</w:t>
      </w:r>
      <w:r>
        <w:rPr>
          <w:spacing w:val="-1"/>
        </w:rPr>
        <w:t xml:space="preserve"> </w:t>
      </w:r>
      <w:r>
        <w:rPr>
          <w:spacing w:val="-1"/>
          <w:w w:val="102"/>
        </w:rPr>
        <w:t>c</w:t>
      </w:r>
      <w:r>
        <w:rPr>
          <w:w w:val="107"/>
        </w:rPr>
        <w:t>on</w:t>
      </w:r>
      <w:r>
        <w:rPr>
          <w:w w:val="92"/>
        </w:rPr>
        <w:t>fl</w:t>
      </w:r>
      <w:r>
        <w:rPr>
          <w:spacing w:val="-1"/>
          <w:w w:val="102"/>
        </w:rPr>
        <w:t>ic</w:t>
      </w:r>
      <w:r>
        <w:rPr>
          <w:spacing w:val="-1"/>
          <w:w w:val="143"/>
        </w:rPr>
        <w:t>t</w:t>
      </w:r>
      <w:r>
        <w:rPr>
          <w:w w:val="103"/>
        </w:rPr>
        <w:t>s</w:t>
      </w:r>
      <w:r>
        <w:rPr>
          <w:spacing w:val="-1"/>
        </w:rPr>
        <w:t xml:space="preserve"> </w:t>
      </w:r>
      <w:r>
        <w:rPr>
          <w:spacing w:val="5"/>
          <w:w w:val="113"/>
        </w:rPr>
        <w:t>b</w:t>
      </w:r>
      <w:r>
        <w:rPr>
          <w:spacing w:val="-1"/>
          <w:w w:val="102"/>
        </w:rPr>
        <w:t>e</w:t>
      </w:r>
      <w:r>
        <w:rPr>
          <w:spacing w:val="-5"/>
          <w:w w:val="143"/>
        </w:rPr>
        <w:t>t</w:t>
      </w:r>
      <w:r>
        <w:rPr>
          <w:spacing w:val="-6"/>
          <w:w w:val="102"/>
        </w:rPr>
        <w:t>w</w:t>
      </w:r>
      <w:r>
        <w:rPr>
          <w:w w:val="106"/>
        </w:rPr>
        <w:t>een</w:t>
      </w:r>
      <w:r>
        <w:rPr>
          <w:spacing w:val="-1"/>
        </w:rPr>
        <w:t xml:space="preserve"> </w:t>
      </w:r>
      <w:r>
        <w:rPr>
          <w:w w:val="124"/>
        </w:rPr>
        <w:t>th</w:t>
      </w:r>
      <w:r>
        <w:rPr>
          <w:w w:val="102"/>
        </w:rPr>
        <w:t>e</w:t>
      </w:r>
      <w:r>
        <w:rPr>
          <w:spacing w:val="-1"/>
        </w:rPr>
        <w:t xml:space="preserve"> </w:t>
      </w:r>
      <w:r>
        <w:rPr>
          <w:w w:val="115"/>
        </w:rPr>
        <w:t>a</w:t>
      </w:r>
      <w:r>
        <w:rPr>
          <w:w w:val="130"/>
        </w:rPr>
        <w:t>r</w:t>
      </w:r>
      <w:r>
        <w:rPr>
          <w:spacing w:val="-1"/>
          <w:w w:val="130"/>
        </w:rPr>
        <w:t>t</w:t>
      </w:r>
      <w:r>
        <w:rPr>
          <w:w w:val="105"/>
        </w:rPr>
        <w:t>if</w:t>
      </w:r>
      <w:r>
        <w:rPr>
          <w:spacing w:val="-1"/>
          <w:w w:val="105"/>
        </w:rPr>
        <w:t>a</w:t>
      </w:r>
      <w:r>
        <w:rPr>
          <w:spacing w:val="-1"/>
          <w:w w:val="102"/>
        </w:rPr>
        <w:t>c</w:t>
      </w:r>
      <w:r>
        <w:rPr>
          <w:spacing w:val="-1"/>
          <w:w w:val="143"/>
        </w:rPr>
        <w:t>t</w:t>
      </w:r>
      <w:r>
        <w:rPr>
          <w:w w:val="107"/>
        </w:rPr>
        <w:t>s.</w:t>
      </w:r>
      <w:r>
        <w:t xml:space="preserve"> </w:t>
      </w:r>
      <w:r>
        <w:rPr>
          <w:spacing w:val="-14"/>
        </w:rPr>
        <w:t xml:space="preserve"> </w:t>
      </w:r>
      <w:r>
        <w:rPr>
          <w:w w:val="117"/>
        </w:rPr>
        <w:t>Th</w:t>
      </w:r>
      <w:r>
        <w:rPr>
          <w:w w:val="102"/>
        </w:rPr>
        <w:t>e</w:t>
      </w:r>
      <w:r>
        <w:rPr>
          <w:spacing w:val="-1"/>
        </w:rPr>
        <w:t xml:space="preserve"> </w:t>
      </w:r>
      <w:r>
        <w:rPr>
          <w:rFonts w:ascii="PMingLiU"/>
          <w:spacing w:val="-1"/>
        </w:rPr>
        <w:t>S</w:t>
      </w:r>
      <w:r>
        <w:rPr>
          <w:rFonts w:ascii="PMingLiU"/>
          <w:spacing w:val="-1"/>
          <w:w w:val="111"/>
        </w:rPr>
        <w:t>yn</w:t>
      </w:r>
      <w:r>
        <w:rPr>
          <w:rFonts w:ascii="PMingLiU"/>
          <w:spacing w:val="-1"/>
          <w:w w:val="125"/>
        </w:rPr>
        <w:t>c</w:t>
      </w:r>
      <w:r>
        <w:rPr>
          <w:rFonts w:ascii="PMingLiU"/>
          <w:spacing w:val="-1"/>
          <w:w w:val="111"/>
        </w:rPr>
        <w:t>h</w:t>
      </w:r>
      <w:r>
        <w:rPr>
          <w:rFonts w:ascii="PMingLiU"/>
          <w:spacing w:val="-1"/>
          <w:w w:val="166"/>
        </w:rPr>
        <w:t>r</w:t>
      </w:r>
      <w:r>
        <w:rPr>
          <w:rFonts w:ascii="PMingLiU"/>
          <w:spacing w:val="-1"/>
          <w:w w:val="111"/>
        </w:rPr>
        <w:t>on</w:t>
      </w:r>
      <w:r>
        <w:rPr>
          <w:rFonts w:ascii="PMingLiU"/>
          <w:spacing w:val="-1"/>
          <w:w w:val="200"/>
        </w:rPr>
        <w:t>i</w:t>
      </w:r>
      <w:r>
        <w:rPr>
          <w:rFonts w:ascii="PMingLiU"/>
          <w:spacing w:val="-1"/>
          <w:w w:val="125"/>
        </w:rPr>
        <w:t>z</w:t>
      </w:r>
      <w:r>
        <w:rPr>
          <w:rFonts w:ascii="PMingLiU"/>
          <w:w w:val="125"/>
        </w:rPr>
        <w:t xml:space="preserve">e </w:t>
      </w:r>
      <w:proofErr w:type="gramStart"/>
      <w:r>
        <w:rPr>
          <w:rFonts w:ascii="PMingLiU"/>
          <w:spacing w:val="-1"/>
          <w:w w:val="62"/>
        </w:rPr>
        <w:t>M</w:t>
      </w:r>
      <w:r>
        <w:rPr>
          <w:rFonts w:ascii="PMingLiU"/>
          <w:spacing w:val="-1"/>
          <w:w w:val="111"/>
        </w:rPr>
        <w:t>od</w:t>
      </w:r>
      <w:r>
        <w:rPr>
          <w:rFonts w:ascii="PMingLiU"/>
          <w:spacing w:val="-1"/>
          <w:w w:val="125"/>
        </w:rPr>
        <w:t>e</w:t>
      </w:r>
      <w:r>
        <w:rPr>
          <w:rFonts w:ascii="PMingLiU"/>
          <w:w w:val="200"/>
        </w:rPr>
        <w:t>l</w:t>
      </w:r>
      <w:r>
        <w:rPr>
          <w:rFonts w:ascii="PMingLiU"/>
        </w:rPr>
        <w:t xml:space="preserve"> </w:t>
      </w:r>
      <w:r>
        <w:rPr>
          <w:rFonts w:ascii="PMingLiU"/>
          <w:spacing w:val="-15"/>
        </w:rPr>
        <w:t xml:space="preserve"> </w:t>
      </w:r>
      <w:r>
        <w:rPr>
          <w:w w:val="115"/>
        </w:rPr>
        <w:t>a</w:t>
      </w:r>
      <w:r>
        <w:rPr>
          <w:w w:val="113"/>
        </w:rPr>
        <w:t>nd</w:t>
      </w:r>
      <w:proofErr w:type="gramEnd"/>
      <w:r>
        <w:t xml:space="preserve"> </w:t>
      </w:r>
      <w:r>
        <w:rPr>
          <w:spacing w:val="-11"/>
        </w:rPr>
        <w:t xml:space="preserve"> </w:t>
      </w:r>
      <w:r>
        <w:rPr>
          <w:rFonts w:ascii="PMingLiU"/>
          <w:spacing w:val="-1"/>
        </w:rPr>
        <w:t>S</w:t>
      </w:r>
      <w:r>
        <w:rPr>
          <w:rFonts w:ascii="PMingLiU"/>
          <w:spacing w:val="-1"/>
          <w:w w:val="111"/>
        </w:rPr>
        <w:t>yn</w:t>
      </w:r>
      <w:r>
        <w:rPr>
          <w:rFonts w:ascii="PMingLiU"/>
          <w:spacing w:val="-1"/>
          <w:w w:val="125"/>
        </w:rPr>
        <w:t>c</w:t>
      </w:r>
      <w:r>
        <w:rPr>
          <w:rFonts w:ascii="PMingLiU"/>
          <w:spacing w:val="-1"/>
          <w:w w:val="111"/>
        </w:rPr>
        <w:t>h</w:t>
      </w:r>
      <w:r>
        <w:rPr>
          <w:rFonts w:ascii="PMingLiU"/>
          <w:spacing w:val="-1"/>
          <w:w w:val="166"/>
        </w:rPr>
        <w:t>r</w:t>
      </w:r>
      <w:r>
        <w:rPr>
          <w:rFonts w:ascii="PMingLiU"/>
          <w:spacing w:val="-1"/>
          <w:w w:val="111"/>
        </w:rPr>
        <w:t>on</w:t>
      </w:r>
      <w:r>
        <w:rPr>
          <w:rFonts w:ascii="PMingLiU"/>
          <w:spacing w:val="-1"/>
          <w:w w:val="200"/>
        </w:rPr>
        <w:t>i</w:t>
      </w:r>
      <w:r>
        <w:rPr>
          <w:rFonts w:ascii="PMingLiU"/>
          <w:spacing w:val="-1"/>
          <w:w w:val="125"/>
        </w:rPr>
        <w:t>z</w:t>
      </w:r>
      <w:r>
        <w:rPr>
          <w:rFonts w:ascii="PMingLiU"/>
          <w:w w:val="125"/>
        </w:rPr>
        <w:t>e</w:t>
      </w:r>
      <w:r>
        <w:rPr>
          <w:rFonts w:ascii="PMingLiU"/>
        </w:rPr>
        <w:t xml:space="preserve">  </w:t>
      </w:r>
      <w:r>
        <w:rPr>
          <w:rFonts w:ascii="PMingLiU"/>
          <w:spacing w:val="-1"/>
          <w:w w:val="83"/>
        </w:rPr>
        <w:t>C</w:t>
      </w:r>
      <w:r>
        <w:rPr>
          <w:rFonts w:ascii="PMingLiU"/>
          <w:spacing w:val="-1"/>
          <w:w w:val="111"/>
        </w:rPr>
        <w:t>od</w:t>
      </w:r>
      <w:r>
        <w:rPr>
          <w:rFonts w:ascii="PMingLiU"/>
          <w:w w:val="125"/>
        </w:rPr>
        <w:t>e</w:t>
      </w:r>
      <w:r>
        <w:rPr>
          <w:rFonts w:ascii="PMingLiU"/>
        </w:rPr>
        <w:t xml:space="preserve"> </w:t>
      </w:r>
      <w:r>
        <w:rPr>
          <w:rFonts w:ascii="PMingLiU"/>
          <w:spacing w:val="-15"/>
        </w:rPr>
        <w:t xml:space="preserve"> </w:t>
      </w:r>
      <w:r>
        <w:rPr>
          <w:w w:val="113"/>
        </w:rPr>
        <w:t>u</w:t>
      </w:r>
      <w:r>
        <w:rPr>
          <w:w w:val="103"/>
        </w:rPr>
        <w:t>s</w:t>
      </w:r>
      <w:r>
        <w:rPr>
          <w:spacing w:val="-1"/>
          <w:w w:val="103"/>
        </w:rPr>
        <w:t>e</w:t>
      </w:r>
      <w:r>
        <w:rPr>
          <w:w w:val="102"/>
        </w:rPr>
        <w:t>-</w:t>
      </w:r>
      <w:r>
        <w:rPr>
          <w:spacing w:val="-1"/>
          <w:w w:val="102"/>
        </w:rPr>
        <w:t>c</w:t>
      </w:r>
      <w:r>
        <w:rPr>
          <w:w w:val="115"/>
        </w:rPr>
        <w:t>a</w:t>
      </w:r>
      <w:r>
        <w:rPr>
          <w:w w:val="103"/>
        </w:rPr>
        <w:t>s</w:t>
      </w:r>
      <w:r>
        <w:rPr>
          <w:spacing w:val="-1"/>
          <w:w w:val="103"/>
        </w:rPr>
        <w:t>e</w:t>
      </w:r>
      <w:r>
        <w:rPr>
          <w:w w:val="103"/>
        </w:rPr>
        <w:t>s</w:t>
      </w:r>
      <w:r>
        <w:t xml:space="preserve"> </w:t>
      </w:r>
      <w:r>
        <w:rPr>
          <w:spacing w:val="-11"/>
        </w:rPr>
        <w:t xml:space="preserve"> </w:t>
      </w:r>
      <w:r>
        <w:rPr>
          <w:w w:val="115"/>
        </w:rPr>
        <w:t>a</w:t>
      </w:r>
      <w:r>
        <w:rPr>
          <w:w w:val="110"/>
        </w:rPr>
        <w:t>re</w:t>
      </w:r>
      <w:r>
        <w:t xml:space="preserve"> </w:t>
      </w:r>
      <w:r>
        <w:rPr>
          <w:spacing w:val="-12"/>
        </w:rPr>
        <w:t xml:space="preserve"> </w:t>
      </w:r>
      <w:r>
        <w:rPr>
          <w:w w:val="109"/>
        </w:rPr>
        <w:t>s</w:t>
      </w:r>
      <w:r>
        <w:rPr>
          <w:spacing w:val="5"/>
          <w:w w:val="109"/>
        </w:rPr>
        <w:t>p</w:t>
      </w:r>
      <w:r>
        <w:rPr>
          <w:w w:val="102"/>
        </w:rPr>
        <w:t>e</w:t>
      </w:r>
      <w:r>
        <w:rPr>
          <w:spacing w:val="-1"/>
          <w:w w:val="102"/>
        </w:rPr>
        <w:t>ci</w:t>
      </w:r>
      <w:r>
        <w:rPr>
          <w:w w:val="115"/>
        </w:rPr>
        <w:t>a</w:t>
      </w:r>
      <w:r>
        <w:rPr>
          <w:w w:val="102"/>
        </w:rPr>
        <w:t>l</w:t>
      </w:r>
      <w:r>
        <w:rPr>
          <w:spacing w:val="-1"/>
          <w:w w:val="102"/>
        </w:rPr>
        <w:t>iz</w:t>
      </w:r>
      <w:r>
        <w:rPr>
          <w:w w:val="125"/>
        </w:rPr>
        <w:t>a</w:t>
      </w:r>
      <w:r>
        <w:rPr>
          <w:spacing w:val="-1"/>
          <w:w w:val="125"/>
        </w:rPr>
        <w:t>t</w:t>
      </w:r>
      <w:r>
        <w:rPr>
          <w:spacing w:val="-1"/>
          <w:w w:val="102"/>
        </w:rPr>
        <w:t>i</w:t>
      </w:r>
      <w:r>
        <w:rPr>
          <w:w w:val="102"/>
        </w:rPr>
        <w:t>o</w:t>
      </w:r>
      <w:r>
        <w:rPr>
          <w:w w:val="113"/>
        </w:rPr>
        <w:t>n</w:t>
      </w:r>
      <w:r>
        <w:rPr>
          <w:w w:val="103"/>
        </w:rPr>
        <w:t xml:space="preserve">s </w:t>
      </w:r>
      <w:r>
        <w:rPr>
          <w:w w:val="115"/>
        </w:rPr>
        <w:t>where model and code are respectively the artifact to</w:t>
      </w:r>
      <w:r>
        <w:rPr>
          <w:spacing w:val="-18"/>
          <w:w w:val="115"/>
        </w:rPr>
        <w:t xml:space="preserve"> </w:t>
      </w:r>
      <w:proofErr w:type="spellStart"/>
      <w:r>
        <w:rPr>
          <w:w w:val="115"/>
        </w:rPr>
        <w:t>syn</w:t>
      </w:r>
      <w:proofErr w:type="spellEnd"/>
      <w:r>
        <w:rPr>
          <w:w w:val="115"/>
        </w:rPr>
        <w:t xml:space="preserve">- </w:t>
      </w:r>
      <w:proofErr w:type="spellStart"/>
      <w:r>
        <w:rPr>
          <w:w w:val="115"/>
        </w:rPr>
        <w:t>chronize</w:t>
      </w:r>
      <w:proofErr w:type="spellEnd"/>
      <w:r>
        <w:rPr>
          <w:w w:val="115"/>
        </w:rPr>
        <w:t>.</w:t>
      </w:r>
    </w:p>
    <w:p w:rsidR="003D382C" w:rsidRDefault="00C35252">
      <w:pPr>
        <w:pStyle w:val="Corpsdetexte"/>
        <w:spacing w:line="210" w:lineRule="exact"/>
        <w:ind w:left="115" w:right="230" w:firstLine="179"/>
        <w:jc w:val="both"/>
      </w:pPr>
      <w:r>
        <w:rPr>
          <w:w w:val="117"/>
        </w:rPr>
        <w:t>Th</w:t>
      </w:r>
      <w:r>
        <w:rPr>
          <w:w w:val="102"/>
        </w:rPr>
        <w:t>e</w:t>
      </w:r>
      <w:r>
        <w:rPr>
          <w:spacing w:val="6"/>
        </w:rPr>
        <w:t xml:space="preserve"> </w:t>
      </w:r>
      <w:proofErr w:type="gramStart"/>
      <w:r>
        <w:rPr>
          <w:rFonts w:ascii="PMingLiU"/>
          <w:spacing w:val="-1"/>
          <w:w w:val="77"/>
        </w:rPr>
        <w:t>G</w:t>
      </w:r>
      <w:r>
        <w:rPr>
          <w:rFonts w:ascii="PMingLiU"/>
          <w:spacing w:val="-1"/>
          <w:w w:val="125"/>
        </w:rPr>
        <w:t>e</w:t>
      </w:r>
      <w:r>
        <w:rPr>
          <w:rFonts w:ascii="PMingLiU"/>
          <w:spacing w:val="-1"/>
          <w:w w:val="111"/>
        </w:rPr>
        <w:t>n</w:t>
      </w:r>
      <w:r>
        <w:rPr>
          <w:rFonts w:ascii="PMingLiU"/>
          <w:spacing w:val="-1"/>
          <w:w w:val="125"/>
        </w:rPr>
        <w:t>e</w:t>
      </w:r>
      <w:r>
        <w:rPr>
          <w:rFonts w:ascii="PMingLiU"/>
          <w:spacing w:val="-1"/>
          <w:w w:val="166"/>
        </w:rPr>
        <w:t>r</w:t>
      </w:r>
      <w:r>
        <w:rPr>
          <w:rFonts w:ascii="PMingLiU"/>
          <w:spacing w:val="-1"/>
          <w:w w:val="125"/>
        </w:rPr>
        <w:t>a</w:t>
      </w:r>
      <w:r>
        <w:rPr>
          <w:rFonts w:ascii="PMingLiU"/>
          <w:spacing w:val="-1"/>
          <w:w w:val="200"/>
        </w:rPr>
        <w:t>t</w:t>
      </w:r>
      <w:r>
        <w:rPr>
          <w:rFonts w:ascii="PMingLiU"/>
          <w:w w:val="125"/>
        </w:rPr>
        <w:t>e</w:t>
      </w:r>
      <w:r>
        <w:rPr>
          <w:rFonts w:ascii="PMingLiU"/>
        </w:rPr>
        <w:t xml:space="preserve">  </w:t>
      </w:r>
      <w:r>
        <w:rPr>
          <w:rFonts w:ascii="PMingLiU"/>
          <w:spacing w:val="-1"/>
          <w:w w:val="83"/>
        </w:rPr>
        <w:t>C</w:t>
      </w:r>
      <w:r>
        <w:rPr>
          <w:rFonts w:ascii="PMingLiU"/>
          <w:spacing w:val="-1"/>
          <w:w w:val="111"/>
        </w:rPr>
        <w:t>od</w:t>
      </w:r>
      <w:r>
        <w:rPr>
          <w:rFonts w:ascii="PMingLiU"/>
          <w:w w:val="125"/>
        </w:rPr>
        <w:t>e</w:t>
      </w:r>
      <w:proofErr w:type="gramEnd"/>
      <w:r>
        <w:rPr>
          <w:rFonts w:ascii="PMingLiU"/>
          <w:spacing w:val="4"/>
        </w:rPr>
        <w:t xml:space="preserve"> </w:t>
      </w:r>
      <w:r>
        <w:rPr>
          <w:w w:val="103"/>
        </w:rPr>
        <w:t>is</w:t>
      </w:r>
      <w:r>
        <w:rPr>
          <w:spacing w:val="6"/>
        </w:rPr>
        <w:t xml:space="preserve"> </w:t>
      </w:r>
      <w:r>
        <w:rPr>
          <w:w w:val="110"/>
        </w:rPr>
        <w:t>r</w:t>
      </w:r>
      <w:r>
        <w:rPr>
          <w:spacing w:val="-1"/>
          <w:w w:val="110"/>
        </w:rPr>
        <w:t>e</w:t>
      </w:r>
      <w:r>
        <w:rPr>
          <w:w w:val="110"/>
        </w:rPr>
        <w:t>la</w:t>
      </w:r>
      <w:r>
        <w:rPr>
          <w:spacing w:val="-1"/>
          <w:w w:val="143"/>
        </w:rPr>
        <w:t>t</w:t>
      </w:r>
      <w:r>
        <w:rPr>
          <w:w w:val="108"/>
        </w:rPr>
        <w:t>ed</w:t>
      </w:r>
      <w:r>
        <w:rPr>
          <w:spacing w:val="6"/>
        </w:rPr>
        <w:t xml:space="preserve"> </w:t>
      </w:r>
      <w:r>
        <w:rPr>
          <w:spacing w:val="-1"/>
          <w:w w:val="143"/>
        </w:rPr>
        <w:t>t</w:t>
      </w:r>
      <w:r>
        <w:rPr>
          <w:w w:val="102"/>
        </w:rPr>
        <w:t>o</w:t>
      </w:r>
      <w:r>
        <w:rPr>
          <w:spacing w:val="6"/>
        </w:rPr>
        <w:t xml:space="preserve"> </w:t>
      </w:r>
      <w:r>
        <w:rPr>
          <w:w w:val="98"/>
        </w:rPr>
        <w:t>fo</w:t>
      </w:r>
      <w:r>
        <w:rPr>
          <w:w w:val="108"/>
        </w:rPr>
        <w:t>r</w:t>
      </w:r>
      <w:r>
        <w:rPr>
          <w:spacing w:val="-6"/>
          <w:w w:val="108"/>
        </w:rPr>
        <w:t>w</w:t>
      </w:r>
      <w:r>
        <w:rPr>
          <w:w w:val="115"/>
        </w:rPr>
        <w:t>ard</w:t>
      </w:r>
      <w:r>
        <w:rPr>
          <w:spacing w:val="6"/>
        </w:rPr>
        <w:t xml:space="preserve"> </w:t>
      </w:r>
      <w:r>
        <w:rPr>
          <w:w w:val="108"/>
        </w:rPr>
        <w:t>en</w:t>
      </w:r>
      <w:r>
        <w:rPr>
          <w:w w:val="102"/>
        </w:rPr>
        <w:t>g</w:t>
      </w:r>
      <w:r>
        <w:rPr>
          <w:spacing w:val="-1"/>
          <w:w w:val="102"/>
        </w:rPr>
        <w:t>i</w:t>
      </w:r>
      <w:r>
        <w:rPr>
          <w:w w:val="113"/>
        </w:rPr>
        <w:t>n</w:t>
      </w:r>
      <w:r>
        <w:rPr>
          <w:w w:val="106"/>
        </w:rPr>
        <w:t>eer</w:t>
      </w:r>
      <w:r>
        <w:rPr>
          <w:spacing w:val="-1"/>
          <w:w w:val="106"/>
        </w:rPr>
        <w:t>i</w:t>
      </w:r>
      <w:r>
        <w:rPr>
          <w:w w:val="113"/>
        </w:rPr>
        <w:t>n</w:t>
      </w:r>
      <w:r>
        <w:rPr>
          <w:w w:val="102"/>
        </w:rPr>
        <w:t>g</w:t>
      </w:r>
      <w:r>
        <w:rPr>
          <w:spacing w:val="6"/>
        </w:rPr>
        <w:t xml:space="preserve"> </w:t>
      </w:r>
      <w:r>
        <w:rPr>
          <w:w w:val="95"/>
        </w:rPr>
        <w:t>[1</w:t>
      </w:r>
      <w:r>
        <w:rPr>
          <w:w w:val="102"/>
        </w:rPr>
        <w:t>3</w:t>
      </w:r>
      <w:r>
        <w:rPr>
          <w:spacing w:val="-1"/>
          <w:w w:val="85"/>
        </w:rPr>
        <w:t>]</w:t>
      </w:r>
      <w:r>
        <w:rPr>
          <w:w w:val="113"/>
        </w:rPr>
        <w:t xml:space="preserve">. </w:t>
      </w:r>
      <w:proofErr w:type="gramStart"/>
      <w:r>
        <w:rPr>
          <w:w w:val="117"/>
        </w:rPr>
        <w:t>Th</w:t>
      </w:r>
      <w:r>
        <w:rPr>
          <w:w w:val="102"/>
        </w:rPr>
        <w:t>e</w:t>
      </w:r>
      <w:r>
        <w:t xml:space="preserve"> </w:t>
      </w:r>
      <w:r>
        <w:rPr>
          <w:spacing w:val="-13"/>
        </w:rPr>
        <w:t xml:space="preserve"> </w:t>
      </w:r>
      <w:r>
        <w:rPr>
          <w:rFonts w:ascii="PMingLiU"/>
          <w:spacing w:val="-1"/>
          <w:w w:val="77"/>
        </w:rPr>
        <w:t>G</w:t>
      </w:r>
      <w:r>
        <w:rPr>
          <w:rFonts w:ascii="PMingLiU"/>
          <w:spacing w:val="-1"/>
          <w:w w:val="125"/>
        </w:rPr>
        <w:t>e</w:t>
      </w:r>
      <w:r>
        <w:rPr>
          <w:rFonts w:ascii="PMingLiU"/>
          <w:spacing w:val="-1"/>
          <w:w w:val="111"/>
        </w:rPr>
        <w:t>n</w:t>
      </w:r>
      <w:r>
        <w:rPr>
          <w:rFonts w:ascii="PMingLiU"/>
          <w:spacing w:val="-1"/>
          <w:w w:val="125"/>
        </w:rPr>
        <w:t>e</w:t>
      </w:r>
      <w:r>
        <w:rPr>
          <w:rFonts w:ascii="PMingLiU"/>
          <w:spacing w:val="-1"/>
          <w:w w:val="166"/>
        </w:rPr>
        <w:t>r</w:t>
      </w:r>
      <w:r>
        <w:rPr>
          <w:rFonts w:ascii="PMingLiU"/>
          <w:spacing w:val="-1"/>
          <w:w w:val="125"/>
        </w:rPr>
        <w:t>a</w:t>
      </w:r>
      <w:r>
        <w:rPr>
          <w:rFonts w:ascii="PMingLiU"/>
          <w:spacing w:val="-1"/>
          <w:w w:val="200"/>
        </w:rPr>
        <w:t>t</w:t>
      </w:r>
      <w:r>
        <w:rPr>
          <w:rFonts w:ascii="PMingLiU"/>
          <w:w w:val="125"/>
        </w:rPr>
        <w:t>e</w:t>
      </w:r>
      <w:proofErr w:type="gramEnd"/>
      <w:r>
        <w:rPr>
          <w:rFonts w:ascii="PMingLiU"/>
        </w:rPr>
        <w:t xml:space="preserve">  </w:t>
      </w:r>
      <w:r>
        <w:rPr>
          <w:rFonts w:ascii="PMingLiU"/>
          <w:spacing w:val="-1"/>
          <w:w w:val="83"/>
        </w:rPr>
        <w:t>C</w:t>
      </w:r>
      <w:r>
        <w:rPr>
          <w:rFonts w:ascii="PMingLiU"/>
          <w:spacing w:val="-1"/>
          <w:w w:val="111"/>
        </w:rPr>
        <w:t>od</w:t>
      </w:r>
      <w:r>
        <w:rPr>
          <w:rFonts w:ascii="PMingLiU"/>
          <w:w w:val="125"/>
        </w:rPr>
        <w:t>e</w:t>
      </w:r>
      <w:r>
        <w:rPr>
          <w:rFonts w:ascii="PMingLiU"/>
        </w:rPr>
        <w:t xml:space="preserve"> </w:t>
      </w:r>
      <w:r>
        <w:rPr>
          <w:rFonts w:ascii="PMingLiU"/>
          <w:spacing w:val="-16"/>
        </w:rPr>
        <w:t xml:space="preserve"> </w:t>
      </w:r>
      <w:r>
        <w:rPr>
          <w:w w:val="113"/>
        </w:rPr>
        <w:t>u</w:t>
      </w:r>
      <w:r>
        <w:rPr>
          <w:w w:val="103"/>
        </w:rPr>
        <w:t>s</w:t>
      </w:r>
      <w:r>
        <w:rPr>
          <w:spacing w:val="-1"/>
          <w:w w:val="103"/>
        </w:rPr>
        <w:t>e</w:t>
      </w:r>
      <w:r>
        <w:rPr>
          <w:w w:val="102"/>
        </w:rPr>
        <w:t>-</w:t>
      </w:r>
      <w:r>
        <w:rPr>
          <w:spacing w:val="-1"/>
          <w:w w:val="102"/>
        </w:rPr>
        <w:t>c</w:t>
      </w:r>
      <w:r>
        <w:rPr>
          <w:w w:val="115"/>
        </w:rPr>
        <w:t>a</w:t>
      </w:r>
      <w:r>
        <w:rPr>
          <w:w w:val="103"/>
        </w:rPr>
        <w:t>se</w:t>
      </w:r>
      <w:r>
        <w:t xml:space="preserve"> </w:t>
      </w:r>
      <w:r>
        <w:rPr>
          <w:spacing w:val="-13"/>
        </w:rPr>
        <w:t xml:space="preserve"> </w:t>
      </w:r>
      <w:r>
        <w:rPr>
          <w:spacing w:val="-1"/>
          <w:w w:val="102"/>
        </w:rPr>
        <w:t>i</w:t>
      </w:r>
      <w:r>
        <w:rPr>
          <w:w w:val="103"/>
        </w:rPr>
        <w:t>s</w:t>
      </w:r>
      <w:r>
        <w:t xml:space="preserve"> </w:t>
      </w:r>
      <w:r>
        <w:rPr>
          <w:spacing w:val="-13"/>
        </w:rPr>
        <w:t xml:space="preserve"> </w:t>
      </w:r>
      <w:r>
        <w:rPr>
          <w:w w:val="124"/>
        </w:rPr>
        <w:t>th</w:t>
      </w:r>
      <w:r>
        <w:rPr>
          <w:w w:val="102"/>
        </w:rPr>
        <w:t>e</w:t>
      </w:r>
      <w:r>
        <w:t xml:space="preserve"> </w:t>
      </w:r>
      <w:r>
        <w:rPr>
          <w:spacing w:val="-13"/>
        </w:rPr>
        <w:t xml:space="preserve"> </w:t>
      </w:r>
      <w:r>
        <w:rPr>
          <w:w w:val="113"/>
        </w:rPr>
        <w:t>p</w:t>
      </w:r>
      <w:r>
        <w:rPr>
          <w:w w:val="109"/>
        </w:rPr>
        <w:t>r</w:t>
      </w:r>
      <w:r>
        <w:rPr>
          <w:spacing w:val="5"/>
          <w:w w:val="109"/>
        </w:rPr>
        <w:t>o</w:t>
      </w:r>
      <w:r>
        <w:rPr>
          <w:w w:val="113"/>
        </w:rPr>
        <w:t>du</w:t>
      </w:r>
      <w:r>
        <w:rPr>
          <w:spacing w:val="-1"/>
          <w:w w:val="102"/>
        </w:rPr>
        <w:t>c</w:t>
      </w:r>
      <w:r>
        <w:rPr>
          <w:spacing w:val="-1"/>
          <w:w w:val="143"/>
        </w:rPr>
        <w:t>t</w:t>
      </w:r>
      <w:r>
        <w:rPr>
          <w:w w:val="102"/>
        </w:rPr>
        <w:t>io</w:t>
      </w:r>
      <w:r>
        <w:rPr>
          <w:w w:val="113"/>
        </w:rPr>
        <w:t>n</w:t>
      </w:r>
      <w:r>
        <w:t xml:space="preserve"> </w:t>
      </w:r>
      <w:r>
        <w:rPr>
          <w:spacing w:val="-13"/>
        </w:rPr>
        <w:t xml:space="preserve"> </w:t>
      </w:r>
      <w:r>
        <w:rPr>
          <w:w w:val="102"/>
        </w:rPr>
        <w:t>o</w:t>
      </w:r>
      <w:r>
        <w:rPr>
          <w:w w:val="93"/>
        </w:rPr>
        <w:t>f</w:t>
      </w:r>
      <w:r>
        <w:t xml:space="preserve"> </w:t>
      </w:r>
      <w:r>
        <w:rPr>
          <w:spacing w:val="-12"/>
        </w:rPr>
        <w:t xml:space="preserve"> </w:t>
      </w:r>
      <w:r>
        <w:rPr>
          <w:spacing w:val="-1"/>
          <w:w w:val="102"/>
        </w:rPr>
        <w:t>c</w:t>
      </w:r>
      <w:r>
        <w:rPr>
          <w:spacing w:val="5"/>
          <w:w w:val="102"/>
        </w:rPr>
        <w:t>o</w:t>
      </w:r>
      <w:r>
        <w:rPr>
          <w:w w:val="113"/>
        </w:rPr>
        <w:t>d</w:t>
      </w:r>
      <w:r>
        <w:rPr>
          <w:w w:val="106"/>
        </w:rPr>
        <w:t>e,</w:t>
      </w:r>
      <w:r>
        <w:t xml:space="preserve"> </w:t>
      </w:r>
      <w:r>
        <w:rPr>
          <w:spacing w:val="-8"/>
        </w:rPr>
        <w:t xml:space="preserve"> </w:t>
      </w:r>
      <w:r>
        <w:rPr>
          <w:spacing w:val="-1"/>
          <w:w w:val="102"/>
        </w:rPr>
        <w:t>i</w:t>
      </w:r>
      <w:r>
        <w:rPr>
          <w:w w:val="113"/>
        </w:rPr>
        <w:t xml:space="preserve">n </w:t>
      </w:r>
      <w:r>
        <w:rPr>
          <w:w w:val="110"/>
        </w:rPr>
        <w:t xml:space="preserve">a programming language, from a model, in a modeling </w:t>
      </w:r>
      <w:proofErr w:type="spellStart"/>
      <w:r>
        <w:rPr>
          <w:w w:val="110"/>
        </w:rPr>
        <w:t>lan</w:t>
      </w:r>
      <w:proofErr w:type="spellEnd"/>
      <w:r>
        <w:rPr>
          <w:w w:val="110"/>
        </w:rPr>
        <w:t xml:space="preserve">- </w:t>
      </w:r>
      <w:proofErr w:type="spellStart"/>
      <w:r>
        <w:rPr>
          <w:w w:val="102"/>
        </w:rPr>
        <w:t>g</w:t>
      </w:r>
      <w:r>
        <w:rPr>
          <w:w w:val="113"/>
        </w:rPr>
        <w:t>u</w:t>
      </w:r>
      <w:r>
        <w:rPr>
          <w:w w:val="115"/>
        </w:rPr>
        <w:t>a</w:t>
      </w:r>
      <w:r>
        <w:rPr>
          <w:w w:val="102"/>
        </w:rPr>
        <w:t>g</w:t>
      </w:r>
      <w:r>
        <w:rPr>
          <w:w w:val="106"/>
        </w:rPr>
        <w:t>e</w:t>
      </w:r>
      <w:proofErr w:type="spellEnd"/>
      <w:r>
        <w:rPr>
          <w:w w:val="106"/>
        </w:rPr>
        <w:t>.</w:t>
      </w:r>
      <w:r>
        <w:t xml:space="preserve"> </w:t>
      </w:r>
      <w:r>
        <w:rPr>
          <w:spacing w:val="-15"/>
        </w:rPr>
        <w:t xml:space="preserve"> </w:t>
      </w:r>
      <w:r>
        <w:rPr>
          <w:spacing w:val="-1"/>
          <w:w w:val="121"/>
        </w:rPr>
        <w:t>T</w:t>
      </w:r>
      <w:r>
        <w:rPr>
          <w:w w:val="113"/>
        </w:rPr>
        <w:t>h</w:t>
      </w:r>
      <w:r>
        <w:rPr>
          <w:w w:val="102"/>
        </w:rPr>
        <w:t>e</w:t>
      </w:r>
      <w:r>
        <w:rPr>
          <w:spacing w:val="-5"/>
        </w:rPr>
        <w:t xml:space="preserve"> </w:t>
      </w:r>
      <w:r>
        <w:rPr>
          <w:w w:val="113"/>
        </w:rPr>
        <w:t>d</w:t>
      </w:r>
      <w:r>
        <w:rPr>
          <w:w w:val="105"/>
        </w:rPr>
        <w:t>e</w:t>
      </w:r>
      <w:r>
        <w:rPr>
          <w:spacing w:val="-6"/>
          <w:w w:val="105"/>
        </w:rPr>
        <w:t>v</w:t>
      </w:r>
      <w:r>
        <w:rPr>
          <w:w w:val="102"/>
        </w:rPr>
        <w:t>elo</w:t>
      </w:r>
      <w:r>
        <w:rPr>
          <w:spacing w:val="5"/>
          <w:w w:val="113"/>
        </w:rPr>
        <w:t>p</w:t>
      </w:r>
      <w:r>
        <w:rPr>
          <w:w w:val="110"/>
        </w:rPr>
        <w:t>er</w:t>
      </w:r>
      <w:r>
        <w:rPr>
          <w:spacing w:val="-5"/>
        </w:rPr>
        <w:t xml:space="preserve"> </w:t>
      </w:r>
      <w:r>
        <w:rPr>
          <w:spacing w:val="-1"/>
          <w:w w:val="102"/>
        </w:rPr>
        <w:t>c</w:t>
      </w:r>
      <w:r>
        <w:rPr>
          <w:w w:val="115"/>
        </w:rPr>
        <w:t>a</w:t>
      </w:r>
      <w:r>
        <w:rPr>
          <w:w w:val="113"/>
        </w:rPr>
        <w:t>n</w:t>
      </w:r>
      <w:r>
        <w:rPr>
          <w:spacing w:val="-5"/>
        </w:rPr>
        <w:t xml:space="preserve"> </w:t>
      </w:r>
      <w:r>
        <w:rPr>
          <w:w w:val="102"/>
        </w:rPr>
        <w:t>e</w:t>
      </w:r>
      <w:r>
        <w:rPr>
          <w:spacing w:val="-1"/>
          <w:w w:val="102"/>
        </w:rPr>
        <w:t>i</w:t>
      </w:r>
      <w:r>
        <w:rPr>
          <w:spacing w:val="-1"/>
          <w:w w:val="143"/>
        </w:rPr>
        <w:t>t</w:t>
      </w:r>
      <w:r>
        <w:rPr>
          <w:w w:val="113"/>
        </w:rPr>
        <w:t>h</w:t>
      </w:r>
      <w:r>
        <w:rPr>
          <w:w w:val="110"/>
        </w:rPr>
        <w:t>er</w:t>
      </w:r>
      <w:r>
        <w:rPr>
          <w:spacing w:val="-5"/>
        </w:rPr>
        <w:t xml:space="preserve"> </w:t>
      </w:r>
      <w:r>
        <w:rPr>
          <w:w w:val="113"/>
        </w:rPr>
        <w:t>u</w:t>
      </w:r>
      <w:r>
        <w:rPr>
          <w:w w:val="103"/>
        </w:rPr>
        <w:t>se</w:t>
      </w:r>
      <w:r>
        <w:rPr>
          <w:spacing w:val="-5"/>
        </w:rPr>
        <w:t xml:space="preserve"> </w:t>
      </w:r>
      <w:proofErr w:type="gramStart"/>
      <w:r>
        <w:rPr>
          <w:rFonts w:ascii="PMingLiU"/>
          <w:spacing w:val="-1"/>
          <w:w w:val="77"/>
        </w:rPr>
        <w:t>G</w:t>
      </w:r>
      <w:r>
        <w:rPr>
          <w:rFonts w:ascii="PMingLiU"/>
          <w:spacing w:val="-1"/>
          <w:w w:val="125"/>
        </w:rPr>
        <w:t>e</w:t>
      </w:r>
      <w:r>
        <w:rPr>
          <w:rFonts w:ascii="PMingLiU"/>
          <w:spacing w:val="-1"/>
          <w:w w:val="111"/>
        </w:rPr>
        <w:t>n</w:t>
      </w:r>
      <w:r>
        <w:rPr>
          <w:rFonts w:ascii="PMingLiU"/>
          <w:spacing w:val="-1"/>
          <w:w w:val="125"/>
        </w:rPr>
        <w:t>e</w:t>
      </w:r>
      <w:r>
        <w:rPr>
          <w:rFonts w:ascii="PMingLiU"/>
          <w:spacing w:val="-1"/>
          <w:w w:val="166"/>
        </w:rPr>
        <w:t>r</w:t>
      </w:r>
      <w:r>
        <w:rPr>
          <w:rFonts w:ascii="PMingLiU"/>
          <w:spacing w:val="-1"/>
          <w:w w:val="125"/>
        </w:rPr>
        <w:t>a</w:t>
      </w:r>
      <w:r>
        <w:rPr>
          <w:rFonts w:ascii="PMingLiU"/>
          <w:spacing w:val="-1"/>
          <w:w w:val="200"/>
        </w:rPr>
        <w:t>t</w:t>
      </w:r>
      <w:r>
        <w:rPr>
          <w:rFonts w:ascii="PMingLiU"/>
          <w:w w:val="125"/>
        </w:rPr>
        <w:t>e</w:t>
      </w:r>
      <w:r>
        <w:rPr>
          <w:rFonts w:ascii="PMingLiU"/>
        </w:rPr>
        <w:t xml:space="preserve">  </w:t>
      </w:r>
      <w:r>
        <w:rPr>
          <w:rFonts w:ascii="PMingLiU"/>
          <w:spacing w:val="-1"/>
          <w:w w:val="83"/>
        </w:rPr>
        <w:t>C</w:t>
      </w:r>
      <w:r>
        <w:rPr>
          <w:rFonts w:ascii="PMingLiU"/>
          <w:spacing w:val="-1"/>
          <w:w w:val="111"/>
        </w:rPr>
        <w:t>od</w:t>
      </w:r>
      <w:r>
        <w:rPr>
          <w:rFonts w:ascii="PMingLiU"/>
          <w:w w:val="125"/>
        </w:rPr>
        <w:t>e</w:t>
      </w:r>
      <w:proofErr w:type="gramEnd"/>
      <w:r>
        <w:rPr>
          <w:rFonts w:ascii="PMingLiU"/>
        </w:rPr>
        <w:t xml:space="preserve">  </w:t>
      </w:r>
      <w:r>
        <w:rPr>
          <w:rFonts w:ascii="PMingLiU"/>
          <w:spacing w:val="-1"/>
          <w:w w:val="166"/>
        </w:rPr>
        <w:t>(</w:t>
      </w:r>
      <w:r>
        <w:rPr>
          <w:rFonts w:ascii="PMingLiU"/>
          <w:spacing w:val="-1"/>
          <w:w w:val="83"/>
        </w:rPr>
        <w:t>B</w:t>
      </w:r>
      <w:r>
        <w:rPr>
          <w:rFonts w:ascii="PMingLiU"/>
          <w:spacing w:val="-1"/>
          <w:w w:val="125"/>
        </w:rPr>
        <w:t>a</w:t>
      </w:r>
      <w:r>
        <w:rPr>
          <w:rFonts w:ascii="PMingLiU"/>
          <w:spacing w:val="-1"/>
          <w:w w:val="200"/>
        </w:rPr>
        <w:t>t</w:t>
      </w:r>
      <w:r>
        <w:rPr>
          <w:rFonts w:ascii="PMingLiU"/>
          <w:spacing w:val="-1"/>
          <w:w w:val="125"/>
        </w:rPr>
        <w:t>c</w:t>
      </w:r>
      <w:r>
        <w:rPr>
          <w:rFonts w:ascii="PMingLiU"/>
          <w:spacing w:val="-1"/>
          <w:w w:val="111"/>
        </w:rPr>
        <w:t>h</w:t>
      </w:r>
      <w:r>
        <w:rPr>
          <w:rFonts w:ascii="PMingLiU"/>
          <w:w w:val="166"/>
        </w:rPr>
        <w:t xml:space="preserve">) </w:t>
      </w:r>
      <w:r>
        <w:rPr>
          <w:w w:val="102"/>
        </w:rPr>
        <w:t>o</w:t>
      </w:r>
      <w:r>
        <w:rPr>
          <w:w w:val="120"/>
        </w:rPr>
        <w:t>r</w:t>
      </w:r>
      <w:r>
        <w:t xml:space="preserve"> </w:t>
      </w:r>
      <w:r>
        <w:rPr>
          <w:spacing w:val="-14"/>
        </w:rPr>
        <w:t xml:space="preserve"> </w:t>
      </w:r>
      <w:r>
        <w:rPr>
          <w:rFonts w:ascii="PMingLiU"/>
          <w:spacing w:val="-1"/>
          <w:w w:val="77"/>
        </w:rPr>
        <w:t>G</w:t>
      </w:r>
      <w:r>
        <w:rPr>
          <w:rFonts w:ascii="PMingLiU"/>
          <w:spacing w:val="-1"/>
          <w:w w:val="125"/>
        </w:rPr>
        <w:t>e</w:t>
      </w:r>
      <w:r>
        <w:rPr>
          <w:rFonts w:ascii="PMingLiU"/>
          <w:spacing w:val="-1"/>
          <w:w w:val="111"/>
        </w:rPr>
        <w:t>n</w:t>
      </w:r>
      <w:r>
        <w:rPr>
          <w:rFonts w:ascii="PMingLiU"/>
          <w:spacing w:val="-1"/>
          <w:w w:val="125"/>
        </w:rPr>
        <w:t>e</w:t>
      </w:r>
      <w:r>
        <w:rPr>
          <w:rFonts w:ascii="PMingLiU"/>
          <w:spacing w:val="-1"/>
          <w:w w:val="166"/>
        </w:rPr>
        <w:t>r</w:t>
      </w:r>
      <w:r>
        <w:rPr>
          <w:rFonts w:ascii="PMingLiU"/>
          <w:spacing w:val="-1"/>
          <w:w w:val="125"/>
        </w:rPr>
        <w:t>a</w:t>
      </w:r>
      <w:r>
        <w:rPr>
          <w:rFonts w:ascii="PMingLiU"/>
          <w:spacing w:val="-1"/>
          <w:w w:val="200"/>
        </w:rPr>
        <w:t>t</w:t>
      </w:r>
      <w:r>
        <w:rPr>
          <w:rFonts w:ascii="PMingLiU"/>
          <w:w w:val="125"/>
        </w:rPr>
        <w:t>e</w:t>
      </w:r>
      <w:r>
        <w:rPr>
          <w:rFonts w:ascii="PMingLiU"/>
        </w:rPr>
        <w:t xml:space="preserve">  </w:t>
      </w:r>
      <w:r>
        <w:rPr>
          <w:rFonts w:ascii="PMingLiU"/>
          <w:spacing w:val="-1"/>
          <w:w w:val="83"/>
        </w:rPr>
        <w:t>C</w:t>
      </w:r>
      <w:r>
        <w:rPr>
          <w:rFonts w:ascii="PMingLiU"/>
          <w:spacing w:val="-1"/>
          <w:w w:val="111"/>
        </w:rPr>
        <w:t>od</w:t>
      </w:r>
      <w:r>
        <w:rPr>
          <w:rFonts w:ascii="PMingLiU"/>
          <w:w w:val="125"/>
        </w:rPr>
        <w:t>e</w:t>
      </w:r>
      <w:r>
        <w:rPr>
          <w:rFonts w:ascii="PMingLiU"/>
        </w:rPr>
        <w:t xml:space="preserve">  </w:t>
      </w:r>
      <w:r>
        <w:rPr>
          <w:rFonts w:ascii="PMingLiU"/>
          <w:spacing w:val="-1"/>
          <w:w w:val="166"/>
        </w:rPr>
        <w:t>(I</w:t>
      </w:r>
      <w:r>
        <w:rPr>
          <w:rFonts w:ascii="PMingLiU"/>
          <w:spacing w:val="-1"/>
          <w:w w:val="111"/>
        </w:rPr>
        <w:t>n</w:t>
      </w:r>
      <w:r>
        <w:rPr>
          <w:rFonts w:ascii="PMingLiU"/>
          <w:spacing w:val="-1"/>
          <w:w w:val="125"/>
        </w:rPr>
        <w:t>c</w:t>
      </w:r>
      <w:r>
        <w:rPr>
          <w:rFonts w:ascii="PMingLiU"/>
          <w:spacing w:val="-1"/>
          <w:w w:val="166"/>
        </w:rPr>
        <w:t>r</w:t>
      </w:r>
      <w:r>
        <w:rPr>
          <w:rFonts w:ascii="PMingLiU"/>
          <w:spacing w:val="-1"/>
          <w:w w:val="125"/>
        </w:rPr>
        <w:t>e</w:t>
      </w:r>
      <w:r>
        <w:rPr>
          <w:rFonts w:ascii="PMingLiU"/>
          <w:spacing w:val="-1"/>
          <w:w w:val="71"/>
        </w:rPr>
        <w:t>m</w:t>
      </w:r>
      <w:r>
        <w:rPr>
          <w:rFonts w:ascii="PMingLiU"/>
          <w:spacing w:val="-1"/>
          <w:w w:val="125"/>
        </w:rPr>
        <w:t>e</w:t>
      </w:r>
      <w:r>
        <w:rPr>
          <w:rFonts w:ascii="PMingLiU"/>
          <w:spacing w:val="-1"/>
          <w:w w:val="111"/>
        </w:rPr>
        <w:t>n</w:t>
      </w:r>
      <w:r>
        <w:rPr>
          <w:rFonts w:ascii="PMingLiU"/>
          <w:spacing w:val="-1"/>
          <w:w w:val="200"/>
        </w:rPr>
        <w:t>t</w:t>
      </w:r>
      <w:r>
        <w:rPr>
          <w:rFonts w:ascii="PMingLiU"/>
          <w:spacing w:val="-1"/>
          <w:w w:val="125"/>
        </w:rPr>
        <w:t>a</w:t>
      </w:r>
      <w:r>
        <w:rPr>
          <w:rFonts w:ascii="PMingLiU"/>
          <w:spacing w:val="-1"/>
          <w:w w:val="200"/>
        </w:rPr>
        <w:t>l</w:t>
      </w:r>
      <w:r>
        <w:rPr>
          <w:rFonts w:ascii="PMingLiU"/>
          <w:spacing w:val="-1"/>
          <w:w w:val="166"/>
        </w:rPr>
        <w:t>)</w:t>
      </w:r>
      <w:r>
        <w:rPr>
          <w:w w:val="113"/>
        </w:rPr>
        <w:t>.</w:t>
      </w:r>
      <w:r>
        <w:t xml:space="preserve">  </w:t>
      </w:r>
      <w:r>
        <w:rPr>
          <w:spacing w:val="-9"/>
        </w:rPr>
        <w:t xml:space="preserve"> </w:t>
      </w:r>
      <w:proofErr w:type="gramStart"/>
      <w:r>
        <w:rPr>
          <w:w w:val="108"/>
        </w:rPr>
        <w:t>B</w:t>
      </w:r>
      <w:r>
        <w:rPr>
          <w:w w:val="115"/>
        </w:rPr>
        <w:t>a</w:t>
      </w:r>
      <w:r>
        <w:rPr>
          <w:w w:val="118"/>
        </w:rPr>
        <w:t>t</w:t>
      </w:r>
      <w:r>
        <w:rPr>
          <w:spacing w:val="-6"/>
          <w:w w:val="118"/>
        </w:rPr>
        <w:t>c</w:t>
      </w:r>
      <w:r>
        <w:rPr>
          <w:w w:val="113"/>
        </w:rPr>
        <w:t>h</w:t>
      </w:r>
      <w:r>
        <w:t xml:space="preserve"> </w:t>
      </w:r>
      <w:r>
        <w:rPr>
          <w:spacing w:val="-14"/>
        </w:rPr>
        <w:t xml:space="preserve"> </w:t>
      </w:r>
      <w:r>
        <w:rPr>
          <w:spacing w:val="-1"/>
          <w:w w:val="102"/>
        </w:rPr>
        <w:t>c</w:t>
      </w:r>
      <w:r>
        <w:rPr>
          <w:spacing w:val="5"/>
          <w:w w:val="102"/>
        </w:rPr>
        <w:t>o</w:t>
      </w:r>
      <w:r>
        <w:rPr>
          <w:w w:val="113"/>
        </w:rPr>
        <w:t>d</w:t>
      </w:r>
      <w:r>
        <w:rPr>
          <w:w w:val="102"/>
        </w:rPr>
        <w:t>e</w:t>
      </w:r>
      <w:proofErr w:type="gramEnd"/>
      <w:r>
        <w:t xml:space="preserve"> </w:t>
      </w:r>
      <w:r>
        <w:rPr>
          <w:spacing w:val="-14"/>
        </w:rPr>
        <w:t xml:space="preserve"> </w:t>
      </w:r>
      <w:r>
        <w:rPr>
          <w:w w:val="102"/>
        </w:rPr>
        <w:t>g</w:t>
      </w:r>
      <w:r>
        <w:rPr>
          <w:spacing w:val="-1"/>
          <w:w w:val="102"/>
        </w:rPr>
        <w:t>e</w:t>
      </w:r>
      <w:r>
        <w:rPr>
          <w:w w:val="113"/>
        </w:rPr>
        <w:t>n</w:t>
      </w:r>
      <w:r>
        <w:rPr>
          <w:w w:val="111"/>
        </w:rPr>
        <w:t>er</w:t>
      </w:r>
      <w:r>
        <w:rPr>
          <w:spacing w:val="-1"/>
          <w:w w:val="111"/>
        </w:rPr>
        <w:t>a</w:t>
      </w:r>
      <w:r>
        <w:rPr>
          <w:spacing w:val="-1"/>
          <w:w w:val="143"/>
        </w:rPr>
        <w:t>t</w:t>
      </w:r>
      <w:r>
        <w:rPr>
          <w:w w:val="102"/>
        </w:rPr>
        <w:t>io</w:t>
      </w:r>
      <w:r>
        <w:rPr>
          <w:w w:val="113"/>
        </w:rPr>
        <w:t xml:space="preserve">n </w:t>
      </w:r>
      <w:r>
        <w:rPr>
          <w:w w:val="110"/>
        </w:rPr>
        <w:t>is</w:t>
      </w:r>
      <w:r>
        <w:rPr>
          <w:spacing w:val="-18"/>
          <w:w w:val="110"/>
        </w:rPr>
        <w:t xml:space="preserve"> </w:t>
      </w:r>
      <w:r>
        <w:rPr>
          <w:w w:val="110"/>
        </w:rPr>
        <w:t>defined</w:t>
      </w:r>
      <w:r>
        <w:rPr>
          <w:spacing w:val="-18"/>
          <w:w w:val="110"/>
        </w:rPr>
        <w:t xml:space="preserve"> </w:t>
      </w:r>
      <w:r>
        <w:rPr>
          <w:w w:val="110"/>
        </w:rPr>
        <w:t>as</w:t>
      </w:r>
      <w:r>
        <w:rPr>
          <w:spacing w:val="-18"/>
          <w:w w:val="110"/>
        </w:rPr>
        <w:t xml:space="preserve"> </w:t>
      </w:r>
      <w:r>
        <w:rPr>
          <w:w w:val="110"/>
        </w:rPr>
        <w:t>follows:</w:t>
      </w:r>
    </w:p>
    <w:p w:rsidR="003D382C" w:rsidRDefault="00C35252">
      <w:pPr>
        <w:pStyle w:val="Corpsdetexte"/>
        <w:spacing w:line="206" w:lineRule="exact"/>
        <w:ind w:left="115"/>
      </w:pPr>
      <w:r>
        <w:br w:type="column"/>
      </w:r>
      <w:proofErr w:type="gramStart"/>
      <w:r>
        <w:t>follows</w:t>
      </w:r>
      <w:proofErr w:type="gramEnd"/>
      <w:r>
        <w:t>:</w:t>
      </w:r>
    </w:p>
    <w:p w:rsidR="003D382C" w:rsidRDefault="00C35252">
      <w:pPr>
        <w:spacing w:before="67" w:line="242" w:lineRule="auto"/>
        <w:ind w:left="115" w:right="831" w:firstLine="199"/>
        <w:jc w:val="both"/>
        <w:rPr>
          <w:rFonts w:ascii="Arial"/>
          <w:i/>
          <w:sz w:val="18"/>
        </w:rPr>
      </w:pPr>
      <w:r>
        <w:rPr>
          <w:rFonts w:ascii="PMingLiU"/>
          <w:w w:val="125"/>
          <w:sz w:val="18"/>
        </w:rPr>
        <w:t xml:space="preserve">Definition </w:t>
      </w:r>
      <w:r>
        <w:rPr>
          <w:rFonts w:ascii="PMingLiU"/>
          <w:w w:val="105"/>
          <w:sz w:val="18"/>
        </w:rPr>
        <w:t xml:space="preserve">7 </w:t>
      </w:r>
      <w:r>
        <w:rPr>
          <w:rFonts w:ascii="PMingLiU"/>
          <w:spacing w:val="-3"/>
          <w:w w:val="125"/>
          <w:sz w:val="18"/>
        </w:rPr>
        <w:t xml:space="preserve">(Batch </w:t>
      </w:r>
      <w:r>
        <w:rPr>
          <w:rFonts w:ascii="PMingLiU"/>
          <w:w w:val="125"/>
          <w:sz w:val="18"/>
        </w:rPr>
        <w:t xml:space="preserve">reverse engineering).  </w:t>
      </w:r>
      <w:r>
        <w:rPr>
          <w:rFonts w:ascii="Arial"/>
          <w:i/>
          <w:w w:val="105"/>
          <w:sz w:val="18"/>
        </w:rPr>
        <w:t>Batch reverse</w:t>
      </w:r>
      <w:r>
        <w:rPr>
          <w:rFonts w:ascii="Arial"/>
          <w:i/>
          <w:spacing w:val="-14"/>
          <w:w w:val="105"/>
          <w:sz w:val="18"/>
        </w:rPr>
        <w:t xml:space="preserve"> </w:t>
      </w:r>
      <w:r>
        <w:rPr>
          <w:rFonts w:ascii="Arial"/>
          <w:i/>
          <w:w w:val="105"/>
          <w:sz w:val="18"/>
        </w:rPr>
        <w:t>engineering</w:t>
      </w:r>
      <w:r>
        <w:rPr>
          <w:rFonts w:ascii="Arial"/>
          <w:i/>
          <w:spacing w:val="-13"/>
          <w:w w:val="105"/>
          <w:sz w:val="18"/>
        </w:rPr>
        <w:t xml:space="preserve"> </w:t>
      </w:r>
      <w:r>
        <w:rPr>
          <w:rFonts w:ascii="Arial"/>
          <w:i/>
          <w:w w:val="105"/>
          <w:sz w:val="18"/>
        </w:rPr>
        <w:t>is</w:t>
      </w:r>
      <w:r>
        <w:rPr>
          <w:rFonts w:ascii="Arial"/>
          <w:i/>
          <w:spacing w:val="-14"/>
          <w:w w:val="105"/>
          <w:sz w:val="18"/>
        </w:rPr>
        <w:t xml:space="preserve"> </w:t>
      </w:r>
      <w:r>
        <w:rPr>
          <w:rFonts w:ascii="Arial"/>
          <w:i/>
          <w:w w:val="105"/>
          <w:sz w:val="18"/>
        </w:rPr>
        <w:t>a</w:t>
      </w:r>
      <w:r>
        <w:rPr>
          <w:rFonts w:ascii="Arial"/>
          <w:i/>
          <w:spacing w:val="-14"/>
          <w:w w:val="105"/>
          <w:sz w:val="18"/>
        </w:rPr>
        <w:t xml:space="preserve"> </w:t>
      </w:r>
      <w:r>
        <w:rPr>
          <w:rFonts w:ascii="Arial"/>
          <w:i/>
          <w:spacing w:val="-5"/>
          <w:w w:val="105"/>
          <w:sz w:val="18"/>
        </w:rPr>
        <w:t>process</w:t>
      </w:r>
      <w:r>
        <w:rPr>
          <w:rFonts w:ascii="Arial"/>
          <w:i/>
          <w:spacing w:val="-14"/>
          <w:w w:val="105"/>
          <w:sz w:val="18"/>
        </w:rPr>
        <w:t xml:space="preserve"> </w:t>
      </w:r>
      <w:r>
        <w:rPr>
          <w:rFonts w:ascii="Arial"/>
          <w:i/>
          <w:w w:val="105"/>
          <w:sz w:val="18"/>
        </w:rPr>
        <w:t>of</w:t>
      </w:r>
      <w:r>
        <w:rPr>
          <w:rFonts w:ascii="Arial"/>
          <w:i/>
          <w:spacing w:val="-14"/>
          <w:w w:val="105"/>
          <w:sz w:val="18"/>
        </w:rPr>
        <w:t xml:space="preserve"> </w:t>
      </w:r>
      <w:r>
        <w:rPr>
          <w:rFonts w:ascii="Arial"/>
          <w:i/>
          <w:spacing w:val="-3"/>
          <w:w w:val="105"/>
          <w:sz w:val="18"/>
        </w:rPr>
        <w:t>producing</w:t>
      </w:r>
      <w:r>
        <w:rPr>
          <w:rFonts w:ascii="Arial"/>
          <w:i/>
          <w:spacing w:val="-14"/>
          <w:w w:val="105"/>
          <w:sz w:val="18"/>
        </w:rPr>
        <w:t xml:space="preserve"> </w:t>
      </w:r>
      <w:r>
        <w:rPr>
          <w:rFonts w:ascii="Arial"/>
          <w:i/>
          <w:w w:val="105"/>
          <w:sz w:val="18"/>
        </w:rPr>
        <w:t>a</w:t>
      </w:r>
      <w:r>
        <w:rPr>
          <w:rFonts w:ascii="Arial"/>
          <w:i/>
          <w:spacing w:val="-14"/>
          <w:w w:val="105"/>
          <w:sz w:val="18"/>
        </w:rPr>
        <w:t xml:space="preserve"> </w:t>
      </w:r>
      <w:r>
        <w:rPr>
          <w:rFonts w:ascii="Arial"/>
          <w:i/>
          <w:spacing w:val="-3"/>
          <w:w w:val="105"/>
          <w:sz w:val="18"/>
        </w:rPr>
        <w:t>model</w:t>
      </w:r>
      <w:r>
        <w:rPr>
          <w:rFonts w:ascii="Arial"/>
          <w:i/>
          <w:spacing w:val="-13"/>
          <w:w w:val="105"/>
          <w:sz w:val="18"/>
        </w:rPr>
        <w:t xml:space="preserve"> </w:t>
      </w:r>
      <w:r>
        <w:rPr>
          <w:rFonts w:ascii="Arial"/>
          <w:i/>
          <w:spacing w:val="-3"/>
          <w:w w:val="105"/>
          <w:sz w:val="18"/>
        </w:rPr>
        <w:t xml:space="preserve">from </w:t>
      </w:r>
      <w:r>
        <w:rPr>
          <w:rFonts w:ascii="Arial"/>
          <w:i/>
          <w:spacing w:val="-5"/>
          <w:w w:val="105"/>
          <w:sz w:val="18"/>
        </w:rPr>
        <w:t>code,</w:t>
      </w:r>
      <w:r>
        <w:rPr>
          <w:rFonts w:ascii="Arial"/>
          <w:i/>
          <w:spacing w:val="-18"/>
          <w:w w:val="105"/>
          <w:sz w:val="18"/>
        </w:rPr>
        <w:t xml:space="preserve"> </w:t>
      </w:r>
      <w:r>
        <w:rPr>
          <w:rFonts w:ascii="Arial"/>
          <w:i/>
          <w:spacing w:val="-3"/>
          <w:w w:val="105"/>
          <w:sz w:val="18"/>
        </w:rPr>
        <w:t>from</w:t>
      </w:r>
      <w:r>
        <w:rPr>
          <w:rFonts w:ascii="Arial"/>
          <w:i/>
          <w:spacing w:val="-19"/>
          <w:w w:val="105"/>
          <w:sz w:val="18"/>
        </w:rPr>
        <w:t xml:space="preserve"> </w:t>
      </w:r>
      <w:r>
        <w:rPr>
          <w:rFonts w:ascii="Arial"/>
          <w:i/>
          <w:w w:val="105"/>
          <w:sz w:val="18"/>
        </w:rPr>
        <w:t>scratch.</w:t>
      </w:r>
      <w:r>
        <w:rPr>
          <w:rFonts w:ascii="Arial"/>
          <w:i/>
          <w:spacing w:val="-6"/>
          <w:w w:val="105"/>
          <w:sz w:val="18"/>
        </w:rPr>
        <w:t xml:space="preserve"> </w:t>
      </w:r>
      <w:r>
        <w:rPr>
          <w:rFonts w:ascii="Arial"/>
          <w:i/>
          <w:w w:val="105"/>
          <w:sz w:val="18"/>
        </w:rPr>
        <w:t>Any</w:t>
      </w:r>
      <w:r>
        <w:rPr>
          <w:rFonts w:ascii="Arial"/>
          <w:i/>
          <w:spacing w:val="-19"/>
          <w:w w:val="105"/>
          <w:sz w:val="18"/>
        </w:rPr>
        <w:t xml:space="preserve"> </w:t>
      </w:r>
      <w:r>
        <w:rPr>
          <w:rFonts w:ascii="Arial"/>
          <w:i/>
          <w:w w:val="105"/>
          <w:sz w:val="18"/>
        </w:rPr>
        <w:t>existing</w:t>
      </w:r>
      <w:r>
        <w:rPr>
          <w:rFonts w:ascii="Arial"/>
          <w:i/>
          <w:spacing w:val="-19"/>
          <w:w w:val="105"/>
          <w:sz w:val="18"/>
        </w:rPr>
        <w:t xml:space="preserve"> </w:t>
      </w:r>
      <w:r>
        <w:rPr>
          <w:rFonts w:ascii="Arial"/>
          <w:i/>
          <w:spacing w:val="-3"/>
          <w:w w:val="105"/>
          <w:sz w:val="18"/>
        </w:rPr>
        <w:t>model</w:t>
      </w:r>
      <w:r>
        <w:rPr>
          <w:rFonts w:ascii="Arial"/>
          <w:i/>
          <w:spacing w:val="-19"/>
          <w:w w:val="105"/>
          <w:sz w:val="18"/>
        </w:rPr>
        <w:t xml:space="preserve"> </w:t>
      </w:r>
      <w:r>
        <w:rPr>
          <w:rFonts w:ascii="Arial"/>
          <w:i/>
          <w:w w:val="105"/>
          <w:sz w:val="18"/>
        </w:rPr>
        <w:t>is</w:t>
      </w:r>
      <w:r>
        <w:rPr>
          <w:rFonts w:ascii="Arial"/>
          <w:i/>
          <w:spacing w:val="-19"/>
          <w:w w:val="105"/>
          <w:sz w:val="18"/>
        </w:rPr>
        <w:t xml:space="preserve"> </w:t>
      </w:r>
      <w:r>
        <w:rPr>
          <w:rFonts w:ascii="Arial"/>
          <w:i/>
          <w:w w:val="105"/>
          <w:sz w:val="18"/>
        </w:rPr>
        <w:t>overwritten</w:t>
      </w:r>
      <w:r>
        <w:rPr>
          <w:rFonts w:ascii="Arial"/>
          <w:i/>
          <w:spacing w:val="-19"/>
          <w:w w:val="105"/>
          <w:sz w:val="18"/>
        </w:rPr>
        <w:t xml:space="preserve"> </w:t>
      </w:r>
      <w:r>
        <w:rPr>
          <w:rFonts w:ascii="Arial"/>
          <w:i/>
          <w:w w:val="105"/>
          <w:sz w:val="18"/>
        </w:rPr>
        <w:t>by</w:t>
      </w:r>
      <w:r>
        <w:rPr>
          <w:rFonts w:ascii="Arial"/>
          <w:i/>
          <w:spacing w:val="-19"/>
          <w:w w:val="105"/>
          <w:sz w:val="18"/>
        </w:rPr>
        <w:t xml:space="preserve"> </w:t>
      </w:r>
      <w:r>
        <w:rPr>
          <w:rFonts w:ascii="Arial"/>
          <w:i/>
          <w:w w:val="105"/>
          <w:sz w:val="18"/>
        </w:rPr>
        <w:t xml:space="preserve">the </w:t>
      </w:r>
      <w:r>
        <w:rPr>
          <w:rFonts w:ascii="Arial"/>
          <w:i/>
          <w:sz w:val="18"/>
        </w:rPr>
        <w:t xml:space="preserve">newly </w:t>
      </w:r>
      <w:r>
        <w:rPr>
          <w:rFonts w:ascii="Arial"/>
          <w:i/>
          <w:spacing w:val="-6"/>
          <w:sz w:val="18"/>
        </w:rPr>
        <w:t>produced</w:t>
      </w:r>
      <w:r>
        <w:rPr>
          <w:rFonts w:ascii="Arial"/>
          <w:i/>
          <w:spacing w:val="-11"/>
          <w:sz w:val="18"/>
        </w:rPr>
        <w:t xml:space="preserve"> </w:t>
      </w:r>
      <w:r>
        <w:rPr>
          <w:rFonts w:ascii="Arial"/>
          <w:i/>
          <w:spacing w:val="-2"/>
          <w:sz w:val="18"/>
        </w:rPr>
        <w:t>model.</w:t>
      </w:r>
    </w:p>
    <w:p w:rsidR="003D382C" w:rsidRDefault="00C35252">
      <w:pPr>
        <w:spacing w:before="66" w:line="242" w:lineRule="auto"/>
        <w:ind w:left="115" w:right="806" w:firstLine="199"/>
        <w:jc w:val="both"/>
        <w:rPr>
          <w:rFonts w:ascii="Arial"/>
          <w:i/>
          <w:sz w:val="18"/>
        </w:rPr>
      </w:pPr>
      <w:r>
        <w:rPr>
          <w:rFonts w:ascii="PMingLiU"/>
          <w:w w:val="126"/>
          <w:sz w:val="18"/>
        </w:rPr>
        <w:t>D</w:t>
      </w:r>
      <w:r>
        <w:rPr>
          <w:rFonts w:ascii="PMingLiU"/>
          <w:spacing w:val="-1"/>
          <w:w w:val="126"/>
          <w:sz w:val="18"/>
        </w:rPr>
        <w:t>e</w:t>
      </w:r>
      <w:r>
        <w:rPr>
          <w:rFonts w:ascii="PMingLiU"/>
          <w:w w:val="145"/>
          <w:sz w:val="18"/>
        </w:rPr>
        <w:t>f</w:t>
      </w:r>
      <w:r>
        <w:rPr>
          <w:rFonts w:ascii="PMingLiU"/>
          <w:spacing w:val="-1"/>
          <w:w w:val="145"/>
          <w:sz w:val="18"/>
        </w:rPr>
        <w:t>i</w:t>
      </w:r>
      <w:r>
        <w:rPr>
          <w:rFonts w:ascii="PMingLiU"/>
          <w:w w:val="143"/>
          <w:sz w:val="18"/>
        </w:rPr>
        <w:t>nit</w:t>
      </w:r>
      <w:r>
        <w:rPr>
          <w:rFonts w:ascii="PMingLiU"/>
          <w:spacing w:val="-1"/>
          <w:w w:val="143"/>
          <w:sz w:val="18"/>
        </w:rPr>
        <w:t>i</w:t>
      </w:r>
      <w:r>
        <w:rPr>
          <w:rFonts w:ascii="PMingLiU"/>
          <w:w w:val="132"/>
          <w:sz w:val="18"/>
        </w:rPr>
        <w:t>on</w:t>
      </w:r>
      <w:r>
        <w:rPr>
          <w:rFonts w:ascii="PMingLiU"/>
          <w:spacing w:val="20"/>
          <w:sz w:val="18"/>
        </w:rPr>
        <w:t xml:space="preserve"> </w:t>
      </w:r>
      <w:r>
        <w:rPr>
          <w:rFonts w:ascii="PMingLiU"/>
          <w:w w:val="117"/>
          <w:sz w:val="18"/>
        </w:rPr>
        <w:t>8</w:t>
      </w:r>
      <w:r>
        <w:rPr>
          <w:rFonts w:ascii="PMingLiU"/>
          <w:sz w:val="18"/>
        </w:rPr>
        <w:t xml:space="preserve">    </w:t>
      </w:r>
      <w:r>
        <w:rPr>
          <w:rFonts w:ascii="PMingLiU"/>
          <w:spacing w:val="1"/>
          <w:sz w:val="18"/>
        </w:rPr>
        <w:t xml:space="preserve"> </w:t>
      </w:r>
      <w:r>
        <w:rPr>
          <w:rFonts w:ascii="PMingLiU"/>
          <w:w w:val="133"/>
          <w:sz w:val="18"/>
        </w:rPr>
        <w:t>(</w:t>
      </w:r>
      <w:r>
        <w:rPr>
          <w:rFonts w:ascii="PMingLiU"/>
          <w:spacing w:val="-1"/>
          <w:w w:val="133"/>
          <w:sz w:val="18"/>
        </w:rPr>
        <w:t>I</w:t>
      </w:r>
      <w:r>
        <w:rPr>
          <w:rFonts w:ascii="PMingLiU"/>
          <w:w w:val="145"/>
          <w:sz w:val="18"/>
        </w:rPr>
        <w:t>ncr</w:t>
      </w:r>
      <w:r>
        <w:rPr>
          <w:rFonts w:ascii="PMingLiU"/>
          <w:spacing w:val="-1"/>
          <w:w w:val="145"/>
          <w:sz w:val="18"/>
        </w:rPr>
        <w:t>e</w:t>
      </w:r>
      <w:r>
        <w:rPr>
          <w:rFonts w:ascii="PMingLiU"/>
          <w:spacing w:val="-1"/>
          <w:w w:val="101"/>
          <w:sz w:val="18"/>
        </w:rPr>
        <w:t>m</w:t>
      </w:r>
      <w:r>
        <w:rPr>
          <w:rFonts w:ascii="PMingLiU"/>
          <w:w w:val="131"/>
          <w:sz w:val="18"/>
        </w:rPr>
        <w:t>e</w:t>
      </w:r>
      <w:r>
        <w:rPr>
          <w:rFonts w:ascii="PMingLiU"/>
          <w:spacing w:val="-1"/>
          <w:w w:val="131"/>
          <w:sz w:val="18"/>
        </w:rPr>
        <w:t>n</w:t>
      </w:r>
      <w:r>
        <w:rPr>
          <w:rFonts w:ascii="PMingLiU"/>
          <w:spacing w:val="-12"/>
          <w:w w:val="225"/>
          <w:sz w:val="18"/>
        </w:rPr>
        <w:t>t</w:t>
      </w:r>
      <w:r>
        <w:rPr>
          <w:rFonts w:ascii="PMingLiU"/>
          <w:w w:val="165"/>
          <w:sz w:val="18"/>
        </w:rPr>
        <w:t>al</w:t>
      </w:r>
      <w:r>
        <w:rPr>
          <w:rFonts w:ascii="PMingLiU"/>
          <w:spacing w:val="20"/>
          <w:sz w:val="18"/>
        </w:rPr>
        <w:t xml:space="preserve"> </w:t>
      </w:r>
      <w:r>
        <w:rPr>
          <w:rFonts w:ascii="PMingLiU"/>
          <w:w w:val="158"/>
          <w:sz w:val="18"/>
        </w:rPr>
        <w:t>r</w:t>
      </w:r>
      <w:r>
        <w:rPr>
          <w:rFonts w:ascii="PMingLiU"/>
          <w:spacing w:val="-1"/>
          <w:w w:val="158"/>
          <w:sz w:val="18"/>
        </w:rPr>
        <w:t>e</w:t>
      </w:r>
      <w:r>
        <w:rPr>
          <w:rFonts w:ascii="PMingLiU"/>
          <w:w w:val="131"/>
          <w:sz w:val="18"/>
        </w:rPr>
        <w:t>v</w:t>
      </w:r>
      <w:r>
        <w:rPr>
          <w:rFonts w:ascii="PMingLiU"/>
          <w:spacing w:val="-1"/>
          <w:w w:val="131"/>
          <w:sz w:val="18"/>
        </w:rPr>
        <w:t>e</w:t>
      </w:r>
      <w:r>
        <w:rPr>
          <w:rFonts w:ascii="PMingLiU"/>
          <w:w w:val="155"/>
          <w:sz w:val="18"/>
        </w:rPr>
        <w:t>r</w:t>
      </w:r>
      <w:r>
        <w:rPr>
          <w:rFonts w:ascii="PMingLiU"/>
          <w:spacing w:val="-1"/>
          <w:w w:val="155"/>
          <w:sz w:val="18"/>
        </w:rPr>
        <w:t>s</w:t>
      </w:r>
      <w:r>
        <w:rPr>
          <w:rFonts w:ascii="PMingLiU"/>
          <w:w w:val="133"/>
          <w:sz w:val="18"/>
        </w:rPr>
        <w:t>e</w:t>
      </w:r>
      <w:r>
        <w:rPr>
          <w:rFonts w:ascii="PMingLiU"/>
          <w:spacing w:val="20"/>
          <w:sz w:val="18"/>
        </w:rPr>
        <w:t xml:space="preserve"> </w:t>
      </w:r>
      <w:r>
        <w:rPr>
          <w:rFonts w:ascii="PMingLiU"/>
          <w:w w:val="131"/>
          <w:sz w:val="18"/>
        </w:rPr>
        <w:t>e</w:t>
      </w:r>
      <w:r>
        <w:rPr>
          <w:rFonts w:ascii="PMingLiU"/>
          <w:spacing w:val="-1"/>
          <w:w w:val="131"/>
          <w:sz w:val="18"/>
        </w:rPr>
        <w:t>n</w:t>
      </w:r>
      <w:r>
        <w:rPr>
          <w:rFonts w:ascii="PMingLiU"/>
          <w:w w:val="130"/>
          <w:sz w:val="18"/>
        </w:rPr>
        <w:t>gine</w:t>
      </w:r>
      <w:r>
        <w:rPr>
          <w:rFonts w:ascii="PMingLiU"/>
          <w:spacing w:val="-1"/>
          <w:w w:val="133"/>
          <w:sz w:val="18"/>
        </w:rPr>
        <w:t>e</w:t>
      </w:r>
      <w:r>
        <w:rPr>
          <w:rFonts w:ascii="PMingLiU"/>
          <w:w w:val="144"/>
          <w:sz w:val="18"/>
        </w:rPr>
        <w:t>ri</w:t>
      </w:r>
      <w:r>
        <w:rPr>
          <w:rFonts w:ascii="PMingLiU"/>
          <w:spacing w:val="-1"/>
          <w:w w:val="144"/>
          <w:sz w:val="18"/>
        </w:rPr>
        <w:t>n</w:t>
      </w:r>
      <w:r>
        <w:rPr>
          <w:rFonts w:ascii="PMingLiU"/>
          <w:w w:val="136"/>
          <w:sz w:val="18"/>
        </w:rPr>
        <w:t xml:space="preserve">g). </w:t>
      </w:r>
      <w:r>
        <w:rPr>
          <w:rFonts w:ascii="Arial"/>
          <w:i/>
          <w:w w:val="105"/>
          <w:sz w:val="18"/>
        </w:rPr>
        <w:t>Incremental</w:t>
      </w:r>
      <w:r>
        <w:rPr>
          <w:rFonts w:ascii="Arial"/>
          <w:i/>
          <w:spacing w:val="-15"/>
          <w:w w:val="105"/>
          <w:sz w:val="18"/>
        </w:rPr>
        <w:t xml:space="preserve"> </w:t>
      </w:r>
      <w:r>
        <w:rPr>
          <w:rFonts w:ascii="Arial"/>
          <w:i/>
          <w:w w:val="105"/>
          <w:sz w:val="18"/>
        </w:rPr>
        <w:t>reverse</w:t>
      </w:r>
      <w:r>
        <w:rPr>
          <w:rFonts w:ascii="Arial"/>
          <w:i/>
          <w:spacing w:val="-16"/>
          <w:w w:val="105"/>
          <w:sz w:val="18"/>
        </w:rPr>
        <w:t xml:space="preserve"> </w:t>
      </w:r>
      <w:r>
        <w:rPr>
          <w:rFonts w:ascii="Arial"/>
          <w:i/>
          <w:w w:val="105"/>
          <w:sz w:val="18"/>
        </w:rPr>
        <w:t>engineering</w:t>
      </w:r>
      <w:r>
        <w:rPr>
          <w:rFonts w:ascii="Arial"/>
          <w:i/>
          <w:spacing w:val="-16"/>
          <w:w w:val="105"/>
          <w:sz w:val="18"/>
        </w:rPr>
        <w:t xml:space="preserve"> </w:t>
      </w:r>
      <w:r>
        <w:rPr>
          <w:rFonts w:ascii="Arial"/>
          <w:i/>
          <w:w w:val="105"/>
          <w:sz w:val="18"/>
        </w:rPr>
        <w:t>is</w:t>
      </w:r>
      <w:r>
        <w:rPr>
          <w:rFonts w:ascii="Arial"/>
          <w:i/>
          <w:spacing w:val="-16"/>
          <w:w w:val="105"/>
          <w:sz w:val="18"/>
        </w:rPr>
        <w:t xml:space="preserve"> </w:t>
      </w:r>
      <w:r>
        <w:rPr>
          <w:rFonts w:ascii="Arial"/>
          <w:i/>
          <w:w w:val="105"/>
          <w:sz w:val="18"/>
        </w:rPr>
        <w:t>the</w:t>
      </w:r>
      <w:r>
        <w:rPr>
          <w:rFonts w:ascii="Arial"/>
          <w:i/>
          <w:spacing w:val="-15"/>
          <w:w w:val="105"/>
          <w:sz w:val="18"/>
        </w:rPr>
        <w:t xml:space="preserve"> </w:t>
      </w:r>
      <w:r>
        <w:rPr>
          <w:rFonts w:ascii="Arial"/>
          <w:i/>
          <w:spacing w:val="-5"/>
          <w:w w:val="105"/>
          <w:sz w:val="18"/>
        </w:rPr>
        <w:t>process</w:t>
      </w:r>
      <w:r>
        <w:rPr>
          <w:rFonts w:ascii="Arial"/>
          <w:i/>
          <w:spacing w:val="-16"/>
          <w:w w:val="105"/>
          <w:sz w:val="18"/>
        </w:rPr>
        <w:t xml:space="preserve"> </w:t>
      </w:r>
      <w:r>
        <w:rPr>
          <w:rFonts w:ascii="Arial"/>
          <w:i/>
          <w:w w:val="105"/>
          <w:sz w:val="18"/>
        </w:rPr>
        <w:t>of</w:t>
      </w:r>
      <w:r>
        <w:rPr>
          <w:rFonts w:ascii="Arial"/>
          <w:i/>
          <w:spacing w:val="-16"/>
          <w:w w:val="105"/>
          <w:sz w:val="18"/>
        </w:rPr>
        <w:t xml:space="preserve"> </w:t>
      </w:r>
      <w:r>
        <w:rPr>
          <w:rFonts w:ascii="Arial"/>
          <w:i/>
          <w:w w:val="105"/>
          <w:sz w:val="18"/>
        </w:rPr>
        <w:t>taking</w:t>
      </w:r>
      <w:r>
        <w:rPr>
          <w:rFonts w:ascii="Arial"/>
          <w:i/>
          <w:spacing w:val="-15"/>
          <w:w w:val="105"/>
          <w:sz w:val="18"/>
        </w:rPr>
        <w:t xml:space="preserve"> </w:t>
      </w:r>
      <w:r>
        <w:rPr>
          <w:rFonts w:ascii="Arial"/>
          <w:i/>
          <w:w w:val="105"/>
          <w:sz w:val="18"/>
        </w:rPr>
        <w:t xml:space="preserve">as input a </w:t>
      </w:r>
      <w:r>
        <w:rPr>
          <w:rFonts w:ascii="Arial"/>
          <w:i/>
          <w:spacing w:val="-3"/>
          <w:w w:val="105"/>
          <w:sz w:val="18"/>
        </w:rPr>
        <w:t xml:space="preserve">modified </w:t>
      </w:r>
      <w:r>
        <w:rPr>
          <w:rFonts w:ascii="Arial"/>
          <w:i/>
          <w:spacing w:val="-5"/>
          <w:w w:val="105"/>
          <w:sz w:val="18"/>
        </w:rPr>
        <w:t xml:space="preserve">code, </w:t>
      </w:r>
      <w:r>
        <w:rPr>
          <w:rFonts w:ascii="Arial"/>
          <w:i/>
          <w:w w:val="105"/>
          <w:sz w:val="18"/>
        </w:rPr>
        <w:t xml:space="preserve">and an existing </w:t>
      </w:r>
      <w:r>
        <w:rPr>
          <w:rFonts w:ascii="Arial"/>
          <w:i/>
          <w:spacing w:val="-2"/>
          <w:w w:val="105"/>
          <w:sz w:val="18"/>
        </w:rPr>
        <w:t xml:space="preserve">model, </w:t>
      </w:r>
      <w:r>
        <w:rPr>
          <w:rFonts w:ascii="Arial"/>
          <w:i/>
          <w:w w:val="105"/>
          <w:sz w:val="18"/>
        </w:rPr>
        <w:t>and then to update</w:t>
      </w:r>
      <w:r>
        <w:rPr>
          <w:rFonts w:ascii="Arial"/>
          <w:i/>
          <w:spacing w:val="-25"/>
          <w:w w:val="105"/>
          <w:sz w:val="18"/>
        </w:rPr>
        <w:t xml:space="preserve"> </w:t>
      </w:r>
      <w:r>
        <w:rPr>
          <w:rFonts w:ascii="Arial"/>
          <w:i/>
          <w:w w:val="105"/>
          <w:sz w:val="18"/>
        </w:rPr>
        <w:t>the</w:t>
      </w:r>
      <w:r>
        <w:rPr>
          <w:rFonts w:ascii="Arial"/>
          <w:i/>
          <w:spacing w:val="-25"/>
          <w:w w:val="105"/>
          <w:sz w:val="18"/>
        </w:rPr>
        <w:t xml:space="preserve"> </w:t>
      </w:r>
      <w:r>
        <w:rPr>
          <w:rFonts w:ascii="Arial"/>
          <w:i/>
          <w:spacing w:val="-3"/>
          <w:w w:val="105"/>
          <w:sz w:val="18"/>
        </w:rPr>
        <w:t>model</w:t>
      </w:r>
      <w:r>
        <w:rPr>
          <w:rFonts w:ascii="Arial"/>
          <w:i/>
          <w:spacing w:val="-25"/>
          <w:w w:val="105"/>
          <w:sz w:val="18"/>
        </w:rPr>
        <w:t xml:space="preserve"> </w:t>
      </w:r>
      <w:r>
        <w:rPr>
          <w:rFonts w:ascii="Arial"/>
          <w:i/>
          <w:w w:val="105"/>
          <w:sz w:val="18"/>
        </w:rPr>
        <w:t>by</w:t>
      </w:r>
      <w:r>
        <w:rPr>
          <w:rFonts w:ascii="Arial"/>
          <w:i/>
          <w:spacing w:val="-25"/>
          <w:w w:val="105"/>
          <w:sz w:val="18"/>
        </w:rPr>
        <w:t xml:space="preserve"> </w:t>
      </w:r>
      <w:r>
        <w:rPr>
          <w:rFonts w:ascii="Arial"/>
          <w:i/>
          <w:spacing w:val="-3"/>
          <w:w w:val="105"/>
          <w:sz w:val="18"/>
        </w:rPr>
        <w:t>propagating</w:t>
      </w:r>
      <w:r>
        <w:rPr>
          <w:rFonts w:ascii="Arial"/>
          <w:i/>
          <w:spacing w:val="-25"/>
          <w:w w:val="105"/>
          <w:sz w:val="18"/>
        </w:rPr>
        <w:t xml:space="preserve"> </w:t>
      </w:r>
      <w:r>
        <w:rPr>
          <w:rFonts w:ascii="Arial"/>
          <w:i/>
          <w:spacing w:val="-2"/>
          <w:w w:val="105"/>
          <w:sz w:val="18"/>
        </w:rPr>
        <w:t>modifications</w:t>
      </w:r>
      <w:r>
        <w:rPr>
          <w:rFonts w:ascii="Arial"/>
          <w:i/>
          <w:spacing w:val="-25"/>
          <w:w w:val="105"/>
          <w:sz w:val="18"/>
        </w:rPr>
        <w:t xml:space="preserve"> </w:t>
      </w:r>
      <w:r>
        <w:rPr>
          <w:rFonts w:ascii="Arial"/>
          <w:i/>
          <w:w w:val="105"/>
          <w:sz w:val="18"/>
        </w:rPr>
        <w:t>in</w:t>
      </w:r>
      <w:r>
        <w:rPr>
          <w:rFonts w:ascii="Arial"/>
          <w:i/>
          <w:spacing w:val="-25"/>
          <w:w w:val="105"/>
          <w:sz w:val="18"/>
        </w:rPr>
        <w:t xml:space="preserve"> </w:t>
      </w:r>
      <w:r>
        <w:rPr>
          <w:rFonts w:ascii="Arial"/>
          <w:i/>
          <w:w w:val="105"/>
          <w:sz w:val="18"/>
        </w:rPr>
        <w:t>the</w:t>
      </w:r>
      <w:r>
        <w:rPr>
          <w:rFonts w:ascii="Arial"/>
          <w:i/>
          <w:spacing w:val="-25"/>
          <w:w w:val="105"/>
          <w:sz w:val="18"/>
        </w:rPr>
        <w:t xml:space="preserve"> </w:t>
      </w:r>
      <w:r>
        <w:rPr>
          <w:rFonts w:ascii="Arial"/>
          <w:i/>
          <w:spacing w:val="-5"/>
          <w:w w:val="105"/>
          <w:sz w:val="18"/>
        </w:rPr>
        <w:t>code</w:t>
      </w:r>
      <w:r>
        <w:rPr>
          <w:rFonts w:ascii="Arial"/>
          <w:i/>
          <w:spacing w:val="-25"/>
          <w:w w:val="105"/>
          <w:sz w:val="18"/>
        </w:rPr>
        <w:t xml:space="preserve"> </w:t>
      </w:r>
      <w:r>
        <w:rPr>
          <w:rFonts w:ascii="Arial"/>
          <w:i/>
          <w:w w:val="105"/>
          <w:sz w:val="18"/>
        </w:rPr>
        <w:t xml:space="preserve">to </w:t>
      </w:r>
      <w:r>
        <w:rPr>
          <w:rFonts w:ascii="Arial"/>
          <w:i/>
          <w:sz w:val="18"/>
        </w:rPr>
        <w:t>the</w:t>
      </w:r>
      <w:r>
        <w:rPr>
          <w:rFonts w:ascii="Arial"/>
          <w:i/>
          <w:spacing w:val="-11"/>
          <w:sz w:val="18"/>
        </w:rPr>
        <w:t xml:space="preserve"> </w:t>
      </w:r>
      <w:r>
        <w:rPr>
          <w:rFonts w:ascii="Arial"/>
          <w:i/>
          <w:spacing w:val="-2"/>
          <w:sz w:val="18"/>
        </w:rPr>
        <w:t>model.</w:t>
      </w:r>
    </w:p>
    <w:p w:rsidR="003D382C" w:rsidRDefault="00C35252">
      <w:pPr>
        <w:pStyle w:val="Corpsdetexte"/>
        <w:spacing w:before="98" w:line="242" w:lineRule="auto"/>
        <w:ind w:left="115" w:right="839" w:firstLine="179"/>
        <w:jc w:val="both"/>
      </w:pPr>
      <w:r>
        <w:rPr>
          <w:w w:val="110"/>
        </w:rPr>
        <w:t>For readability, in this paper sometimes we will designate batch and incremental as modes of code generation/reverse,</w:t>
      </w:r>
    </w:p>
    <w:p w:rsidR="003D382C" w:rsidRDefault="00C35252">
      <w:pPr>
        <w:pStyle w:val="Corpsdetexte"/>
        <w:ind w:left="115"/>
      </w:pPr>
      <w:r>
        <w:rPr>
          <w:w w:val="110"/>
        </w:rPr>
        <w:t xml:space="preserve">e.g.  </w:t>
      </w:r>
      <w:proofErr w:type="gramStart"/>
      <w:r>
        <w:rPr>
          <w:w w:val="110"/>
        </w:rPr>
        <w:t>we</w:t>
      </w:r>
      <w:proofErr w:type="gramEnd"/>
      <w:r>
        <w:rPr>
          <w:w w:val="110"/>
        </w:rPr>
        <w:t xml:space="preserve"> generate code in batch mode from a model.</w:t>
      </w:r>
    </w:p>
    <w:p w:rsidR="003D382C" w:rsidRDefault="00C35252">
      <w:pPr>
        <w:pStyle w:val="Corpsdetexte"/>
        <w:spacing w:before="2" w:line="242" w:lineRule="auto"/>
        <w:ind w:left="115" w:right="839" w:firstLine="179"/>
        <w:jc w:val="both"/>
      </w:pPr>
      <w:r>
        <w:rPr>
          <w:w w:val="110"/>
        </w:rPr>
        <w:t>The use-cases are generic functionalities. They do not depend on any particular approach or tool. Therefore the software developers can choose the approach or tool that suits his/her development preferences.</w:t>
      </w:r>
    </w:p>
    <w:p w:rsidR="003D382C" w:rsidRDefault="00C35252">
      <w:pPr>
        <w:pStyle w:val="Corpsdetexte"/>
        <w:spacing w:line="242" w:lineRule="auto"/>
        <w:ind w:left="115" w:right="839" w:firstLine="179"/>
        <w:jc w:val="both"/>
      </w:pPr>
      <w:r>
        <w:rPr>
          <w:w w:val="110"/>
        </w:rPr>
        <w:t xml:space="preserve">In the next section, the use-cases of the development </w:t>
      </w:r>
      <w:proofErr w:type="spellStart"/>
      <w:r>
        <w:rPr>
          <w:w w:val="110"/>
        </w:rPr>
        <w:t>en</w:t>
      </w:r>
      <w:proofErr w:type="spellEnd"/>
      <w:r>
        <w:rPr>
          <w:w w:val="110"/>
        </w:rPr>
        <w:t xml:space="preserve">- </w:t>
      </w:r>
      <w:proofErr w:type="spellStart"/>
      <w:r>
        <w:rPr>
          <w:w w:val="110"/>
        </w:rPr>
        <w:t>vironment</w:t>
      </w:r>
      <w:proofErr w:type="spellEnd"/>
      <w:r>
        <w:rPr>
          <w:w w:val="110"/>
        </w:rPr>
        <w:t xml:space="preserve"> will </w:t>
      </w:r>
      <w:r>
        <w:rPr>
          <w:spacing w:val="2"/>
          <w:w w:val="110"/>
        </w:rPr>
        <w:t xml:space="preserve">be </w:t>
      </w:r>
      <w:r>
        <w:rPr>
          <w:w w:val="110"/>
        </w:rPr>
        <w:t xml:space="preserve">integrated into some processes. The pro- </w:t>
      </w:r>
      <w:proofErr w:type="spellStart"/>
      <w:r>
        <w:rPr>
          <w:w w:val="110"/>
        </w:rPr>
        <w:t>cesses</w:t>
      </w:r>
      <w:proofErr w:type="spellEnd"/>
      <w:r>
        <w:rPr>
          <w:spacing w:val="-16"/>
          <w:w w:val="110"/>
        </w:rPr>
        <w:t xml:space="preserve"> </w:t>
      </w:r>
      <w:r>
        <w:rPr>
          <w:spacing w:val="-3"/>
          <w:w w:val="110"/>
        </w:rPr>
        <w:t>cover</w:t>
      </w:r>
      <w:r>
        <w:rPr>
          <w:spacing w:val="-16"/>
          <w:w w:val="110"/>
        </w:rPr>
        <w:t xml:space="preserve"> </w:t>
      </w:r>
      <w:r>
        <w:rPr>
          <w:w w:val="110"/>
        </w:rPr>
        <w:t>model-code</w:t>
      </w:r>
      <w:r>
        <w:rPr>
          <w:spacing w:val="-16"/>
          <w:w w:val="110"/>
        </w:rPr>
        <w:t xml:space="preserve"> </w:t>
      </w:r>
      <w:r>
        <w:rPr>
          <w:w w:val="110"/>
        </w:rPr>
        <w:t>synchronization</w:t>
      </w:r>
      <w:r>
        <w:rPr>
          <w:spacing w:val="-16"/>
          <w:w w:val="110"/>
        </w:rPr>
        <w:t xml:space="preserve"> </w:t>
      </w:r>
      <w:r>
        <w:rPr>
          <w:w w:val="110"/>
        </w:rPr>
        <w:t>in</w:t>
      </w:r>
      <w:r>
        <w:rPr>
          <w:spacing w:val="-16"/>
          <w:w w:val="110"/>
        </w:rPr>
        <w:t xml:space="preserve"> </w:t>
      </w:r>
      <w:r>
        <w:rPr>
          <w:w w:val="110"/>
        </w:rPr>
        <w:t>several</w:t>
      </w:r>
      <w:r>
        <w:rPr>
          <w:spacing w:val="-16"/>
          <w:w w:val="110"/>
        </w:rPr>
        <w:t xml:space="preserve"> </w:t>
      </w:r>
      <w:r>
        <w:rPr>
          <w:w w:val="110"/>
        </w:rPr>
        <w:t>scenarios that correspond to the practices of both actors, i.e. model- driven developers and code-driven</w:t>
      </w:r>
      <w:r>
        <w:rPr>
          <w:spacing w:val="-20"/>
          <w:w w:val="110"/>
        </w:rPr>
        <w:t xml:space="preserve"> </w:t>
      </w:r>
      <w:r>
        <w:rPr>
          <w:w w:val="110"/>
        </w:rPr>
        <w:t>developers.</w:t>
      </w:r>
    </w:p>
    <w:p w:rsidR="003D382C" w:rsidRDefault="003D382C">
      <w:pPr>
        <w:pStyle w:val="Corpsdetexte"/>
        <w:spacing w:before="6"/>
        <w:rPr>
          <w:sz w:val="15"/>
        </w:rPr>
      </w:pPr>
    </w:p>
    <w:p w:rsidR="003D382C" w:rsidRDefault="00C35252">
      <w:pPr>
        <w:pStyle w:val="Titre1"/>
        <w:numPr>
          <w:ilvl w:val="0"/>
          <w:numId w:val="5"/>
        </w:numPr>
        <w:tabs>
          <w:tab w:val="left" w:pos="534"/>
          <w:tab w:val="left" w:pos="535"/>
        </w:tabs>
        <w:spacing w:line="242" w:lineRule="auto"/>
        <w:ind w:right="661"/>
      </w:pPr>
      <w:r>
        <w:t>PROCESSES</w:t>
      </w:r>
      <w:r>
        <w:rPr>
          <w:spacing w:val="-26"/>
        </w:rPr>
        <w:t xml:space="preserve"> </w:t>
      </w:r>
      <w:r>
        <w:rPr>
          <w:spacing w:val="-3"/>
        </w:rPr>
        <w:t>TO</w:t>
      </w:r>
      <w:r>
        <w:rPr>
          <w:spacing w:val="-26"/>
        </w:rPr>
        <w:t xml:space="preserve"> </w:t>
      </w:r>
      <w:r>
        <w:t>SYNCHRONIZE</w:t>
      </w:r>
      <w:r>
        <w:rPr>
          <w:spacing w:val="-26"/>
        </w:rPr>
        <w:t xml:space="preserve"> </w:t>
      </w:r>
      <w:r>
        <w:t>MODEL AND</w:t>
      </w:r>
      <w:r>
        <w:rPr>
          <w:spacing w:val="-6"/>
        </w:rPr>
        <w:t xml:space="preserve"> </w:t>
      </w:r>
      <w:r>
        <w:t>CODE</w:t>
      </w:r>
    </w:p>
    <w:p w:rsidR="003D382C" w:rsidRDefault="00C35252">
      <w:pPr>
        <w:pStyle w:val="Corpsdetexte"/>
        <w:spacing w:before="36" w:line="242" w:lineRule="auto"/>
        <w:ind w:left="115" w:right="839" w:firstLine="179"/>
        <w:jc w:val="both"/>
      </w:pPr>
      <w:r>
        <w:rPr>
          <w:w w:val="110"/>
        </w:rPr>
        <w:t>This section shows some processes to synchronize model and</w:t>
      </w:r>
      <w:r>
        <w:rPr>
          <w:spacing w:val="-11"/>
          <w:w w:val="110"/>
        </w:rPr>
        <w:t xml:space="preserve"> </w:t>
      </w:r>
      <w:r>
        <w:rPr>
          <w:w w:val="110"/>
        </w:rPr>
        <w:t>code</w:t>
      </w:r>
      <w:r>
        <w:rPr>
          <w:spacing w:val="-11"/>
          <w:w w:val="110"/>
        </w:rPr>
        <w:t xml:space="preserve"> </w:t>
      </w:r>
      <w:r>
        <w:rPr>
          <w:w w:val="110"/>
        </w:rPr>
        <w:t>within</w:t>
      </w:r>
      <w:r>
        <w:rPr>
          <w:spacing w:val="-11"/>
          <w:w w:val="110"/>
        </w:rPr>
        <w:t xml:space="preserve"> </w:t>
      </w:r>
      <w:r>
        <w:rPr>
          <w:w w:val="110"/>
        </w:rPr>
        <w:t>different</w:t>
      </w:r>
      <w:r>
        <w:rPr>
          <w:spacing w:val="-11"/>
          <w:w w:val="110"/>
        </w:rPr>
        <w:t xml:space="preserve"> </w:t>
      </w:r>
      <w:r>
        <w:rPr>
          <w:w w:val="110"/>
        </w:rPr>
        <w:t>scenarios.</w:t>
      </w:r>
      <w:r>
        <w:rPr>
          <w:spacing w:val="18"/>
          <w:w w:val="110"/>
        </w:rPr>
        <w:t xml:space="preserve"> </w:t>
      </w:r>
      <w:r>
        <w:rPr>
          <w:w w:val="110"/>
        </w:rPr>
        <w:t>The</w:t>
      </w:r>
      <w:r>
        <w:rPr>
          <w:spacing w:val="-11"/>
          <w:w w:val="110"/>
        </w:rPr>
        <w:t xml:space="preserve"> </w:t>
      </w:r>
      <w:r>
        <w:rPr>
          <w:w w:val="110"/>
        </w:rPr>
        <w:t>scenarios</w:t>
      </w:r>
      <w:r>
        <w:rPr>
          <w:spacing w:val="-11"/>
          <w:w w:val="110"/>
        </w:rPr>
        <w:t xml:space="preserve"> </w:t>
      </w:r>
      <w:r>
        <w:rPr>
          <w:w w:val="110"/>
        </w:rPr>
        <w:t>are</w:t>
      </w:r>
      <w:r>
        <w:rPr>
          <w:spacing w:val="-11"/>
          <w:w w:val="110"/>
        </w:rPr>
        <w:t xml:space="preserve"> </w:t>
      </w:r>
      <w:proofErr w:type="spellStart"/>
      <w:r>
        <w:rPr>
          <w:w w:val="110"/>
        </w:rPr>
        <w:t>distin</w:t>
      </w:r>
      <w:proofErr w:type="spellEnd"/>
      <w:r>
        <w:rPr>
          <w:w w:val="110"/>
        </w:rPr>
        <w:t xml:space="preserve">- </w:t>
      </w:r>
      <w:proofErr w:type="spellStart"/>
      <w:r>
        <w:rPr>
          <w:w w:val="110"/>
        </w:rPr>
        <w:t>guished</w:t>
      </w:r>
      <w:proofErr w:type="spellEnd"/>
      <w:r>
        <w:rPr>
          <w:w w:val="110"/>
        </w:rPr>
        <w:t xml:space="preserve"> according to the type of developers, i.e. the actors, working on the system to</w:t>
      </w:r>
      <w:r>
        <w:rPr>
          <w:spacing w:val="23"/>
          <w:w w:val="110"/>
        </w:rPr>
        <w:t xml:space="preserve"> </w:t>
      </w:r>
      <w:r>
        <w:rPr>
          <w:w w:val="110"/>
        </w:rPr>
        <w:t>develop.</w:t>
      </w:r>
    </w:p>
    <w:p w:rsidR="003D382C" w:rsidRDefault="00C35252">
      <w:pPr>
        <w:pStyle w:val="Corpsdetexte"/>
        <w:spacing w:line="210" w:lineRule="exact"/>
        <w:ind w:left="115" w:right="839" w:firstLine="179"/>
        <w:jc w:val="both"/>
      </w:pPr>
      <w:r>
        <w:rPr>
          <w:spacing w:val="-8"/>
          <w:w w:val="120"/>
        </w:rPr>
        <w:t>We</w:t>
      </w:r>
      <w:r>
        <w:rPr>
          <w:spacing w:val="-21"/>
          <w:w w:val="120"/>
        </w:rPr>
        <w:t xml:space="preserve"> </w:t>
      </w:r>
      <w:r>
        <w:rPr>
          <w:w w:val="120"/>
        </w:rPr>
        <w:t>assume</w:t>
      </w:r>
      <w:r>
        <w:rPr>
          <w:spacing w:val="-20"/>
          <w:w w:val="120"/>
        </w:rPr>
        <w:t xml:space="preserve"> </w:t>
      </w:r>
      <w:r>
        <w:rPr>
          <w:w w:val="120"/>
        </w:rPr>
        <w:t>that</w:t>
      </w:r>
      <w:r>
        <w:rPr>
          <w:spacing w:val="-20"/>
          <w:w w:val="120"/>
        </w:rPr>
        <w:t xml:space="preserve"> </w:t>
      </w:r>
      <w:r>
        <w:rPr>
          <w:w w:val="120"/>
        </w:rPr>
        <w:t>the</w:t>
      </w:r>
      <w:r>
        <w:rPr>
          <w:spacing w:val="-20"/>
          <w:w w:val="120"/>
        </w:rPr>
        <w:t xml:space="preserve"> </w:t>
      </w:r>
      <w:r>
        <w:rPr>
          <w:w w:val="120"/>
        </w:rPr>
        <w:t>common</w:t>
      </w:r>
      <w:r>
        <w:rPr>
          <w:spacing w:val="-20"/>
          <w:w w:val="120"/>
        </w:rPr>
        <w:t xml:space="preserve"> </w:t>
      </w:r>
      <w:r>
        <w:rPr>
          <w:w w:val="120"/>
        </w:rPr>
        <w:t>starting</w:t>
      </w:r>
      <w:r>
        <w:rPr>
          <w:spacing w:val="-20"/>
          <w:w w:val="120"/>
        </w:rPr>
        <w:t xml:space="preserve"> </w:t>
      </w:r>
      <w:r>
        <w:rPr>
          <w:w w:val="120"/>
        </w:rPr>
        <w:t>point</w:t>
      </w:r>
      <w:r>
        <w:rPr>
          <w:spacing w:val="-20"/>
          <w:w w:val="120"/>
        </w:rPr>
        <w:t xml:space="preserve"> </w:t>
      </w:r>
      <w:r>
        <w:rPr>
          <w:w w:val="120"/>
        </w:rPr>
        <w:t>of</w:t>
      </w:r>
      <w:r>
        <w:rPr>
          <w:spacing w:val="-20"/>
          <w:w w:val="120"/>
        </w:rPr>
        <w:t xml:space="preserve"> </w:t>
      </w:r>
      <w:r>
        <w:rPr>
          <w:w w:val="120"/>
        </w:rPr>
        <w:t>each</w:t>
      </w:r>
      <w:r>
        <w:rPr>
          <w:spacing w:val="-20"/>
          <w:w w:val="120"/>
        </w:rPr>
        <w:t xml:space="preserve"> </w:t>
      </w:r>
      <w:r>
        <w:rPr>
          <w:w w:val="120"/>
        </w:rPr>
        <w:t xml:space="preserve">pro- </w:t>
      </w:r>
      <w:proofErr w:type="spellStart"/>
      <w:r>
        <w:rPr>
          <w:w w:val="120"/>
        </w:rPr>
        <w:t>cess</w:t>
      </w:r>
      <w:proofErr w:type="spellEnd"/>
      <w:r>
        <w:rPr>
          <w:w w:val="120"/>
        </w:rPr>
        <w:t>,</w:t>
      </w:r>
      <w:r>
        <w:rPr>
          <w:spacing w:val="-17"/>
          <w:w w:val="120"/>
        </w:rPr>
        <w:t xml:space="preserve"> </w:t>
      </w:r>
      <w:r>
        <w:rPr>
          <w:w w:val="120"/>
        </w:rPr>
        <w:t>for</w:t>
      </w:r>
      <w:r>
        <w:rPr>
          <w:spacing w:val="-19"/>
          <w:w w:val="120"/>
        </w:rPr>
        <w:t xml:space="preserve"> </w:t>
      </w:r>
      <w:r>
        <w:rPr>
          <w:w w:val="120"/>
        </w:rPr>
        <w:t>each</w:t>
      </w:r>
      <w:r>
        <w:rPr>
          <w:spacing w:val="-19"/>
          <w:w w:val="120"/>
        </w:rPr>
        <w:t xml:space="preserve"> </w:t>
      </w:r>
      <w:r>
        <w:rPr>
          <w:w w:val="120"/>
        </w:rPr>
        <w:t>scenario,</w:t>
      </w:r>
      <w:r>
        <w:rPr>
          <w:spacing w:val="-17"/>
          <w:w w:val="120"/>
        </w:rPr>
        <w:t xml:space="preserve"> </w:t>
      </w:r>
      <w:r>
        <w:rPr>
          <w:w w:val="120"/>
        </w:rPr>
        <w:t>is</w:t>
      </w:r>
      <w:r>
        <w:rPr>
          <w:spacing w:val="-19"/>
          <w:w w:val="120"/>
        </w:rPr>
        <w:t xml:space="preserve"> </w:t>
      </w:r>
      <w:r>
        <w:rPr>
          <w:w w:val="120"/>
        </w:rPr>
        <w:t>the</w:t>
      </w:r>
      <w:r>
        <w:rPr>
          <w:spacing w:val="-19"/>
          <w:w w:val="120"/>
        </w:rPr>
        <w:t xml:space="preserve"> </w:t>
      </w:r>
      <w:r>
        <w:rPr>
          <w:w w:val="120"/>
        </w:rPr>
        <w:t>model.</w:t>
      </w:r>
      <w:r>
        <w:rPr>
          <w:spacing w:val="4"/>
          <w:w w:val="120"/>
        </w:rPr>
        <w:t xml:space="preserve"> </w:t>
      </w:r>
      <w:r>
        <w:rPr>
          <w:w w:val="120"/>
        </w:rPr>
        <w:t>Therefore</w:t>
      </w:r>
      <w:r>
        <w:rPr>
          <w:spacing w:val="-19"/>
          <w:w w:val="120"/>
        </w:rPr>
        <w:t xml:space="preserve"> </w:t>
      </w:r>
      <w:r>
        <w:rPr>
          <w:w w:val="120"/>
        </w:rPr>
        <w:t>if</w:t>
      </w:r>
      <w:r>
        <w:rPr>
          <w:spacing w:val="-19"/>
          <w:w w:val="120"/>
        </w:rPr>
        <w:t xml:space="preserve"> </w:t>
      </w:r>
      <w:r>
        <w:rPr>
          <w:w w:val="120"/>
        </w:rPr>
        <w:t>there</w:t>
      </w:r>
      <w:r>
        <w:rPr>
          <w:spacing w:val="-19"/>
          <w:w w:val="120"/>
        </w:rPr>
        <w:t xml:space="preserve"> </w:t>
      </w:r>
      <w:r>
        <w:rPr>
          <w:w w:val="120"/>
        </w:rPr>
        <w:t>is some</w:t>
      </w:r>
      <w:r>
        <w:rPr>
          <w:spacing w:val="-17"/>
          <w:w w:val="120"/>
        </w:rPr>
        <w:t xml:space="preserve"> </w:t>
      </w:r>
      <w:r>
        <w:rPr>
          <w:w w:val="120"/>
        </w:rPr>
        <w:t>legacy</w:t>
      </w:r>
      <w:r>
        <w:rPr>
          <w:spacing w:val="-17"/>
          <w:w w:val="120"/>
        </w:rPr>
        <w:t xml:space="preserve"> </w:t>
      </w:r>
      <w:r>
        <w:rPr>
          <w:w w:val="120"/>
        </w:rPr>
        <w:t>code</w:t>
      </w:r>
      <w:r>
        <w:rPr>
          <w:spacing w:val="-17"/>
          <w:w w:val="120"/>
        </w:rPr>
        <w:t xml:space="preserve"> </w:t>
      </w:r>
      <w:r>
        <w:rPr>
          <w:w w:val="120"/>
        </w:rPr>
        <w:t>without</w:t>
      </w:r>
      <w:r>
        <w:rPr>
          <w:spacing w:val="-17"/>
          <w:w w:val="120"/>
        </w:rPr>
        <w:t xml:space="preserve"> </w:t>
      </w:r>
      <w:r>
        <w:rPr>
          <w:w w:val="120"/>
        </w:rPr>
        <w:t>a</w:t>
      </w:r>
      <w:r>
        <w:rPr>
          <w:spacing w:val="-17"/>
          <w:w w:val="120"/>
        </w:rPr>
        <w:t xml:space="preserve"> </w:t>
      </w:r>
      <w:r>
        <w:rPr>
          <w:w w:val="120"/>
        </w:rPr>
        <w:t>model,</w:t>
      </w:r>
      <w:r>
        <w:rPr>
          <w:spacing w:val="-14"/>
          <w:w w:val="120"/>
        </w:rPr>
        <w:t xml:space="preserve"> </w:t>
      </w:r>
      <w:r>
        <w:rPr>
          <w:w w:val="120"/>
        </w:rPr>
        <w:t>the</w:t>
      </w:r>
      <w:r>
        <w:rPr>
          <w:spacing w:val="-17"/>
          <w:w w:val="120"/>
        </w:rPr>
        <w:t xml:space="preserve"> </w:t>
      </w:r>
      <w:r>
        <w:rPr>
          <w:w w:val="120"/>
        </w:rPr>
        <w:t>legacy</w:t>
      </w:r>
      <w:r>
        <w:rPr>
          <w:spacing w:val="-16"/>
          <w:w w:val="120"/>
        </w:rPr>
        <w:t xml:space="preserve"> </w:t>
      </w:r>
      <w:r>
        <w:rPr>
          <w:w w:val="120"/>
        </w:rPr>
        <w:t>code</w:t>
      </w:r>
      <w:r>
        <w:rPr>
          <w:spacing w:val="-17"/>
          <w:w w:val="120"/>
        </w:rPr>
        <w:t xml:space="preserve"> </w:t>
      </w:r>
      <w:r>
        <w:rPr>
          <w:w w:val="120"/>
        </w:rPr>
        <w:t xml:space="preserve">must first </w:t>
      </w:r>
      <w:r>
        <w:rPr>
          <w:spacing w:val="2"/>
          <w:w w:val="120"/>
        </w:rPr>
        <w:t xml:space="preserve">be </w:t>
      </w:r>
      <w:r>
        <w:rPr>
          <w:w w:val="120"/>
        </w:rPr>
        <w:t xml:space="preserve">reversed into a new model in order to enter any </w:t>
      </w:r>
      <w:proofErr w:type="gramStart"/>
      <w:r>
        <w:rPr>
          <w:w w:val="102"/>
        </w:rPr>
        <w:t>o</w:t>
      </w:r>
      <w:r>
        <w:rPr>
          <w:w w:val="93"/>
        </w:rPr>
        <w:t>f</w:t>
      </w:r>
      <w:r>
        <w:t xml:space="preserve"> </w:t>
      </w:r>
      <w:r>
        <w:rPr>
          <w:spacing w:val="-22"/>
        </w:rPr>
        <w:t xml:space="preserve"> </w:t>
      </w:r>
      <w:r>
        <w:rPr>
          <w:spacing w:val="-1"/>
          <w:w w:val="143"/>
        </w:rPr>
        <w:t>t</w:t>
      </w:r>
      <w:r>
        <w:rPr>
          <w:w w:val="113"/>
        </w:rPr>
        <w:t>h</w:t>
      </w:r>
      <w:r>
        <w:rPr>
          <w:w w:val="102"/>
        </w:rPr>
        <w:t>e</w:t>
      </w:r>
      <w:proofErr w:type="gramEnd"/>
      <w:r>
        <w:t xml:space="preserve"> </w:t>
      </w:r>
      <w:r>
        <w:rPr>
          <w:spacing w:val="-22"/>
        </w:rPr>
        <w:t xml:space="preserve"> </w:t>
      </w:r>
      <w:r>
        <w:rPr>
          <w:w w:val="113"/>
        </w:rPr>
        <w:t>p</w:t>
      </w:r>
      <w:r>
        <w:rPr>
          <w:w w:val="109"/>
        </w:rPr>
        <w:t>r</w:t>
      </w:r>
      <w:r>
        <w:rPr>
          <w:spacing w:val="5"/>
          <w:w w:val="109"/>
        </w:rPr>
        <w:t>o</w:t>
      </w:r>
      <w:r>
        <w:rPr>
          <w:spacing w:val="-1"/>
          <w:w w:val="102"/>
        </w:rPr>
        <w:t>c</w:t>
      </w:r>
      <w:r>
        <w:rPr>
          <w:w w:val="103"/>
        </w:rPr>
        <w:t>es</w:t>
      </w:r>
      <w:r>
        <w:rPr>
          <w:spacing w:val="-1"/>
          <w:w w:val="103"/>
        </w:rPr>
        <w:t>s</w:t>
      </w:r>
      <w:r>
        <w:rPr>
          <w:w w:val="105"/>
        </w:rPr>
        <w:t>es.</w:t>
      </w:r>
      <w:r>
        <w:t xml:space="preserve"> </w:t>
      </w:r>
      <w:r>
        <w:rPr>
          <w:spacing w:val="12"/>
        </w:rPr>
        <w:t xml:space="preserve"> </w:t>
      </w:r>
      <w:proofErr w:type="gramStart"/>
      <w:r>
        <w:rPr>
          <w:spacing w:val="-1"/>
          <w:w w:val="121"/>
        </w:rPr>
        <w:t>T</w:t>
      </w:r>
      <w:r>
        <w:rPr>
          <w:w w:val="113"/>
        </w:rPr>
        <w:t>h</w:t>
      </w:r>
      <w:r>
        <w:rPr>
          <w:w w:val="103"/>
        </w:rPr>
        <w:t>is</w:t>
      </w:r>
      <w:r>
        <w:t xml:space="preserve"> </w:t>
      </w:r>
      <w:r>
        <w:rPr>
          <w:spacing w:val="-22"/>
        </w:rPr>
        <w:t xml:space="preserve"> </w:t>
      </w:r>
      <w:r>
        <w:rPr>
          <w:spacing w:val="-1"/>
          <w:w w:val="102"/>
        </w:rPr>
        <w:t>c</w:t>
      </w:r>
      <w:r>
        <w:rPr>
          <w:w w:val="115"/>
        </w:rPr>
        <w:t>a</w:t>
      </w:r>
      <w:r>
        <w:rPr>
          <w:w w:val="113"/>
        </w:rPr>
        <w:t>n</w:t>
      </w:r>
      <w:proofErr w:type="gramEnd"/>
      <w:r>
        <w:t xml:space="preserve"> </w:t>
      </w:r>
      <w:r>
        <w:rPr>
          <w:spacing w:val="-22"/>
        </w:rPr>
        <w:t xml:space="preserve"> </w:t>
      </w:r>
      <w:r>
        <w:rPr>
          <w:spacing w:val="4"/>
          <w:w w:val="113"/>
        </w:rPr>
        <w:t>b</w:t>
      </w:r>
      <w:r>
        <w:rPr>
          <w:w w:val="102"/>
        </w:rPr>
        <w:t>e</w:t>
      </w:r>
      <w:r>
        <w:t xml:space="preserve"> </w:t>
      </w:r>
      <w:r>
        <w:rPr>
          <w:spacing w:val="-22"/>
        </w:rPr>
        <w:t xml:space="preserve"> </w:t>
      </w:r>
      <w:r>
        <w:rPr>
          <w:w w:val="113"/>
        </w:rPr>
        <w:t>d</w:t>
      </w:r>
      <w:r>
        <w:rPr>
          <w:w w:val="102"/>
        </w:rPr>
        <w:t>o</w:t>
      </w:r>
      <w:r>
        <w:rPr>
          <w:w w:val="113"/>
        </w:rPr>
        <w:t>n</w:t>
      </w:r>
      <w:r>
        <w:rPr>
          <w:w w:val="102"/>
        </w:rPr>
        <w:t>e</w:t>
      </w:r>
      <w:r>
        <w:t xml:space="preserve"> </w:t>
      </w:r>
      <w:r>
        <w:rPr>
          <w:spacing w:val="-22"/>
        </w:rPr>
        <w:t xml:space="preserve"> </w:t>
      </w:r>
      <w:r>
        <w:rPr>
          <w:w w:val="102"/>
        </w:rPr>
        <w:t>w</w:t>
      </w:r>
      <w:r>
        <w:rPr>
          <w:spacing w:val="-1"/>
          <w:w w:val="102"/>
        </w:rPr>
        <w:t>i</w:t>
      </w:r>
      <w:r>
        <w:rPr>
          <w:w w:val="124"/>
        </w:rPr>
        <w:t>th</w:t>
      </w:r>
      <w:r>
        <w:t xml:space="preserve"> </w:t>
      </w:r>
      <w:r>
        <w:rPr>
          <w:spacing w:val="-22"/>
        </w:rPr>
        <w:t xml:space="preserve"> </w:t>
      </w:r>
      <w:r>
        <w:rPr>
          <w:spacing w:val="-1"/>
          <w:w w:val="143"/>
        </w:rPr>
        <w:t>t</w:t>
      </w:r>
      <w:r>
        <w:rPr>
          <w:w w:val="113"/>
        </w:rPr>
        <w:t>h</w:t>
      </w:r>
      <w:r>
        <w:rPr>
          <w:w w:val="102"/>
        </w:rPr>
        <w:t>e</w:t>
      </w:r>
      <w:r>
        <w:t xml:space="preserve"> </w:t>
      </w:r>
      <w:r>
        <w:rPr>
          <w:spacing w:val="-22"/>
        </w:rPr>
        <w:t xml:space="preserve"> </w:t>
      </w:r>
      <w:r>
        <w:rPr>
          <w:rFonts w:ascii="PMingLiU"/>
          <w:spacing w:val="-1"/>
          <w:w w:val="83"/>
        </w:rPr>
        <w:t>R</w:t>
      </w:r>
      <w:r>
        <w:rPr>
          <w:rFonts w:ascii="PMingLiU"/>
          <w:spacing w:val="-1"/>
          <w:w w:val="125"/>
        </w:rPr>
        <w:t>e</w:t>
      </w:r>
      <w:r>
        <w:rPr>
          <w:rFonts w:ascii="PMingLiU"/>
          <w:spacing w:val="-1"/>
          <w:w w:val="111"/>
        </w:rPr>
        <w:t>v</w:t>
      </w:r>
      <w:r>
        <w:rPr>
          <w:rFonts w:ascii="PMingLiU"/>
          <w:spacing w:val="-1"/>
          <w:w w:val="125"/>
        </w:rPr>
        <w:t>e</w:t>
      </w:r>
      <w:r>
        <w:rPr>
          <w:rFonts w:ascii="PMingLiU"/>
          <w:spacing w:val="-1"/>
          <w:w w:val="166"/>
        </w:rPr>
        <w:t>r</w:t>
      </w:r>
      <w:r>
        <w:rPr>
          <w:rFonts w:ascii="PMingLiU"/>
          <w:spacing w:val="-1"/>
          <w:w w:val="143"/>
        </w:rPr>
        <w:t>s</w:t>
      </w:r>
      <w:r>
        <w:rPr>
          <w:rFonts w:ascii="PMingLiU"/>
          <w:w w:val="125"/>
        </w:rPr>
        <w:t>e</w:t>
      </w:r>
      <w:r>
        <w:rPr>
          <w:rFonts w:ascii="PMingLiU"/>
        </w:rPr>
        <w:t xml:space="preserve">  </w:t>
      </w:r>
      <w:r>
        <w:rPr>
          <w:rFonts w:ascii="PMingLiU"/>
          <w:spacing w:val="-1"/>
          <w:w w:val="83"/>
        </w:rPr>
        <w:t>C</w:t>
      </w:r>
      <w:r>
        <w:rPr>
          <w:rFonts w:ascii="PMingLiU"/>
          <w:spacing w:val="-1"/>
          <w:w w:val="111"/>
        </w:rPr>
        <w:t>od</w:t>
      </w:r>
      <w:r>
        <w:rPr>
          <w:rFonts w:ascii="PMingLiU"/>
          <w:w w:val="125"/>
        </w:rPr>
        <w:t xml:space="preserve">e </w:t>
      </w:r>
      <w:r>
        <w:rPr>
          <w:rFonts w:ascii="PMingLiU"/>
          <w:spacing w:val="-1"/>
          <w:w w:val="166"/>
        </w:rPr>
        <w:t>(</w:t>
      </w:r>
      <w:r>
        <w:rPr>
          <w:rFonts w:ascii="PMingLiU"/>
          <w:spacing w:val="-1"/>
          <w:w w:val="83"/>
        </w:rPr>
        <w:t>B</w:t>
      </w:r>
      <w:r>
        <w:rPr>
          <w:rFonts w:ascii="PMingLiU"/>
          <w:spacing w:val="-1"/>
          <w:w w:val="125"/>
        </w:rPr>
        <w:t>a</w:t>
      </w:r>
      <w:r>
        <w:rPr>
          <w:rFonts w:ascii="PMingLiU"/>
          <w:spacing w:val="-1"/>
          <w:w w:val="200"/>
        </w:rPr>
        <w:t>t</w:t>
      </w:r>
      <w:r>
        <w:rPr>
          <w:rFonts w:ascii="PMingLiU"/>
          <w:spacing w:val="-1"/>
          <w:w w:val="125"/>
        </w:rPr>
        <w:t>c</w:t>
      </w:r>
      <w:r>
        <w:rPr>
          <w:rFonts w:ascii="PMingLiU"/>
          <w:spacing w:val="-1"/>
          <w:w w:val="111"/>
        </w:rPr>
        <w:t>h</w:t>
      </w:r>
      <w:r>
        <w:rPr>
          <w:rFonts w:ascii="PMingLiU"/>
          <w:w w:val="166"/>
        </w:rPr>
        <w:t>)</w:t>
      </w:r>
      <w:r>
        <w:rPr>
          <w:rFonts w:ascii="PMingLiU"/>
          <w:spacing w:val="10"/>
        </w:rPr>
        <w:t xml:space="preserve"> </w:t>
      </w:r>
      <w:r>
        <w:rPr>
          <w:w w:val="113"/>
        </w:rPr>
        <w:t>u</w:t>
      </w:r>
      <w:r>
        <w:rPr>
          <w:w w:val="103"/>
        </w:rPr>
        <w:t>s</w:t>
      </w:r>
      <w:r>
        <w:rPr>
          <w:spacing w:val="-1"/>
          <w:w w:val="103"/>
        </w:rPr>
        <w:t>e</w:t>
      </w:r>
      <w:r>
        <w:rPr>
          <w:w w:val="102"/>
        </w:rPr>
        <w:t>-</w:t>
      </w:r>
      <w:r>
        <w:rPr>
          <w:spacing w:val="-1"/>
          <w:w w:val="102"/>
        </w:rPr>
        <w:t>c</w:t>
      </w:r>
      <w:r>
        <w:rPr>
          <w:w w:val="115"/>
        </w:rPr>
        <w:t>a</w:t>
      </w:r>
      <w:r>
        <w:rPr>
          <w:w w:val="103"/>
        </w:rPr>
        <w:t>se</w:t>
      </w:r>
      <w:r>
        <w:rPr>
          <w:spacing w:val="12"/>
        </w:rPr>
        <w:t xml:space="preserve"> </w:t>
      </w:r>
      <w:r>
        <w:rPr>
          <w:w w:val="102"/>
        </w:rPr>
        <w:t>o</w:t>
      </w:r>
      <w:r>
        <w:rPr>
          <w:w w:val="93"/>
        </w:rPr>
        <w:t>f</w:t>
      </w:r>
      <w:r>
        <w:rPr>
          <w:spacing w:val="12"/>
        </w:rPr>
        <w:t xml:space="preserve"> </w:t>
      </w:r>
      <w:r>
        <w:rPr>
          <w:spacing w:val="-1"/>
          <w:w w:val="143"/>
        </w:rPr>
        <w:t>t</w:t>
      </w:r>
      <w:r>
        <w:rPr>
          <w:w w:val="113"/>
        </w:rPr>
        <w:t>h</w:t>
      </w:r>
      <w:r>
        <w:rPr>
          <w:w w:val="102"/>
        </w:rPr>
        <w:t>e</w:t>
      </w:r>
      <w:r>
        <w:rPr>
          <w:spacing w:val="12"/>
        </w:rPr>
        <w:t xml:space="preserve"> </w:t>
      </w:r>
      <w:r>
        <w:rPr>
          <w:w w:val="113"/>
        </w:rPr>
        <w:t>d</w:t>
      </w:r>
      <w:r>
        <w:rPr>
          <w:spacing w:val="-1"/>
          <w:w w:val="102"/>
        </w:rPr>
        <w:t>e</w:t>
      </w:r>
      <w:r>
        <w:rPr>
          <w:spacing w:val="-5"/>
          <w:w w:val="107"/>
        </w:rPr>
        <w:t>v</w:t>
      </w:r>
      <w:r>
        <w:rPr>
          <w:w w:val="102"/>
        </w:rPr>
        <w:t>e</w:t>
      </w:r>
      <w:r>
        <w:rPr>
          <w:spacing w:val="-1"/>
          <w:w w:val="102"/>
        </w:rPr>
        <w:t>l</w:t>
      </w:r>
      <w:r>
        <w:rPr>
          <w:w w:val="102"/>
        </w:rPr>
        <w:t>o</w:t>
      </w:r>
      <w:r>
        <w:rPr>
          <w:w w:val="113"/>
        </w:rPr>
        <w:t>p</w:t>
      </w:r>
      <w:r>
        <w:rPr>
          <w:w w:val="108"/>
        </w:rPr>
        <w:t>me</w:t>
      </w:r>
      <w:r>
        <w:rPr>
          <w:spacing w:val="-6"/>
          <w:w w:val="108"/>
        </w:rPr>
        <w:t>n</w:t>
      </w:r>
      <w:r>
        <w:rPr>
          <w:w w:val="143"/>
        </w:rPr>
        <w:t>t</w:t>
      </w:r>
      <w:r>
        <w:rPr>
          <w:spacing w:val="12"/>
        </w:rPr>
        <w:t xml:space="preserve"> </w:t>
      </w:r>
      <w:r>
        <w:rPr>
          <w:w w:val="108"/>
        </w:rPr>
        <w:t>e</w:t>
      </w:r>
      <w:r>
        <w:rPr>
          <w:spacing w:val="-6"/>
          <w:w w:val="108"/>
        </w:rPr>
        <w:t>n</w:t>
      </w:r>
      <w:r>
        <w:rPr>
          <w:w w:val="105"/>
        </w:rPr>
        <w:t>v</w:t>
      </w:r>
      <w:r>
        <w:rPr>
          <w:spacing w:val="-1"/>
          <w:w w:val="105"/>
        </w:rPr>
        <w:t>i</w:t>
      </w:r>
      <w:r>
        <w:rPr>
          <w:w w:val="109"/>
        </w:rPr>
        <w:t>ro</w:t>
      </w:r>
      <w:r>
        <w:rPr>
          <w:w w:val="113"/>
        </w:rPr>
        <w:t>n</w:t>
      </w:r>
      <w:r>
        <w:rPr>
          <w:w w:val="107"/>
        </w:rPr>
        <w:t>m</w:t>
      </w:r>
      <w:r>
        <w:rPr>
          <w:spacing w:val="-1"/>
          <w:w w:val="107"/>
        </w:rPr>
        <w:t>e</w:t>
      </w:r>
      <w:r>
        <w:rPr>
          <w:spacing w:val="-6"/>
          <w:w w:val="113"/>
        </w:rPr>
        <w:t>n</w:t>
      </w:r>
      <w:r>
        <w:rPr>
          <w:w w:val="143"/>
        </w:rPr>
        <w:t>t</w:t>
      </w:r>
      <w:r>
        <w:rPr>
          <w:spacing w:val="12"/>
        </w:rPr>
        <w:t xml:space="preserve"> </w:t>
      </w:r>
      <w:r>
        <w:rPr>
          <w:w w:val="113"/>
        </w:rPr>
        <w:t>p</w:t>
      </w:r>
      <w:r>
        <w:rPr>
          <w:w w:val="109"/>
        </w:rPr>
        <w:t>ro</w:t>
      </w:r>
      <w:r>
        <w:rPr>
          <w:spacing w:val="5"/>
          <w:w w:val="113"/>
        </w:rPr>
        <w:t>p</w:t>
      </w:r>
      <w:r>
        <w:rPr>
          <w:w w:val="102"/>
        </w:rPr>
        <w:t>o</w:t>
      </w:r>
      <w:r>
        <w:rPr>
          <w:w w:val="107"/>
        </w:rPr>
        <w:t xml:space="preserve">sed </w:t>
      </w:r>
      <w:r>
        <w:rPr>
          <w:w w:val="115"/>
        </w:rPr>
        <w:t>in</w:t>
      </w:r>
      <w:r>
        <w:rPr>
          <w:spacing w:val="-22"/>
          <w:w w:val="115"/>
        </w:rPr>
        <w:t xml:space="preserve"> </w:t>
      </w:r>
      <w:r>
        <w:rPr>
          <w:w w:val="115"/>
        </w:rPr>
        <w:t>Section</w:t>
      </w:r>
      <w:r>
        <w:rPr>
          <w:spacing w:val="-22"/>
          <w:w w:val="115"/>
        </w:rPr>
        <w:t xml:space="preserve"> </w:t>
      </w:r>
      <w:r>
        <w:rPr>
          <w:w w:val="115"/>
        </w:rPr>
        <w:t>2.</w:t>
      </w:r>
    </w:p>
    <w:p w:rsidR="003D382C" w:rsidRDefault="00C35252">
      <w:pPr>
        <w:pStyle w:val="Corpsdetexte"/>
        <w:spacing w:line="242" w:lineRule="auto"/>
        <w:ind w:left="115" w:right="839" w:firstLine="179"/>
        <w:jc w:val="both"/>
      </w:pPr>
      <w:r>
        <w:rPr>
          <w:w w:val="110"/>
        </w:rPr>
        <w:t xml:space="preserve">Each of the following section describes a scenario and the process associated with it for model and code </w:t>
      </w:r>
      <w:proofErr w:type="spellStart"/>
      <w:r>
        <w:rPr>
          <w:w w:val="110"/>
        </w:rPr>
        <w:t>synchroniza</w:t>
      </w:r>
      <w:proofErr w:type="spellEnd"/>
      <w:r>
        <w:rPr>
          <w:w w:val="110"/>
        </w:rPr>
        <w:t xml:space="preserve">- </w:t>
      </w:r>
      <w:proofErr w:type="spellStart"/>
      <w:r>
        <w:rPr>
          <w:w w:val="110"/>
        </w:rPr>
        <w:t>tion</w:t>
      </w:r>
      <w:proofErr w:type="spellEnd"/>
      <w:r>
        <w:rPr>
          <w:w w:val="110"/>
        </w:rPr>
        <w:t>.</w:t>
      </w:r>
    </w:p>
    <w:p w:rsidR="003D382C" w:rsidRDefault="003D382C">
      <w:pPr>
        <w:spacing w:line="242" w:lineRule="auto"/>
        <w:jc w:val="both"/>
        <w:sectPr w:rsidR="003D382C">
          <w:type w:val="continuous"/>
          <w:pgSz w:w="12240" w:h="15840"/>
          <w:pgMar w:top="1360" w:right="280" w:bottom="280" w:left="960" w:header="720" w:footer="720" w:gutter="0"/>
          <w:cols w:num="2" w:space="720" w:equalWidth="0">
            <w:col w:w="5186" w:space="74"/>
            <w:col w:w="5740"/>
          </w:cols>
        </w:sectPr>
      </w:pPr>
    </w:p>
    <w:p w:rsidR="003D382C" w:rsidRDefault="0020624D">
      <w:pPr>
        <w:pStyle w:val="Titre3"/>
        <w:tabs>
          <w:tab w:val="left" w:pos="5647"/>
        </w:tabs>
        <w:rPr>
          <w:rFonts w:ascii="Times New Roman"/>
        </w:rPr>
      </w:pPr>
      <w:r>
        <w:rPr>
          <w:rFonts w:ascii="Times New Roman"/>
          <w:noProof/>
          <w:lang w:val="fr-FR" w:eastAsia="fr-FR"/>
        </w:rPr>
        <mc:AlternateContent>
          <mc:Choice Requires="wpg">
            <w:drawing>
              <wp:inline distT="0" distB="0" distL="0" distR="0" wp14:anchorId="62E92C45" wp14:editId="06974FEC">
                <wp:extent cx="2348865" cy="1221740"/>
                <wp:effectExtent l="7620" t="3175" r="5715" b="13335"/>
                <wp:docPr id="235" name="Group 2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48865" cy="1221740"/>
                          <a:chOff x="0" y="0"/>
                          <a:chExt cx="3699" cy="1924"/>
                        </a:xfrm>
                      </wpg:grpSpPr>
                      <wps:wsp>
                        <wps:cNvPr id="236" name="Freeform 253"/>
                        <wps:cNvSpPr>
                          <a:spLocks/>
                        </wps:cNvSpPr>
                        <wps:spPr bwMode="auto">
                          <a:xfrm>
                            <a:off x="0" y="244"/>
                            <a:ext cx="814" cy="542"/>
                          </a:xfrm>
                          <a:custGeom>
                            <a:avLst/>
                            <a:gdLst>
                              <a:gd name="T0" fmla="*/ 813 w 814"/>
                              <a:gd name="T1" fmla="+- 0 244 244"/>
                              <a:gd name="T2" fmla="*/ 244 h 542"/>
                              <a:gd name="T3" fmla="*/ 0 w 814"/>
                              <a:gd name="T4" fmla="+- 0 244 244"/>
                              <a:gd name="T5" fmla="*/ 244 h 542"/>
                              <a:gd name="T6" fmla="*/ 0 w 814"/>
                              <a:gd name="T7" fmla="+- 0 748 244"/>
                              <a:gd name="T8" fmla="*/ 748 h 542"/>
                              <a:gd name="T9" fmla="*/ 63 w 814"/>
                              <a:gd name="T10" fmla="+- 0 761 244"/>
                              <a:gd name="T11" fmla="*/ 761 h 542"/>
                              <a:gd name="T12" fmla="*/ 126 w 814"/>
                              <a:gd name="T13" fmla="+- 0 773 244"/>
                              <a:gd name="T14" fmla="*/ 773 h 542"/>
                              <a:gd name="T15" fmla="*/ 211 w 814"/>
                              <a:gd name="T16" fmla="+- 0 785 244"/>
                              <a:gd name="T17" fmla="*/ 785 h 542"/>
                              <a:gd name="T18" fmla="*/ 257 w 814"/>
                              <a:gd name="T19" fmla="+- 0 781 244"/>
                              <a:gd name="T20" fmla="*/ 781 h 542"/>
                              <a:gd name="T21" fmla="*/ 334 w 814"/>
                              <a:gd name="T22" fmla="+- 0 770 244"/>
                              <a:gd name="T23" fmla="*/ 770 h 542"/>
                              <a:gd name="T24" fmla="*/ 397 w 814"/>
                              <a:gd name="T25" fmla="+- 0 756 244"/>
                              <a:gd name="T26" fmla="*/ 756 h 542"/>
                              <a:gd name="T27" fmla="*/ 500 w 814"/>
                              <a:gd name="T28" fmla="+- 0 723 244"/>
                              <a:gd name="T29" fmla="*/ 723 h 542"/>
                              <a:gd name="T30" fmla="*/ 525 w 814"/>
                              <a:gd name="T31" fmla="+- 0 715 244"/>
                              <a:gd name="T32" fmla="*/ 715 h 542"/>
                              <a:gd name="T33" fmla="*/ 608 w 814"/>
                              <a:gd name="T34" fmla="+- 0 694 244"/>
                              <a:gd name="T35" fmla="*/ 694 h 542"/>
                              <a:gd name="T36" fmla="*/ 677 w 814"/>
                              <a:gd name="T37" fmla="+- 0 684 244"/>
                              <a:gd name="T38" fmla="*/ 684 h 542"/>
                              <a:gd name="T39" fmla="*/ 762 w 814"/>
                              <a:gd name="T40" fmla="+- 0 679 244"/>
                              <a:gd name="T41" fmla="*/ 679 h 542"/>
                              <a:gd name="T42" fmla="*/ 813 w 814"/>
                              <a:gd name="T43" fmla="+- 0 678 244"/>
                              <a:gd name="T44" fmla="*/ 678 h 542"/>
                              <a:gd name="T45" fmla="*/ 813 w 814"/>
                              <a:gd name="T46" fmla="+- 0 244 244"/>
                              <a:gd name="T47" fmla="*/ 244 h 542"/>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Lst>
                            <a:rect l="0" t="0" r="r" b="b"/>
                            <a:pathLst>
                              <a:path w="814" h="542">
                                <a:moveTo>
                                  <a:pt x="813" y="0"/>
                                </a:moveTo>
                                <a:lnTo>
                                  <a:pt x="0" y="0"/>
                                </a:lnTo>
                                <a:lnTo>
                                  <a:pt x="0" y="504"/>
                                </a:lnTo>
                                <a:lnTo>
                                  <a:pt x="63" y="517"/>
                                </a:lnTo>
                                <a:lnTo>
                                  <a:pt x="126" y="529"/>
                                </a:lnTo>
                                <a:lnTo>
                                  <a:pt x="211" y="541"/>
                                </a:lnTo>
                                <a:lnTo>
                                  <a:pt x="257" y="537"/>
                                </a:lnTo>
                                <a:lnTo>
                                  <a:pt x="334" y="526"/>
                                </a:lnTo>
                                <a:lnTo>
                                  <a:pt x="397" y="512"/>
                                </a:lnTo>
                                <a:lnTo>
                                  <a:pt x="500" y="479"/>
                                </a:lnTo>
                                <a:lnTo>
                                  <a:pt x="525" y="471"/>
                                </a:lnTo>
                                <a:lnTo>
                                  <a:pt x="608" y="450"/>
                                </a:lnTo>
                                <a:lnTo>
                                  <a:pt x="677" y="440"/>
                                </a:lnTo>
                                <a:lnTo>
                                  <a:pt x="762" y="435"/>
                                </a:lnTo>
                                <a:lnTo>
                                  <a:pt x="813" y="434"/>
                                </a:lnTo>
                                <a:lnTo>
                                  <a:pt x="813" y="0"/>
                                </a:lnTo>
                                <a:close/>
                              </a:path>
                            </a:pathLst>
                          </a:custGeom>
                          <a:solidFill>
                            <a:srgbClr val="9999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7" name="Freeform 252"/>
                        <wps:cNvSpPr>
                          <a:spLocks/>
                        </wps:cNvSpPr>
                        <wps:spPr bwMode="auto">
                          <a:xfrm>
                            <a:off x="0" y="244"/>
                            <a:ext cx="814" cy="542"/>
                          </a:xfrm>
                          <a:custGeom>
                            <a:avLst/>
                            <a:gdLst>
                              <a:gd name="T0" fmla="*/ 0 w 814"/>
                              <a:gd name="T1" fmla="+- 0 244 244"/>
                              <a:gd name="T2" fmla="*/ 244 h 542"/>
                              <a:gd name="T3" fmla="*/ 813 w 814"/>
                              <a:gd name="T4" fmla="+- 0 244 244"/>
                              <a:gd name="T5" fmla="*/ 244 h 542"/>
                              <a:gd name="T6" fmla="*/ 813 w 814"/>
                              <a:gd name="T7" fmla="+- 0 678 244"/>
                              <a:gd name="T8" fmla="*/ 678 h 542"/>
                              <a:gd name="T9" fmla="*/ 762 w 814"/>
                              <a:gd name="T10" fmla="+- 0 679 244"/>
                              <a:gd name="T11" fmla="*/ 679 h 542"/>
                              <a:gd name="T12" fmla="*/ 717 w 814"/>
                              <a:gd name="T13" fmla="+- 0 681 244"/>
                              <a:gd name="T14" fmla="*/ 681 h 542"/>
                              <a:gd name="T15" fmla="*/ 641 w 814"/>
                              <a:gd name="T16" fmla="+- 0 688 244"/>
                              <a:gd name="T17" fmla="*/ 688 h 542"/>
                              <a:gd name="T18" fmla="*/ 579 w 814"/>
                              <a:gd name="T19" fmla="+- 0 700 244"/>
                              <a:gd name="T20" fmla="*/ 700 h 542"/>
                              <a:gd name="T21" fmla="*/ 500 w 814"/>
                              <a:gd name="T22" fmla="+- 0 723 244"/>
                              <a:gd name="T23" fmla="*/ 723 h 542"/>
                              <a:gd name="T24" fmla="*/ 476 w 814"/>
                              <a:gd name="T25" fmla="+- 0 731 244"/>
                              <a:gd name="T26" fmla="*/ 731 h 542"/>
                              <a:gd name="T27" fmla="*/ 451 w 814"/>
                              <a:gd name="T28" fmla="+- 0 740 244"/>
                              <a:gd name="T29" fmla="*/ 740 h 542"/>
                              <a:gd name="T30" fmla="*/ 367 w 814"/>
                              <a:gd name="T31" fmla="+- 0 763 244"/>
                              <a:gd name="T32" fmla="*/ 763 h 542"/>
                              <a:gd name="T33" fmla="*/ 298 w 814"/>
                              <a:gd name="T34" fmla="+- 0 776 244"/>
                              <a:gd name="T35" fmla="*/ 776 h 542"/>
                              <a:gd name="T36" fmla="*/ 211 w 814"/>
                              <a:gd name="T37" fmla="+- 0 785 244"/>
                              <a:gd name="T38" fmla="*/ 785 h 542"/>
                              <a:gd name="T39" fmla="*/ 165 w 814"/>
                              <a:gd name="T40" fmla="+- 0 779 244"/>
                              <a:gd name="T41" fmla="*/ 779 h 542"/>
                              <a:gd name="T42" fmla="*/ 126 w 814"/>
                              <a:gd name="T43" fmla="+- 0 773 244"/>
                              <a:gd name="T44" fmla="*/ 773 h 542"/>
                              <a:gd name="T45" fmla="*/ 93 w 814"/>
                              <a:gd name="T46" fmla="+- 0 768 244"/>
                              <a:gd name="T47" fmla="*/ 768 h 542"/>
                              <a:gd name="T48" fmla="*/ 63 w 814"/>
                              <a:gd name="T49" fmla="+- 0 761 244"/>
                              <a:gd name="T50" fmla="*/ 761 h 542"/>
                              <a:gd name="T51" fmla="*/ 33 w 814"/>
                              <a:gd name="T52" fmla="+- 0 755 244"/>
                              <a:gd name="T53" fmla="*/ 755 h 542"/>
                              <a:gd name="T54" fmla="*/ 0 w 814"/>
                              <a:gd name="T55" fmla="+- 0 748 244"/>
                              <a:gd name="T56" fmla="*/ 748 h 542"/>
                              <a:gd name="T57" fmla="*/ 0 w 814"/>
                              <a:gd name="T58" fmla="+- 0 244 244"/>
                              <a:gd name="T59" fmla="*/ 244 h 542"/>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 ang="0">
                                <a:pos x="T48" y="T50"/>
                              </a:cxn>
                              <a:cxn ang="0">
                                <a:pos x="T51" y="T53"/>
                              </a:cxn>
                              <a:cxn ang="0">
                                <a:pos x="T54" y="T56"/>
                              </a:cxn>
                              <a:cxn ang="0">
                                <a:pos x="T57" y="T59"/>
                              </a:cxn>
                            </a:cxnLst>
                            <a:rect l="0" t="0" r="r" b="b"/>
                            <a:pathLst>
                              <a:path w="814" h="542">
                                <a:moveTo>
                                  <a:pt x="0" y="0"/>
                                </a:moveTo>
                                <a:lnTo>
                                  <a:pt x="813" y="0"/>
                                </a:lnTo>
                                <a:lnTo>
                                  <a:pt x="813" y="434"/>
                                </a:lnTo>
                                <a:lnTo>
                                  <a:pt x="762" y="435"/>
                                </a:lnTo>
                                <a:lnTo>
                                  <a:pt x="717" y="437"/>
                                </a:lnTo>
                                <a:lnTo>
                                  <a:pt x="641" y="444"/>
                                </a:lnTo>
                                <a:lnTo>
                                  <a:pt x="579" y="456"/>
                                </a:lnTo>
                                <a:lnTo>
                                  <a:pt x="500" y="479"/>
                                </a:lnTo>
                                <a:lnTo>
                                  <a:pt x="476" y="487"/>
                                </a:lnTo>
                                <a:lnTo>
                                  <a:pt x="451" y="496"/>
                                </a:lnTo>
                                <a:lnTo>
                                  <a:pt x="367" y="519"/>
                                </a:lnTo>
                                <a:lnTo>
                                  <a:pt x="298" y="532"/>
                                </a:lnTo>
                                <a:lnTo>
                                  <a:pt x="211" y="541"/>
                                </a:lnTo>
                                <a:lnTo>
                                  <a:pt x="165" y="535"/>
                                </a:lnTo>
                                <a:lnTo>
                                  <a:pt x="126" y="529"/>
                                </a:lnTo>
                                <a:lnTo>
                                  <a:pt x="93" y="524"/>
                                </a:lnTo>
                                <a:lnTo>
                                  <a:pt x="63" y="517"/>
                                </a:lnTo>
                                <a:lnTo>
                                  <a:pt x="33" y="511"/>
                                </a:lnTo>
                                <a:lnTo>
                                  <a:pt x="0" y="504"/>
                                </a:lnTo>
                                <a:lnTo>
                                  <a:pt x="0" y="0"/>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8" name="Line 251"/>
                        <wps:cNvCnPr>
                          <a:cxnSpLocks noChangeShapeType="1"/>
                        </wps:cNvCnPr>
                        <wps:spPr bwMode="auto">
                          <a:xfrm>
                            <a:off x="840" y="487"/>
                            <a:ext cx="137" cy="0"/>
                          </a:xfrm>
                          <a:prstGeom prst="line">
                            <a:avLst/>
                          </a:prstGeom>
                          <a:noFill/>
                          <a:ln w="607">
                            <a:solidFill>
                              <a:srgbClr val="000000"/>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239" name="Picture 25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948" y="0"/>
                            <a:ext cx="271" cy="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40" name="Picture 24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1950" y="893"/>
                            <a:ext cx="270" cy="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41" name="Line 248"/>
                        <wps:cNvCnPr>
                          <a:cxnSpLocks noChangeShapeType="1"/>
                        </wps:cNvCnPr>
                        <wps:spPr bwMode="auto">
                          <a:xfrm>
                            <a:off x="2790" y="1652"/>
                            <a:ext cx="0" cy="0"/>
                          </a:xfrm>
                          <a:prstGeom prst="line">
                            <a:avLst/>
                          </a:prstGeom>
                          <a:noFill/>
                          <a:ln w="607">
                            <a:solidFill>
                              <a:srgbClr val="000000"/>
                            </a:solidFill>
                            <a:round/>
                            <a:headEnd/>
                            <a:tailEnd/>
                          </a:ln>
                          <a:extLst>
                            <a:ext uri="{909E8E84-426E-40DD-AFC4-6F175D3DCCD1}">
                              <a14:hiddenFill xmlns:a14="http://schemas.microsoft.com/office/drawing/2010/main">
                                <a:noFill/>
                              </a14:hiddenFill>
                            </a:ext>
                          </a:extLst>
                        </wps:spPr>
                        <wps:bodyPr/>
                      </wps:wsp>
                      <wps:wsp>
                        <wps:cNvPr id="242" name="Freeform 247"/>
                        <wps:cNvSpPr>
                          <a:spLocks/>
                        </wps:cNvSpPr>
                        <wps:spPr bwMode="auto">
                          <a:xfrm>
                            <a:off x="623" y="704"/>
                            <a:ext cx="129" cy="86"/>
                          </a:xfrm>
                          <a:custGeom>
                            <a:avLst/>
                            <a:gdLst>
                              <a:gd name="T0" fmla="+- 0 623 623"/>
                              <a:gd name="T1" fmla="*/ T0 w 129"/>
                              <a:gd name="T2" fmla="+- 0 704 704"/>
                              <a:gd name="T3" fmla="*/ 704 h 86"/>
                              <a:gd name="T4" fmla="+- 0 719 623"/>
                              <a:gd name="T5" fmla="*/ T4 w 129"/>
                              <a:gd name="T6" fmla="+- 0 790 704"/>
                              <a:gd name="T7" fmla="*/ 790 h 86"/>
                              <a:gd name="T8" fmla="+- 0 751 623"/>
                              <a:gd name="T9" fmla="*/ T8 w 129"/>
                              <a:gd name="T10" fmla="+- 0 716 704"/>
                              <a:gd name="T11" fmla="*/ 716 h 86"/>
                              <a:gd name="T12" fmla="+- 0 623 623"/>
                              <a:gd name="T13" fmla="*/ T12 w 129"/>
                              <a:gd name="T14" fmla="+- 0 704 704"/>
                              <a:gd name="T15" fmla="*/ 704 h 86"/>
                            </a:gdLst>
                            <a:ahLst/>
                            <a:cxnLst>
                              <a:cxn ang="0">
                                <a:pos x="T1" y="T3"/>
                              </a:cxn>
                              <a:cxn ang="0">
                                <a:pos x="T5" y="T7"/>
                              </a:cxn>
                              <a:cxn ang="0">
                                <a:pos x="T9" y="T11"/>
                              </a:cxn>
                              <a:cxn ang="0">
                                <a:pos x="T13" y="T15"/>
                              </a:cxn>
                            </a:cxnLst>
                            <a:rect l="0" t="0" r="r" b="b"/>
                            <a:pathLst>
                              <a:path w="129" h="86">
                                <a:moveTo>
                                  <a:pt x="0" y="0"/>
                                </a:moveTo>
                                <a:lnTo>
                                  <a:pt x="96" y="86"/>
                                </a:lnTo>
                                <a:lnTo>
                                  <a:pt x="128" y="12"/>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243" name="Picture 24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298" y="1435"/>
                            <a:ext cx="270" cy="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44" name="Line 245"/>
                        <wps:cNvCnPr>
                          <a:cxnSpLocks noChangeShapeType="1"/>
                        </wps:cNvCnPr>
                        <wps:spPr bwMode="auto">
                          <a:xfrm>
                            <a:off x="2491" y="487"/>
                            <a:ext cx="138" cy="0"/>
                          </a:xfrm>
                          <a:prstGeom prst="line">
                            <a:avLst/>
                          </a:prstGeom>
                          <a:noFill/>
                          <a:ln w="607">
                            <a:solidFill>
                              <a:srgbClr val="000000"/>
                            </a:solidFill>
                            <a:round/>
                            <a:headEnd/>
                            <a:tailEnd/>
                          </a:ln>
                          <a:extLst>
                            <a:ext uri="{909E8E84-426E-40DD-AFC4-6F175D3DCCD1}">
                              <a14:hiddenFill xmlns:a14="http://schemas.microsoft.com/office/drawing/2010/main">
                                <a:noFill/>
                              </a14:hiddenFill>
                            </a:ext>
                          </a:extLst>
                        </wps:spPr>
                        <wps:bodyPr/>
                      </wps:wsp>
                      <wps:wsp>
                        <wps:cNvPr id="245" name="Freeform 244"/>
                        <wps:cNvSpPr>
                          <a:spLocks/>
                        </wps:cNvSpPr>
                        <wps:spPr bwMode="auto">
                          <a:xfrm>
                            <a:off x="2668" y="446"/>
                            <a:ext cx="123" cy="82"/>
                          </a:xfrm>
                          <a:custGeom>
                            <a:avLst/>
                            <a:gdLst>
                              <a:gd name="T0" fmla="+- 0 2668 2668"/>
                              <a:gd name="T1" fmla="*/ T0 w 123"/>
                              <a:gd name="T2" fmla="+- 0 446 446"/>
                              <a:gd name="T3" fmla="*/ 446 h 82"/>
                              <a:gd name="T4" fmla="+- 0 2668 2668"/>
                              <a:gd name="T5" fmla="*/ T4 w 123"/>
                              <a:gd name="T6" fmla="+- 0 527 446"/>
                              <a:gd name="T7" fmla="*/ 527 h 82"/>
                              <a:gd name="T8" fmla="+- 0 2790 2668"/>
                              <a:gd name="T9" fmla="*/ T8 w 123"/>
                              <a:gd name="T10" fmla="+- 0 487 446"/>
                              <a:gd name="T11" fmla="*/ 487 h 82"/>
                              <a:gd name="T12" fmla="+- 0 2668 2668"/>
                              <a:gd name="T13" fmla="*/ T12 w 123"/>
                              <a:gd name="T14" fmla="+- 0 446 446"/>
                              <a:gd name="T15" fmla="*/ 446 h 82"/>
                            </a:gdLst>
                            <a:ahLst/>
                            <a:cxnLst>
                              <a:cxn ang="0">
                                <a:pos x="T1" y="T3"/>
                              </a:cxn>
                              <a:cxn ang="0">
                                <a:pos x="T5" y="T7"/>
                              </a:cxn>
                              <a:cxn ang="0">
                                <a:pos x="T9" y="T11"/>
                              </a:cxn>
                              <a:cxn ang="0">
                                <a:pos x="T13" y="T15"/>
                              </a:cxn>
                            </a:cxnLst>
                            <a:rect l="0" t="0" r="r" b="b"/>
                            <a:pathLst>
                              <a:path w="123" h="82">
                                <a:moveTo>
                                  <a:pt x="0" y="0"/>
                                </a:moveTo>
                                <a:lnTo>
                                  <a:pt x="0" y="81"/>
                                </a:lnTo>
                                <a:lnTo>
                                  <a:pt x="122" y="41"/>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6" name="Line 243"/>
                        <wps:cNvCnPr>
                          <a:cxnSpLocks noChangeShapeType="1"/>
                        </wps:cNvCnPr>
                        <wps:spPr bwMode="auto">
                          <a:xfrm>
                            <a:off x="3332" y="758"/>
                            <a:ext cx="0" cy="506"/>
                          </a:xfrm>
                          <a:prstGeom prst="line">
                            <a:avLst/>
                          </a:prstGeom>
                          <a:noFill/>
                          <a:ln w="607">
                            <a:solidFill>
                              <a:srgbClr val="000000"/>
                            </a:solidFill>
                            <a:round/>
                            <a:headEnd/>
                            <a:tailEnd/>
                          </a:ln>
                          <a:extLst>
                            <a:ext uri="{909E8E84-426E-40DD-AFC4-6F175D3DCCD1}">
                              <a14:hiddenFill xmlns:a14="http://schemas.microsoft.com/office/drawing/2010/main">
                                <a:noFill/>
                              </a14:hiddenFill>
                            </a:ext>
                          </a:extLst>
                        </wps:spPr>
                        <wps:bodyPr/>
                      </wps:wsp>
                      <wps:wsp>
                        <wps:cNvPr id="247" name="Freeform 242"/>
                        <wps:cNvSpPr>
                          <a:spLocks/>
                        </wps:cNvSpPr>
                        <wps:spPr bwMode="auto">
                          <a:xfrm>
                            <a:off x="3291" y="1259"/>
                            <a:ext cx="82" cy="122"/>
                          </a:xfrm>
                          <a:custGeom>
                            <a:avLst/>
                            <a:gdLst>
                              <a:gd name="T0" fmla="+- 0 3372 3291"/>
                              <a:gd name="T1" fmla="*/ T0 w 82"/>
                              <a:gd name="T2" fmla="+- 0 1259 1259"/>
                              <a:gd name="T3" fmla="*/ 1259 h 122"/>
                              <a:gd name="T4" fmla="+- 0 3291 3291"/>
                              <a:gd name="T5" fmla="*/ T4 w 82"/>
                              <a:gd name="T6" fmla="+- 0 1259 1259"/>
                              <a:gd name="T7" fmla="*/ 1259 h 122"/>
                              <a:gd name="T8" fmla="+- 0 3332 3291"/>
                              <a:gd name="T9" fmla="*/ T8 w 82"/>
                              <a:gd name="T10" fmla="+- 0 1381 1259"/>
                              <a:gd name="T11" fmla="*/ 1381 h 122"/>
                              <a:gd name="T12" fmla="+- 0 3372 3291"/>
                              <a:gd name="T13" fmla="*/ T12 w 82"/>
                              <a:gd name="T14" fmla="+- 0 1259 1259"/>
                              <a:gd name="T15" fmla="*/ 1259 h 122"/>
                            </a:gdLst>
                            <a:ahLst/>
                            <a:cxnLst>
                              <a:cxn ang="0">
                                <a:pos x="T1" y="T3"/>
                              </a:cxn>
                              <a:cxn ang="0">
                                <a:pos x="T5" y="T7"/>
                              </a:cxn>
                              <a:cxn ang="0">
                                <a:pos x="T9" y="T11"/>
                              </a:cxn>
                              <a:cxn ang="0">
                                <a:pos x="T13" y="T15"/>
                              </a:cxn>
                            </a:cxnLst>
                            <a:rect l="0" t="0" r="r" b="b"/>
                            <a:pathLst>
                              <a:path w="82" h="122">
                                <a:moveTo>
                                  <a:pt x="81" y="0"/>
                                </a:moveTo>
                                <a:lnTo>
                                  <a:pt x="0" y="0"/>
                                </a:lnTo>
                                <a:lnTo>
                                  <a:pt x="41" y="122"/>
                                </a:lnTo>
                                <a:lnTo>
                                  <a:pt x="8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8" name="Freeform 241"/>
                        <wps:cNvSpPr>
                          <a:spLocks/>
                        </wps:cNvSpPr>
                        <wps:spPr bwMode="auto">
                          <a:xfrm>
                            <a:off x="2790" y="244"/>
                            <a:ext cx="909" cy="542"/>
                          </a:xfrm>
                          <a:custGeom>
                            <a:avLst/>
                            <a:gdLst>
                              <a:gd name="T0" fmla="+- 0 3699 2790"/>
                              <a:gd name="T1" fmla="*/ T0 w 909"/>
                              <a:gd name="T2" fmla="+- 0 244 244"/>
                              <a:gd name="T3" fmla="*/ 244 h 542"/>
                              <a:gd name="T4" fmla="+- 0 2790 2790"/>
                              <a:gd name="T5" fmla="*/ T4 w 909"/>
                              <a:gd name="T6" fmla="+- 0 244 244"/>
                              <a:gd name="T7" fmla="*/ 244 h 542"/>
                              <a:gd name="T8" fmla="+- 0 2790 2790"/>
                              <a:gd name="T9" fmla="*/ T8 w 909"/>
                              <a:gd name="T10" fmla="+- 0 748 244"/>
                              <a:gd name="T11" fmla="*/ 748 h 542"/>
                              <a:gd name="T12" fmla="+- 0 2860 2790"/>
                              <a:gd name="T13" fmla="*/ T12 w 909"/>
                              <a:gd name="T14" fmla="+- 0 761 244"/>
                              <a:gd name="T15" fmla="*/ 761 h 542"/>
                              <a:gd name="T16" fmla="+- 0 2931 2790"/>
                              <a:gd name="T17" fmla="*/ T16 w 909"/>
                              <a:gd name="T18" fmla="+- 0 773 244"/>
                              <a:gd name="T19" fmla="*/ 773 h 542"/>
                              <a:gd name="T20" fmla="+- 0 3026 2790"/>
                              <a:gd name="T21" fmla="*/ T20 w 909"/>
                              <a:gd name="T22" fmla="+- 0 785 244"/>
                              <a:gd name="T23" fmla="*/ 785 h 542"/>
                              <a:gd name="T24" fmla="+- 0 3072 2790"/>
                              <a:gd name="T25" fmla="*/ T24 w 909"/>
                              <a:gd name="T26" fmla="+- 0 782 244"/>
                              <a:gd name="T27" fmla="*/ 782 h 542"/>
                              <a:gd name="T28" fmla="+- 0 3152 2790"/>
                              <a:gd name="T29" fmla="*/ T28 w 909"/>
                              <a:gd name="T30" fmla="+- 0 772 244"/>
                              <a:gd name="T31" fmla="*/ 772 h 542"/>
                              <a:gd name="T32" fmla="+- 0 3218 2790"/>
                              <a:gd name="T33" fmla="*/ T32 w 909"/>
                              <a:gd name="T34" fmla="+- 0 759 244"/>
                              <a:gd name="T35" fmla="*/ 759 h 542"/>
                              <a:gd name="T36" fmla="+- 0 3299 2790"/>
                              <a:gd name="T37" fmla="*/ T36 w 909"/>
                              <a:gd name="T38" fmla="+- 0 738 244"/>
                              <a:gd name="T39" fmla="*/ 738 h 542"/>
                              <a:gd name="T40" fmla="+- 0 3349 2790"/>
                              <a:gd name="T41" fmla="*/ T40 w 909"/>
                              <a:gd name="T42" fmla="+- 0 723 244"/>
                              <a:gd name="T43" fmla="*/ 723 h 542"/>
                              <a:gd name="T44" fmla="+- 0 3374 2790"/>
                              <a:gd name="T45" fmla="*/ T44 w 909"/>
                              <a:gd name="T46" fmla="+- 0 716 244"/>
                              <a:gd name="T47" fmla="*/ 716 h 542"/>
                              <a:gd name="T48" fmla="+- 0 3456 2790"/>
                              <a:gd name="T49" fmla="*/ T48 w 909"/>
                              <a:gd name="T50" fmla="+- 0 697 244"/>
                              <a:gd name="T51" fmla="*/ 697 h 542"/>
                              <a:gd name="T52" fmla="+- 0 3522 2790"/>
                              <a:gd name="T53" fmla="*/ T52 w 909"/>
                              <a:gd name="T54" fmla="+- 0 687 244"/>
                              <a:gd name="T55" fmla="*/ 687 h 542"/>
                              <a:gd name="T56" fmla="+- 0 3601 2790"/>
                              <a:gd name="T57" fmla="*/ T56 w 909"/>
                              <a:gd name="T58" fmla="+- 0 681 244"/>
                              <a:gd name="T59" fmla="*/ 681 h 542"/>
                              <a:gd name="T60" fmla="+- 0 3699 2790"/>
                              <a:gd name="T61" fmla="*/ T60 w 909"/>
                              <a:gd name="T62" fmla="+- 0 679 244"/>
                              <a:gd name="T63" fmla="*/ 679 h 542"/>
                              <a:gd name="T64" fmla="+- 0 3699 2790"/>
                              <a:gd name="T65" fmla="*/ T64 w 909"/>
                              <a:gd name="T66" fmla="+- 0 244 244"/>
                              <a:gd name="T67" fmla="*/ 244 h 54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909" h="542">
                                <a:moveTo>
                                  <a:pt x="909" y="0"/>
                                </a:moveTo>
                                <a:lnTo>
                                  <a:pt x="0" y="0"/>
                                </a:lnTo>
                                <a:lnTo>
                                  <a:pt x="0" y="504"/>
                                </a:lnTo>
                                <a:lnTo>
                                  <a:pt x="70" y="517"/>
                                </a:lnTo>
                                <a:lnTo>
                                  <a:pt x="141" y="529"/>
                                </a:lnTo>
                                <a:lnTo>
                                  <a:pt x="236" y="541"/>
                                </a:lnTo>
                                <a:lnTo>
                                  <a:pt x="282" y="538"/>
                                </a:lnTo>
                                <a:lnTo>
                                  <a:pt x="362" y="528"/>
                                </a:lnTo>
                                <a:lnTo>
                                  <a:pt x="428" y="515"/>
                                </a:lnTo>
                                <a:lnTo>
                                  <a:pt x="509" y="494"/>
                                </a:lnTo>
                                <a:lnTo>
                                  <a:pt x="559" y="479"/>
                                </a:lnTo>
                                <a:lnTo>
                                  <a:pt x="584" y="472"/>
                                </a:lnTo>
                                <a:lnTo>
                                  <a:pt x="666" y="453"/>
                                </a:lnTo>
                                <a:lnTo>
                                  <a:pt x="732" y="443"/>
                                </a:lnTo>
                                <a:lnTo>
                                  <a:pt x="811" y="437"/>
                                </a:lnTo>
                                <a:lnTo>
                                  <a:pt x="909" y="435"/>
                                </a:lnTo>
                                <a:lnTo>
                                  <a:pt x="909" y="0"/>
                                </a:lnTo>
                                <a:close/>
                              </a:path>
                            </a:pathLst>
                          </a:custGeom>
                          <a:solidFill>
                            <a:srgbClr val="CC99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9" name="Freeform 240"/>
                        <wps:cNvSpPr>
                          <a:spLocks/>
                        </wps:cNvSpPr>
                        <wps:spPr bwMode="auto">
                          <a:xfrm>
                            <a:off x="2790" y="244"/>
                            <a:ext cx="909" cy="542"/>
                          </a:xfrm>
                          <a:custGeom>
                            <a:avLst/>
                            <a:gdLst>
                              <a:gd name="T0" fmla="+- 0 2790 2790"/>
                              <a:gd name="T1" fmla="*/ T0 w 909"/>
                              <a:gd name="T2" fmla="+- 0 244 244"/>
                              <a:gd name="T3" fmla="*/ 244 h 542"/>
                              <a:gd name="T4" fmla="+- 0 3699 2790"/>
                              <a:gd name="T5" fmla="*/ T4 w 909"/>
                              <a:gd name="T6" fmla="+- 0 244 244"/>
                              <a:gd name="T7" fmla="*/ 244 h 542"/>
                              <a:gd name="T8" fmla="+- 0 3699 2790"/>
                              <a:gd name="T9" fmla="*/ T8 w 909"/>
                              <a:gd name="T10" fmla="+- 0 679 244"/>
                              <a:gd name="T11" fmla="*/ 679 h 542"/>
                              <a:gd name="T12" fmla="+- 0 3647 2790"/>
                              <a:gd name="T13" fmla="*/ T12 w 909"/>
                              <a:gd name="T14" fmla="+- 0 679 244"/>
                              <a:gd name="T15" fmla="*/ 679 h 542"/>
                              <a:gd name="T16" fmla="+- 0 3601 2790"/>
                              <a:gd name="T17" fmla="*/ T16 w 909"/>
                              <a:gd name="T18" fmla="+- 0 681 244"/>
                              <a:gd name="T19" fmla="*/ 681 h 542"/>
                              <a:gd name="T20" fmla="+- 0 3522 2790"/>
                              <a:gd name="T21" fmla="*/ T20 w 909"/>
                              <a:gd name="T22" fmla="+- 0 687 244"/>
                              <a:gd name="T23" fmla="*/ 687 h 542"/>
                              <a:gd name="T24" fmla="+- 0 3456 2790"/>
                              <a:gd name="T25" fmla="*/ T24 w 909"/>
                              <a:gd name="T26" fmla="+- 0 697 244"/>
                              <a:gd name="T27" fmla="*/ 697 h 542"/>
                              <a:gd name="T28" fmla="+- 0 3374 2790"/>
                              <a:gd name="T29" fmla="*/ T28 w 909"/>
                              <a:gd name="T30" fmla="+- 0 716 244"/>
                              <a:gd name="T31" fmla="*/ 716 h 542"/>
                              <a:gd name="T32" fmla="+- 0 3324 2790"/>
                              <a:gd name="T33" fmla="*/ T32 w 909"/>
                              <a:gd name="T34" fmla="+- 0 730 244"/>
                              <a:gd name="T35" fmla="*/ 730 h 542"/>
                              <a:gd name="T36" fmla="+- 0 3299 2790"/>
                              <a:gd name="T37" fmla="*/ T36 w 909"/>
                              <a:gd name="T38" fmla="+- 0 738 244"/>
                              <a:gd name="T39" fmla="*/ 738 h 542"/>
                              <a:gd name="T40" fmla="+- 0 3218 2790"/>
                              <a:gd name="T41" fmla="*/ T40 w 909"/>
                              <a:gd name="T42" fmla="+- 0 759 244"/>
                              <a:gd name="T43" fmla="*/ 759 h 542"/>
                              <a:gd name="T44" fmla="+- 0 3152 2790"/>
                              <a:gd name="T45" fmla="*/ T44 w 909"/>
                              <a:gd name="T46" fmla="+- 0 772 244"/>
                              <a:gd name="T47" fmla="*/ 772 h 542"/>
                              <a:gd name="T48" fmla="+- 0 3072 2790"/>
                              <a:gd name="T49" fmla="*/ T48 w 909"/>
                              <a:gd name="T50" fmla="+- 0 782 244"/>
                              <a:gd name="T51" fmla="*/ 782 h 542"/>
                              <a:gd name="T52" fmla="+- 0 3026 2790"/>
                              <a:gd name="T53" fmla="*/ T52 w 909"/>
                              <a:gd name="T54" fmla="+- 0 785 244"/>
                              <a:gd name="T55" fmla="*/ 785 h 542"/>
                              <a:gd name="T56" fmla="+- 0 2974 2790"/>
                              <a:gd name="T57" fmla="*/ T56 w 909"/>
                              <a:gd name="T58" fmla="+- 0 779 244"/>
                              <a:gd name="T59" fmla="*/ 779 h 542"/>
                              <a:gd name="T60" fmla="+- 0 2931 2790"/>
                              <a:gd name="T61" fmla="*/ T60 w 909"/>
                              <a:gd name="T62" fmla="+- 0 773 244"/>
                              <a:gd name="T63" fmla="*/ 773 h 542"/>
                              <a:gd name="T64" fmla="+- 0 2894 2790"/>
                              <a:gd name="T65" fmla="*/ T64 w 909"/>
                              <a:gd name="T66" fmla="+- 0 768 244"/>
                              <a:gd name="T67" fmla="*/ 768 h 542"/>
                              <a:gd name="T68" fmla="+- 0 2860 2790"/>
                              <a:gd name="T69" fmla="*/ T68 w 909"/>
                              <a:gd name="T70" fmla="+- 0 761 244"/>
                              <a:gd name="T71" fmla="*/ 761 h 542"/>
                              <a:gd name="T72" fmla="+- 0 2826 2790"/>
                              <a:gd name="T73" fmla="*/ T72 w 909"/>
                              <a:gd name="T74" fmla="+- 0 755 244"/>
                              <a:gd name="T75" fmla="*/ 755 h 542"/>
                              <a:gd name="T76" fmla="+- 0 2790 2790"/>
                              <a:gd name="T77" fmla="*/ T76 w 909"/>
                              <a:gd name="T78" fmla="+- 0 748 244"/>
                              <a:gd name="T79" fmla="*/ 748 h 542"/>
                              <a:gd name="T80" fmla="+- 0 2790 2790"/>
                              <a:gd name="T81" fmla="*/ T80 w 909"/>
                              <a:gd name="T82" fmla="+- 0 244 244"/>
                              <a:gd name="T83" fmla="*/ 244 h 54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909" h="542">
                                <a:moveTo>
                                  <a:pt x="0" y="0"/>
                                </a:moveTo>
                                <a:lnTo>
                                  <a:pt x="909" y="0"/>
                                </a:lnTo>
                                <a:lnTo>
                                  <a:pt x="909" y="435"/>
                                </a:lnTo>
                                <a:lnTo>
                                  <a:pt x="857" y="435"/>
                                </a:lnTo>
                                <a:lnTo>
                                  <a:pt x="811" y="437"/>
                                </a:lnTo>
                                <a:lnTo>
                                  <a:pt x="732" y="443"/>
                                </a:lnTo>
                                <a:lnTo>
                                  <a:pt x="666" y="453"/>
                                </a:lnTo>
                                <a:lnTo>
                                  <a:pt x="584" y="472"/>
                                </a:lnTo>
                                <a:lnTo>
                                  <a:pt x="534" y="486"/>
                                </a:lnTo>
                                <a:lnTo>
                                  <a:pt x="509" y="494"/>
                                </a:lnTo>
                                <a:lnTo>
                                  <a:pt x="428" y="515"/>
                                </a:lnTo>
                                <a:lnTo>
                                  <a:pt x="362" y="528"/>
                                </a:lnTo>
                                <a:lnTo>
                                  <a:pt x="282" y="538"/>
                                </a:lnTo>
                                <a:lnTo>
                                  <a:pt x="236" y="541"/>
                                </a:lnTo>
                                <a:lnTo>
                                  <a:pt x="184" y="535"/>
                                </a:lnTo>
                                <a:lnTo>
                                  <a:pt x="141" y="529"/>
                                </a:lnTo>
                                <a:lnTo>
                                  <a:pt x="104" y="524"/>
                                </a:lnTo>
                                <a:lnTo>
                                  <a:pt x="70" y="517"/>
                                </a:lnTo>
                                <a:lnTo>
                                  <a:pt x="36" y="511"/>
                                </a:lnTo>
                                <a:lnTo>
                                  <a:pt x="0" y="504"/>
                                </a:lnTo>
                                <a:lnTo>
                                  <a:pt x="0" y="0"/>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0" name="Freeform 239"/>
                        <wps:cNvSpPr>
                          <a:spLocks/>
                        </wps:cNvSpPr>
                        <wps:spPr bwMode="auto">
                          <a:xfrm>
                            <a:off x="2790" y="1382"/>
                            <a:ext cx="909" cy="542"/>
                          </a:xfrm>
                          <a:custGeom>
                            <a:avLst/>
                            <a:gdLst>
                              <a:gd name="T0" fmla="+- 0 3699 2790"/>
                              <a:gd name="T1" fmla="*/ T0 w 909"/>
                              <a:gd name="T2" fmla="+- 0 1382 1382"/>
                              <a:gd name="T3" fmla="*/ 1382 h 542"/>
                              <a:gd name="T4" fmla="+- 0 2790 2790"/>
                              <a:gd name="T5" fmla="*/ T4 w 909"/>
                              <a:gd name="T6" fmla="+- 0 1382 1382"/>
                              <a:gd name="T7" fmla="*/ 1382 h 542"/>
                              <a:gd name="T8" fmla="+- 0 2790 2790"/>
                              <a:gd name="T9" fmla="*/ T8 w 909"/>
                              <a:gd name="T10" fmla="+- 0 1886 1382"/>
                              <a:gd name="T11" fmla="*/ 1886 h 542"/>
                              <a:gd name="T12" fmla="+- 0 2860 2790"/>
                              <a:gd name="T13" fmla="*/ T12 w 909"/>
                              <a:gd name="T14" fmla="+- 0 1899 1382"/>
                              <a:gd name="T15" fmla="*/ 1899 h 542"/>
                              <a:gd name="T16" fmla="+- 0 2931 2790"/>
                              <a:gd name="T17" fmla="*/ T16 w 909"/>
                              <a:gd name="T18" fmla="+- 0 1911 1382"/>
                              <a:gd name="T19" fmla="*/ 1911 h 542"/>
                              <a:gd name="T20" fmla="+- 0 3027 2790"/>
                              <a:gd name="T21" fmla="*/ T20 w 909"/>
                              <a:gd name="T22" fmla="+- 0 1923 1382"/>
                              <a:gd name="T23" fmla="*/ 1923 h 542"/>
                              <a:gd name="T24" fmla="+- 0 3073 2790"/>
                              <a:gd name="T25" fmla="*/ T24 w 909"/>
                              <a:gd name="T26" fmla="+- 0 1920 1382"/>
                              <a:gd name="T27" fmla="*/ 1920 h 542"/>
                              <a:gd name="T28" fmla="+- 0 3153 2790"/>
                              <a:gd name="T29" fmla="*/ T28 w 909"/>
                              <a:gd name="T30" fmla="+- 0 1910 1382"/>
                              <a:gd name="T31" fmla="*/ 1910 h 542"/>
                              <a:gd name="T32" fmla="+- 0 3219 2790"/>
                              <a:gd name="T33" fmla="*/ T32 w 909"/>
                              <a:gd name="T34" fmla="+- 0 1897 1382"/>
                              <a:gd name="T35" fmla="*/ 1897 h 542"/>
                              <a:gd name="T36" fmla="+- 0 3300 2790"/>
                              <a:gd name="T37" fmla="*/ T36 w 909"/>
                              <a:gd name="T38" fmla="+- 0 1876 1382"/>
                              <a:gd name="T39" fmla="*/ 1876 h 542"/>
                              <a:gd name="T40" fmla="+- 0 3350 2790"/>
                              <a:gd name="T41" fmla="*/ T40 w 909"/>
                              <a:gd name="T42" fmla="+- 0 1861 1382"/>
                              <a:gd name="T43" fmla="*/ 1861 h 542"/>
                              <a:gd name="T44" fmla="+- 0 3375 2790"/>
                              <a:gd name="T45" fmla="*/ T44 w 909"/>
                              <a:gd name="T46" fmla="+- 0 1854 1382"/>
                              <a:gd name="T47" fmla="*/ 1854 h 542"/>
                              <a:gd name="T48" fmla="+- 0 3457 2790"/>
                              <a:gd name="T49" fmla="*/ T48 w 909"/>
                              <a:gd name="T50" fmla="+- 0 1835 1382"/>
                              <a:gd name="T51" fmla="*/ 1835 h 542"/>
                              <a:gd name="T52" fmla="+- 0 3522 2790"/>
                              <a:gd name="T53" fmla="*/ T52 w 909"/>
                              <a:gd name="T54" fmla="+- 0 1825 1382"/>
                              <a:gd name="T55" fmla="*/ 1825 h 542"/>
                              <a:gd name="T56" fmla="+- 0 3601 2790"/>
                              <a:gd name="T57" fmla="*/ T56 w 909"/>
                              <a:gd name="T58" fmla="+- 0 1819 1382"/>
                              <a:gd name="T59" fmla="*/ 1819 h 542"/>
                              <a:gd name="T60" fmla="+- 0 3699 2790"/>
                              <a:gd name="T61" fmla="*/ T60 w 909"/>
                              <a:gd name="T62" fmla="+- 0 1817 1382"/>
                              <a:gd name="T63" fmla="*/ 1817 h 542"/>
                              <a:gd name="T64" fmla="+- 0 3699 2790"/>
                              <a:gd name="T65" fmla="*/ T64 w 909"/>
                              <a:gd name="T66" fmla="+- 0 1382 1382"/>
                              <a:gd name="T67" fmla="*/ 1382 h 54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909" h="542">
                                <a:moveTo>
                                  <a:pt x="909" y="0"/>
                                </a:moveTo>
                                <a:lnTo>
                                  <a:pt x="0" y="0"/>
                                </a:lnTo>
                                <a:lnTo>
                                  <a:pt x="0" y="504"/>
                                </a:lnTo>
                                <a:lnTo>
                                  <a:pt x="70" y="517"/>
                                </a:lnTo>
                                <a:lnTo>
                                  <a:pt x="141" y="529"/>
                                </a:lnTo>
                                <a:lnTo>
                                  <a:pt x="237" y="541"/>
                                </a:lnTo>
                                <a:lnTo>
                                  <a:pt x="283" y="538"/>
                                </a:lnTo>
                                <a:lnTo>
                                  <a:pt x="363" y="528"/>
                                </a:lnTo>
                                <a:lnTo>
                                  <a:pt x="429" y="515"/>
                                </a:lnTo>
                                <a:lnTo>
                                  <a:pt x="510" y="494"/>
                                </a:lnTo>
                                <a:lnTo>
                                  <a:pt x="560" y="479"/>
                                </a:lnTo>
                                <a:lnTo>
                                  <a:pt x="585" y="472"/>
                                </a:lnTo>
                                <a:lnTo>
                                  <a:pt x="667" y="453"/>
                                </a:lnTo>
                                <a:lnTo>
                                  <a:pt x="732" y="443"/>
                                </a:lnTo>
                                <a:lnTo>
                                  <a:pt x="811" y="437"/>
                                </a:lnTo>
                                <a:lnTo>
                                  <a:pt x="909" y="435"/>
                                </a:lnTo>
                                <a:lnTo>
                                  <a:pt x="909" y="0"/>
                                </a:lnTo>
                                <a:close/>
                              </a:path>
                            </a:pathLst>
                          </a:custGeom>
                          <a:solidFill>
                            <a:srgbClr val="CC99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1" name="Freeform 238"/>
                        <wps:cNvSpPr>
                          <a:spLocks/>
                        </wps:cNvSpPr>
                        <wps:spPr bwMode="auto">
                          <a:xfrm>
                            <a:off x="2790" y="1382"/>
                            <a:ext cx="909" cy="542"/>
                          </a:xfrm>
                          <a:custGeom>
                            <a:avLst/>
                            <a:gdLst>
                              <a:gd name="T0" fmla="+- 0 2790 2790"/>
                              <a:gd name="T1" fmla="*/ T0 w 909"/>
                              <a:gd name="T2" fmla="+- 0 1382 1382"/>
                              <a:gd name="T3" fmla="*/ 1382 h 542"/>
                              <a:gd name="T4" fmla="+- 0 3699 2790"/>
                              <a:gd name="T5" fmla="*/ T4 w 909"/>
                              <a:gd name="T6" fmla="+- 0 1382 1382"/>
                              <a:gd name="T7" fmla="*/ 1382 h 542"/>
                              <a:gd name="T8" fmla="+- 0 3699 2790"/>
                              <a:gd name="T9" fmla="*/ T8 w 909"/>
                              <a:gd name="T10" fmla="+- 0 1817 1382"/>
                              <a:gd name="T11" fmla="*/ 1817 h 542"/>
                              <a:gd name="T12" fmla="+- 0 3648 2790"/>
                              <a:gd name="T13" fmla="*/ T12 w 909"/>
                              <a:gd name="T14" fmla="+- 0 1817 1382"/>
                              <a:gd name="T15" fmla="*/ 1817 h 542"/>
                              <a:gd name="T16" fmla="+- 0 3601 2790"/>
                              <a:gd name="T17" fmla="*/ T16 w 909"/>
                              <a:gd name="T18" fmla="+- 0 1819 1382"/>
                              <a:gd name="T19" fmla="*/ 1819 h 542"/>
                              <a:gd name="T20" fmla="+- 0 3522 2790"/>
                              <a:gd name="T21" fmla="*/ T20 w 909"/>
                              <a:gd name="T22" fmla="+- 0 1825 1382"/>
                              <a:gd name="T23" fmla="*/ 1825 h 542"/>
                              <a:gd name="T24" fmla="+- 0 3457 2790"/>
                              <a:gd name="T25" fmla="*/ T24 w 909"/>
                              <a:gd name="T26" fmla="+- 0 1835 1382"/>
                              <a:gd name="T27" fmla="*/ 1835 h 542"/>
                              <a:gd name="T28" fmla="+- 0 3375 2790"/>
                              <a:gd name="T29" fmla="*/ T28 w 909"/>
                              <a:gd name="T30" fmla="+- 0 1854 1382"/>
                              <a:gd name="T31" fmla="*/ 1854 h 542"/>
                              <a:gd name="T32" fmla="+- 0 3325 2790"/>
                              <a:gd name="T33" fmla="*/ T32 w 909"/>
                              <a:gd name="T34" fmla="+- 0 1868 1382"/>
                              <a:gd name="T35" fmla="*/ 1868 h 542"/>
                              <a:gd name="T36" fmla="+- 0 3300 2790"/>
                              <a:gd name="T37" fmla="*/ T36 w 909"/>
                              <a:gd name="T38" fmla="+- 0 1876 1382"/>
                              <a:gd name="T39" fmla="*/ 1876 h 542"/>
                              <a:gd name="T40" fmla="+- 0 3219 2790"/>
                              <a:gd name="T41" fmla="*/ T40 w 909"/>
                              <a:gd name="T42" fmla="+- 0 1897 1382"/>
                              <a:gd name="T43" fmla="*/ 1897 h 542"/>
                              <a:gd name="T44" fmla="+- 0 3153 2790"/>
                              <a:gd name="T45" fmla="*/ T44 w 909"/>
                              <a:gd name="T46" fmla="+- 0 1910 1382"/>
                              <a:gd name="T47" fmla="*/ 1910 h 542"/>
                              <a:gd name="T48" fmla="+- 0 3073 2790"/>
                              <a:gd name="T49" fmla="*/ T48 w 909"/>
                              <a:gd name="T50" fmla="+- 0 1920 1382"/>
                              <a:gd name="T51" fmla="*/ 1920 h 542"/>
                              <a:gd name="T52" fmla="+- 0 3027 2790"/>
                              <a:gd name="T53" fmla="*/ T52 w 909"/>
                              <a:gd name="T54" fmla="+- 0 1923 1382"/>
                              <a:gd name="T55" fmla="*/ 1923 h 542"/>
                              <a:gd name="T56" fmla="+- 0 2974 2790"/>
                              <a:gd name="T57" fmla="*/ T56 w 909"/>
                              <a:gd name="T58" fmla="+- 0 1917 1382"/>
                              <a:gd name="T59" fmla="*/ 1917 h 542"/>
                              <a:gd name="T60" fmla="+- 0 2931 2790"/>
                              <a:gd name="T61" fmla="*/ T60 w 909"/>
                              <a:gd name="T62" fmla="+- 0 1911 1382"/>
                              <a:gd name="T63" fmla="*/ 1911 h 542"/>
                              <a:gd name="T64" fmla="+- 0 2894 2790"/>
                              <a:gd name="T65" fmla="*/ T64 w 909"/>
                              <a:gd name="T66" fmla="+- 0 1906 1382"/>
                              <a:gd name="T67" fmla="*/ 1906 h 542"/>
                              <a:gd name="T68" fmla="+- 0 2860 2790"/>
                              <a:gd name="T69" fmla="*/ T68 w 909"/>
                              <a:gd name="T70" fmla="+- 0 1899 1382"/>
                              <a:gd name="T71" fmla="*/ 1899 h 542"/>
                              <a:gd name="T72" fmla="+- 0 2827 2790"/>
                              <a:gd name="T73" fmla="*/ T72 w 909"/>
                              <a:gd name="T74" fmla="+- 0 1893 1382"/>
                              <a:gd name="T75" fmla="*/ 1893 h 542"/>
                              <a:gd name="T76" fmla="+- 0 2790 2790"/>
                              <a:gd name="T77" fmla="*/ T76 w 909"/>
                              <a:gd name="T78" fmla="+- 0 1886 1382"/>
                              <a:gd name="T79" fmla="*/ 1886 h 542"/>
                              <a:gd name="T80" fmla="+- 0 2790 2790"/>
                              <a:gd name="T81" fmla="*/ T80 w 909"/>
                              <a:gd name="T82" fmla="+- 0 1382 1382"/>
                              <a:gd name="T83" fmla="*/ 1382 h 54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909" h="542">
                                <a:moveTo>
                                  <a:pt x="0" y="0"/>
                                </a:moveTo>
                                <a:lnTo>
                                  <a:pt x="909" y="0"/>
                                </a:lnTo>
                                <a:lnTo>
                                  <a:pt x="909" y="435"/>
                                </a:lnTo>
                                <a:lnTo>
                                  <a:pt x="858" y="435"/>
                                </a:lnTo>
                                <a:lnTo>
                                  <a:pt x="811" y="437"/>
                                </a:lnTo>
                                <a:lnTo>
                                  <a:pt x="732" y="443"/>
                                </a:lnTo>
                                <a:lnTo>
                                  <a:pt x="667" y="453"/>
                                </a:lnTo>
                                <a:lnTo>
                                  <a:pt x="585" y="472"/>
                                </a:lnTo>
                                <a:lnTo>
                                  <a:pt x="535" y="486"/>
                                </a:lnTo>
                                <a:lnTo>
                                  <a:pt x="510" y="494"/>
                                </a:lnTo>
                                <a:lnTo>
                                  <a:pt x="429" y="515"/>
                                </a:lnTo>
                                <a:lnTo>
                                  <a:pt x="363" y="528"/>
                                </a:lnTo>
                                <a:lnTo>
                                  <a:pt x="283" y="538"/>
                                </a:lnTo>
                                <a:lnTo>
                                  <a:pt x="237" y="541"/>
                                </a:lnTo>
                                <a:lnTo>
                                  <a:pt x="184" y="535"/>
                                </a:lnTo>
                                <a:lnTo>
                                  <a:pt x="141" y="529"/>
                                </a:lnTo>
                                <a:lnTo>
                                  <a:pt x="104" y="524"/>
                                </a:lnTo>
                                <a:lnTo>
                                  <a:pt x="70" y="517"/>
                                </a:lnTo>
                                <a:lnTo>
                                  <a:pt x="37" y="511"/>
                                </a:lnTo>
                                <a:lnTo>
                                  <a:pt x="0" y="504"/>
                                </a:lnTo>
                                <a:lnTo>
                                  <a:pt x="0" y="0"/>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2" name="Text Box 237"/>
                        <wps:cNvSpPr txBox="1">
                          <a:spLocks noChangeArrowheads="1"/>
                        </wps:cNvSpPr>
                        <wps:spPr bwMode="auto">
                          <a:xfrm>
                            <a:off x="173" y="380"/>
                            <a:ext cx="468" cy="1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35252" w:rsidRDefault="00C35252">
                              <w:pPr>
                                <w:spacing w:line="172" w:lineRule="exact"/>
                                <w:ind w:right="-15"/>
                                <w:rPr>
                                  <w:rFonts w:ascii="Arial"/>
                                  <w:sz w:val="17"/>
                                </w:rPr>
                              </w:pPr>
                              <w:r>
                                <w:rPr>
                                  <w:rFonts w:ascii="Arial"/>
                                  <w:color w:val="FFFFFF"/>
                                  <w:sz w:val="17"/>
                                </w:rPr>
                                <w:t>Model</w:t>
                              </w:r>
                            </w:p>
                          </w:txbxContent>
                        </wps:txbx>
                        <wps:bodyPr rot="0" vert="horz" wrap="square" lIns="0" tIns="0" rIns="0" bIns="0" anchor="t" anchorCtr="0" upright="1">
                          <a:noAutofit/>
                        </wps:bodyPr>
                      </wps:wsp>
                      <wps:wsp>
                        <wps:cNvPr id="253" name="Text Box 236"/>
                        <wps:cNvSpPr txBox="1">
                          <a:spLocks noChangeArrowheads="1"/>
                        </wps:cNvSpPr>
                        <wps:spPr bwMode="auto">
                          <a:xfrm>
                            <a:off x="1036" y="55"/>
                            <a:ext cx="1419" cy="3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35252" w:rsidRDefault="00C35252">
                              <w:pPr>
                                <w:spacing w:line="178" w:lineRule="exact"/>
                                <w:ind w:right="-10"/>
                                <w:rPr>
                                  <w:rFonts w:ascii="Arial"/>
                                  <w:sz w:val="17"/>
                                </w:rPr>
                              </w:pPr>
                              <w:r>
                                <w:rPr>
                                  <w:rFonts w:ascii="Arial"/>
                                  <w:color w:val="FFFFFF"/>
                                  <w:sz w:val="17"/>
                                </w:rPr>
                                <w:t xml:space="preserve">1    </w:t>
                              </w:r>
                              <w:r>
                                <w:rPr>
                                  <w:rFonts w:ascii="Arial"/>
                                  <w:sz w:val="17"/>
                                </w:rPr>
                                <w:t>Generate code</w:t>
                              </w:r>
                            </w:p>
                            <w:p w:rsidR="00C35252" w:rsidRDefault="00C35252">
                              <w:pPr>
                                <w:spacing w:line="190" w:lineRule="exact"/>
                                <w:ind w:left="574" w:right="-10"/>
                                <w:rPr>
                                  <w:rFonts w:ascii="Arial"/>
                                  <w:sz w:val="17"/>
                                </w:rPr>
                              </w:pPr>
                              <w:r>
                                <w:rPr>
                                  <w:rFonts w:ascii="Arial"/>
                                  <w:sz w:val="17"/>
                                </w:rPr>
                                <w:t>(Batch)</w:t>
                              </w:r>
                            </w:p>
                          </w:txbxContent>
                        </wps:txbx>
                        <wps:bodyPr rot="0" vert="horz" wrap="square" lIns="0" tIns="0" rIns="0" bIns="0" anchor="t" anchorCtr="0" upright="1">
                          <a:noAutofit/>
                        </wps:bodyPr>
                      </wps:wsp>
                      <wps:wsp>
                        <wps:cNvPr id="254" name="Text Box 235"/>
                        <wps:cNvSpPr txBox="1">
                          <a:spLocks noChangeArrowheads="1"/>
                        </wps:cNvSpPr>
                        <wps:spPr bwMode="auto">
                          <a:xfrm>
                            <a:off x="2839" y="284"/>
                            <a:ext cx="811" cy="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35252" w:rsidRDefault="00C35252">
                              <w:pPr>
                                <w:spacing w:line="174" w:lineRule="exact"/>
                                <w:jc w:val="center"/>
                                <w:rPr>
                                  <w:rFonts w:ascii="Arial"/>
                                  <w:sz w:val="17"/>
                                </w:rPr>
                              </w:pPr>
                              <w:r>
                                <w:rPr>
                                  <w:rFonts w:ascii="Arial"/>
                                  <w:color w:val="FFFFFF"/>
                                  <w:sz w:val="17"/>
                                </w:rPr>
                                <w:t>Generated</w:t>
                              </w:r>
                            </w:p>
                            <w:p w:rsidR="00C35252" w:rsidRDefault="00C35252">
                              <w:pPr>
                                <w:spacing w:line="191" w:lineRule="exact"/>
                                <w:jc w:val="center"/>
                                <w:rPr>
                                  <w:rFonts w:ascii="Arial"/>
                                  <w:sz w:val="17"/>
                                </w:rPr>
                              </w:pPr>
                              <w:r>
                                <w:rPr>
                                  <w:rFonts w:ascii="Arial"/>
                                  <w:color w:val="FFFFFF"/>
                                  <w:sz w:val="17"/>
                                </w:rPr>
                                <w:t>Code</w:t>
                              </w:r>
                            </w:p>
                          </w:txbxContent>
                        </wps:txbx>
                        <wps:bodyPr rot="0" vert="horz" wrap="square" lIns="0" tIns="0" rIns="0" bIns="0" anchor="t" anchorCtr="0" upright="1">
                          <a:noAutofit/>
                        </wps:bodyPr>
                      </wps:wsp>
                      <wps:wsp>
                        <wps:cNvPr id="255" name="Text Box 234"/>
                        <wps:cNvSpPr txBox="1">
                          <a:spLocks noChangeArrowheads="1"/>
                        </wps:cNvSpPr>
                        <wps:spPr bwMode="auto">
                          <a:xfrm>
                            <a:off x="2038" y="948"/>
                            <a:ext cx="1240" cy="1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35252" w:rsidRDefault="00C35252">
                              <w:pPr>
                                <w:spacing w:line="177" w:lineRule="exact"/>
                                <w:ind w:right="-18"/>
                                <w:rPr>
                                  <w:rFonts w:ascii="Arial"/>
                                  <w:sz w:val="17"/>
                                </w:rPr>
                              </w:pPr>
                              <w:r>
                                <w:rPr>
                                  <w:rFonts w:ascii="Arial"/>
                                  <w:color w:val="FFFFFF"/>
                                  <w:sz w:val="17"/>
                                </w:rPr>
                                <w:t xml:space="preserve">2    </w:t>
                              </w:r>
                              <w:r>
                                <w:rPr>
                                  <w:rFonts w:ascii="Arial"/>
                                  <w:sz w:val="17"/>
                                </w:rPr>
                                <w:t>Modify Code</w:t>
                              </w:r>
                            </w:p>
                          </w:txbxContent>
                        </wps:txbx>
                        <wps:bodyPr rot="0" vert="horz" wrap="square" lIns="0" tIns="0" rIns="0" bIns="0" anchor="t" anchorCtr="0" upright="1">
                          <a:noAutofit/>
                        </wps:bodyPr>
                      </wps:wsp>
                      <wps:wsp>
                        <wps:cNvPr id="256" name="Text Box 233"/>
                        <wps:cNvSpPr txBox="1">
                          <a:spLocks noChangeArrowheads="1"/>
                        </wps:cNvSpPr>
                        <wps:spPr bwMode="auto">
                          <a:xfrm>
                            <a:off x="386" y="1490"/>
                            <a:ext cx="2040" cy="1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35252" w:rsidRDefault="00C35252">
                              <w:pPr>
                                <w:tabs>
                                  <w:tab w:val="left" w:pos="341"/>
                                </w:tabs>
                                <w:spacing w:line="177" w:lineRule="exact"/>
                                <w:rPr>
                                  <w:rFonts w:ascii="Arial"/>
                                  <w:sz w:val="17"/>
                                </w:rPr>
                              </w:pPr>
                              <w:r>
                                <w:rPr>
                                  <w:rFonts w:ascii="Arial"/>
                                  <w:color w:val="FFFFFF"/>
                                  <w:sz w:val="17"/>
                                </w:rPr>
                                <w:t>3</w:t>
                              </w:r>
                              <w:r>
                                <w:rPr>
                                  <w:rFonts w:ascii="Arial"/>
                                  <w:color w:val="FFFFFF"/>
                                  <w:sz w:val="17"/>
                                </w:rPr>
                                <w:tab/>
                              </w:r>
                              <w:r>
                                <w:rPr>
                                  <w:rFonts w:ascii="Arial"/>
                                  <w:sz w:val="17"/>
                                </w:rPr>
                                <w:t>Reverse Code</w:t>
                              </w:r>
                              <w:r>
                                <w:rPr>
                                  <w:rFonts w:ascii="Arial"/>
                                  <w:spacing w:val="8"/>
                                  <w:sz w:val="17"/>
                                </w:rPr>
                                <w:t xml:space="preserve"> </w:t>
                              </w:r>
                              <w:r>
                                <w:rPr>
                                  <w:rFonts w:ascii="Arial"/>
                                  <w:sz w:val="17"/>
                                </w:rPr>
                                <w:t>(Batch)</w:t>
                              </w:r>
                            </w:p>
                          </w:txbxContent>
                        </wps:txbx>
                        <wps:bodyPr rot="0" vert="horz" wrap="square" lIns="0" tIns="0" rIns="0" bIns="0" anchor="t" anchorCtr="0" upright="1">
                          <a:noAutofit/>
                        </wps:bodyPr>
                      </wps:wsp>
                      <wps:wsp>
                        <wps:cNvPr id="257" name="Text Box 232"/>
                        <wps:cNvSpPr txBox="1">
                          <a:spLocks noChangeArrowheads="1"/>
                        </wps:cNvSpPr>
                        <wps:spPr bwMode="auto">
                          <a:xfrm>
                            <a:off x="2921" y="1422"/>
                            <a:ext cx="648" cy="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35252" w:rsidRDefault="00C35252">
                              <w:pPr>
                                <w:spacing w:line="174" w:lineRule="exact"/>
                                <w:jc w:val="center"/>
                                <w:rPr>
                                  <w:rFonts w:ascii="Arial"/>
                                  <w:sz w:val="17"/>
                                </w:rPr>
                              </w:pPr>
                              <w:r>
                                <w:rPr>
                                  <w:rFonts w:ascii="Arial"/>
                                  <w:color w:val="FFFFFF"/>
                                  <w:sz w:val="17"/>
                                </w:rPr>
                                <w:t>Modified</w:t>
                              </w:r>
                            </w:p>
                            <w:p w:rsidR="00C35252" w:rsidRDefault="00C35252">
                              <w:pPr>
                                <w:spacing w:line="191" w:lineRule="exact"/>
                                <w:ind w:left="1"/>
                                <w:jc w:val="center"/>
                                <w:rPr>
                                  <w:rFonts w:ascii="Arial"/>
                                  <w:sz w:val="17"/>
                                </w:rPr>
                              </w:pPr>
                              <w:r>
                                <w:rPr>
                                  <w:rFonts w:ascii="Arial"/>
                                  <w:color w:val="FFFFFF"/>
                                  <w:sz w:val="17"/>
                                </w:rPr>
                                <w:t>Code</w:t>
                              </w:r>
                            </w:p>
                          </w:txbxContent>
                        </wps:txbx>
                        <wps:bodyPr rot="0" vert="horz" wrap="square" lIns="0" tIns="0" rIns="0" bIns="0" anchor="t" anchorCtr="0" upright="1">
                          <a:noAutofit/>
                        </wps:bodyPr>
                      </wps:wsp>
                    </wpg:wgp>
                  </a:graphicData>
                </a:graphic>
              </wp:inline>
            </w:drawing>
          </mc:Choice>
          <mc:Fallback>
            <w:pict>
              <v:group w14:anchorId="62E92C45" id="Group 231" o:spid="_x0000_s1060" style="width:184.95pt;height:96.2pt;mso-position-horizontal-relative:char;mso-position-vertical-relative:line" coordsize="3699,19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">
                <v:shape id="Freeform 253" o:spid="_x0000_s1061" style="position:absolute;top:244;width:814;height:542;visibility:visible;mso-wrap-style:square;v-text-anchor:top" coordsize="814,5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iCJ/8MA&#10;AADcAAAADwAAAGRycy9kb3ducmV2LnhtbESPQWsCMRSE70L/Q3gFb5qtliBbo7QVocWTtr0/Ns/d&#10;aPKy3aS6/vtGEDwOM/MNM1/23okTddEG1vA0LkAQV8FYrjV8f61HMxAxIRt0gUnDhSIsFw+DOZYm&#10;nHlLp12qRYZwLFFDk1JbShmrhjzGcWiJs7cPnceUZVdL0+E5w72Tk6JQ0qPlvNBgS+8NVcfdn9eg&#10;7OqwOV6SeqtWyj6vnfudff5oPXzsX19AJOrTPXxrfxgNk6mC65l8BOTi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iCJ/8MAAADcAAAADwAAAAAAAAAAAAAAAACYAgAAZHJzL2Rv&#10;d25yZXYueG1sUEsFBgAAAAAEAAQA9QAAAIgDAAAAAA==&#10;" path="m813,l,,,504r63,13l126,529r85,12l257,537r77,-11l397,512,500,479r25,-8l608,450r69,-10l762,435r51,-1l813,xe" fillcolor="#99f" stroked="f">
                  <v:path arrowok="t" o:connecttype="custom" o:connectlocs="813,244;0,244;0,748;63,761;126,773;211,785;257,781;334,770;397,756;500,723;525,715;608,694;677,684;762,679;813,678;813,244" o:connectangles="0,0,0,0,0,0,0,0,0,0,0,0,0,0,0,0"/>
                </v:shape>
                <v:shape id="Freeform 252" o:spid="_x0000_s1062" style="position:absolute;top:244;width:814;height:542;visibility:visible;mso-wrap-style:square;v-text-anchor:top" coordsize="814,5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VG1D8QA&#10;AADcAAAADwAAAGRycy9kb3ducmV2LnhtbESP3WrCQBSE74W+w3IK3kjdGKEN0VVUiBbaG60PcMge&#10;k2D2bMhufnx7t1Do5TAz3zDr7Whq0VPrKssKFvMIBHFudcWFgutP9paAcB5ZY22ZFDzIwXbzMllj&#10;qu3AZ+ovvhABwi5FBaX3TSqly0sy6Oa2IQ7ezbYGfZBtIXWLQ4CbWsZR9C4NVhwWSmzoUFJ+v3RG&#10;QXc6Hffm8J3w7Cs5nrM9yihBpaav424FwtPo/8N/7U+tIF5+wO+ZcATk5gk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FRtQ/EAAAA3AAAAA8AAAAAAAAAAAAAAAAAmAIAAGRycy9k&#10;b3ducmV2LnhtbFBLBQYAAAAABAAEAPUAAACJAwAAAAA=&#10;" path="m,l813,r,434l762,435r-45,2l641,444r-62,12l500,479r-24,8l451,496r-84,23l298,532r-87,9l165,535r-39,-6l93,524,63,517,33,511,,504,,xe" filled="f" strokeweight="0">
                  <v:path arrowok="t" o:connecttype="custom" o:connectlocs="0,244;813,244;813,678;762,679;717,681;641,688;579,700;500,723;476,731;451,740;367,763;298,776;211,785;165,779;126,773;93,768;63,761;33,755;0,748;0,244" o:connectangles="0,0,0,0,0,0,0,0,0,0,0,0,0,0,0,0,0,0,0,0"/>
                </v:shape>
                <v:line id="Line 251" o:spid="_x0000_s1063" style="position:absolute;visibility:visible;mso-wrap-style:square" from="840,487" to="977,4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THS6sAAAADcAAAADwAAAGRycy9kb3ducmV2LnhtbERPy4rCMBTdC/5DuII7TVWQoRpFxEE3&#10;Lnxs3F2aa1NsbmqT0fTvzUKY5eG8l+toa/Gi1leOFUzGGQjiwumKSwXXy+/oB4QPyBprx6SgIw/r&#10;Vb+3xFy7N5/odQ6lSCHsc1RgQmhyKX1hyKIfu4Y4cXfXWgwJtqXULb5TuK3lNMvm0mLFqcFgQ1tD&#10;xeP8ZxXst5PSPA5dZ56XedjFZ7wdbyelhoO4WYAIFMO/+Os+aAXTWVqbzqQjIFc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IEx0urAAAAA3AAAAA8AAAAAAAAAAAAAAAAA&#10;oQIAAGRycy9kb3ducmV2LnhtbFBLBQYAAAAABAAEAPkAAACOAwAAAAA=&#10;" strokeweight=".01686mm"/>
                <v:shape id="Picture 250" o:spid="_x0000_s1064" type="#_x0000_t75" style="position:absolute;left:948;width:271;height:27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R4SCvGAAAA3AAAAA8AAABkcnMvZG93bnJldi54bWxEj09rwkAUxO8Fv8PyBC9FNyoVja4iLYVe&#10;Cv7Lwdsj+0yi2bdhd43pt+8WCh6HmfkNs9p0phYtOV9ZVjAeJSCIc6srLhScjp/DOQgfkDXWlknB&#10;D3nYrHsvK0y1ffCe2kMoRISwT1FBGUKTSunzkgz6kW2Io3exzmCI0hVSO3xEuKnlJElm0mDFcaHE&#10;ht5Lym+Hu1HwEfZv58xlU3nbZdfv6nU3P7eFUoN+t12CCNSFZ/i//aUVTKYL+DsTj4Bc/wI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tHhIK8YAAADcAAAADwAAAAAAAAAAAAAA&#10;AACfAgAAZHJzL2Rvd25yZXYueG1sUEsFBgAAAAAEAAQA9wAAAJIDAAAAAA==&#10;">
                  <v:imagedata r:id="rId14" o:title=""/>
                </v:shape>
                <v:shape id="Picture 249" o:spid="_x0000_s1065" type="#_x0000_t75" style="position:absolute;left:1950;top:893;width:270;height:27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tT1p2/AAAA3AAAAA8AAABkcnMvZG93bnJldi54bWxET0trwkAQvhf8D8sI3upGkVaiq4jSYm/1&#10;cfE2ZMdsMDsbsmOM/949FHr8+N7Lde9r1VEbq8AGJuMMFHERbMWlgfPp630OKgqyxTowGXhShPVq&#10;8LbE3IYHH6g7SqlSCMccDTiRJtc6Fo48xnFoiBN3Da1HSbAttW3xkcJ9radZ9qE9VpwaHDa0dVTc&#10;jndvQPZBPr9/L6H72eJll22c1f5gzGjYbxaghHr5F/+599bAdJbmpzPpCOjVCw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D7U9advwAAANwAAAAPAAAAAAAAAAAAAAAAAJ8CAABk&#10;cnMvZG93bnJldi54bWxQSwUGAAAAAAQABAD3AAAAiwMAAAAA&#10;">
                  <v:imagedata r:id="rId15" o:title=""/>
                </v:shape>
                <v:line id="Line 248" o:spid="_x0000_s1066" style="position:absolute;visibility:visible;mso-wrap-style:square" from="2790,1652" to="2790,16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A0ICsQAAADcAAAADwAAAGRycy9kb3ducmV2LnhtbESPT4vCMBTE7wv7HcJb8LamFRGpRhFR&#10;9LIH/1y8PZpnU2xeahM1/fabhQWPw8z8hpkvo23EkzpfO1aQDzMQxKXTNVcKzqft9xSED8gaG8ek&#10;oCcPy8XnxxwL7V58oOcxVCJB2BeowITQFlL60pBFP3QtcfKurrMYkuwqqTt8Jbht5CjLJtJizWnB&#10;YEtrQ+Xt+LAKduu8Mrd935v7aRI28R4vP5eDUoOvuJqBCBTDO/zf3msFo3EOf2fSEZCL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IDQgKxAAAANwAAAAPAAAAAAAAAAAA&#10;AAAAAKECAABkcnMvZG93bnJldi54bWxQSwUGAAAAAAQABAD5AAAAkgMAAAAA&#10;" strokeweight=".01686mm"/>
                <v:shape id="Freeform 247" o:spid="_x0000_s1067" style="position:absolute;left:623;top:704;width:129;height:86;visibility:visible;mso-wrap-style:square;v-text-anchor:top" coordsize="129,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rxztcUA&#10;AADcAAAADwAAAGRycy9kb3ducmV2LnhtbESPT2vCQBTE7wW/w/KEXopujEEkuooUCh5aSlP1/My+&#10;/MHs25Bdk/Tbu4VCj8PM/IbZ7kfTiJ46V1tWsJhHIIhzq2suFZy+32ZrEM4ja2wsk4IfcrDfTZ62&#10;mGo78Bf1mS9FgLBLUUHlfZtK6fKKDLq5bYmDV9jOoA+yK6XucAhw08g4ilbSYM1hocKWXivKb9nd&#10;KDi/X5bFS3GVjaHPcm1bv1okH0o9T8fDBoSn0f+H/9pHrSBOYvg9E46A3D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vHO1xQAAANwAAAAPAAAAAAAAAAAAAAAAAJgCAABkcnMv&#10;ZG93bnJldi54bWxQSwUGAAAAAAQABAD1AAAAigMAAAAA&#10;" path="m,l96,86,128,12,,xe" fillcolor="black" stroked="f">
                  <v:path arrowok="t" o:connecttype="custom" o:connectlocs="0,704;96,790;128,716;0,704" o:connectangles="0,0,0,0"/>
                </v:shape>
                <v:shape id="Picture 246" o:spid="_x0000_s1068" type="#_x0000_t75" style="position:absolute;left:298;top:1435;width:270;height:27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t3KonEAAAA3AAAAA8AAABkcnMvZG93bnJldi54bWxEj8FqwzAQRO+B/oPYQm+JHLuE4EYJqUtL&#10;Tglx+wGLtbFMrZVrqbb791EhkOMwM2+YzW6yrRio941jBctFAoK4crrhWsHX5/t8DcIHZI2tY1Lw&#10;Rx5224fZBnPtRj7TUIZaRAj7HBWYELpcSl8ZsugXriOO3sX1FkOUfS11j2OE21amSbKSFhuOCwY7&#10;KgxV3+WvVVCef+QlW3X4ZtKPU3HUEyf0qtTT47R/ARFoCvfwrX3QCtLnDP7PxCMgt1c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Mt3KonEAAAA3AAAAA8AAAAAAAAAAAAAAAAA&#10;nwIAAGRycy9kb3ducmV2LnhtbFBLBQYAAAAABAAEAPcAAACQAwAAAAA=&#10;">
                  <v:imagedata r:id="rId16" o:title=""/>
                </v:shape>
                <v:line id="Line 245" o:spid="_x0000_s1069" style="position:absolute;visibility:visible;mso-wrap-style:square" from="2491,487" to="2629,4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HqrksMAAADcAAAADwAAAGRycy9kb3ducmV2LnhtbESPT4vCMBTE74LfITzBm6aKyFKNIuKi&#10;lz345+Lt0TybYvNSm6ym334jCHscZuY3zHIdbS2e1PrKsYLJOANBXDhdcangcv4efYHwAVlj7ZgU&#10;dORhver3lphr9+IjPU+hFAnCPkcFJoQml9IXhiz6sWuIk3dzrcWQZFtK3eIrwW0tp1k2lxYrTgsG&#10;G9oaKu6nX6tgv52U5n7oOvM4z8MuPuL153pUajiImwWIQDH8hz/tg1Ywnc3gfSYdAbn6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h6q5LDAAAA3AAAAA8AAAAAAAAAAAAA&#10;AAAAoQIAAGRycy9kb3ducmV2LnhtbFBLBQYAAAAABAAEAPkAAACRAwAAAAA=&#10;" strokeweight=".01686mm"/>
                <v:shape id="Freeform 244" o:spid="_x0000_s1070" style="position:absolute;left:2668;top:446;width:123;height:82;visibility:visible;mso-wrap-style:square;v-text-anchor:top" coordsize="123,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P7mSsQA&#10;AADcAAAADwAAAGRycy9kb3ducmV2LnhtbESPQWvCQBSE74X+h+UJvdWNVq3EbEIRC0KFUO0hx0f2&#10;NQnNvg3ZNUn/fVcQehxm5hsmySbTioF611hWsJhHIIhLqxuuFHxd3p+3IJxH1thaJgW/5CBLHx8S&#10;jLUd+ZOGs69EgLCLUUHtfRdL6cqaDLq57YiD9217gz7IvpK6xzHATSuXUbSRBhsOCzV2tK+p/Dlf&#10;jYKcmtxOBl9PER0OeVfyR1G8KPU0m952IDxN/j98bx+1guVqDbcz4QjI9A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T+5krEAAAA3AAAAA8AAAAAAAAAAAAAAAAAmAIAAGRycy9k&#10;b3ducmV2LnhtbFBLBQYAAAAABAAEAPUAAACJAwAAAAA=&#10;" path="m,l,81,122,41,,xe" fillcolor="black" stroked="f">
                  <v:path arrowok="t" o:connecttype="custom" o:connectlocs="0,446;0,527;122,487;0,446" o:connectangles="0,0,0,0"/>
                </v:shape>
                <v:line id="Line 243" o:spid="_x0000_s1071" style="position:absolute;visibility:visible;mso-wrap-style:square" from="3332,758" to="3332,12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SQfsQAAADcAAAADwAAAGRycy9kb3ducmV2LnhtbESPT4vCMBTE7wv7HcJb8LamihSpRhFR&#10;9LIH/1y8PZpnU2xeahM1/fabhQWPw8z8hpkvo23EkzpfO1YwGmYgiEuna64UnE/b7ykIH5A1No5J&#10;QU8elovPjzkW2r34QM9jqESCsC9QgQmhLaT0pSGLfuha4uRdXWcxJNlVUnf4SnDbyHGW5dJizWnB&#10;YEtrQ+Xt+LAKdutRZW77vjf3Ux428R4vP5eDUoOvuJqBCBTDO/zf3msF40kOf2fSEZCL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H5JB+xAAAANwAAAAPAAAAAAAAAAAA&#10;AAAAAKECAABkcnMvZG93bnJldi54bWxQSwUGAAAAAAQABAD5AAAAkgMAAAAA&#10;" strokeweight=".01686mm"/>
                <v:shape id="Freeform 242" o:spid="_x0000_s1072" style="position:absolute;left:3291;top:1259;width:82;height:122;visibility:visible;mso-wrap-style:square;v-text-anchor:top" coordsize="82,1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J6dtcQA&#10;AADcAAAADwAAAGRycy9kb3ducmV2LnhtbESPT4vCMBTE74LfITzBi6ypIrp0jaKL4l79c9nbo3k2&#10;1ealNlmtfvqNIHgcZuY3zHTe2FJcqfaFYwWDfgKCOHO64FzBYb/++AThA7LG0jEpuJOH+azdmmKq&#10;3Y23dN2FXEQI+xQVmBCqVEqfGbLo+64ijt7R1RZDlHUudY23CLelHCbJWFosOC4YrOjbUHbe/VkF&#10;za/MBhNencYPc0nsfdnbVhtSqttpFl8gAjXhHX61f7SC4WgCzzPxCMjZ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CenbXEAAAA3AAAAA8AAAAAAAAAAAAAAAAAmAIAAGRycy9k&#10;b3ducmV2LnhtbFBLBQYAAAAABAAEAPUAAACJAwAAAAA=&#10;" path="m81,l,,41,122,81,xe" fillcolor="black" stroked="f">
                  <v:path arrowok="t" o:connecttype="custom" o:connectlocs="81,1259;0,1259;41,1381;81,1259" o:connectangles="0,0,0,0"/>
                </v:shape>
                <v:shape id="Freeform 241" o:spid="_x0000_s1073" style="position:absolute;left:2790;top:244;width:909;height:542;visibility:visible;mso-wrap-style:square;v-text-anchor:top" coordsize="909,5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zpXCMIA&#10;AADcAAAADwAAAGRycy9kb3ducmV2LnhtbERPy4rCMBTdD/gP4QruxtTHSOkYRQRRBBmqwjC7S3Mn&#10;LTY3pYla/94sBJeH854vO1uLG7W+cqxgNExAEBdOV2wUnE+bzxSED8gaa8ek4EEelovexxwz7e6c&#10;0+0YjIgh7DNUUIbQZFL6oiSLfuga4sj9u9ZiiLA1Urd4j+G2luMkmUmLFceGEhtal1Rcjler4C//&#10;TdIt5cXlYCa7n3W6un7tjVKDfrf6BhGoC2/xy73TCsbTuDaeiUdALp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3OlcIwgAAANwAAAAPAAAAAAAAAAAAAAAAAJgCAABkcnMvZG93&#10;bnJldi54bWxQSwUGAAAAAAQABAD1AAAAhwMAAAAA&#10;" path="m909,l,,,504r70,13l141,529r95,12l282,538r80,-10l428,515r81,-21l559,479r25,-7l666,453r66,-10l811,437r98,-2l909,xe" fillcolor="#c90" stroked="f">
                  <v:path arrowok="t" o:connecttype="custom" o:connectlocs="909,244;0,244;0,748;70,761;141,773;236,785;282,782;362,772;428,759;509,738;559,723;584,716;666,697;732,687;811,681;909,679;909,244" o:connectangles="0,0,0,0,0,0,0,0,0,0,0,0,0,0,0,0,0"/>
                </v:shape>
                <v:shape id="Freeform 240" o:spid="_x0000_s1074" style="position:absolute;left:2790;top:244;width:909;height:542;visibility:visible;mso-wrap-style:square;v-text-anchor:top" coordsize="909,5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nUYzscA&#10;AADcAAAADwAAAGRycy9kb3ducmV2LnhtbESPQWvCQBSE74L/YXlCb2ajtFKjq0hLiz2orRZ6fWSf&#10;STT7Ns2uMfrruwXB4zAz3zDTeWtK0VDtCssKBlEMgji1uuBMwffurf8MwnlkjaVlUnAhB/NZtzPF&#10;RNszf1Gz9ZkIEHYJKsi9rxIpXZqTQRfZijh4e1sb9EHWmdQ1ngPclHIYxyNpsOCwkGNFLzmlx+3J&#10;KFhfrxKXo9PPx6d82lTvq+b38LpR6qHXLiYgPLX+Hr61l1rB8HEM/2fCEZCz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J1GM7HAAAA3AAAAA8AAAAAAAAAAAAAAAAAmAIAAGRy&#10;cy9kb3ducmV2LnhtbFBLBQYAAAAABAAEAPUAAACMAwAAAAA=&#10;" path="m,l909,r,435l857,435r-46,2l732,443r-66,10l584,472r-50,14l509,494r-81,21l362,528r-80,10l236,541r-52,-6l141,529r-37,-5l70,517,36,511,,504,,xe" filled="f" strokeweight="0">
                  <v:path arrowok="t" o:connecttype="custom" o:connectlocs="0,244;909,244;909,679;857,679;811,681;732,687;666,697;584,716;534,730;509,738;428,759;362,772;282,782;236,785;184,779;141,773;104,768;70,761;36,755;0,748;0,244" o:connectangles="0,0,0,0,0,0,0,0,0,0,0,0,0,0,0,0,0,0,0,0,0"/>
                </v:shape>
                <v:shape id="Freeform 239" o:spid="_x0000_s1075" style="position:absolute;left:2790;top:1382;width:909;height:542;visibility:visible;mso-wrap-style:square;v-text-anchor:top" coordsize="909,5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JXN08EA&#10;AADcAAAADwAAAGRycy9kb3ducmV2LnhtbERPTYvCMBC9C/sfwizsTVNdlFKNIoIoCyKtC4u3oRnT&#10;YjMpTdTuvzcHwePjfS9WvW3EnTpfO1YwHiUgiEunazYKfk/bYQrCB2SNjWNS8E8eVsuPwQIz7R6c&#10;070IRsQQ9hkqqEJoMyl9WZFFP3ItceQurrMYIuyM1B0+Yrht5CRJZtJizbGhwpY2FZXX4mYVnPO/&#10;JN1RXl4P5nt/3KTr2/THKPX12a/nIAL14S1+ufdawWQa58cz8QjI5R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yVzdPBAAAA3AAAAA8AAAAAAAAAAAAAAAAAmAIAAGRycy9kb3du&#10;cmV2LnhtbFBLBQYAAAAABAAEAPUAAACGAwAAAAA=&#10;" path="m909,l,,,504r70,13l141,529r96,12l283,538r80,-10l429,515r81,-21l560,479r25,-7l667,453r65,-10l811,437r98,-2l909,xe" fillcolor="#c90" stroked="f">
                  <v:path arrowok="t" o:connecttype="custom" o:connectlocs="909,1382;0,1382;0,1886;70,1899;141,1911;237,1923;283,1920;363,1910;429,1897;510,1876;560,1861;585,1854;667,1835;732,1825;811,1819;909,1817;909,1382" o:connectangles="0,0,0,0,0,0,0,0,0,0,0,0,0,0,0,0,0"/>
                </v:shape>
                <v:shape id="Freeform 238" o:spid="_x0000_s1076" style="position:absolute;left:2790;top:1382;width:909;height:542;visibility:visible;mso-wrap-style:square;v-text-anchor:top" coordsize="909,5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dqCFcYA&#10;AADcAAAADwAAAGRycy9kb3ducmV2LnhtbESPT2vCQBTE70K/w/IKvelGQZHUTSgtLfZQ/1Xw+si+&#10;JtHs2zS7xuindwXB4zAzv2FmaWcq0VLjSssKhoMIBHFmdcm5gu3vZ38KwnlkjZVlUnAmB2ny1Jth&#10;rO2J19RufC4ChF2MCgrv61hKlxVk0A1sTRy8P9sY9EE2udQNngLcVHIURRNpsOSwUGBN7wVlh83R&#10;KFhcLhLnk+PueyXHy/rrp/3ffyyVennu3l5BeOr8I3xvz7WC0XgItzPhCMjkC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dqCFcYAAADcAAAADwAAAAAAAAAAAAAAAACYAgAAZHJz&#10;L2Rvd25yZXYueG1sUEsFBgAAAAAEAAQA9QAAAIsDAAAAAA==&#10;" path="m,l909,r,435l858,435r-47,2l732,443r-65,10l585,472r-50,14l510,494r-81,21l363,528r-80,10l237,541r-53,-6l141,529r-37,-5l70,517,37,511,,504,,xe" filled="f" strokeweight="0">
                  <v:path arrowok="t" o:connecttype="custom" o:connectlocs="0,1382;909,1382;909,1817;858,1817;811,1819;732,1825;667,1835;585,1854;535,1868;510,1876;429,1897;363,1910;283,1920;237,1923;184,1917;141,1911;104,1906;70,1899;37,1893;0,1886;0,1382" o:connectangles="0,0,0,0,0,0,0,0,0,0,0,0,0,0,0,0,0,0,0,0,0"/>
                </v:shape>
                <v:shape id="Text Box 237" o:spid="_x0000_s1077" type="#_x0000_t202" style="position:absolute;left:173;top:380;width:468;height:1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tYkYsUA&#10;AADcAAAADwAAAGRycy9kb3ducmV2LnhtbESPQWvCQBSE7wX/w/KE3urGQKVGVxFpQSgUYzx4fGaf&#10;yWL2bcyumv77rlDwOMzMN8x82dtG3KjzxrGC8SgBQVw6bbhSsC++3j5A+ICssXFMCn7Jw3IxeJlj&#10;pt2dc7rtQiUihH2GCuoQ2kxKX9Zk0Y9cSxy9k+sshii7SuoO7xFuG5kmyURaNBwXamxpXVN53l2t&#10;gtWB809z+Tlu81NuimKa8PfkrNTrsF/NQATqwzP8395oBel7Co8z8QjIx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21iRixQAAANwAAAAPAAAAAAAAAAAAAAAAAJgCAABkcnMv&#10;ZG93bnJldi54bWxQSwUGAAAAAAQABAD1AAAAigMAAAAA&#10;" filled="f" stroked="f">
                  <v:textbox inset="0,0,0,0">
                    <w:txbxContent>
                      <w:p w:rsidR="00C35252" w:rsidRDefault="00C35252">
                        <w:pPr>
                          <w:spacing w:line="172" w:lineRule="exact"/>
                          <w:ind w:right="-15"/>
                          <w:rPr>
                            <w:rFonts w:ascii="Arial"/>
                            <w:sz w:val="17"/>
                          </w:rPr>
                        </w:pPr>
                        <w:r>
                          <w:rPr>
                            <w:rFonts w:ascii="Arial"/>
                            <w:color w:val="FFFFFF"/>
                            <w:sz w:val="17"/>
                          </w:rPr>
                          <w:t>Model</w:t>
                        </w:r>
                      </w:p>
                    </w:txbxContent>
                  </v:textbox>
                </v:shape>
                <v:shape id="Text Box 236" o:spid="_x0000_s1078" type="#_x0000_t202" style="position:absolute;left:1036;top:55;width:1419;height:3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ZqB+cYA&#10;AADcAAAADwAAAGRycy9kb3ducmV2LnhtbESPQWvCQBSE70L/w/IK3nRTpVLTrCKlBaFQGuPB4zP7&#10;kixm36bZVeO/dwuFHoeZ+YbJ1oNtxYV6bxwreJomIIhLpw3XCvbFx+QFhA/IGlvHpOBGHtarh1GG&#10;qXZXzumyC7WIEPYpKmhC6FIpfdmQRT91HXH0KtdbDFH2tdQ9XiPctnKWJAtp0XBcaLCjt4bK0+5s&#10;FWwOnL+bn6/jd17lpiiWCX8uTkqNH4fNK4hAQ/gP/7W3WsHseQ6/Z+IRkK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ZqB+cYAAADcAAAADwAAAAAAAAAAAAAAAACYAgAAZHJz&#10;L2Rvd25yZXYueG1sUEsFBgAAAAAEAAQA9QAAAIsDAAAAAA==&#10;" filled="f" stroked="f">
                  <v:textbox inset="0,0,0,0">
                    <w:txbxContent>
                      <w:p w:rsidR="00C35252" w:rsidRDefault="00C35252">
                        <w:pPr>
                          <w:spacing w:line="178" w:lineRule="exact"/>
                          <w:ind w:right="-10"/>
                          <w:rPr>
                            <w:rFonts w:ascii="Arial"/>
                            <w:sz w:val="17"/>
                          </w:rPr>
                        </w:pPr>
                        <w:r>
                          <w:rPr>
                            <w:rFonts w:ascii="Arial"/>
                            <w:color w:val="FFFFFF"/>
                            <w:sz w:val="17"/>
                          </w:rPr>
                          <w:t xml:space="preserve">1    </w:t>
                        </w:r>
                        <w:r>
                          <w:rPr>
                            <w:rFonts w:ascii="Arial"/>
                            <w:sz w:val="17"/>
                          </w:rPr>
                          <w:t>Generate code</w:t>
                        </w:r>
                      </w:p>
                      <w:p w:rsidR="00C35252" w:rsidRDefault="00C35252">
                        <w:pPr>
                          <w:spacing w:line="190" w:lineRule="exact"/>
                          <w:ind w:left="574" w:right="-10"/>
                          <w:rPr>
                            <w:rFonts w:ascii="Arial"/>
                            <w:sz w:val="17"/>
                          </w:rPr>
                        </w:pPr>
                        <w:r>
                          <w:rPr>
                            <w:rFonts w:ascii="Arial"/>
                            <w:sz w:val="17"/>
                          </w:rPr>
                          <w:t>(Batch)</w:t>
                        </w:r>
                      </w:p>
                    </w:txbxContent>
                  </v:textbox>
                </v:shape>
                <v:shape id="Text Box 235" o:spid="_x0000_s1079" type="#_x0000_t202" style="position:absolute;left:2839;top:284;width:811;height:3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nMZjcYA&#10;AADcAAAADwAAAGRycy9kb3ducmV2LnhtbESPQWvCQBSE70L/w/IK3nRTsVLTrCKlBaFQGuPB4zP7&#10;kixm36bZVeO/dwuFHoeZ+YbJ1oNtxYV6bxwreJomIIhLpw3XCvbFx+QFhA/IGlvHpOBGHtarh1GG&#10;qXZXzumyC7WIEPYpKmhC6FIpfdmQRT91HXH0KtdbDFH2tdQ9XiPctnKWJAtp0XBcaLCjt4bK0+5s&#10;FWwOnL+bn6/jd17lpiiWCX8uTkqNH4fNK4hAQ/gP/7W3WsHseQ6/Z+IRkK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nMZjcYAAADcAAAADwAAAAAAAAAAAAAAAACYAgAAZHJz&#10;L2Rvd25yZXYueG1sUEsFBgAAAAAEAAQA9QAAAIsDAAAAAA==&#10;" filled="f" stroked="f">
                  <v:textbox inset="0,0,0,0">
                    <w:txbxContent>
                      <w:p w:rsidR="00C35252" w:rsidRDefault="00C35252">
                        <w:pPr>
                          <w:spacing w:line="174" w:lineRule="exact"/>
                          <w:jc w:val="center"/>
                          <w:rPr>
                            <w:rFonts w:ascii="Arial"/>
                            <w:sz w:val="17"/>
                          </w:rPr>
                        </w:pPr>
                        <w:r>
                          <w:rPr>
                            <w:rFonts w:ascii="Arial"/>
                            <w:color w:val="FFFFFF"/>
                            <w:sz w:val="17"/>
                          </w:rPr>
                          <w:t>Generated</w:t>
                        </w:r>
                      </w:p>
                      <w:p w:rsidR="00C35252" w:rsidRDefault="00C35252">
                        <w:pPr>
                          <w:spacing w:line="191" w:lineRule="exact"/>
                          <w:jc w:val="center"/>
                          <w:rPr>
                            <w:rFonts w:ascii="Arial"/>
                            <w:sz w:val="17"/>
                          </w:rPr>
                        </w:pPr>
                        <w:r>
                          <w:rPr>
                            <w:rFonts w:ascii="Arial"/>
                            <w:color w:val="FFFFFF"/>
                            <w:sz w:val="17"/>
                          </w:rPr>
                          <w:t>Code</w:t>
                        </w:r>
                      </w:p>
                    </w:txbxContent>
                  </v:textbox>
                </v:shape>
                <v:shape id="Text Box 234" o:spid="_x0000_s1080" type="#_x0000_t202" style="position:absolute;left:2038;top:948;width:1240;height:1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T+8FsUA&#10;AADcAAAADwAAAGRycy9kb3ducmV2LnhtbESPQWvCQBSE70L/w/IKvZlNBcWmbkRKCwVBjOmhx9fs&#10;M1mSfZtmtxr/vSsIPQ4z8w2zWo+2EycavHGs4DlJQRBXThuuFXyVH9MlCB+QNXaOScGFPKzzh8kK&#10;M+3OXNDpEGoRIewzVNCE0GdS+qohiz5xPXH0jm6wGKIcaqkHPEe47eQsTRfSouG40GBPbw1V7eHP&#10;Kth8c/Fufnc/++JYmLJ8SXm7aJV6ehw3ryACjeE/fG9/agWz+RxuZ+IRkPk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5P7wWxQAAANwAAAAPAAAAAAAAAAAAAAAAAJgCAABkcnMv&#10;ZG93bnJldi54bWxQSwUGAAAAAAQABAD1AAAAigMAAAAA&#10;" filled="f" stroked="f">
                  <v:textbox inset="0,0,0,0">
                    <w:txbxContent>
                      <w:p w:rsidR="00C35252" w:rsidRDefault="00C35252">
                        <w:pPr>
                          <w:spacing w:line="177" w:lineRule="exact"/>
                          <w:ind w:right="-18"/>
                          <w:rPr>
                            <w:rFonts w:ascii="Arial"/>
                            <w:sz w:val="17"/>
                          </w:rPr>
                        </w:pPr>
                        <w:r>
                          <w:rPr>
                            <w:rFonts w:ascii="Arial"/>
                            <w:color w:val="FFFFFF"/>
                            <w:sz w:val="17"/>
                          </w:rPr>
                          <w:t xml:space="preserve">2    </w:t>
                        </w:r>
                        <w:r>
                          <w:rPr>
                            <w:rFonts w:ascii="Arial"/>
                            <w:sz w:val="17"/>
                          </w:rPr>
                          <w:t>Modify Code</w:t>
                        </w:r>
                      </w:p>
                    </w:txbxContent>
                  </v:textbox>
                </v:shape>
                <v:shape id="Text Box 233" o:spid="_x0000_s1081" type="#_x0000_t202" style="position:absolute;left:386;top:1490;width:2040;height:1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0iYcUA&#10;AADcAAAADwAAAGRycy9kb3ducmV2LnhtbESPQWvCQBSE7wX/w/KE3upGoaFGVxFpQSgUYzx4fGaf&#10;yWL2bcyumv77rlDwOMzMN8x82dtG3KjzxrGC8SgBQVw6bbhSsC++3j5A+ICssXFMCn7Jw3IxeJlj&#10;pt2dc7rtQiUihH2GCuoQ2kxKX9Zk0Y9cSxy9k+sshii7SuoO7xFuGzlJklRaNBwXamxpXVN53l2t&#10;gtWB809z+Tlu81NuimKa8Hd6Vup12K9mIAL14Rn+b2+0gsl7Co8z8QjIx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J7SJhxQAAANwAAAAPAAAAAAAAAAAAAAAAAJgCAABkcnMv&#10;ZG93bnJldi54bWxQSwUGAAAAAAQABAD1AAAAigMAAAAA&#10;" filled="f" stroked="f">
                  <v:textbox inset="0,0,0,0">
                    <w:txbxContent>
                      <w:p w:rsidR="00C35252" w:rsidRDefault="00C35252">
                        <w:pPr>
                          <w:tabs>
                            <w:tab w:val="left" w:pos="341"/>
                          </w:tabs>
                          <w:spacing w:line="177" w:lineRule="exact"/>
                          <w:rPr>
                            <w:rFonts w:ascii="Arial"/>
                            <w:sz w:val="17"/>
                          </w:rPr>
                        </w:pPr>
                        <w:r>
                          <w:rPr>
                            <w:rFonts w:ascii="Arial"/>
                            <w:color w:val="FFFFFF"/>
                            <w:sz w:val="17"/>
                          </w:rPr>
                          <w:t>3</w:t>
                        </w:r>
                        <w:r>
                          <w:rPr>
                            <w:rFonts w:ascii="Arial"/>
                            <w:color w:val="FFFFFF"/>
                            <w:sz w:val="17"/>
                          </w:rPr>
                          <w:tab/>
                        </w:r>
                        <w:r>
                          <w:rPr>
                            <w:rFonts w:ascii="Arial"/>
                            <w:sz w:val="17"/>
                          </w:rPr>
                          <w:t>Reverse Code</w:t>
                        </w:r>
                        <w:r>
                          <w:rPr>
                            <w:rFonts w:ascii="Arial"/>
                            <w:spacing w:val="8"/>
                            <w:sz w:val="17"/>
                          </w:rPr>
                          <w:t xml:space="preserve"> </w:t>
                        </w:r>
                        <w:r>
                          <w:rPr>
                            <w:rFonts w:ascii="Arial"/>
                            <w:sz w:val="17"/>
                          </w:rPr>
                          <w:t>(Batch)</w:t>
                        </w:r>
                      </w:p>
                    </w:txbxContent>
                  </v:textbox>
                </v:shape>
                <v:shape id="Text Box 232" o:spid="_x0000_s1082" type="#_x0000_t202" style="position:absolute;left:2921;top:1422;width:648;height:3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qGH+sYA&#10;AADcAAAADwAAAGRycy9kb3ducmV2LnhtbESPQWvCQBSE74X+h+UVvNVNBbWmWUVKC0JBGuPB4zP7&#10;kixm36bZVdN/7xaEHoeZ+YbJVoNtxYV6bxwreBknIIhLpw3XCvbF5/MrCB+QNbaOScEveVgtHx8y&#10;TLW7ck6XXahFhLBPUUETQpdK6cuGLPqx64ijV7neYoiyr6Xu8RrhtpWTJJlJi4bjQoMdvTdUnnZn&#10;q2B94PzD/GyP33mVm6JYJPw1Oyk1ehrWbyACDeE/fG9vtILJdA5/Z+IRkMs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qGH+sYAAADcAAAADwAAAAAAAAAAAAAAAACYAgAAZHJz&#10;L2Rvd25yZXYueG1sUEsFBgAAAAAEAAQA9QAAAIsDAAAAAA==&#10;" filled="f" stroked="f">
                  <v:textbox inset="0,0,0,0">
                    <w:txbxContent>
                      <w:p w:rsidR="00C35252" w:rsidRDefault="00C35252">
                        <w:pPr>
                          <w:spacing w:line="174" w:lineRule="exact"/>
                          <w:jc w:val="center"/>
                          <w:rPr>
                            <w:rFonts w:ascii="Arial"/>
                            <w:sz w:val="17"/>
                          </w:rPr>
                        </w:pPr>
                        <w:r>
                          <w:rPr>
                            <w:rFonts w:ascii="Arial"/>
                            <w:color w:val="FFFFFF"/>
                            <w:sz w:val="17"/>
                          </w:rPr>
                          <w:t>Modified</w:t>
                        </w:r>
                      </w:p>
                      <w:p w:rsidR="00C35252" w:rsidRDefault="00C35252">
                        <w:pPr>
                          <w:spacing w:line="191" w:lineRule="exact"/>
                          <w:ind w:left="1"/>
                          <w:jc w:val="center"/>
                          <w:rPr>
                            <w:rFonts w:ascii="Arial"/>
                            <w:sz w:val="17"/>
                          </w:rPr>
                        </w:pPr>
                        <w:r>
                          <w:rPr>
                            <w:rFonts w:ascii="Arial"/>
                            <w:color w:val="FFFFFF"/>
                            <w:sz w:val="17"/>
                          </w:rPr>
                          <w:t>Code</w:t>
                        </w:r>
                      </w:p>
                    </w:txbxContent>
                  </v:textbox>
                </v:shape>
                <w10:anchorlock/>
              </v:group>
            </w:pict>
          </mc:Fallback>
        </mc:AlternateContent>
      </w:r>
      <w:r w:rsidR="00C35252">
        <w:rPr>
          <w:rFonts w:ascii="Times New Roman"/>
        </w:rPr>
        <w:tab/>
      </w:r>
      <w:r>
        <w:rPr>
          <w:rFonts w:ascii="Times New Roman"/>
          <w:noProof/>
          <w:lang w:val="fr-FR" w:eastAsia="fr-FR"/>
        </w:rPr>
        <mc:AlternateContent>
          <mc:Choice Requires="wpg">
            <w:drawing>
              <wp:inline distT="0" distB="0" distL="0" distR="0" wp14:anchorId="0936F055" wp14:editId="7B862852">
                <wp:extent cx="2348865" cy="1221105"/>
                <wp:effectExtent l="7620" t="1270" r="5715" b="15875"/>
                <wp:docPr id="212" name="Group 2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48865" cy="1221105"/>
                          <a:chOff x="0" y="0"/>
                          <a:chExt cx="3699" cy="1923"/>
                        </a:xfrm>
                      </wpg:grpSpPr>
                      <wps:wsp>
                        <wps:cNvPr id="213" name="Freeform 230"/>
                        <wps:cNvSpPr>
                          <a:spLocks/>
                        </wps:cNvSpPr>
                        <wps:spPr bwMode="auto">
                          <a:xfrm>
                            <a:off x="0" y="244"/>
                            <a:ext cx="814" cy="542"/>
                          </a:xfrm>
                          <a:custGeom>
                            <a:avLst/>
                            <a:gdLst>
                              <a:gd name="T0" fmla="*/ 813 w 814"/>
                              <a:gd name="T1" fmla="+- 0 244 244"/>
                              <a:gd name="T2" fmla="*/ 244 h 542"/>
                              <a:gd name="T3" fmla="*/ 0 w 814"/>
                              <a:gd name="T4" fmla="+- 0 244 244"/>
                              <a:gd name="T5" fmla="*/ 244 h 542"/>
                              <a:gd name="T6" fmla="*/ 0 w 814"/>
                              <a:gd name="T7" fmla="+- 0 748 244"/>
                              <a:gd name="T8" fmla="*/ 748 h 542"/>
                              <a:gd name="T9" fmla="*/ 63 w 814"/>
                              <a:gd name="T10" fmla="+- 0 761 244"/>
                              <a:gd name="T11" fmla="*/ 761 h 542"/>
                              <a:gd name="T12" fmla="*/ 126 w 814"/>
                              <a:gd name="T13" fmla="+- 0 773 244"/>
                              <a:gd name="T14" fmla="*/ 773 h 542"/>
                              <a:gd name="T15" fmla="*/ 211 w 814"/>
                              <a:gd name="T16" fmla="+- 0 785 244"/>
                              <a:gd name="T17" fmla="*/ 785 h 542"/>
                              <a:gd name="T18" fmla="*/ 257 w 814"/>
                              <a:gd name="T19" fmla="+- 0 781 244"/>
                              <a:gd name="T20" fmla="*/ 781 h 542"/>
                              <a:gd name="T21" fmla="*/ 334 w 814"/>
                              <a:gd name="T22" fmla="+- 0 770 244"/>
                              <a:gd name="T23" fmla="*/ 770 h 542"/>
                              <a:gd name="T24" fmla="*/ 397 w 814"/>
                              <a:gd name="T25" fmla="+- 0 756 244"/>
                              <a:gd name="T26" fmla="*/ 756 h 542"/>
                              <a:gd name="T27" fmla="*/ 500 w 814"/>
                              <a:gd name="T28" fmla="+- 0 723 244"/>
                              <a:gd name="T29" fmla="*/ 723 h 542"/>
                              <a:gd name="T30" fmla="*/ 525 w 814"/>
                              <a:gd name="T31" fmla="+- 0 715 244"/>
                              <a:gd name="T32" fmla="*/ 715 h 542"/>
                              <a:gd name="T33" fmla="*/ 608 w 814"/>
                              <a:gd name="T34" fmla="+- 0 694 244"/>
                              <a:gd name="T35" fmla="*/ 694 h 542"/>
                              <a:gd name="T36" fmla="*/ 677 w 814"/>
                              <a:gd name="T37" fmla="+- 0 684 244"/>
                              <a:gd name="T38" fmla="*/ 684 h 542"/>
                              <a:gd name="T39" fmla="*/ 762 w 814"/>
                              <a:gd name="T40" fmla="+- 0 679 244"/>
                              <a:gd name="T41" fmla="*/ 679 h 542"/>
                              <a:gd name="T42" fmla="*/ 813 w 814"/>
                              <a:gd name="T43" fmla="+- 0 678 244"/>
                              <a:gd name="T44" fmla="*/ 678 h 542"/>
                              <a:gd name="T45" fmla="*/ 813 w 814"/>
                              <a:gd name="T46" fmla="+- 0 244 244"/>
                              <a:gd name="T47" fmla="*/ 244 h 542"/>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Lst>
                            <a:rect l="0" t="0" r="r" b="b"/>
                            <a:pathLst>
                              <a:path w="814" h="542">
                                <a:moveTo>
                                  <a:pt x="813" y="0"/>
                                </a:moveTo>
                                <a:lnTo>
                                  <a:pt x="0" y="0"/>
                                </a:lnTo>
                                <a:lnTo>
                                  <a:pt x="0" y="504"/>
                                </a:lnTo>
                                <a:lnTo>
                                  <a:pt x="63" y="517"/>
                                </a:lnTo>
                                <a:lnTo>
                                  <a:pt x="126" y="529"/>
                                </a:lnTo>
                                <a:lnTo>
                                  <a:pt x="211" y="541"/>
                                </a:lnTo>
                                <a:lnTo>
                                  <a:pt x="257" y="537"/>
                                </a:lnTo>
                                <a:lnTo>
                                  <a:pt x="334" y="526"/>
                                </a:lnTo>
                                <a:lnTo>
                                  <a:pt x="397" y="512"/>
                                </a:lnTo>
                                <a:lnTo>
                                  <a:pt x="500" y="479"/>
                                </a:lnTo>
                                <a:lnTo>
                                  <a:pt x="525" y="471"/>
                                </a:lnTo>
                                <a:lnTo>
                                  <a:pt x="608" y="450"/>
                                </a:lnTo>
                                <a:lnTo>
                                  <a:pt x="677" y="440"/>
                                </a:lnTo>
                                <a:lnTo>
                                  <a:pt x="762" y="435"/>
                                </a:lnTo>
                                <a:lnTo>
                                  <a:pt x="813" y="434"/>
                                </a:lnTo>
                                <a:lnTo>
                                  <a:pt x="813" y="0"/>
                                </a:lnTo>
                                <a:close/>
                              </a:path>
                            </a:pathLst>
                          </a:custGeom>
                          <a:solidFill>
                            <a:srgbClr val="9999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4" name="Freeform 229"/>
                        <wps:cNvSpPr>
                          <a:spLocks/>
                        </wps:cNvSpPr>
                        <wps:spPr bwMode="auto">
                          <a:xfrm>
                            <a:off x="0" y="244"/>
                            <a:ext cx="814" cy="542"/>
                          </a:xfrm>
                          <a:custGeom>
                            <a:avLst/>
                            <a:gdLst>
                              <a:gd name="T0" fmla="*/ 0 w 814"/>
                              <a:gd name="T1" fmla="+- 0 244 244"/>
                              <a:gd name="T2" fmla="*/ 244 h 542"/>
                              <a:gd name="T3" fmla="*/ 813 w 814"/>
                              <a:gd name="T4" fmla="+- 0 244 244"/>
                              <a:gd name="T5" fmla="*/ 244 h 542"/>
                              <a:gd name="T6" fmla="*/ 813 w 814"/>
                              <a:gd name="T7" fmla="+- 0 678 244"/>
                              <a:gd name="T8" fmla="*/ 678 h 542"/>
                              <a:gd name="T9" fmla="*/ 762 w 814"/>
                              <a:gd name="T10" fmla="+- 0 679 244"/>
                              <a:gd name="T11" fmla="*/ 679 h 542"/>
                              <a:gd name="T12" fmla="*/ 717 w 814"/>
                              <a:gd name="T13" fmla="+- 0 681 244"/>
                              <a:gd name="T14" fmla="*/ 681 h 542"/>
                              <a:gd name="T15" fmla="*/ 641 w 814"/>
                              <a:gd name="T16" fmla="+- 0 688 244"/>
                              <a:gd name="T17" fmla="*/ 688 h 542"/>
                              <a:gd name="T18" fmla="*/ 579 w 814"/>
                              <a:gd name="T19" fmla="+- 0 700 244"/>
                              <a:gd name="T20" fmla="*/ 700 h 542"/>
                              <a:gd name="T21" fmla="*/ 500 w 814"/>
                              <a:gd name="T22" fmla="+- 0 723 244"/>
                              <a:gd name="T23" fmla="*/ 723 h 542"/>
                              <a:gd name="T24" fmla="*/ 476 w 814"/>
                              <a:gd name="T25" fmla="+- 0 731 244"/>
                              <a:gd name="T26" fmla="*/ 731 h 542"/>
                              <a:gd name="T27" fmla="*/ 451 w 814"/>
                              <a:gd name="T28" fmla="+- 0 740 244"/>
                              <a:gd name="T29" fmla="*/ 740 h 542"/>
                              <a:gd name="T30" fmla="*/ 367 w 814"/>
                              <a:gd name="T31" fmla="+- 0 763 244"/>
                              <a:gd name="T32" fmla="*/ 763 h 542"/>
                              <a:gd name="T33" fmla="*/ 298 w 814"/>
                              <a:gd name="T34" fmla="+- 0 776 244"/>
                              <a:gd name="T35" fmla="*/ 776 h 542"/>
                              <a:gd name="T36" fmla="*/ 211 w 814"/>
                              <a:gd name="T37" fmla="+- 0 785 244"/>
                              <a:gd name="T38" fmla="*/ 785 h 542"/>
                              <a:gd name="T39" fmla="*/ 165 w 814"/>
                              <a:gd name="T40" fmla="+- 0 779 244"/>
                              <a:gd name="T41" fmla="*/ 779 h 542"/>
                              <a:gd name="T42" fmla="*/ 126 w 814"/>
                              <a:gd name="T43" fmla="+- 0 773 244"/>
                              <a:gd name="T44" fmla="*/ 773 h 542"/>
                              <a:gd name="T45" fmla="*/ 93 w 814"/>
                              <a:gd name="T46" fmla="+- 0 768 244"/>
                              <a:gd name="T47" fmla="*/ 768 h 542"/>
                              <a:gd name="T48" fmla="*/ 63 w 814"/>
                              <a:gd name="T49" fmla="+- 0 761 244"/>
                              <a:gd name="T50" fmla="*/ 761 h 542"/>
                              <a:gd name="T51" fmla="*/ 33 w 814"/>
                              <a:gd name="T52" fmla="+- 0 755 244"/>
                              <a:gd name="T53" fmla="*/ 755 h 542"/>
                              <a:gd name="T54" fmla="*/ 0 w 814"/>
                              <a:gd name="T55" fmla="+- 0 748 244"/>
                              <a:gd name="T56" fmla="*/ 748 h 542"/>
                              <a:gd name="T57" fmla="*/ 0 w 814"/>
                              <a:gd name="T58" fmla="+- 0 244 244"/>
                              <a:gd name="T59" fmla="*/ 244 h 542"/>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 ang="0">
                                <a:pos x="T48" y="T50"/>
                              </a:cxn>
                              <a:cxn ang="0">
                                <a:pos x="T51" y="T53"/>
                              </a:cxn>
                              <a:cxn ang="0">
                                <a:pos x="T54" y="T56"/>
                              </a:cxn>
                              <a:cxn ang="0">
                                <a:pos x="T57" y="T59"/>
                              </a:cxn>
                            </a:cxnLst>
                            <a:rect l="0" t="0" r="r" b="b"/>
                            <a:pathLst>
                              <a:path w="814" h="542">
                                <a:moveTo>
                                  <a:pt x="0" y="0"/>
                                </a:moveTo>
                                <a:lnTo>
                                  <a:pt x="813" y="0"/>
                                </a:lnTo>
                                <a:lnTo>
                                  <a:pt x="813" y="434"/>
                                </a:lnTo>
                                <a:lnTo>
                                  <a:pt x="762" y="435"/>
                                </a:lnTo>
                                <a:lnTo>
                                  <a:pt x="717" y="437"/>
                                </a:lnTo>
                                <a:lnTo>
                                  <a:pt x="641" y="444"/>
                                </a:lnTo>
                                <a:lnTo>
                                  <a:pt x="579" y="456"/>
                                </a:lnTo>
                                <a:lnTo>
                                  <a:pt x="500" y="479"/>
                                </a:lnTo>
                                <a:lnTo>
                                  <a:pt x="476" y="487"/>
                                </a:lnTo>
                                <a:lnTo>
                                  <a:pt x="451" y="496"/>
                                </a:lnTo>
                                <a:lnTo>
                                  <a:pt x="367" y="519"/>
                                </a:lnTo>
                                <a:lnTo>
                                  <a:pt x="298" y="532"/>
                                </a:lnTo>
                                <a:lnTo>
                                  <a:pt x="211" y="541"/>
                                </a:lnTo>
                                <a:lnTo>
                                  <a:pt x="165" y="535"/>
                                </a:lnTo>
                                <a:lnTo>
                                  <a:pt x="126" y="529"/>
                                </a:lnTo>
                                <a:lnTo>
                                  <a:pt x="93" y="524"/>
                                </a:lnTo>
                                <a:lnTo>
                                  <a:pt x="63" y="517"/>
                                </a:lnTo>
                                <a:lnTo>
                                  <a:pt x="33" y="511"/>
                                </a:lnTo>
                                <a:lnTo>
                                  <a:pt x="0" y="504"/>
                                </a:lnTo>
                                <a:lnTo>
                                  <a:pt x="0" y="0"/>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5" name="Line 228"/>
                        <wps:cNvCnPr>
                          <a:cxnSpLocks noChangeShapeType="1"/>
                        </wps:cNvCnPr>
                        <wps:spPr bwMode="auto">
                          <a:xfrm>
                            <a:off x="840" y="487"/>
                            <a:ext cx="137" cy="0"/>
                          </a:xfrm>
                          <a:prstGeom prst="line">
                            <a:avLst/>
                          </a:prstGeom>
                          <a:noFill/>
                          <a:ln w="607">
                            <a:solidFill>
                              <a:srgbClr val="000000"/>
                            </a:solidFill>
                            <a:round/>
                            <a:headEnd/>
                            <a:tailEnd/>
                          </a:ln>
                          <a:extLst>
                            <a:ext uri="{909E8E84-426E-40DD-AFC4-6F175D3DCCD1}">
                              <a14:hiddenFill xmlns:a14="http://schemas.microsoft.com/office/drawing/2010/main">
                                <a:noFill/>
                              </a14:hiddenFill>
                            </a:ext>
                          </a:extLst>
                        </wps:spPr>
                        <wps:bodyPr/>
                      </wps:wsp>
                      <wps:wsp>
                        <wps:cNvPr id="216" name="Line 227"/>
                        <wps:cNvCnPr>
                          <a:cxnSpLocks noChangeShapeType="1"/>
                        </wps:cNvCnPr>
                        <wps:spPr bwMode="auto">
                          <a:xfrm>
                            <a:off x="406" y="758"/>
                            <a:ext cx="0" cy="506"/>
                          </a:xfrm>
                          <a:prstGeom prst="line">
                            <a:avLst/>
                          </a:prstGeom>
                          <a:noFill/>
                          <a:ln w="607">
                            <a:solidFill>
                              <a:srgbClr val="000000"/>
                            </a:solidFill>
                            <a:round/>
                            <a:headEnd/>
                            <a:tailEnd/>
                          </a:ln>
                          <a:extLst>
                            <a:ext uri="{909E8E84-426E-40DD-AFC4-6F175D3DCCD1}">
                              <a14:hiddenFill xmlns:a14="http://schemas.microsoft.com/office/drawing/2010/main">
                                <a:noFill/>
                              </a14:hiddenFill>
                            </a:ext>
                          </a:extLst>
                        </wps:spPr>
                        <wps:bodyPr/>
                      </wps:wsp>
                      <wps:wsp>
                        <wps:cNvPr id="217" name="Freeform 226"/>
                        <wps:cNvSpPr>
                          <a:spLocks/>
                        </wps:cNvSpPr>
                        <wps:spPr bwMode="auto">
                          <a:xfrm>
                            <a:off x="366" y="1259"/>
                            <a:ext cx="82" cy="122"/>
                          </a:xfrm>
                          <a:custGeom>
                            <a:avLst/>
                            <a:gdLst>
                              <a:gd name="T0" fmla="+- 0 447 366"/>
                              <a:gd name="T1" fmla="*/ T0 w 82"/>
                              <a:gd name="T2" fmla="+- 0 1259 1259"/>
                              <a:gd name="T3" fmla="*/ 1259 h 122"/>
                              <a:gd name="T4" fmla="+- 0 366 366"/>
                              <a:gd name="T5" fmla="*/ T4 w 82"/>
                              <a:gd name="T6" fmla="+- 0 1259 1259"/>
                              <a:gd name="T7" fmla="*/ 1259 h 122"/>
                              <a:gd name="T8" fmla="+- 0 406 366"/>
                              <a:gd name="T9" fmla="*/ T8 w 82"/>
                              <a:gd name="T10" fmla="+- 0 1381 1259"/>
                              <a:gd name="T11" fmla="*/ 1381 h 122"/>
                              <a:gd name="T12" fmla="+- 0 447 366"/>
                              <a:gd name="T13" fmla="*/ T12 w 82"/>
                              <a:gd name="T14" fmla="+- 0 1259 1259"/>
                              <a:gd name="T15" fmla="*/ 1259 h 122"/>
                            </a:gdLst>
                            <a:ahLst/>
                            <a:cxnLst>
                              <a:cxn ang="0">
                                <a:pos x="T1" y="T3"/>
                              </a:cxn>
                              <a:cxn ang="0">
                                <a:pos x="T5" y="T7"/>
                              </a:cxn>
                              <a:cxn ang="0">
                                <a:pos x="T9" y="T11"/>
                              </a:cxn>
                              <a:cxn ang="0">
                                <a:pos x="T13" y="T15"/>
                              </a:cxn>
                            </a:cxnLst>
                            <a:rect l="0" t="0" r="r" b="b"/>
                            <a:pathLst>
                              <a:path w="82" h="122">
                                <a:moveTo>
                                  <a:pt x="81" y="0"/>
                                </a:moveTo>
                                <a:lnTo>
                                  <a:pt x="0" y="0"/>
                                </a:lnTo>
                                <a:lnTo>
                                  <a:pt x="40" y="122"/>
                                </a:lnTo>
                                <a:lnTo>
                                  <a:pt x="8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218" name="Picture 22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487" y="893"/>
                            <a:ext cx="271" cy="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19" name="Line 224"/>
                        <wps:cNvCnPr>
                          <a:cxnSpLocks noChangeShapeType="1"/>
                        </wps:cNvCnPr>
                        <wps:spPr bwMode="auto">
                          <a:xfrm>
                            <a:off x="894" y="1652"/>
                            <a:ext cx="2058" cy="0"/>
                          </a:xfrm>
                          <a:prstGeom prst="line">
                            <a:avLst/>
                          </a:prstGeom>
                          <a:noFill/>
                          <a:ln w="607">
                            <a:solidFill>
                              <a:srgbClr val="000000"/>
                            </a:solidFill>
                            <a:round/>
                            <a:headEnd/>
                            <a:tailEnd/>
                          </a:ln>
                          <a:extLst>
                            <a:ext uri="{909E8E84-426E-40DD-AFC4-6F175D3DCCD1}">
                              <a14:hiddenFill xmlns:a14="http://schemas.microsoft.com/office/drawing/2010/main">
                                <a:noFill/>
                              </a14:hiddenFill>
                            </a:ext>
                          </a:extLst>
                        </wps:spPr>
                        <wps:bodyPr/>
                      </wps:wsp>
                      <wps:wsp>
                        <wps:cNvPr id="220" name="Freeform 223"/>
                        <wps:cNvSpPr>
                          <a:spLocks/>
                        </wps:cNvSpPr>
                        <wps:spPr bwMode="auto">
                          <a:xfrm>
                            <a:off x="2932" y="839"/>
                            <a:ext cx="129" cy="82"/>
                          </a:xfrm>
                          <a:custGeom>
                            <a:avLst/>
                            <a:gdLst>
                              <a:gd name="T0" fmla="+- 0 3060 2932"/>
                              <a:gd name="T1" fmla="*/ T0 w 129"/>
                              <a:gd name="T2" fmla="+- 0 839 839"/>
                              <a:gd name="T3" fmla="*/ 839 h 82"/>
                              <a:gd name="T4" fmla="+- 0 2932 2932"/>
                              <a:gd name="T5" fmla="*/ T4 w 129"/>
                              <a:gd name="T6" fmla="+- 0 844 839"/>
                              <a:gd name="T7" fmla="*/ 844 h 82"/>
                              <a:gd name="T8" fmla="+- 0 2961 2932"/>
                              <a:gd name="T9" fmla="*/ T8 w 129"/>
                              <a:gd name="T10" fmla="+- 0 920 839"/>
                              <a:gd name="T11" fmla="*/ 920 h 82"/>
                              <a:gd name="T12" fmla="+- 0 3060 2932"/>
                              <a:gd name="T13" fmla="*/ T12 w 129"/>
                              <a:gd name="T14" fmla="+- 0 839 839"/>
                              <a:gd name="T15" fmla="*/ 839 h 82"/>
                            </a:gdLst>
                            <a:ahLst/>
                            <a:cxnLst>
                              <a:cxn ang="0">
                                <a:pos x="T1" y="T3"/>
                              </a:cxn>
                              <a:cxn ang="0">
                                <a:pos x="T5" y="T7"/>
                              </a:cxn>
                              <a:cxn ang="0">
                                <a:pos x="T9" y="T11"/>
                              </a:cxn>
                              <a:cxn ang="0">
                                <a:pos x="T13" y="T15"/>
                              </a:cxn>
                            </a:cxnLst>
                            <a:rect l="0" t="0" r="r" b="b"/>
                            <a:pathLst>
                              <a:path w="129" h="82">
                                <a:moveTo>
                                  <a:pt x="128" y="0"/>
                                </a:moveTo>
                                <a:lnTo>
                                  <a:pt x="0" y="5"/>
                                </a:lnTo>
                                <a:lnTo>
                                  <a:pt x="29" y="81"/>
                                </a:lnTo>
                                <a:lnTo>
                                  <a:pt x="12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221" name="Picture 22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1516" y="1462"/>
                            <a:ext cx="271" cy="2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22" name="Freeform 221"/>
                        <wps:cNvSpPr>
                          <a:spLocks/>
                        </wps:cNvSpPr>
                        <wps:spPr bwMode="auto">
                          <a:xfrm>
                            <a:off x="0" y="1381"/>
                            <a:ext cx="814" cy="542"/>
                          </a:xfrm>
                          <a:custGeom>
                            <a:avLst/>
                            <a:gdLst>
                              <a:gd name="T0" fmla="*/ 813 w 814"/>
                              <a:gd name="T1" fmla="+- 0 1381 1381"/>
                              <a:gd name="T2" fmla="*/ 1381 h 542"/>
                              <a:gd name="T3" fmla="*/ 0 w 814"/>
                              <a:gd name="T4" fmla="+- 0 1381 1381"/>
                              <a:gd name="T5" fmla="*/ 1381 h 542"/>
                              <a:gd name="T6" fmla="*/ 0 w 814"/>
                              <a:gd name="T7" fmla="+- 0 1885 1381"/>
                              <a:gd name="T8" fmla="*/ 1885 h 542"/>
                              <a:gd name="T9" fmla="*/ 63 w 814"/>
                              <a:gd name="T10" fmla="+- 0 1899 1381"/>
                              <a:gd name="T11" fmla="*/ 1899 h 542"/>
                              <a:gd name="T12" fmla="*/ 126 w 814"/>
                              <a:gd name="T13" fmla="+- 0 1911 1381"/>
                              <a:gd name="T14" fmla="*/ 1911 h 542"/>
                              <a:gd name="T15" fmla="*/ 211 w 814"/>
                              <a:gd name="T16" fmla="+- 0 1922 1381"/>
                              <a:gd name="T17" fmla="*/ 1922 h 542"/>
                              <a:gd name="T18" fmla="*/ 257 w 814"/>
                              <a:gd name="T19" fmla="+- 0 1919 1381"/>
                              <a:gd name="T20" fmla="*/ 1919 h 542"/>
                              <a:gd name="T21" fmla="*/ 334 w 814"/>
                              <a:gd name="T22" fmla="+- 0 1907 1381"/>
                              <a:gd name="T23" fmla="*/ 1907 h 542"/>
                              <a:gd name="T24" fmla="*/ 397 w 814"/>
                              <a:gd name="T25" fmla="+- 0 1893 1381"/>
                              <a:gd name="T26" fmla="*/ 1893 h 542"/>
                              <a:gd name="T27" fmla="*/ 500 w 814"/>
                              <a:gd name="T28" fmla="+- 0 1860 1381"/>
                              <a:gd name="T29" fmla="*/ 1860 h 542"/>
                              <a:gd name="T30" fmla="*/ 525 w 814"/>
                              <a:gd name="T31" fmla="+- 0 1852 1381"/>
                              <a:gd name="T32" fmla="*/ 1852 h 542"/>
                              <a:gd name="T33" fmla="*/ 608 w 814"/>
                              <a:gd name="T34" fmla="+- 0 1831 1381"/>
                              <a:gd name="T35" fmla="*/ 1831 h 542"/>
                              <a:gd name="T36" fmla="*/ 677 w 814"/>
                              <a:gd name="T37" fmla="+- 0 1822 1381"/>
                              <a:gd name="T38" fmla="*/ 1822 h 542"/>
                              <a:gd name="T39" fmla="*/ 762 w 814"/>
                              <a:gd name="T40" fmla="+- 0 1817 1381"/>
                              <a:gd name="T41" fmla="*/ 1817 h 542"/>
                              <a:gd name="T42" fmla="*/ 813 w 814"/>
                              <a:gd name="T43" fmla="+- 0 1816 1381"/>
                              <a:gd name="T44" fmla="*/ 1816 h 542"/>
                              <a:gd name="T45" fmla="*/ 813 w 814"/>
                              <a:gd name="T46" fmla="+- 0 1381 1381"/>
                              <a:gd name="T47" fmla="*/ 1381 h 542"/>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Lst>
                            <a:rect l="0" t="0" r="r" b="b"/>
                            <a:pathLst>
                              <a:path w="814" h="542">
                                <a:moveTo>
                                  <a:pt x="813" y="0"/>
                                </a:moveTo>
                                <a:lnTo>
                                  <a:pt x="0" y="0"/>
                                </a:lnTo>
                                <a:lnTo>
                                  <a:pt x="0" y="504"/>
                                </a:lnTo>
                                <a:lnTo>
                                  <a:pt x="63" y="518"/>
                                </a:lnTo>
                                <a:lnTo>
                                  <a:pt x="126" y="530"/>
                                </a:lnTo>
                                <a:lnTo>
                                  <a:pt x="211" y="541"/>
                                </a:lnTo>
                                <a:lnTo>
                                  <a:pt x="257" y="538"/>
                                </a:lnTo>
                                <a:lnTo>
                                  <a:pt x="334" y="526"/>
                                </a:lnTo>
                                <a:lnTo>
                                  <a:pt x="397" y="512"/>
                                </a:lnTo>
                                <a:lnTo>
                                  <a:pt x="500" y="479"/>
                                </a:lnTo>
                                <a:lnTo>
                                  <a:pt x="525" y="471"/>
                                </a:lnTo>
                                <a:lnTo>
                                  <a:pt x="608" y="450"/>
                                </a:lnTo>
                                <a:lnTo>
                                  <a:pt x="677" y="441"/>
                                </a:lnTo>
                                <a:lnTo>
                                  <a:pt x="762" y="436"/>
                                </a:lnTo>
                                <a:lnTo>
                                  <a:pt x="813" y="435"/>
                                </a:lnTo>
                                <a:lnTo>
                                  <a:pt x="813" y="0"/>
                                </a:lnTo>
                                <a:close/>
                              </a:path>
                            </a:pathLst>
                          </a:custGeom>
                          <a:solidFill>
                            <a:srgbClr val="9999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3" name="Freeform 220"/>
                        <wps:cNvSpPr>
                          <a:spLocks/>
                        </wps:cNvSpPr>
                        <wps:spPr bwMode="auto">
                          <a:xfrm>
                            <a:off x="0" y="1381"/>
                            <a:ext cx="814" cy="542"/>
                          </a:xfrm>
                          <a:custGeom>
                            <a:avLst/>
                            <a:gdLst>
                              <a:gd name="T0" fmla="*/ 0 w 814"/>
                              <a:gd name="T1" fmla="+- 0 1381 1381"/>
                              <a:gd name="T2" fmla="*/ 1381 h 542"/>
                              <a:gd name="T3" fmla="*/ 813 w 814"/>
                              <a:gd name="T4" fmla="+- 0 1381 1381"/>
                              <a:gd name="T5" fmla="*/ 1381 h 542"/>
                              <a:gd name="T6" fmla="*/ 813 w 814"/>
                              <a:gd name="T7" fmla="+- 0 1816 1381"/>
                              <a:gd name="T8" fmla="*/ 1816 h 542"/>
                              <a:gd name="T9" fmla="*/ 762 w 814"/>
                              <a:gd name="T10" fmla="+- 0 1817 1381"/>
                              <a:gd name="T11" fmla="*/ 1817 h 542"/>
                              <a:gd name="T12" fmla="*/ 717 w 814"/>
                              <a:gd name="T13" fmla="+- 0 1818 1381"/>
                              <a:gd name="T14" fmla="*/ 1818 h 542"/>
                              <a:gd name="T15" fmla="*/ 641 w 814"/>
                              <a:gd name="T16" fmla="+- 0 1826 1381"/>
                              <a:gd name="T17" fmla="*/ 1826 h 542"/>
                              <a:gd name="T18" fmla="*/ 579 w 814"/>
                              <a:gd name="T19" fmla="+- 0 1838 1381"/>
                              <a:gd name="T20" fmla="*/ 1838 h 542"/>
                              <a:gd name="T21" fmla="*/ 500 w 814"/>
                              <a:gd name="T22" fmla="+- 0 1860 1381"/>
                              <a:gd name="T23" fmla="*/ 1860 h 542"/>
                              <a:gd name="T24" fmla="*/ 476 w 814"/>
                              <a:gd name="T25" fmla="+- 0 1869 1381"/>
                              <a:gd name="T26" fmla="*/ 1869 h 542"/>
                              <a:gd name="T27" fmla="*/ 451 w 814"/>
                              <a:gd name="T28" fmla="+- 0 1877 1381"/>
                              <a:gd name="T29" fmla="*/ 1877 h 542"/>
                              <a:gd name="T30" fmla="*/ 367 w 814"/>
                              <a:gd name="T31" fmla="+- 0 1901 1381"/>
                              <a:gd name="T32" fmla="*/ 1901 h 542"/>
                              <a:gd name="T33" fmla="*/ 298 w 814"/>
                              <a:gd name="T34" fmla="+- 0 1913 1381"/>
                              <a:gd name="T35" fmla="*/ 1913 h 542"/>
                              <a:gd name="T36" fmla="*/ 211 w 814"/>
                              <a:gd name="T37" fmla="+- 0 1922 1381"/>
                              <a:gd name="T38" fmla="*/ 1922 h 542"/>
                              <a:gd name="T39" fmla="*/ 165 w 814"/>
                              <a:gd name="T40" fmla="+- 0 1916 1381"/>
                              <a:gd name="T41" fmla="*/ 1916 h 542"/>
                              <a:gd name="T42" fmla="*/ 93 w 814"/>
                              <a:gd name="T43" fmla="+- 0 1905 1381"/>
                              <a:gd name="T44" fmla="*/ 1905 h 542"/>
                              <a:gd name="T45" fmla="*/ 33 w 814"/>
                              <a:gd name="T46" fmla="+- 0 1892 1381"/>
                              <a:gd name="T47" fmla="*/ 1892 h 542"/>
                              <a:gd name="T48" fmla="*/ 0 w 814"/>
                              <a:gd name="T49" fmla="+- 0 1885 1381"/>
                              <a:gd name="T50" fmla="*/ 1885 h 542"/>
                              <a:gd name="T51" fmla="*/ 0 w 814"/>
                              <a:gd name="T52" fmla="+- 0 1381 1381"/>
                              <a:gd name="T53" fmla="*/ 1381 h 542"/>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 ang="0">
                                <a:pos x="T48" y="T50"/>
                              </a:cxn>
                              <a:cxn ang="0">
                                <a:pos x="T51" y="T53"/>
                              </a:cxn>
                            </a:cxnLst>
                            <a:rect l="0" t="0" r="r" b="b"/>
                            <a:pathLst>
                              <a:path w="814" h="542">
                                <a:moveTo>
                                  <a:pt x="0" y="0"/>
                                </a:moveTo>
                                <a:lnTo>
                                  <a:pt x="813" y="0"/>
                                </a:lnTo>
                                <a:lnTo>
                                  <a:pt x="813" y="435"/>
                                </a:lnTo>
                                <a:lnTo>
                                  <a:pt x="762" y="436"/>
                                </a:lnTo>
                                <a:lnTo>
                                  <a:pt x="717" y="437"/>
                                </a:lnTo>
                                <a:lnTo>
                                  <a:pt x="641" y="445"/>
                                </a:lnTo>
                                <a:lnTo>
                                  <a:pt x="579" y="457"/>
                                </a:lnTo>
                                <a:lnTo>
                                  <a:pt x="500" y="479"/>
                                </a:lnTo>
                                <a:lnTo>
                                  <a:pt x="476" y="488"/>
                                </a:lnTo>
                                <a:lnTo>
                                  <a:pt x="451" y="496"/>
                                </a:lnTo>
                                <a:lnTo>
                                  <a:pt x="367" y="520"/>
                                </a:lnTo>
                                <a:lnTo>
                                  <a:pt x="298" y="532"/>
                                </a:lnTo>
                                <a:lnTo>
                                  <a:pt x="211" y="541"/>
                                </a:lnTo>
                                <a:lnTo>
                                  <a:pt x="165" y="535"/>
                                </a:lnTo>
                                <a:lnTo>
                                  <a:pt x="93" y="524"/>
                                </a:lnTo>
                                <a:lnTo>
                                  <a:pt x="33" y="511"/>
                                </a:lnTo>
                                <a:lnTo>
                                  <a:pt x="0" y="504"/>
                                </a:lnTo>
                                <a:lnTo>
                                  <a:pt x="0" y="0"/>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224" name="Picture 21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948" y="0"/>
                            <a:ext cx="271" cy="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25" name="Line 218"/>
                        <wps:cNvCnPr>
                          <a:cxnSpLocks noChangeShapeType="1"/>
                        </wps:cNvCnPr>
                        <wps:spPr bwMode="auto">
                          <a:xfrm>
                            <a:off x="2491" y="487"/>
                            <a:ext cx="138" cy="0"/>
                          </a:xfrm>
                          <a:prstGeom prst="line">
                            <a:avLst/>
                          </a:prstGeom>
                          <a:noFill/>
                          <a:ln w="607">
                            <a:solidFill>
                              <a:srgbClr val="000000"/>
                            </a:solidFill>
                            <a:round/>
                            <a:headEnd/>
                            <a:tailEnd/>
                          </a:ln>
                          <a:extLst>
                            <a:ext uri="{909E8E84-426E-40DD-AFC4-6F175D3DCCD1}">
                              <a14:hiddenFill xmlns:a14="http://schemas.microsoft.com/office/drawing/2010/main">
                                <a:noFill/>
                              </a14:hiddenFill>
                            </a:ext>
                          </a:extLst>
                        </wps:spPr>
                        <wps:bodyPr/>
                      </wps:wsp>
                      <wps:wsp>
                        <wps:cNvPr id="226" name="Freeform 217"/>
                        <wps:cNvSpPr>
                          <a:spLocks/>
                        </wps:cNvSpPr>
                        <wps:spPr bwMode="auto">
                          <a:xfrm>
                            <a:off x="2668" y="446"/>
                            <a:ext cx="123" cy="82"/>
                          </a:xfrm>
                          <a:custGeom>
                            <a:avLst/>
                            <a:gdLst>
                              <a:gd name="T0" fmla="+- 0 2668 2668"/>
                              <a:gd name="T1" fmla="*/ T0 w 123"/>
                              <a:gd name="T2" fmla="+- 0 446 446"/>
                              <a:gd name="T3" fmla="*/ 446 h 82"/>
                              <a:gd name="T4" fmla="+- 0 2668 2668"/>
                              <a:gd name="T5" fmla="*/ T4 w 123"/>
                              <a:gd name="T6" fmla="+- 0 527 446"/>
                              <a:gd name="T7" fmla="*/ 527 h 82"/>
                              <a:gd name="T8" fmla="+- 0 2790 2668"/>
                              <a:gd name="T9" fmla="*/ T8 w 123"/>
                              <a:gd name="T10" fmla="+- 0 487 446"/>
                              <a:gd name="T11" fmla="*/ 487 h 82"/>
                              <a:gd name="T12" fmla="+- 0 2668 2668"/>
                              <a:gd name="T13" fmla="*/ T12 w 123"/>
                              <a:gd name="T14" fmla="+- 0 446 446"/>
                              <a:gd name="T15" fmla="*/ 446 h 82"/>
                            </a:gdLst>
                            <a:ahLst/>
                            <a:cxnLst>
                              <a:cxn ang="0">
                                <a:pos x="T1" y="T3"/>
                              </a:cxn>
                              <a:cxn ang="0">
                                <a:pos x="T5" y="T7"/>
                              </a:cxn>
                              <a:cxn ang="0">
                                <a:pos x="T9" y="T11"/>
                              </a:cxn>
                              <a:cxn ang="0">
                                <a:pos x="T13" y="T15"/>
                              </a:cxn>
                            </a:cxnLst>
                            <a:rect l="0" t="0" r="r" b="b"/>
                            <a:pathLst>
                              <a:path w="123" h="82">
                                <a:moveTo>
                                  <a:pt x="0" y="0"/>
                                </a:moveTo>
                                <a:lnTo>
                                  <a:pt x="0" y="81"/>
                                </a:lnTo>
                                <a:lnTo>
                                  <a:pt x="122" y="41"/>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7" name="Freeform 216"/>
                        <wps:cNvSpPr>
                          <a:spLocks/>
                        </wps:cNvSpPr>
                        <wps:spPr bwMode="auto">
                          <a:xfrm>
                            <a:off x="2790" y="244"/>
                            <a:ext cx="909" cy="542"/>
                          </a:xfrm>
                          <a:custGeom>
                            <a:avLst/>
                            <a:gdLst>
                              <a:gd name="T0" fmla="+- 0 3699 2790"/>
                              <a:gd name="T1" fmla="*/ T0 w 909"/>
                              <a:gd name="T2" fmla="+- 0 244 244"/>
                              <a:gd name="T3" fmla="*/ 244 h 542"/>
                              <a:gd name="T4" fmla="+- 0 2790 2790"/>
                              <a:gd name="T5" fmla="*/ T4 w 909"/>
                              <a:gd name="T6" fmla="+- 0 244 244"/>
                              <a:gd name="T7" fmla="*/ 244 h 542"/>
                              <a:gd name="T8" fmla="+- 0 2790 2790"/>
                              <a:gd name="T9" fmla="*/ T8 w 909"/>
                              <a:gd name="T10" fmla="+- 0 748 244"/>
                              <a:gd name="T11" fmla="*/ 748 h 542"/>
                              <a:gd name="T12" fmla="+- 0 2860 2790"/>
                              <a:gd name="T13" fmla="*/ T12 w 909"/>
                              <a:gd name="T14" fmla="+- 0 762 244"/>
                              <a:gd name="T15" fmla="*/ 762 h 542"/>
                              <a:gd name="T16" fmla="+- 0 2931 2790"/>
                              <a:gd name="T17" fmla="*/ T16 w 909"/>
                              <a:gd name="T18" fmla="+- 0 774 244"/>
                              <a:gd name="T19" fmla="*/ 774 h 542"/>
                              <a:gd name="T20" fmla="+- 0 3027 2790"/>
                              <a:gd name="T21" fmla="*/ T20 w 909"/>
                              <a:gd name="T22" fmla="+- 0 785 244"/>
                              <a:gd name="T23" fmla="*/ 785 h 542"/>
                              <a:gd name="T24" fmla="+- 0 3073 2790"/>
                              <a:gd name="T25" fmla="*/ T24 w 909"/>
                              <a:gd name="T26" fmla="+- 0 782 244"/>
                              <a:gd name="T27" fmla="*/ 782 h 542"/>
                              <a:gd name="T28" fmla="+- 0 3153 2790"/>
                              <a:gd name="T29" fmla="*/ T28 w 909"/>
                              <a:gd name="T30" fmla="+- 0 772 244"/>
                              <a:gd name="T31" fmla="*/ 772 h 542"/>
                              <a:gd name="T32" fmla="+- 0 3219 2790"/>
                              <a:gd name="T33" fmla="*/ T32 w 909"/>
                              <a:gd name="T34" fmla="+- 0 760 244"/>
                              <a:gd name="T35" fmla="*/ 760 h 542"/>
                              <a:gd name="T36" fmla="+- 0 3300 2790"/>
                              <a:gd name="T37" fmla="*/ T36 w 909"/>
                              <a:gd name="T38" fmla="+- 0 738 244"/>
                              <a:gd name="T39" fmla="*/ 738 h 542"/>
                              <a:gd name="T40" fmla="+- 0 3375 2790"/>
                              <a:gd name="T41" fmla="*/ T40 w 909"/>
                              <a:gd name="T42" fmla="+- 0 716 244"/>
                              <a:gd name="T43" fmla="*/ 716 h 542"/>
                              <a:gd name="T44" fmla="+- 0 3401 2790"/>
                              <a:gd name="T45" fmla="*/ T44 w 909"/>
                              <a:gd name="T46" fmla="+- 0 709 244"/>
                              <a:gd name="T47" fmla="*/ 709 h 542"/>
                              <a:gd name="T48" fmla="+- 0 3488 2790"/>
                              <a:gd name="T49" fmla="*/ T48 w 909"/>
                              <a:gd name="T50" fmla="+- 0 691 244"/>
                              <a:gd name="T51" fmla="*/ 691 h 542"/>
                              <a:gd name="T52" fmla="+- 0 3560 2790"/>
                              <a:gd name="T53" fmla="*/ T52 w 909"/>
                              <a:gd name="T54" fmla="+- 0 683 244"/>
                              <a:gd name="T55" fmla="*/ 683 h 542"/>
                              <a:gd name="T56" fmla="+- 0 3648 2790"/>
                              <a:gd name="T57" fmla="*/ T56 w 909"/>
                              <a:gd name="T58" fmla="+- 0 679 244"/>
                              <a:gd name="T59" fmla="*/ 679 h 542"/>
                              <a:gd name="T60" fmla="+- 0 3699 2790"/>
                              <a:gd name="T61" fmla="*/ T60 w 909"/>
                              <a:gd name="T62" fmla="+- 0 679 244"/>
                              <a:gd name="T63" fmla="*/ 679 h 542"/>
                              <a:gd name="T64" fmla="+- 0 3699 2790"/>
                              <a:gd name="T65" fmla="*/ T64 w 909"/>
                              <a:gd name="T66" fmla="+- 0 244 244"/>
                              <a:gd name="T67" fmla="*/ 244 h 54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909" h="542">
                                <a:moveTo>
                                  <a:pt x="909" y="0"/>
                                </a:moveTo>
                                <a:lnTo>
                                  <a:pt x="0" y="0"/>
                                </a:lnTo>
                                <a:lnTo>
                                  <a:pt x="0" y="504"/>
                                </a:lnTo>
                                <a:lnTo>
                                  <a:pt x="70" y="518"/>
                                </a:lnTo>
                                <a:lnTo>
                                  <a:pt x="141" y="530"/>
                                </a:lnTo>
                                <a:lnTo>
                                  <a:pt x="237" y="541"/>
                                </a:lnTo>
                                <a:lnTo>
                                  <a:pt x="283" y="538"/>
                                </a:lnTo>
                                <a:lnTo>
                                  <a:pt x="363" y="528"/>
                                </a:lnTo>
                                <a:lnTo>
                                  <a:pt x="429" y="516"/>
                                </a:lnTo>
                                <a:lnTo>
                                  <a:pt x="510" y="494"/>
                                </a:lnTo>
                                <a:lnTo>
                                  <a:pt x="585" y="472"/>
                                </a:lnTo>
                                <a:lnTo>
                                  <a:pt x="611" y="465"/>
                                </a:lnTo>
                                <a:lnTo>
                                  <a:pt x="698" y="447"/>
                                </a:lnTo>
                                <a:lnTo>
                                  <a:pt x="770" y="439"/>
                                </a:lnTo>
                                <a:lnTo>
                                  <a:pt x="858" y="435"/>
                                </a:lnTo>
                                <a:lnTo>
                                  <a:pt x="909" y="435"/>
                                </a:lnTo>
                                <a:lnTo>
                                  <a:pt x="909" y="0"/>
                                </a:lnTo>
                                <a:close/>
                              </a:path>
                            </a:pathLst>
                          </a:custGeom>
                          <a:solidFill>
                            <a:srgbClr val="CC99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8" name="Freeform 215"/>
                        <wps:cNvSpPr>
                          <a:spLocks/>
                        </wps:cNvSpPr>
                        <wps:spPr bwMode="auto">
                          <a:xfrm>
                            <a:off x="2790" y="244"/>
                            <a:ext cx="909" cy="542"/>
                          </a:xfrm>
                          <a:custGeom>
                            <a:avLst/>
                            <a:gdLst>
                              <a:gd name="T0" fmla="+- 0 2790 2790"/>
                              <a:gd name="T1" fmla="*/ T0 w 909"/>
                              <a:gd name="T2" fmla="+- 0 244 244"/>
                              <a:gd name="T3" fmla="*/ 244 h 542"/>
                              <a:gd name="T4" fmla="+- 0 3699 2790"/>
                              <a:gd name="T5" fmla="*/ T4 w 909"/>
                              <a:gd name="T6" fmla="+- 0 244 244"/>
                              <a:gd name="T7" fmla="*/ 244 h 542"/>
                              <a:gd name="T8" fmla="+- 0 3699 2790"/>
                              <a:gd name="T9" fmla="*/ T8 w 909"/>
                              <a:gd name="T10" fmla="+- 0 679 244"/>
                              <a:gd name="T11" fmla="*/ 679 h 542"/>
                              <a:gd name="T12" fmla="+- 0 3648 2790"/>
                              <a:gd name="T13" fmla="*/ T12 w 909"/>
                              <a:gd name="T14" fmla="+- 0 679 244"/>
                              <a:gd name="T15" fmla="*/ 679 h 542"/>
                              <a:gd name="T16" fmla="+- 0 3601 2790"/>
                              <a:gd name="T17" fmla="*/ T16 w 909"/>
                              <a:gd name="T18" fmla="+- 0 681 244"/>
                              <a:gd name="T19" fmla="*/ 681 h 542"/>
                              <a:gd name="T20" fmla="+- 0 3522 2790"/>
                              <a:gd name="T21" fmla="*/ T20 w 909"/>
                              <a:gd name="T22" fmla="+- 0 687 244"/>
                              <a:gd name="T23" fmla="*/ 687 h 542"/>
                              <a:gd name="T24" fmla="+- 0 3457 2790"/>
                              <a:gd name="T25" fmla="*/ T24 w 909"/>
                              <a:gd name="T26" fmla="+- 0 697 244"/>
                              <a:gd name="T27" fmla="*/ 697 h 542"/>
                              <a:gd name="T28" fmla="+- 0 3375 2790"/>
                              <a:gd name="T29" fmla="*/ T28 w 909"/>
                              <a:gd name="T30" fmla="+- 0 716 244"/>
                              <a:gd name="T31" fmla="*/ 716 h 542"/>
                              <a:gd name="T32" fmla="+- 0 3325 2790"/>
                              <a:gd name="T33" fmla="*/ T32 w 909"/>
                              <a:gd name="T34" fmla="+- 0 731 244"/>
                              <a:gd name="T35" fmla="*/ 731 h 542"/>
                              <a:gd name="T36" fmla="+- 0 3300 2790"/>
                              <a:gd name="T37" fmla="*/ T36 w 909"/>
                              <a:gd name="T38" fmla="+- 0 738 244"/>
                              <a:gd name="T39" fmla="*/ 738 h 542"/>
                              <a:gd name="T40" fmla="+- 0 3219 2790"/>
                              <a:gd name="T41" fmla="*/ T40 w 909"/>
                              <a:gd name="T42" fmla="+- 0 760 244"/>
                              <a:gd name="T43" fmla="*/ 760 h 542"/>
                              <a:gd name="T44" fmla="+- 0 3153 2790"/>
                              <a:gd name="T45" fmla="*/ T44 w 909"/>
                              <a:gd name="T46" fmla="+- 0 772 244"/>
                              <a:gd name="T47" fmla="*/ 772 h 542"/>
                              <a:gd name="T48" fmla="+- 0 3073 2790"/>
                              <a:gd name="T49" fmla="*/ T48 w 909"/>
                              <a:gd name="T50" fmla="+- 0 782 244"/>
                              <a:gd name="T51" fmla="*/ 782 h 542"/>
                              <a:gd name="T52" fmla="+- 0 3027 2790"/>
                              <a:gd name="T53" fmla="*/ T52 w 909"/>
                              <a:gd name="T54" fmla="+- 0 785 244"/>
                              <a:gd name="T55" fmla="*/ 785 h 542"/>
                              <a:gd name="T56" fmla="+- 0 2974 2790"/>
                              <a:gd name="T57" fmla="*/ T56 w 909"/>
                              <a:gd name="T58" fmla="+- 0 779 244"/>
                              <a:gd name="T59" fmla="*/ 779 h 542"/>
                              <a:gd name="T60" fmla="+- 0 2894 2790"/>
                              <a:gd name="T61" fmla="*/ T60 w 909"/>
                              <a:gd name="T62" fmla="+- 0 768 244"/>
                              <a:gd name="T63" fmla="*/ 768 h 542"/>
                              <a:gd name="T64" fmla="+- 0 2827 2790"/>
                              <a:gd name="T65" fmla="*/ T64 w 909"/>
                              <a:gd name="T66" fmla="+- 0 755 244"/>
                              <a:gd name="T67" fmla="*/ 755 h 542"/>
                              <a:gd name="T68" fmla="+- 0 2790 2790"/>
                              <a:gd name="T69" fmla="*/ T68 w 909"/>
                              <a:gd name="T70" fmla="+- 0 748 244"/>
                              <a:gd name="T71" fmla="*/ 748 h 542"/>
                              <a:gd name="T72" fmla="+- 0 2790 2790"/>
                              <a:gd name="T73" fmla="*/ T72 w 909"/>
                              <a:gd name="T74" fmla="+- 0 244 244"/>
                              <a:gd name="T75" fmla="*/ 244 h 54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Lst>
                            <a:rect l="0" t="0" r="r" b="b"/>
                            <a:pathLst>
                              <a:path w="909" h="542">
                                <a:moveTo>
                                  <a:pt x="0" y="0"/>
                                </a:moveTo>
                                <a:lnTo>
                                  <a:pt x="909" y="0"/>
                                </a:lnTo>
                                <a:lnTo>
                                  <a:pt x="909" y="435"/>
                                </a:lnTo>
                                <a:lnTo>
                                  <a:pt x="858" y="435"/>
                                </a:lnTo>
                                <a:lnTo>
                                  <a:pt x="811" y="437"/>
                                </a:lnTo>
                                <a:lnTo>
                                  <a:pt x="732" y="443"/>
                                </a:lnTo>
                                <a:lnTo>
                                  <a:pt x="667" y="453"/>
                                </a:lnTo>
                                <a:lnTo>
                                  <a:pt x="585" y="472"/>
                                </a:lnTo>
                                <a:lnTo>
                                  <a:pt x="535" y="487"/>
                                </a:lnTo>
                                <a:lnTo>
                                  <a:pt x="510" y="494"/>
                                </a:lnTo>
                                <a:lnTo>
                                  <a:pt x="429" y="516"/>
                                </a:lnTo>
                                <a:lnTo>
                                  <a:pt x="363" y="528"/>
                                </a:lnTo>
                                <a:lnTo>
                                  <a:pt x="283" y="538"/>
                                </a:lnTo>
                                <a:lnTo>
                                  <a:pt x="237" y="541"/>
                                </a:lnTo>
                                <a:lnTo>
                                  <a:pt x="184" y="535"/>
                                </a:lnTo>
                                <a:lnTo>
                                  <a:pt x="104" y="524"/>
                                </a:lnTo>
                                <a:lnTo>
                                  <a:pt x="37" y="511"/>
                                </a:lnTo>
                                <a:lnTo>
                                  <a:pt x="0" y="504"/>
                                </a:lnTo>
                                <a:lnTo>
                                  <a:pt x="0" y="0"/>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9" name="Text Box 214"/>
                        <wps:cNvSpPr txBox="1">
                          <a:spLocks noChangeArrowheads="1"/>
                        </wps:cNvSpPr>
                        <wps:spPr bwMode="auto">
                          <a:xfrm>
                            <a:off x="173" y="380"/>
                            <a:ext cx="468" cy="1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35252" w:rsidRDefault="00C35252">
                              <w:pPr>
                                <w:spacing w:line="172" w:lineRule="exact"/>
                                <w:ind w:right="-15"/>
                                <w:rPr>
                                  <w:rFonts w:ascii="Arial"/>
                                  <w:sz w:val="17"/>
                                </w:rPr>
                              </w:pPr>
                              <w:r>
                                <w:rPr>
                                  <w:rFonts w:ascii="Arial"/>
                                  <w:color w:val="FFFFFF"/>
                                  <w:sz w:val="17"/>
                                </w:rPr>
                                <w:t>Model</w:t>
                              </w:r>
                            </w:p>
                          </w:txbxContent>
                        </wps:txbx>
                        <wps:bodyPr rot="0" vert="horz" wrap="square" lIns="0" tIns="0" rIns="0" bIns="0" anchor="t" anchorCtr="0" upright="1">
                          <a:noAutofit/>
                        </wps:bodyPr>
                      </wps:wsp>
                      <wps:wsp>
                        <wps:cNvPr id="230" name="Text Box 213"/>
                        <wps:cNvSpPr txBox="1">
                          <a:spLocks noChangeArrowheads="1"/>
                        </wps:cNvSpPr>
                        <wps:spPr bwMode="auto">
                          <a:xfrm>
                            <a:off x="1036" y="55"/>
                            <a:ext cx="1419" cy="3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35252" w:rsidRDefault="00C35252">
                              <w:pPr>
                                <w:spacing w:line="178" w:lineRule="exact"/>
                                <w:ind w:right="-10"/>
                                <w:rPr>
                                  <w:rFonts w:ascii="Arial"/>
                                  <w:sz w:val="17"/>
                                </w:rPr>
                              </w:pPr>
                              <w:r>
                                <w:rPr>
                                  <w:rFonts w:ascii="Arial"/>
                                  <w:color w:val="FFFFFF"/>
                                  <w:sz w:val="17"/>
                                </w:rPr>
                                <w:t xml:space="preserve">1    </w:t>
                              </w:r>
                              <w:r>
                                <w:rPr>
                                  <w:rFonts w:ascii="Arial"/>
                                  <w:sz w:val="17"/>
                                </w:rPr>
                                <w:t>Generate code</w:t>
                              </w:r>
                            </w:p>
                            <w:p w:rsidR="00C35252" w:rsidRDefault="00C35252">
                              <w:pPr>
                                <w:spacing w:line="190" w:lineRule="exact"/>
                                <w:ind w:left="574" w:right="-10"/>
                                <w:rPr>
                                  <w:rFonts w:ascii="Arial"/>
                                  <w:sz w:val="17"/>
                                </w:rPr>
                              </w:pPr>
                              <w:r>
                                <w:rPr>
                                  <w:rFonts w:ascii="Arial"/>
                                  <w:sz w:val="17"/>
                                </w:rPr>
                                <w:t>(Batch)</w:t>
                              </w:r>
                            </w:p>
                          </w:txbxContent>
                        </wps:txbx>
                        <wps:bodyPr rot="0" vert="horz" wrap="square" lIns="0" tIns="0" rIns="0" bIns="0" anchor="t" anchorCtr="0" upright="1">
                          <a:noAutofit/>
                        </wps:bodyPr>
                      </wps:wsp>
                      <wps:wsp>
                        <wps:cNvPr id="231" name="Text Box 212"/>
                        <wps:cNvSpPr txBox="1">
                          <a:spLocks noChangeArrowheads="1"/>
                        </wps:cNvSpPr>
                        <wps:spPr bwMode="auto">
                          <a:xfrm>
                            <a:off x="2840" y="284"/>
                            <a:ext cx="812" cy="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35252" w:rsidRDefault="00C35252">
                              <w:pPr>
                                <w:spacing w:line="174" w:lineRule="exact"/>
                                <w:jc w:val="center"/>
                                <w:rPr>
                                  <w:rFonts w:ascii="Arial"/>
                                  <w:sz w:val="17"/>
                                </w:rPr>
                              </w:pPr>
                              <w:r>
                                <w:rPr>
                                  <w:rFonts w:ascii="Arial"/>
                                  <w:color w:val="FFFFFF"/>
                                  <w:sz w:val="17"/>
                                </w:rPr>
                                <w:t>Generated</w:t>
                              </w:r>
                            </w:p>
                            <w:p w:rsidR="00C35252" w:rsidRDefault="00C35252">
                              <w:pPr>
                                <w:spacing w:line="191" w:lineRule="exact"/>
                                <w:jc w:val="center"/>
                                <w:rPr>
                                  <w:rFonts w:ascii="Arial"/>
                                  <w:sz w:val="17"/>
                                </w:rPr>
                              </w:pPr>
                              <w:r>
                                <w:rPr>
                                  <w:rFonts w:ascii="Arial"/>
                                  <w:color w:val="FFFFFF"/>
                                  <w:sz w:val="17"/>
                                </w:rPr>
                                <w:t>Code</w:t>
                              </w:r>
                            </w:p>
                          </w:txbxContent>
                        </wps:txbx>
                        <wps:bodyPr rot="0" vert="horz" wrap="square" lIns="0" tIns="0" rIns="0" bIns="0" anchor="t" anchorCtr="0" upright="1">
                          <a:noAutofit/>
                        </wps:bodyPr>
                      </wps:wsp>
                      <wps:wsp>
                        <wps:cNvPr id="232" name="Text Box 211"/>
                        <wps:cNvSpPr txBox="1">
                          <a:spLocks noChangeArrowheads="1"/>
                        </wps:cNvSpPr>
                        <wps:spPr bwMode="auto">
                          <a:xfrm>
                            <a:off x="575" y="948"/>
                            <a:ext cx="1297" cy="1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35252" w:rsidRDefault="00C35252">
                              <w:pPr>
                                <w:spacing w:line="177" w:lineRule="exact"/>
                                <w:ind w:right="-18"/>
                                <w:rPr>
                                  <w:rFonts w:ascii="Arial"/>
                                  <w:sz w:val="17"/>
                                </w:rPr>
                              </w:pPr>
                              <w:r>
                                <w:rPr>
                                  <w:rFonts w:ascii="Arial"/>
                                  <w:color w:val="FFFFFF"/>
                                  <w:sz w:val="17"/>
                                </w:rPr>
                                <w:t xml:space="preserve">2    </w:t>
                              </w:r>
                              <w:r>
                                <w:rPr>
                                  <w:rFonts w:ascii="Arial"/>
                                  <w:sz w:val="17"/>
                                </w:rPr>
                                <w:t>Modify Model</w:t>
                              </w:r>
                            </w:p>
                          </w:txbxContent>
                        </wps:txbx>
                        <wps:bodyPr rot="0" vert="horz" wrap="square" lIns="0" tIns="0" rIns="0" bIns="0" anchor="t" anchorCtr="0" upright="1">
                          <a:noAutofit/>
                        </wps:bodyPr>
                      </wps:wsp>
                      <wps:wsp>
                        <wps:cNvPr id="233" name="Text Box 210"/>
                        <wps:cNvSpPr txBox="1">
                          <a:spLocks noChangeArrowheads="1"/>
                        </wps:cNvSpPr>
                        <wps:spPr bwMode="auto">
                          <a:xfrm>
                            <a:off x="58" y="1421"/>
                            <a:ext cx="648" cy="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35252" w:rsidRDefault="00C35252">
                              <w:pPr>
                                <w:spacing w:line="174" w:lineRule="exact"/>
                                <w:ind w:left="-1"/>
                                <w:jc w:val="center"/>
                                <w:rPr>
                                  <w:rFonts w:ascii="Arial"/>
                                  <w:sz w:val="17"/>
                                </w:rPr>
                              </w:pPr>
                              <w:r>
                                <w:rPr>
                                  <w:rFonts w:ascii="Arial"/>
                                  <w:color w:val="FFFFFF"/>
                                  <w:spacing w:val="-1"/>
                                  <w:sz w:val="17"/>
                                </w:rPr>
                                <w:t>Modified</w:t>
                              </w:r>
                            </w:p>
                            <w:p w:rsidR="00C35252" w:rsidRDefault="00C35252">
                              <w:pPr>
                                <w:spacing w:line="191" w:lineRule="exact"/>
                                <w:ind w:left="48"/>
                                <w:jc w:val="center"/>
                                <w:rPr>
                                  <w:rFonts w:ascii="Arial"/>
                                  <w:sz w:val="17"/>
                                </w:rPr>
                              </w:pPr>
                              <w:r>
                                <w:rPr>
                                  <w:rFonts w:ascii="Arial"/>
                                  <w:color w:val="FFFFFF"/>
                                  <w:sz w:val="17"/>
                                </w:rPr>
                                <w:t>Model</w:t>
                              </w:r>
                            </w:p>
                          </w:txbxContent>
                        </wps:txbx>
                        <wps:bodyPr rot="0" vert="horz" wrap="square" lIns="0" tIns="0" rIns="0" bIns="0" anchor="t" anchorCtr="0" upright="1">
                          <a:noAutofit/>
                        </wps:bodyPr>
                      </wps:wsp>
                      <wps:wsp>
                        <wps:cNvPr id="234" name="Text Box 209"/>
                        <wps:cNvSpPr txBox="1">
                          <a:spLocks noChangeArrowheads="1"/>
                        </wps:cNvSpPr>
                        <wps:spPr bwMode="auto">
                          <a:xfrm>
                            <a:off x="1604" y="1512"/>
                            <a:ext cx="2010" cy="1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35252" w:rsidRDefault="00C35252">
                              <w:pPr>
                                <w:spacing w:line="177" w:lineRule="exact"/>
                                <w:ind w:right="-4"/>
                                <w:rPr>
                                  <w:rFonts w:ascii="Arial"/>
                                  <w:sz w:val="17"/>
                                </w:rPr>
                              </w:pPr>
                              <w:r>
                                <w:rPr>
                                  <w:rFonts w:ascii="Arial"/>
                                  <w:color w:val="FFFFFF"/>
                                  <w:sz w:val="17"/>
                                </w:rPr>
                                <w:t xml:space="preserve">3   </w:t>
                              </w:r>
                              <w:r>
                                <w:rPr>
                                  <w:rFonts w:ascii="Arial"/>
                                  <w:sz w:val="17"/>
                                </w:rPr>
                                <w:t>Generate Code (Batch)</w:t>
                              </w:r>
                            </w:p>
                          </w:txbxContent>
                        </wps:txbx>
                        <wps:bodyPr rot="0" vert="horz" wrap="square" lIns="0" tIns="0" rIns="0" bIns="0" anchor="t" anchorCtr="0" upright="1">
                          <a:noAutofit/>
                        </wps:bodyPr>
                      </wps:wsp>
                    </wpg:wgp>
                  </a:graphicData>
                </a:graphic>
              </wp:inline>
            </w:drawing>
          </mc:Choice>
          <mc:Fallback>
            <w:pict>
              <v:group w14:anchorId="0936F055" id="Group 208" o:spid="_x0000_s1083" style="width:184.95pt;height:96.15pt;mso-position-horizontal-relative:char;mso-position-vertical-relative:line" coordsize="3699,19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">
                <v:shape id="Freeform 230" o:spid="_x0000_s1084" style="position:absolute;top:244;width:814;height:542;visibility:visible;mso-wrap-style:square;v-text-anchor:top" coordsize="814,5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eJ2B8QA&#10;AADcAAAADwAAAGRycy9kb3ducmV2LnhtbESPQWsCMRSE7wX/Q3hCbzWrLYusxqUqgtJTbXt/bJ67&#10;6SYv6ybq+u+bQqHHYWa+YZbl4Ky4Uh+MZwXTSQaCuPLacK3g82P3NAcRIrJG65kU3ClAuRo9LLHQ&#10;/sbvdD3GWiQIhwIVNDF2hZShashhmPiOOHkn3zuMSfa11D3eEtxZOcuyXDo0nBYa7GjTUNUeL05B&#10;brbfb+095utqm5uXnbXn+eFLqcfx8LoAEWmI/+G/9l4rmE2f4fdMOgJy9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nidgfEAAAA3AAAAA8AAAAAAAAAAAAAAAAAmAIAAGRycy9k&#10;b3ducmV2LnhtbFBLBQYAAAAABAAEAPUAAACJAwAAAAA=&#10;" path="m813,l,,,504r63,13l126,529r85,12l257,537r77,-11l397,512,500,479r25,-8l608,450r69,-10l762,435r51,-1l813,xe" fillcolor="#99f" stroked="f">
                  <v:path arrowok="t" o:connecttype="custom" o:connectlocs="813,244;0,244;0,748;63,761;126,773;211,785;257,781;334,770;397,756;500,723;525,715;608,694;677,684;762,679;813,678;813,244" o:connectangles="0,0,0,0,0,0,0,0,0,0,0,0,0,0,0,0"/>
                </v:shape>
                <v:shape id="Freeform 229" o:spid="_x0000_s1085" style="position:absolute;top:244;width:814;height:542;visibility:visible;mso-wrap-style:square;v-text-anchor:top" coordsize="814,5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jZ3GMAA&#10;AADcAAAADwAAAGRycy9kb3ducmV2LnhtbESPzQrCMBCE74LvEFbwIpoqIqUaRQV/QC/+PMDSrG2x&#10;2ZQman17Iwgeh5n5hpktGlOKJ9WusKxgOIhAEKdWF5wpuF42/RiE88gaS8uk4E0OFvN2a4aJti8+&#10;0fPsMxEg7BJUkHtfJVK6NCeDbmAr4uDdbG3QB1lnUtf4CnBTylEUTaTBgsNCjhWtc0rv54dR8Njt&#10;tiuzPsbcO8Tb02aFMopRqW6nWU5BeGr8P/xr77WC0XAM3zPhCMj5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yjZ3GMAAAADcAAAADwAAAAAAAAAAAAAAAACYAgAAZHJzL2Rvd25y&#10;ZXYueG1sUEsFBgAAAAAEAAQA9QAAAIUDAAAAAA==&#10;" path="m,l813,r,434l762,435r-45,2l641,444r-62,12l500,479r-24,8l451,496r-84,23l298,532r-87,9l165,535r-39,-6l93,524,63,517,33,511,,504,,xe" filled="f" strokeweight="0">
                  <v:path arrowok="t" o:connecttype="custom" o:connectlocs="0,244;813,244;813,678;762,679;717,681;641,688;579,700;500,723;476,731;451,740;367,763;298,776;211,785;165,779;126,773;93,768;63,761;33,755;0,748;0,244" o:connectangles="0,0,0,0,0,0,0,0,0,0,0,0,0,0,0,0,0,0,0,0"/>
                </v:shape>
                <v:line id="Line 228" o:spid="_x0000_s1086" style="position:absolute;visibility:visible;mso-wrap-style:square" from="840,487" to="977,4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IUhFMQAAADcAAAADwAAAGRycy9kb3ducmV2LnhtbESPT4vCMBTE7wv7HcJb8LamFRSpRhFR&#10;9LIH/1y8PZpnU2xeahM1/fabhQWPw8z8hpkvo23EkzpfO1aQDzMQxKXTNVcKzqft9xSED8gaG8ek&#10;oCcPy8XnxxwL7V58oOcxVCJB2BeowITQFlL60pBFP3QtcfKurrMYkuwqqTt8Jbht5CjLJtJizWnB&#10;YEtrQ+Xt+LAKduu8Mrd935v7aRI28R4vP5eDUoOvuJqBCBTDO/zf3msFo3wMf2fSEZCL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khSEUxAAAANwAAAAPAAAAAAAAAAAA&#10;AAAAAKECAABkcnMvZG93bnJldi54bWxQSwUGAAAAAAQABAD5AAAAkgMAAAAA&#10;" strokeweight=".01686mm"/>
                <v:line id="Line 227" o:spid="_x0000_s1087" style="position:absolute;visibility:visible;mso-wrap-style:square" from="406,758" to="406,12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Fe/Y8MAAADcAAAADwAAAGRycy9kb3ducmV2LnhtbESPQYvCMBSE78L+h/CEvWlaD0WqURZx&#10;0cse1L14ezRvm2LzUpuo6b83grDHYWa+YZbraFtxp943jhXk0wwEceV0w7WC39P3ZA7CB2SNrWNS&#10;MJCH9epjtMRSuwcf6H4MtUgQ9iUqMCF0pZS+MmTRT11HnLw/11sMSfa11D0+Ety2cpZlhbTYcFow&#10;2NHGUHU53qyC3SavzWU/DOZ6KsI2XuP553xQ6nMcvxYgAsXwH36391rBLC/gdSYdAbl6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RXv2PDAAAA3AAAAA8AAAAAAAAAAAAA&#10;AAAAoQIAAGRycy9kb3ducmV2LnhtbFBLBQYAAAAABAAEAPkAAACRAwAAAAA=&#10;" strokeweight=".01686mm"/>
                <v:shape id="Freeform 226" o:spid="_x0000_s1088" style="position:absolute;left:366;top:1259;width:82;height:122;visibility:visible;mso-wrap-style:square;v-text-anchor:top" coordsize="82,1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y2yqMUA&#10;AADcAAAADwAAAGRycy9kb3ducmV2LnhtbESPwW7CMBBE70j8g7VIvVTghEOCAga1Vav2mrQXbqt4&#10;iUPjdRq7EPr1GKkSx9HMvNFsdqPtxIkG3zpWkC4SEMS10y03Cr4+3+YrED4ga+wck4ILedhtp5MN&#10;FtqduaRTFRoRIewLVGBC6AspfW3Iol+4njh6BzdYDFEOjdQDniPcdnKZJJm02HJcMNjTi6H6u/q1&#10;Csa9rNOcX4/Zn/lJ7OX5sezfSamH2fi0BhFoDPfwf/tDK1imOdzOxCMgt1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TLbKoxQAAANwAAAAPAAAAAAAAAAAAAAAAAJgCAABkcnMv&#10;ZG93bnJldi54bWxQSwUGAAAAAAQABAD1AAAAigMAAAAA&#10;" path="m81,l,,40,122,81,xe" fillcolor="black" stroked="f">
                  <v:path arrowok="t" o:connecttype="custom" o:connectlocs="81,1259;0,1259;40,1381;81,1259" o:connectangles="0,0,0,0"/>
                </v:shape>
                <v:shape id="Picture 225" o:spid="_x0000_s1089" type="#_x0000_t75" style="position:absolute;left:487;top:893;width:271;height:27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Jd4mzEAAAA3AAAAA8AAABkcnMvZG93bnJldi54bWxET01rwkAQvRf8D8sI3swmOVibukpNKfQk&#10;mJbS3IbsNEmbnY3ZVaO/3j0IPT7e92ozmk6caHCtZQVJFIMgrqxuuVbw+fE2X4JwHlljZ5kUXMjB&#10;Zj15WGGm7Zn3dCp8LUIIuwwVNN73mZSuasigi2xPHLgfOxj0AQ611AOeQ7jpZBrHC2mw5dDQYE95&#10;Q9VfcTQKvvq0vDwe4t+nnHdY7LbX72P5qtRsOr48g/A0+n/x3f2uFaRJWBvOhCMg1zc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EJd4mzEAAAA3AAAAA8AAAAAAAAAAAAAAAAA&#10;nwIAAGRycy9kb3ducmV2LnhtbFBLBQYAAAAABAAEAPcAAACQAwAAAAA=&#10;">
                  <v:imagedata r:id="rId20" o:title=""/>
                </v:shape>
                <v:line id="Line 224" o:spid="_x0000_s1090" style="position:absolute;visibility:visible;mso-wrap-style:square" from="894,1652" to="2952,16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cgrEcMAAADcAAAADwAAAGRycy9kb3ducmV2LnhtbESPQYvCMBSE7wv7H8Jb8Lam9SDaNYqI&#10;opc9qHvx9mieTbF5qU3U9N+bBcHjMDPfMLNFtI24U+drxwryYQaCuHS65krB33HzPQHhA7LGxjEp&#10;6MnDYv75McNCuwfv6X4IlUgQ9gUqMCG0hZS+NGTRD11LnLyz6yyGJLtK6g4fCW4bOcqysbRYc1ow&#10;2NLKUHk53KyC7SqvzGXX9+Z6HId1vMbT72mv1OArLn9ABIrhHX61d1rBKJ/C/5l0BOT8C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XIKxHDAAAA3AAAAA8AAAAAAAAAAAAA&#10;AAAAoQIAAGRycy9kb3ducmV2LnhtbFBLBQYAAAAABAAEAPkAAACRAwAAAAA=&#10;" strokeweight=".01686mm"/>
                <v:shape id="Freeform 223" o:spid="_x0000_s1091" style="position:absolute;left:2932;top:839;width:129;height:82;visibility:visible;mso-wrap-style:square;v-text-anchor:top" coordsize="129,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SzZy8QA&#10;AADcAAAADwAAAGRycy9kb3ducmV2LnhtbERP3WrCMBS+H/gO4Qi7GTO1E5nVtOhAGEMYtT7AWXNs&#10;i81JabK229MvFwMvP77/XTaZVgzUu8ayguUiAkFcWt1wpeBSHJ9fQTiPrLG1TAp+yEGWzh52mGg7&#10;ck7D2VcihLBLUEHtfZdI6cqaDLqF7YgDd7W9QR9gX0nd4xjCTSvjKFpLgw2Hhho7equpvJ2/jYJT&#10;/lRcx83y5Vhc/OFj8zusvtafSj3Op/0WhKfJ38X/7netII7D/HAmHAGZ/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Us2cvEAAAA3AAAAA8AAAAAAAAAAAAAAAAAmAIAAGRycy9k&#10;b3ducmV2LnhtbFBLBQYAAAAABAAEAPUAAACJAwAAAAA=&#10;" path="m128,l,5,29,81,128,xe" fillcolor="black" stroked="f">
                  <v:path arrowok="t" o:connecttype="custom" o:connectlocs="128,839;0,844;29,920;128,839" o:connectangles="0,0,0,0"/>
                </v:shape>
                <v:shape id="Picture 222" o:spid="_x0000_s1092" type="#_x0000_t75" style="position:absolute;left:1516;top:1462;width:271;height:27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O333GAAAA3AAAAA8AAABkcnMvZG93bnJldi54bWxEj81qwzAQhO+FvoPYQG+NbB9CcCOHYBIo&#10;BUPjFNLj1lr/EGtlLDV2374KBHIcZuYbZrOdTS+uNLrOsoJ4GYEgrqzuuFHwdTq8rkE4j6yxt0wK&#10;/sjBNnt+2mCq7cRHupa+EQHCLkUFrfdDKqWrWjLolnYgDl5tR4M+yLGResQpwE0vkyhaSYMdh4UW&#10;B8pbqi7lr1Hw831aF+dVmdd7f9h9FMn5s9uzUi+LefcGwtPsH+F7+10rSJIYbmfCEZDZP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T47ffcYAAADcAAAADwAAAAAAAAAAAAAA&#10;AACfAgAAZHJzL2Rvd25yZXYueG1sUEsFBgAAAAAEAAQA9wAAAJIDAAAAAA==&#10;">
                  <v:imagedata r:id="rId21" o:title=""/>
                </v:shape>
                <v:shape id="Freeform 221" o:spid="_x0000_s1093" style="position:absolute;top:1381;width:814;height:542;visibility:visible;mso-wrap-style:square;v-text-anchor:top" coordsize="814,5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MIZIcQA&#10;AADcAAAADwAAAGRycy9kb3ducmV2LnhtbESPT2sCMRTE74V+h/AK3mq2iyyyNUpbERRP/un9sXnu&#10;RpOX7SbV9dsbQfA4zMxvmMmsd1acqQvGs4KPYQaCuPLacK1gv1u8j0GEiKzReiYFVwowm76+TLDU&#10;/sIbOm9jLRKEQ4kKmhjbUspQNeQwDH1LnLyD7xzGJLta6g4vCe6szLOskA4Np4UGW/ppqDpt/52C&#10;wsyP69M1Ft/VvDCjhbV/49WvUoO3/usTRKQ+PsOP9lIryPMc7mfSEZDT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jCGSHEAAAA3AAAAA8AAAAAAAAAAAAAAAAAmAIAAGRycy9k&#10;b3ducmV2LnhtbFBLBQYAAAAABAAEAPUAAACJAwAAAAA=&#10;" path="m813,l,,,504r63,14l126,530r85,11l257,538r77,-12l397,512,500,479r25,-8l608,450r69,-9l762,436r51,-1l813,xe" fillcolor="#99f" stroked="f">
                  <v:path arrowok="t" o:connecttype="custom" o:connectlocs="813,1381;0,1381;0,1885;63,1899;126,1911;211,1922;257,1919;334,1907;397,1893;500,1860;525,1852;608,1831;677,1822;762,1817;813,1816;813,1381" o:connectangles="0,0,0,0,0,0,0,0,0,0,0,0,0,0,0,0"/>
                </v:shape>
                <v:shape id="Freeform 220" o:spid="_x0000_s1094" style="position:absolute;top:1381;width:814;height:542;visibility:visible;mso-wrap-style:square;v-text-anchor:top" coordsize="814,5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7Ml0cIA&#10;AADcAAAADwAAAGRycy9kb3ducmV2LnhtbESP0YrCMBRE3wX/IVzBF9HULiylGkUFdcF9qfoBl+ba&#10;Fpub0kStf28EwcdhZs4w82VnanGn1lWWFUwnEQji3OqKCwXn03acgHAeWWNtmRQ8ycFy0e/NMdX2&#10;wRndj74QAcIuRQWl900qpctLMugmtiEO3sW2Bn2QbSF1i48AN7WMo+hXGqw4LJTY0Kak/Hq8GQW3&#10;/X63Npv/hEeHZJdt1yijBJUaDrrVDISnzn/Dn/afVhDHP/A+E46AXL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LsyXRwgAAANwAAAAPAAAAAAAAAAAAAAAAAJgCAABkcnMvZG93&#10;bnJldi54bWxQSwUGAAAAAAQABAD1AAAAhwMAAAAA&#10;" path="m,l813,r,435l762,436r-45,1l641,445r-62,12l500,479r-24,9l451,496r-84,24l298,532r-87,9l165,535,93,524,33,511,,504,,xe" filled="f" strokeweight="0">
                  <v:path arrowok="t" o:connecttype="custom" o:connectlocs="0,1381;813,1381;813,1816;762,1817;717,1818;641,1826;579,1838;500,1860;476,1869;451,1877;367,1901;298,1913;211,1922;165,1916;93,1905;33,1892;0,1885;0,1381" o:connectangles="0,0,0,0,0,0,0,0,0,0,0,0,0,0,0,0,0,0"/>
                </v:shape>
                <v:shape id="Picture 219" o:spid="_x0000_s1095" type="#_x0000_t75" style="position:absolute;left:948;width:271;height:27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1eTbvFAAAA3AAAAA8AAABkcnMvZG93bnJldi54bWxEj09rwkAUxO9Cv8PyhN7qxlCLpG6CVaR/&#10;9GLai7dH9jUbzL4N2VXjt3cLBY/DzPyGWRSDbcWZet84VjCdJCCIK6cbrhX8fG+e5iB8QNbYOiYF&#10;V/JQ5A+jBWbaXXhP5zLUIkLYZ6jAhNBlUvrKkEU/cR1x9H5dbzFE2ddS93iJcNvKNElepMWG44LB&#10;jlaGqmN5sgo+Z8PuIN+/9NysPL5dSzps1yelHsfD8hVEoCHcw//tD60gTZ/h70w8AjK/A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9Xk27xQAAANwAAAAPAAAAAAAAAAAAAAAA&#10;AJ8CAABkcnMvZG93bnJldi54bWxQSwUGAAAAAAQABAD3AAAAkQMAAAAA&#10;">
                  <v:imagedata r:id="rId22" o:title=""/>
                </v:shape>
                <v:line id="Line 218" o:spid="_x0000_s1096" style="position:absolute;visibility:visible;mso-wrap-style:square" from="2491,487" to="2629,4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unrqcMAAADcAAAADwAAAGRycy9kb3ducmV2LnhtbESPQYvCMBSE74L/ITzBm6YWlKVrlEV2&#10;0YsHdS/eHs3bpti81CZq+u+NIOxxmJlvmOU62kbcqfO1YwWzaQaCuHS65krB7+ln8gHCB2SNjWNS&#10;0JOH9Wo4WGKh3YMPdD+GSiQI+wIVmBDaQkpfGrLop64lTt6f6yyGJLtK6g4fCW4bmWfZQlqsOS0Y&#10;bGljqLwcb1bBdjOrzGXX9+Z6WoTveI3n/fmg1HgUvz5BBIrhP/xu77SCPJ/D60w6AnL1B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rp66nDAAAA3AAAAA8AAAAAAAAAAAAA&#10;AAAAoQIAAGRycy9kb3ducmV2LnhtbFBLBQYAAAAABAAEAPkAAACRAwAAAAA=&#10;" strokeweight=".01686mm"/>
                <v:shape id="Freeform 217" o:spid="_x0000_s1097" style="position:absolute;left:2668;top:446;width:123;height:82;visibility:visible;mso-wrap-style:square;v-text-anchor:top" coordsize="123,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fOdncEA&#10;AADcAAAADwAAAGRycy9kb3ducmV2LnhtbESPQYvCMBSE74L/ITxhb5paQaUaRURBWKFYPXh8NM+2&#10;2LyUJmr3328EweMwM98wy3VnavGk1lWWFYxHEQji3OqKCwWX8344B+E8ssbaMin4IwfrVb+3xETb&#10;F5/omflCBAi7BBWU3jeJlC4vyaAb2YY4eDfbGvRBtoXULb4C3NQyjqKpNFhxWCixoW1J+T17GAUp&#10;VantDM6OEe12aZPz7/U6Uepn0G0WIDx1/hv+tA9aQRxP4X0mHAG5+g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nznZ3BAAAA3AAAAA8AAAAAAAAAAAAAAAAAmAIAAGRycy9kb3du&#10;cmV2LnhtbFBLBQYAAAAABAAEAPUAAACGAwAAAAA=&#10;" path="m,l,81,122,41,,xe" fillcolor="black" stroked="f">
                  <v:path arrowok="t" o:connecttype="custom" o:connectlocs="0,446;0,527;122,487;0,446" o:connectangles="0,0,0,0"/>
                </v:shape>
                <v:shape id="Freeform 216" o:spid="_x0000_s1098" style="position:absolute;left:2790;top:244;width:909;height:542;visibility:visible;mso-wrap-style:square;v-text-anchor:top" coordsize="909,5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3om2sUA&#10;AADcAAAADwAAAGRycy9kb3ducmV2LnhtbESPQWvCQBSE70L/w/IKvemmKWpIXUWEUhFEYgvi7ZF9&#10;3QSzb0N21fTfu4LgcZiZb5jZoreNuFDna8cK3kcJCOLS6ZqNgt+fr2EGwgdkjY1jUvBPHhbzl8EM&#10;c+2uXNBlH4yIEPY5KqhCaHMpfVmRRT9yLXH0/lxnMUTZGak7vEa4bWSaJBNpsea4UGFLq4rK0/5s&#10;FRyLQ5J9U1GetuZjvVtly/N4Y5R6e+2XnyAC9eEZfrTXWkGaTuF+Jh4BOb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beibaxQAAANwAAAAPAAAAAAAAAAAAAAAAAJgCAABkcnMv&#10;ZG93bnJldi54bWxQSwUGAAAAAAQABAD1AAAAigMAAAAA&#10;" path="m909,l,,,504r70,14l141,530r96,11l283,538r80,-10l429,516r81,-22l585,472r26,-7l698,447r72,-8l858,435r51,l909,xe" fillcolor="#c90" stroked="f">
                  <v:path arrowok="t" o:connecttype="custom" o:connectlocs="909,244;0,244;0,748;70,762;141,774;237,785;283,782;363,772;429,760;510,738;585,716;611,709;698,691;770,683;858,679;909,679;909,244" o:connectangles="0,0,0,0,0,0,0,0,0,0,0,0,0,0,0,0,0"/>
                </v:shape>
                <v:shape id="Freeform 215" o:spid="_x0000_s1099" style="position:absolute;left:2790;top:244;width:909;height:542;visibility:visible;mso-wrap-style:square;v-text-anchor:top" coordsize="909,5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OZY9cQA&#10;AADcAAAADwAAAGRycy9kb3ducmV2LnhtbERPTWvCQBC9F/wPywi91Y2BSkndBFEs9lCtsdDrkJ0m&#10;0exszK4x9de7h0KPj/c9zwbTiJ46V1tWMJ1EIIgLq2suFXwd1k8vIJxH1thYJgW/5CBLRw9zTLS9&#10;8p763JcihLBLUEHlfZtI6YqKDLqJbYkD92M7gz7ArpS6w2sIN42Mo2gmDdYcGipsaVlRccovRsH2&#10;dpO4mV2+3z/l8659++jPx9VOqcfxsHgF4Wnw/+I/90YriOOwNpwJR0Cm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DmWPXEAAAA3AAAAA8AAAAAAAAAAAAAAAAAmAIAAGRycy9k&#10;b3ducmV2LnhtbFBLBQYAAAAABAAEAPUAAACJAwAAAAA=&#10;" path="m,l909,r,435l858,435r-47,2l732,443r-65,10l585,472r-50,15l510,494r-81,22l363,528r-80,10l237,541r-53,-6l104,524,37,511,,504,,xe" filled="f" strokeweight="0">
                  <v:path arrowok="t" o:connecttype="custom" o:connectlocs="0,244;909,244;909,679;858,679;811,681;732,687;667,697;585,716;535,731;510,738;429,760;363,772;283,782;237,785;184,779;104,768;37,755;0,748;0,244" o:connectangles="0,0,0,0,0,0,0,0,0,0,0,0,0,0,0,0,0,0,0"/>
                </v:shape>
                <v:shape id="Text Box 214" o:spid="_x0000_s1100" type="#_x0000_t202" style="position:absolute;left:173;top:380;width:468;height:1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HTFbsUA&#10;AADcAAAADwAAAGRycy9kb3ducmV2LnhtbESPQWvCQBSE70L/w/IEb2ZjDlKjq0ipUBCKMR48vmaf&#10;yWL2bcxuNf33bqHQ4zAz3zCrzWBbcafeG8cKZkkKgrhy2nCt4FTupq8gfEDW2DomBT/kYbN+Ga0w&#10;1+7BBd2PoRYRwj5HBU0IXS6lrxqy6BPXEUfv4nqLIcq+lrrHR4TbVmZpOpcWDceFBjt6a6i6Hr+t&#10;gu2Zi3dz+/w6FJfClOUi5f38qtRkPGyXIAIN4T/81/7QCrJsAb9n4hGQ6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dMVuxQAAANwAAAAPAAAAAAAAAAAAAAAAAJgCAABkcnMv&#10;ZG93bnJldi54bWxQSwUGAAAAAAQABAD1AAAAigMAAAAA&#10;" filled="f" stroked="f">
                  <v:textbox inset="0,0,0,0">
                    <w:txbxContent>
                      <w:p w:rsidR="00C35252" w:rsidRDefault="00C35252">
                        <w:pPr>
                          <w:spacing w:line="172" w:lineRule="exact"/>
                          <w:ind w:right="-15"/>
                          <w:rPr>
                            <w:rFonts w:ascii="Arial"/>
                            <w:sz w:val="17"/>
                          </w:rPr>
                        </w:pPr>
                        <w:r>
                          <w:rPr>
                            <w:rFonts w:ascii="Arial"/>
                            <w:color w:val="FFFFFF"/>
                            <w:sz w:val="17"/>
                          </w:rPr>
                          <w:t>Model</w:t>
                        </w:r>
                      </w:p>
                    </w:txbxContent>
                  </v:textbox>
                </v:shape>
                <v:shape id="Text Box 213" o:spid="_x0000_s1101" type="#_x0000_t202" style="position:absolute;left:1036;top:55;width:1419;height:3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Jf6LsEA&#10;AADcAAAADwAAAGRycy9kb3ducmV2LnhtbERPTYvCMBC9L/gfwgje1lQFWatRRHZBWBBrPXgcm7EN&#10;NpPaRO3+e3MQ9vh434tVZ2vxoNYbxwpGwwQEceG04VLBMf/5/ALhA7LG2jEp+CMPq2XvY4Gpdk/O&#10;6HEIpYgh7FNUUIXQpFL6oiKLfuga4shdXGsxRNiWUrf4jOG2luMkmUqLhmNDhQ1tKiquh7tVsD5x&#10;9m1uu/M+u2Qmz2cJ/06vSg363XoOIlAX/sVv91YrGE/i/HgmHgG5f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SX+i7BAAAA3AAAAA8AAAAAAAAAAAAAAAAAmAIAAGRycy9kb3du&#10;cmV2LnhtbFBLBQYAAAAABAAEAPUAAACGAwAAAAA=&#10;" filled="f" stroked="f">
                  <v:textbox inset="0,0,0,0">
                    <w:txbxContent>
                      <w:p w:rsidR="00C35252" w:rsidRDefault="00C35252">
                        <w:pPr>
                          <w:spacing w:line="178" w:lineRule="exact"/>
                          <w:ind w:right="-10"/>
                          <w:rPr>
                            <w:rFonts w:ascii="Arial"/>
                            <w:sz w:val="17"/>
                          </w:rPr>
                        </w:pPr>
                        <w:r>
                          <w:rPr>
                            <w:rFonts w:ascii="Arial"/>
                            <w:color w:val="FFFFFF"/>
                            <w:sz w:val="17"/>
                          </w:rPr>
                          <w:t xml:space="preserve">1    </w:t>
                        </w:r>
                        <w:r>
                          <w:rPr>
                            <w:rFonts w:ascii="Arial"/>
                            <w:sz w:val="17"/>
                          </w:rPr>
                          <w:t>Generate code</w:t>
                        </w:r>
                      </w:p>
                      <w:p w:rsidR="00C35252" w:rsidRDefault="00C35252">
                        <w:pPr>
                          <w:spacing w:line="190" w:lineRule="exact"/>
                          <w:ind w:left="574" w:right="-10"/>
                          <w:rPr>
                            <w:rFonts w:ascii="Arial"/>
                            <w:sz w:val="17"/>
                          </w:rPr>
                        </w:pPr>
                        <w:r>
                          <w:rPr>
                            <w:rFonts w:ascii="Arial"/>
                            <w:sz w:val="17"/>
                          </w:rPr>
                          <w:t>(Batch)</w:t>
                        </w:r>
                      </w:p>
                    </w:txbxContent>
                  </v:textbox>
                </v:shape>
                <v:shape id="Text Box 212" o:spid="_x0000_s1102" type="#_x0000_t202" style="position:absolute;left:2840;top:284;width:812;height:3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9tftcQA&#10;AADcAAAADwAAAGRycy9kb3ducmV2LnhtbESPQWvCQBSE74L/YXmCN92oIBpdRYpCQSiN6aHHZ/aZ&#10;LGbfptmtxn/fLQgeh5n5hllvO1uLG7XeOFYwGScgiAunDZcKvvLDaAHCB2SNtWNS8CAP202/t8ZU&#10;uztndDuFUkQI+xQVVCE0qZS+qMiiH7uGOHoX11oMUbal1C3eI9zWcpokc2nRcFyosKG3iorr6dcq&#10;2H1ztjc/H+fP7JKZPF8mfJxflRoOut0KRKAuvMLP9rtWMJ1N4P9MPAJy8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vbX7XEAAAA3AAAAA8AAAAAAAAAAAAAAAAAmAIAAGRycy9k&#10;b3ducmV2LnhtbFBLBQYAAAAABAAEAPUAAACJAwAAAAA=&#10;" filled="f" stroked="f">
                  <v:textbox inset="0,0,0,0">
                    <w:txbxContent>
                      <w:p w:rsidR="00C35252" w:rsidRDefault="00C35252">
                        <w:pPr>
                          <w:spacing w:line="174" w:lineRule="exact"/>
                          <w:jc w:val="center"/>
                          <w:rPr>
                            <w:rFonts w:ascii="Arial"/>
                            <w:sz w:val="17"/>
                          </w:rPr>
                        </w:pPr>
                        <w:r>
                          <w:rPr>
                            <w:rFonts w:ascii="Arial"/>
                            <w:color w:val="FFFFFF"/>
                            <w:sz w:val="17"/>
                          </w:rPr>
                          <w:t>Generated</w:t>
                        </w:r>
                      </w:p>
                      <w:p w:rsidR="00C35252" w:rsidRDefault="00C35252">
                        <w:pPr>
                          <w:spacing w:line="191" w:lineRule="exact"/>
                          <w:jc w:val="center"/>
                          <w:rPr>
                            <w:rFonts w:ascii="Arial"/>
                            <w:sz w:val="17"/>
                          </w:rPr>
                        </w:pPr>
                        <w:r>
                          <w:rPr>
                            <w:rFonts w:ascii="Arial"/>
                            <w:color w:val="FFFFFF"/>
                            <w:sz w:val="17"/>
                          </w:rPr>
                          <w:t>Code</w:t>
                        </w:r>
                      </w:p>
                    </w:txbxContent>
                  </v:textbox>
                </v:shape>
                <v:shape id="Text Box 211" o:spid="_x0000_s1103" type="#_x0000_t202" style="position:absolute;left:575;top:948;width:1297;height:1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wnBwsUA&#10;AADcAAAADwAAAGRycy9kb3ducmV2LnhtbESPQWvCQBSE7wX/w/KE3urGFKRGVxFpQSgUYzx4fGaf&#10;yWL2bcyumv77rlDwOMzMN8x82dtG3KjzxrGC8SgBQVw6bbhSsC++3j5A+ICssXFMCn7Jw3IxeJlj&#10;pt2dc7rtQiUihH2GCuoQ2kxKX9Zk0Y9cSxy9k+sshii7SuoO7xFuG5kmyURaNBwXamxpXVN53l2t&#10;gtWB809z+Tlu81NuimKa8PfkrNTrsF/NQATqwzP8395oBel7Co8z8QjIx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rCcHCxQAAANwAAAAPAAAAAAAAAAAAAAAAAJgCAABkcnMv&#10;ZG93bnJldi54bWxQSwUGAAAAAAQABAD1AAAAigMAAAAA&#10;" filled="f" stroked="f">
                  <v:textbox inset="0,0,0,0">
                    <w:txbxContent>
                      <w:p w:rsidR="00C35252" w:rsidRDefault="00C35252">
                        <w:pPr>
                          <w:spacing w:line="177" w:lineRule="exact"/>
                          <w:ind w:right="-18"/>
                          <w:rPr>
                            <w:rFonts w:ascii="Arial"/>
                            <w:sz w:val="17"/>
                          </w:rPr>
                        </w:pPr>
                        <w:r>
                          <w:rPr>
                            <w:rFonts w:ascii="Arial"/>
                            <w:color w:val="FFFFFF"/>
                            <w:sz w:val="17"/>
                          </w:rPr>
                          <w:t xml:space="preserve">2    </w:t>
                        </w:r>
                        <w:r>
                          <w:rPr>
                            <w:rFonts w:ascii="Arial"/>
                            <w:sz w:val="17"/>
                          </w:rPr>
                          <w:t>Modify Model</w:t>
                        </w:r>
                      </w:p>
                    </w:txbxContent>
                  </v:textbox>
                </v:shape>
                <v:shape id="Text Box 210" o:spid="_x0000_s1104" type="#_x0000_t202" style="position:absolute;left:58;top:1421;width:648;height:3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EVkWcUA&#10;AADcAAAADwAAAGRycy9kb3ducmV2LnhtbESPQWvCQBSE70L/w/IKvZlNFcSmbkRKCwVBjOmhx9fs&#10;M1mSfZtmtxr/vSsIPQ4z8w2zWo+2EycavHGs4DlJQRBXThuuFXyVH9MlCB+QNXaOScGFPKzzh8kK&#10;M+3OXNDpEGoRIewzVNCE0GdS+qohiz5xPXH0jm6wGKIcaqkHPEe47eQsTRfSouG40GBPbw1V7eHP&#10;Kth8c/Fufnc/++JYmLJ8SXm7aJV6ehw3ryACjeE/fG9/agWz+RxuZ+IRkPk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ERWRZxQAAANwAAAAPAAAAAAAAAAAAAAAAAJgCAABkcnMv&#10;ZG93bnJldi54bWxQSwUGAAAAAAQABAD1AAAAigMAAAAA&#10;" filled="f" stroked="f">
                  <v:textbox inset="0,0,0,0">
                    <w:txbxContent>
                      <w:p w:rsidR="00C35252" w:rsidRDefault="00C35252">
                        <w:pPr>
                          <w:spacing w:line="174" w:lineRule="exact"/>
                          <w:ind w:left="-1"/>
                          <w:jc w:val="center"/>
                          <w:rPr>
                            <w:rFonts w:ascii="Arial"/>
                            <w:sz w:val="17"/>
                          </w:rPr>
                        </w:pPr>
                        <w:r>
                          <w:rPr>
                            <w:rFonts w:ascii="Arial"/>
                            <w:color w:val="FFFFFF"/>
                            <w:spacing w:val="-1"/>
                            <w:sz w:val="17"/>
                          </w:rPr>
                          <w:t>Modified</w:t>
                        </w:r>
                      </w:p>
                      <w:p w:rsidR="00C35252" w:rsidRDefault="00C35252">
                        <w:pPr>
                          <w:spacing w:line="191" w:lineRule="exact"/>
                          <w:ind w:left="48"/>
                          <w:jc w:val="center"/>
                          <w:rPr>
                            <w:rFonts w:ascii="Arial"/>
                            <w:sz w:val="17"/>
                          </w:rPr>
                        </w:pPr>
                        <w:r>
                          <w:rPr>
                            <w:rFonts w:ascii="Arial"/>
                            <w:color w:val="FFFFFF"/>
                            <w:sz w:val="17"/>
                          </w:rPr>
                          <w:t>Model</w:t>
                        </w:r>
                      </w:p>
                    </w:txbxContent>
                  </v:textbox>
                </v:shape>
                <v:shape id="Text Box 209" o:spid="_x0000_s1105" type="#_x0000_t202" style="position:absolute;left:1604;top:1512;width:2010;height:1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6z8LcYA&#10;AADcAAAADwAAAGRycy9kb3ducmV2LnhtbESPQWvCQBSE70L/w/IK3nRTLVLTrCKlBaFQGuPB4zP7&#10;kixm36bZVeO/dwuFHoeZ+YbJ1oNtxYV6bxwreJomIIhLpw3XCvbFx+QFhA/IGlvHpOBGHtarh1GG&#10;qXZXzumyC7WIEPYpKmhC6FIpfdmQRT91HXH0KtdbDFH2tdQ9XiPctnKWJAtp0XBcaLCjt4bK0+5s&#10;FWwOnL+bn6/jd17lpiiWCX8uTkqNH4fNK4hAQ/gP/7W3WsFs/gy/Z+IRkK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6z8LcYAAADcAAAADwAAAAAAAAAAAAAAAACYAgAAZHJz&#10;L2Rvd25yZXYueG1sUEsFBgAAAAAEAAQA9QAAAIsDAAAAAA==&#10;" filled="f" stroked="f">
                  <v:textbox inset="0,0,0,0">
                    <w:txbxContent>
                      <w:p w:rsidR="00C35252" w:rsidRDefault="00C35252">
                        <w:pPr>
                          <w:spacing w:line="177" w:lineRule="exact"/>
                          <w:ind w:right="-4"/>
                          <w:rPr>
                            <w:rFonts w:ascii="Arial"/>
                            <w:sz w:val="17"/>
                          </w:rPr>
                        </w:pPr>
                        <w:r>
                          <w:rPr>
                            <w:rFonts w:ascii="Arial"/>
                            <w:color w:val="FFFFFF"/>
                            <w:sz w:val="17"/>
                          </w:rPr>
                          <w:t xml:space="preserve">3   </w:t>
                        </w:r>
                        <w:r>
                          <w:rPr>
                            <w:rFonts w:ascii="Arial"/>
                            <w:sz w:val="17"/>
                          </w:rPr>
                          <w:t>Generate Code (Batch)</w:t>
                        </w:r>
                      </w:p>
                    </w:txbxContent>
                  </v:textbox>
                </v:shape>
                <w10:anchorlock/>
              </v:group>
            </w:pict>
          </mc:Fallback>
        </mc:AlternateContent>
      </w:r>
    </w:p>
    <w:p w:rsidR="003D382C" w:rsidRDefault="003D382C">
      <w:pPr>
        <w:pStyle w:val="Corpsdetexte"/>
        <w:spacing w:before="9"/>
        <w:rPr>
          <w:sz w:val="13"/>
        </w:rPr>
      </w:pPr>
    </w:p>
    <w:p w:rsidR="003D382C" w:rsidRDefault="003D382C">
      <w:pPr>
        <w:rPr>
          <w:sz w:val="13"/>
        </w:rPr>
        <w:sectPr w:rsidR="003D382C">
          <w:pgSz w:w="12240" w:h="15840"/>
          <w:pgMar w:top="1100" w:right="1020" w:bottom="280" w:left="960" w:header="720" w:footer="720" w:gutter="0"/>
          <w:cols w:space="720"/>
        </w:sectPr>
      </w:pPr>
    </w:p>
    <w:p w:rsidR="003D382C" w:rsidRDefault="0020624D">
      <w:pPr>
        <w:pStyle w:val="Titre4"/>
        <w:spacing w:line="244" w:lineRule="auto"/>
        <w:jc w:val="both"/>
      </w:pPr>
      <w:r>
        <w:rPr>
          <w:noProof/>
          <w:lang w:val="fr-FR" w:eastAsia="fr-FR"/>
        </w:rPr>
        <mc:AlternateContent>
          <mc:Choice Requires="wps">
            <w:drawing>
              <wp:anchor distT="0" distB="0" distL="114300" distR="114300" simplePos="0" relativeHeight="503276024" behindDoc="1" locked="0" layoutInCell="1" allowOverlap="1" wp14:anchorId="15A0D0DB" wp14:editId="494D8E72">
                <wp:simplePos x="0" y="0"/>
                <wp:positionH relativeFrom="page">
                  <wp:posOffset>1564005</wp:posOffset>
                </wp:positionH>
                <wp:positionV relativeFrom="paragraph">
                  <wp:posOffset>-1048385</wp:posOffset>
                </wp:positionV>
                <wp:extent cx="86995" cy="0"/>
                <wp:effectExtent l="11430" t="10795" r="6350" b="8255"/>
                <wp:wrapNone/>
                <wp:docPr id="211" name="Line 2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995" cy="0"/>
                        </a:xfrm>
                        <a:prstGeom prst="line">
                          <a:avLst/>
                        </a:prstGeom>
                        <a:noFill/>
                        <a:ln w="607">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A2F2DA" id="Line 207" o:spid="_x0000_s1026" style="position:absolute;z-index:-40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123.15pt,-82.55pt" to="130pt,-8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" strokeweight=".01686mm">
                <w10:wrap anchorx="page"/>
              </v:line>
            </w:pict>
          </mc:Fallback>
        </mc:AlternateContent>
      </w:r>
      <w:r>
        <w:rPr>
          <w:noProof/>
          <w:lang w:val="fr-FR" w:eastAsia="fr-FR"/>
        </w:rPr>
        <mc:AlternateContent>
          <mc:Choice Requires="wps">
            <w:drawing>
              <wp:anchor distT="0" distB="0" distL="114300" distR="114300" simplePos="0" relativeHeight="503276048" behindDoc="1" locked="0" layoutInCell="1" allowOverlap="1" wp14:anchorId="55790C0B" wp14:editId="546F7F56">
                <wp:simplePos x="0" y="0"/>
                <wp:positionH relativeFrom="page">
                  <wp:posOffset>1738630</wp:posOffset>
                </wp:positionH>
                <wp:positionV relativeFrom="paragraph">
                  <wp:posOffset>-1048385</wp:posOffset>
                </wp:positionV>
                <wp:extent cx="87630" cy="0"/>
                <wp:effectExtent l="5080" t="10795" r="12065" b="8255"/>
                <wp:wrapNone/>
                <wp:docPr id="210" name="Line 2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7630" cy="0"/>
                        </a:xfrm>
                        <a:prstGeom prst="line">
                          <a:avLst/>
                        </a:prstGeom>
                        <a:noFill/>
                        <a:ln w="607">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C5EAC0" id="Line 206" o:spid="_x0000_s1026" style="position:absolute;z-index:-40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136.9pt,-82.55pt" to="143.8pt,-8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" strokeweight=".01686mm">
                <w10:wrap anchorx="page"/>
              </v:line>
            </w:pict>
          </mc:Fallback>
        </mc:AlternateContent>
      </w:r>
      <w:r>
        <w:rPr>
          <w:noProof/>
          <w:lang w:val="fr-FR" w:eastAsia="fr-FR"/>
        </w:rPr>
        <mc:AlternateContent>
          <mc:Choice Requires="wps">
            <w:drawing>
              <wp:anchor distT="0" distB="0" distL="114300" distR="114300" simplePos="0" relativeHeight="503276072" behindDoc="1" locked="0" layoutInCell="1" allowOverlap="1" wp14:anchorId="1FCFDB76" wp14:editId="337A8087">
                <wp:simplePos x="0" y="0"/>
                <wp:positionH relativeFrom="page">
                  <wp:posOffset>1913255</wp:posOffset>
                </wp:positionH>
                <wp:positionV relativeFrom="paragraph">
                  <wp:posOffset>-1048385</wp:posOffset>
                </wp:positionV>
                <wp:extent cx="87630" cy="0"/>
                <wp:effectExtent l="8255" t="10795" r="8890" b="8255"/>
                <wp:wrapNone/>
                <wp:docPr id="209" name="Line 2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7630" cy="0"/>
                        </a:xfrm>
                        <a:prstGeom prst="line">
                          <a:avLst/>
                        </a:prstGeom>
                        <a:noFill/>
                        <a:ln w="607">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33995D" id="Line 205" o:spid="_x0000_s1026" style="position:absolute;z-index:-40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150.65pt,-82.55pt" to="157.55pt,-8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" strokeweight=".01686mm">
                <w10:wrap anchorx="page"/>
              </v:line>
            </w:pict>
          </mc:Fallback>
        </mc:AlternateContent>
      </w:r>
      <w:r>
        <w:rPr>
          <w:noProof/>
          <w:lang w:val="fr-FR" w:eastAsia="fr-FR"/>
        </w:rPr>
        <mc:AlternateContent>
          <mc:Choice Requires="wps">
            <w:drawing>
              <wp:anchor distT="0" distB="0" distL="114300" distR="114300" simplePos="0" relativeHeight="503276096" behindDoc="1" locked="0" layoutInCell="1" allowOverlap="1" wp14:anchorId="04231311" wp14:editId="779BCB39">
                <wp:simplePos x="0" y="0"/>
                <wp:positionH relativeFrom="page">
                  <wp:posOffset>2087880</wp:posOffset>
                </wp:positionH>
                <wp:positionV relativeFrom="paragraph">
                  <wp:posOffset>-1048385</wp:posOffset>
                </wp:positionV>
                <wp:extent cx="87630" cy="0"/>
                <wp:effectExtent l="11430" t="10795" r="5715" b="8255"/>
                <wp:wrapNone/>
                <wp:docPr id="208" name="Line 2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7630" cy="0"/>
                        </a:xfrm>
                        <a:prstGeom prst="line">
                          <a:avLst/>
                        </a:prstGeom>
                        <a:noFill/>
                        <a:ln w="607">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5C8921" id="Line 204" o:spid="_x0000_s1026" style="position:absolute;z-index:-40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164.4pt,-82.55pt" to="171.3pt,-8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" strokeweight=".01686mm">
                <w10:wrap anchorx="page"/>
              </v:line>
            </w:pict>
          </mc:Fallback>
        </mc:AlternateContent>
      </w:r>
      <w:r>
        <w:rPr>
          <w:noProof/>
          <w:lang w:val="fr-FR" w:eastAsia="fr-FR"/>
        </w:rPr>
        <mc:AlternateContent>
          <mc:Choice Requires="wps">
            <w:drawing>
              <wp:anchor distT="0" distB="0" distL="114300" distR="114300" simplePos="0" relativeHeight="503276120" behindDoc="1" locked="0" layoutInCell="1" allowOverlap="1" wp14:anchorId="509F1471" wp14:editId="1C99A6ED">
                <wp:simplePos x="0" y="0"/>
                <wp:positionH relativeFrom="page">
                  <wp:posOffset>2263140</wp:posOffset>
                </wp:positionH>
                <wp:positionV relativeFrom="paragraph">
                  <wp:posOffset>-1048385</wp:posOffset>
                </wp:positionV>
                <wp:extent cx="86995" cy="0"/>
                <wp:effectExtent l="5715" t="10795" r="12065" b="8255"/>
                <wp:wrapNone/>
                <wp:docPr id="207" name="Line 2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995" cy="0"/>
                        </a:xfrm>
                        <a:prstGeom prst="line">
                          <a:avLst/>
                        </a:prstGeom>
                        <a:noFill/>
                        <a:ln w="607">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7B8D49" id="Line 203" o:spid="_x0000_s1026" style="position:absolute;z-index:-40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178.2pt,-82.55pt" to="185.05pt,-8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" strokeweight=".01686mm">
                <w10:wrap anchorx="page"/>
              </v:line>
            </w:pict>
          </mc:Fallback>
        </mc:AlternateContent>
      </w:r>
      <w:r>
        <w:rPr>
          <w:noProof/>
          <w:lang w:val="fr-FR" w:eastAsia="fr-FR"/>
        </w:rPr>
        <mc:AlternateContent>
          <mc:Choice Requires="wps">
            <w:drawing>
              <wp:anchor distT="0" distB="0" distL="114300" distR="114300" simplePos="0" relativeHeight="503276144" behindDoc="1" locked="0" layoutInCell="1" allowOverlap="1" wp14:anchorId="01E025C5" wp14:editId="23EBD22A">
                <wp:simplePos x="0" y="0"/>
                <wp:positionH relativeFrom="page">
                  <wp:posOffset>4904105</wp:posOffset>
                </wp:positionH>
                <wp:positionV relativeFrom="paragraph">
                  <wp:posOffset>-1048385</wp:posOffset>
                </wp:positionV>
                <wp:extent cx="87630" cy="0"/>
                <wp:effectExtent l="8255" t="10795" r="8890" b="8255"/>
                <wp:wrapNone/>
                <wp:docPr id="206" name="Line 2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7630" cy="0"/>
                        </a:xfrm>
                        <a:prstGeom prst="line">
                          <a:avLst/>
                        </a:prstGeom>
                        <a:noFill/>
                        <a:ln w="607">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9B894F" id="Line 202" o:spid="_x0000_s1026" style="position:absolute;z-index:-40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386.15pt,-82.55pt" to="393.05pt,-8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" strokeweight=".01686mm">
                <w10:wrap anchorx="page"/>
              </v:line>
            </w:pict>
          </mc:Fallback>
        </mc:AlternateContent>
      </w:r>
      <w:r>
        <w:rPr>
          <w:noProof/>
          <w:lang w:val="fr-FR" w:eastAsia="fr-FR"/>
        </w:rPr>
        <mc:AlternateContent>
          <mc:Choice Requires="wps">
            <w:drawing>
              <wp:anchor distT="0" distB="0" distL="114300" distR="114300" simplePos="0" relativeHeight="503276168" behindDoc="1" locked="0" layoutInCell="1" allowOverlap="1" wp14:anchorId="0F15AD91" wp14:editId="352BA646">
                <wp:simplePos x="0" y="0"/>
                <wp:positionH relativeFrom="page">
                  <wp:posOffset>5078730</wp:posOffset>
                </wp:positionH>
                <wp:positionV relativeFrom="paragraph">
                  <wp:posOffset>-1048385</wp:posOffset>
                </wp:positionV>
                <wp:extent cx="87630" cy="0"/>
                <wp:effectExtent l="11430" t="10795" r="5715" b="8255"/>
                <wp:wrapNone/>
                <wp:docPr id="205" name="Line 2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7630" cy="0"/>
                        </a:xfrm>
                        <a:prstGeom prst="line">
                          <a:avLst/>
                        </a:prstGeom>
                        <a:noFill/>
                        <a:ln w="607">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06708D" id="Line 201" o:spid="_x0000_s1026" style="position:absolute;z-index:-40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399.9pt,-82.55pt" to="406.8pt,-8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" strokeweight=".01686mm">
                <w10:wrap anchorx="page"/>
              </v:line>
            </w:pict>
          </mc:Fallback>
        </mc:AlternateContent>
      </w:r>
      <w:r>
        <w:rPr>
          <w:noProof/>
          <w:lang w:val="fr-FR" w:eastAsia="fr-FR"/>
        </w:rPr>
        <mc:AlternateContent>
          <mc:Choice Requires="wps">
            <w:drawing>
              <wp:anchor distT="0" distB="0" distL="114300" distR="114300" simplePos="0" relativeHeight="503276192" behindDoc="1" locked="0" layoutInCell="1" allowOverlap="1" wp14:anchorId="4DB05397" wp14:editId="51F45638">
                <wp:simplePos x="0" y="0"/>
                <wp:positionH relativeFrom="page">
                  <wp:posOffset>5253355</wp:posOffset>
                </wp:positionH>
                <wp:positionV relativeFrom="paragraph">
                  <wp:posOffset>-1048385</wp:posOffset>
                </wp:positionV>
                <wp:extent cx="87630" cy="0"/>
                <wp:effectExtent l="5080" t="10795" r="12065" b="8255"/>
                <wp:wrapNone/>
                <wp:docPr id="204" name="Line 2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7630" cy="0"/>
                        </a:xfrm>
                        <a:prstGeom prst="line">
                          <a:avLst/>
                        </a:prstGeom>
                        <a:noFill/>
                        <a:ln w="607">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CB6F06" id="Line 200" o:spid="_x0000_s1026" style="position:absolute;z-index:-4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413.65pt,-82.55pt" to="420.55pt,-8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" strokeweight=".01686mm">
                <w10:wrap anchorx="page"/>
              </v:line>
            </w:pict>
          </mc:Fallback>
        </mc:AlternateContent>
      </w:r>
      <w:r>
        <w:rPr>
          <w:noProof/>
          <w:lang w:val="fr-FR" w:eastAsia="fr-FR"/>
        </w:rPr>
        <mc:AlternateContent>
          <mc:Choice Requires="wps">
            <w:drawing>
              <wp:anchor distT="0" distB="0" distL="114300" distR="114300" simplePos="0" relativeHeight="503276216" behindDoc="1" locked="0" layoutInCell="1" allowOverlap="1" wp14:anchorId="0083B661" wp14:editId="4A10A0F1">
                <wp:simplePos x="0" y="0"/>
                <wp:positionH relativeFrom="page">
                  <wp:posOffset>5428615</wp:posOffset>
                </wp:positionH>
                <wp:positionV relativeFrom="paragraph">
                  <wp:posOffset>-1048385</wp:posOffset>
                </wp:positionV>
                <wp:extent cx="86995" cy="0"/>
                <wp:effectExtent l="8890" t="10795" r="8890" b="8255"/>
                <wp:wrapNone/>
                <wp:docPr id="203" name="Line 1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995" cy="0"/>
                        </a:xfrm>
                        <a:prstGeom prst="line">
                          <a:avLst/>
                        </a:prstGeom>
                        <a:noFill/>
                        <a:ln w="607">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2B1D01" id="Line 199" o:spid="_x0000_s1026" style="position:absolute;z-index:-40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427.45pt,-82.55pt" to="434.3pt,-8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" strokeweight=".01686mm">
                <w10:wrap anchorx="page"/>
              </v:line>
            </w:pict>
          </mc:Fallback>
        </mc:AlternateContent>
      </w:r>
      <w:r>
        <w:rPr>
          <w:noProof/>
          <w:lang w:val="fr-FR" w:eastAsia="fr-FR"/>
        </w:rPr>
        <mc:AlternateContent>
          <mc:Choice Requires="wps">
            <w:drawing>
              <wp:anchor distT="0" distB="0" distL="114300" distR="114300" simplePos="0" relativeHeight="503276240" behindDoc="1" locked="0" layoutInCell="1" allowOverlap="1" wp14:anchorId="57F857A4" wp14:editId="7B999858">
                <wp:simplePos x="0" y="0"/>
                <wp:positionH relativeFrom="page">
                  <wp:posOffset>5603240</wp:posOffset>
                </wp:positionH>
                <wp:positionV relativeFrom="paragraph">
                  <wp:posOffset>-1048385</wp:posOffset>
                </wp:positionV>
                <wp:extent cx="86995" cy="0"/>
                <wp:effectExtent l="12065" t="10795" r="5715" b="8255"/>
                <wp:wrapNone/>
                <wp:docPr id="202" name="Line 1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995" cy="0"/>
                        </a:xfrm>
                        <a:prstGeom prst="line">
                          <a:avLst/>
                        </a:prstGeom>
                        <a:noFill/>
                        <a:ln w="607">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BCCF66" id="Line 198" o:spid="_x0000_s1026" style="position:absolute;z-index:-40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441.2pt,-82.55pt" to="448.05pt,-8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" strokeweight=".01686mm">
                <w10:wrap anchorx="page"/>
              </v:line>
            </w:pict>
          </mc:Fallback>
        </mc:AlternateContent>
      </w:r>
      <w:r w:rsidR="00C35252">
        <w:t xml:space="preserve">Figure 2: Synchronization process for scenario 1 where only code is </w:t>
      </w:r>
      <w:proofErr w:type="spellStart"/>
      <w:r w:rsidR="00C35252">
        <w:t>modifted</w:t>
      </w:r>
      <w:proofErr w:type="spellEnd"/>
      <w:r w:rsidR="00C35252">
        <w:t>: Dashed arrows are steps are performed only once. Filled arrows are repeating steps.</w:t>
      </w:r>
    </w:p>
    <w:p w:rsidR="003D382C" w:rsidRDefault="00C35252">
      <w:pPr>
        <w:spacing w:before="69" w:line="244" w:lineRule="auto"/>
        <w:ind w:left="115" w:right="99"/>
        <w:jc w:val="both"/>
        <w:rPr>
          <w:rFonts w:ascii="Georgia"/>
          <w:b/>
          <w:sz w:val="18"/>
        </w:rPr>
      </w:pPr>
      <w:r>
        <w:br w:type="column"/>
      </w:r>
      <w:r>
        <w:rPr>
          <w:rFonts w:ascii="Georgia"/>
          <w:b/>
          <w:sz w:val="18"/>
        </w:rPr>
        <w:t xml:space="preserve">Figure 3: Synchronization process for scenario 2 where only model is </w:t>
      </w:r>
      <w:proofErr w:type="spellStart"/>
      <w:r>
        <w:rPr>
          <w:rFonts w:ascii="Georgia"/>
          <w:b/>
          <w:sz w:val="18"/>
        </w:rPr>
        <w:t>modifted</w:t>
      </w:r>
      <w:proofErr w:type="spellEnd"/>
      <w:r>
        <w:rPr>
          <w:rFonts w:ascii="Georgia"/>
          <w:b/>
          <w:sz w:val="18"/>
        </w:rPr>
        <w:t>: Dashed arrows are steps are performed only once. Filled arrows are repeating steps.</w:t>
      </w:r>
    </w:p>
    <w:p w:rsidR="003D382C" w:rsidRDefault="003D382C">
      <w:pPr>
        <w:spacing w:line="244" w:lineRule="auto"/>
        <w:jc w:val="both"/>
        <w:rPr>
          <w:rFonts w:ascii="Georgia"/>
          <w:sz w:val="18"/>
        </w:rPr>
        <w:sectPr w:rsidR="003D382C">
          <w:type w:val="continuous"/>
          <w:pgSz w:w="12240" w:h="15840"/>
          <w:pgMar w:top="1360" w:right="1020" w:bottom="280" w:left="960" w:header="720" w:footer="720" w:gutter="0"/>
          <w:cols w:num="2" w:space="720" w:equalWidth="0">
            <w:col w:w="4899" w:space="362"/>
            <w:col w:w="4999"/>
          </w:cols>
        </w:sectPr>
      </w:pPr>
    </w:p>
    <w:p w:rsidR="003D382C" w:rsidRDefault="003D382C">
      <w:pPr>
        <w:pStyle w:val="Corpsdetexte"/>
        <w:spacing w:before="2"/>
        <w:rPr>
          <w:rFonts w:ascii="Georgia"/>
          <w:b/>
          <w:sz w:val="14"/>
        </w:rPr>
      </w:pPr>
    </w:p>
    <w:p w:rsidR="003D382C" w:rsidRDefault="003D382C">
      <w:pPr>
        <w:rPr>
          <w:rFonts w:ascii="Georgia"/>
          <w:sz w:val="14"/>
        </w:rPr>
        <w:sectPr w:rsidR="003D382C">
          <w:type w:val="continuous"/>
          <w:pgSz w:w="12240" w:h="15840"/>
          <w:pgMar w:top="1360" w:right="1020" w:bottom="280" w:left="960" w:header="720" w:footer="720" w:gutter="0"/>
          <w:cols w:space="720"/>
        </w:sectPr>
      </w:pPr>
    </w:p>
    <w:p w:rsidR="003D382C" w:rsidRDefault="00C35252">
      <w:pPr>
        <w:pStyle w:val="Paragraphedeliste"/>
        <w:numPr>
          <w:ilvl w:val="1"/>
          <w:numId w:val="5"/>
        </w:numPr>
        <w:tabs>
          <w:tab w:val="left" w:pos="653"/>
          <w:tab w:val="left" w:pos="654"/>
        </w:tabs>
        <w:spacing w:before="163"/>
        <w:rPr>
          <w:b/>
          <w:sz w:val="24"/>
        </w:rPr>
      </w:pPr>
      <w:r>
        <w:rPr>
          <w:b/>
          <w:sz w:val="24"/>
        </w:rPr>
        <w:t>Scenario</w:t>
      </w:r>
      <w:r>
        <w:rPr>
          <w:b/>
          <w:spacing w:val="-20"/>
          <w:sz w:val="24"/>
        </w:rPr>
        <w:t xml:space="preserve"> </w:t>
      </w:r>
      <w:r>
        <w:rPr>
          <w:b/>
          <w:sz w:val="24"/>
        </w:rPr>
        <w:t>1:</w:t>
      </w:r>
      <w:r>
        <w:rPr>
          <w:b/>
          <w:spacing w:val="-1"/>
          <w:sz w:val="24"/>
        </w:rPr>
        <w:t xml:space="preserve"> </w:t>
      </w:r>
      <w:r>
        <w:rPr>
          <w:b/>
          <w:sz w:val="24"/>
        </w:rPr>
        <w:t>modifications</w:t>
      </w:r>
      <w:r>
        <w:rPr>
          <w:b/>
          <w:spacing w:val="-20"/>
          <w:sz w:val="24"/>
        </w:rPr>
        <w:t xml:space="preserve"> </w:t>
      </w:r>
      <w:r>
        <w:rPr>
          <w:b/>
          <w:sz w:val="24"/>
        </w:rPr>
        <w:t>only</w:t>
      </w:r>
      <w:r>
        <w:rPr>
          <w:b/>
          <w:spacing w:val="-20"/>
          <w:sz w:val="24"/>
        </w:rPr>
        <w:t xml:space="preserve"> </w:t>
      </w:r>
      <w:r>
        <w:rPr>
          <w:b/>
          <w:sz w:val="24"/>
        </w:rPr>
        <w:t>made</w:t>
      </w:r>
      <w:r>
        <w:rPr>
          <w:b/>
          <w:spacing w:val="-20"/>
          <w:sz w:val="24"/>
        </w:rPr>
        <w:t xml:space="preserve"> </w:t>
      </w:r>
      <w:r>
        <w:rPr>
          <w:b/>
          <w:sz w:val="24"/>
        </w:rPr>
        <w:t>to</w:t>
      </w:r>
      <w:r>
        <w:rPr>
          <w:b/>
          <w:spacing w:val="-20"/>
          <w:sz w:val="24"/>
        </w:rPr>
        <w:t xml:space="preserve"> </w:t>
      </w:r>
      <w:r>
        <w:rPr>
          <w:b/>
          <w:sz w:val="24"/>
        </w:rPr>
        <w:t>code</w:t>
      </w:r>
    </w:p>
    <w:p w:rsidR="003D382C" w:rsidRDefault="00C35252">
      <w:pPr>
        <w:pStyle w:val="Corpsdetexte"/>
        <w:spacing w:before="39" w:line="242" w:lineRule="auto"/>
        <w:ind w:left="115" w:firstLine="179"/>
      </w:pPr>
      <w:r>
        <w:rPr>
          <w:w w:val="110"/>
        </w:rPr>
        <w:t>The assumption in scenario 1 is that the code is the only reference artifact.   Otherwise said</w:t>
      </w:r>
      <w:proofErr w:type="gramStart"/>
      <w:r>
        <w:rPr>
          <w:w w:val="110"/>
        </w:rPr>
        <w:t>,  only</w:t>
      </w:r>
      <w:proofErr w:type="gramEnd"/>
      <w:r>
        <w:rPr>
          <w:w w:val="110"/>
        </w:rPr>
        <w:t xml:space="preserve"> the code may    be</w:t>
      </w:r>
    </w:p>
    <w:p w:rsidR="003D382C" w:rsidRDefault="00C35252">
      <w:pPr>
        <w:pStyle w:val="Corpsdetexte"/>
        <w:rPr>
          <w:sz w:val="16"/>
        </w:rPr>
      </w:pPr>
      <w:r>
        <w:br w:type="column"/>
      </w:r>
    </w:p>
    <w:p w:rsidR="003D382C" w:rsidRDefault="003D382C">
      <w:pPr>
        <w:pStyle w:val="Corpsdetexte"/>
        <w:spacing w:before="3"/>
        <w:rPr>
          <w:sz w:val="19"/>
        </w:rPr>
      </w:pPr>
    </w:p>
    <w:p w:rsidR="003D382C" w:rsidRDefault="00C35252">
      <w:pPr>
        <w:ind w:left="115" w:right="-15"/>
        <w:rPr>
          <w:rFonts w:ascii="Arial"/>
          <w:sz w:val="17"/>
        </w:rPr>
      </w:pPr>
      <w:r>
        <w:rPr>
          <w:rFonts w:ascii="Arial"/>
          <w:color w:val="FFFFFF"/>
          <w:sz w:val="17"/>
        </w:rPr>
        <w:t>Model</w:t>
      </w:r>
    </w:p>
    <w:p w:rsidR="003D382C" w:rsidRDefault="00C35252">
      <w:pPr>
        <w:pStyle w:val="Paragraphedeliste"/>
        <w:numPr>
          <w:ilvl w:val="0"/>
          <w:numId w:val="4"/>
        </w:numPr>
        <w:tabs>
          <w:tab w:val="left" w:pos="400"/>
        </w:tabs>
        <w:spacing w:before="85" w:line="195" w:lineRule="exact"/>
        <w:jc w:val="left"/>
        <w:rPr>
          <w:rFonts w:ascii="Arial"/>
          <w:color w:val="FFFFFF"/>
          <w:sz w:val="17"/>
        </w:rPr>
      </w:pPr>
      <w:r>
        <w:rPr>
          <w:rFonts w:ascii="Arial"/>
          <w:spacing w:val="-1"/>
          <w:w w:val="101"/>
          <w:sz w:val="17"/>
        </w:rPr>
        <w:br w:type="column"/>
      </w:r>
      <w:r>
        <w:rPr>
          <w:rFonts w:ascii="Arial"/>
          <w:sz w:val="17"/>
        </w:rPr>
        <w:t>Generate code</w:t>
      </w:r>
    </w:p>
    <w:p w:rsidR="003D382C" w:rsidRDefault="0020624D">
      <w:pPr>
        <w:tabs>
          <w:tab w:val="left" w:pos="1918"/>
        </w:tabs>
        <w:spacing w:before="35" w:line="192" w:lineRule="exact"/>
        <w:ind w:left="2119" w:right="1103" w:hanging="1430"/>
        <w:rPr>
          <w:rFonts w:ascii="Arial"/>
          <w:sz w:val="17"/>
        </w:rPr>
      </w:pPr>
      <w:r>
        <w:rPr>
          <w:noProof/>
          <w:lang w:val="fr-FR" w:eastAsia="fr-FR"/>
        </w:rPr>
        <mc:AlternateContent>
          <mc:Choice Requires="wpg">
            <w:drawing>
              <wp:anchor distT="0" distB="0" distL="114300" distR="114300" simplePos="0" relativeHeight="503276264" behindDoc="1" locked="0" layoutInCell="1" allowOverlap="1" wp14:anchorId="6D471574" wp14:editId="037B0113">
                <wp:simplePos x="0" y="0"/>
                <wp:positionH relativeFrom="page">
                  <wp:posOffset>4105910</wp:posOffset>
                </wp:positionH>
                <wp:positionV relativeFrom="paragraph">
                  <wp:posOffset>-148590</wp:posOffset>
                </wp:positionV>
                <wp:extent cx="774065" cy="1221105"/>
                <wp:effectExtent l="10160" t="0" r="0" b="17145"/>
                <wp:wrapNone/>
                <wp:docPr id="191" name="Group 1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4065" cy="1221105"/>
                          <a:chOff x="6466" y="-234"/>
                          <a:chExt cx="1219" cy="1923"/>
                        </a:xfrm>
                      </wpg:grpSpPr>
                      <wps:wsp>
                        <wps:cNvPr id="192" name="Freeform 197"/>
                        <wps:cNvSpPr>
                          <a:spLocks/>
                        </wps:cNvSpPr>
                        <wps:spPr bwMode="auto">
                          <a:xfrm>
                            <a:off x="6466" y="9"/>
                            <a:ext cx="813" cy="542"/>
                          </a:xfrm>
                          <a:custGeom>
                            <a:avLst/>
                            <a:gdLst>
                              <a:gd name="T0" fmla="+- 0 7279 6466"/>
                              <a:gd name="T1" fmla="*/ T0 w 813"/>
                              <a:gd name="T2" fmla="+- 0 9 9"/>
                              <a:gd name="T3" fmla="*/ 9 h 542"/>
                              <a:gd name="T4" fmla="+- 0 6466 6466"/>
                              <a:gd name="T5" fmla="*/ T4 w 813"/>
                              <a:gd name="T6" fmla="+- 0 9 9"/>
                              <a:gd name="T7" fmla="*/ 9 h 542"/>
                              <a:gd name="T8" fmla="+- 0 6466 6466"/>
                              <a:gd name="T9" fmla="*/ T8 w 813"/>
                              <a:gd name="T10" fmla="+- 0 513 9"/>
                              <a:gd name="T11" fmla="*/ 513 h 542"/>
                              <a:gd name="T12" fmla="+- 0 6529 6466"/>
                              <a:gd name="T13" fmla="*/ T12 w 813"/>
                              <a:gd name="T14" fmla="+- 0 527 9"/>
                              <a:gd name="T15" fmla="*/ 527 h 542"/>
                              <a:gd name="T16" fmla="+- 0 6592 6466"/>
                              <a:gd name="T17" fmla="*/ T16 w 813"/>
                              <a:gd name="T18" fmla="+- 0 538 9"/>
                              <a:gd name="T19" fmla="*/ 538 h 542"/>
                              <a:gd name="T20" fmla="+- 0 6677 6466"/>
                              <a:gd name="T21" fmla="*/ T20 w 813"/>
                              <a:gd name="T22" fmla="+- 0 550 9"/>
                              <a:gd name="T23" fmla="*/ 550 h 542"/>
                              <a:gd name="T24" fmla="+- 0 6723 6466"/>
                              <a:gd name="T25" fmla="*/ T24 w 813"/>
                              <a:gd name="T26" fmla="+- 0 546 9"/>
                              <a:gd name="T27" fmla="*/ 546 h 542"/>
                              <a:gd name="T28" fmla="+- 0 6800 6466"/>
                              <a:gd name="T29" fmla="*/ T28 w 813"/>
                              <a:gd name="T30" fmla="+- 0 535 9"/>
                              <a:gd name="T31" fmla="*/ 535 h 542"/>
                              <a:gd name="T32" fmla="+- 0 6863 6466"/>
                              <a:gd name="T33" fmla="*/ T32 w 813"/>
                              <a:gd name="T34" fmla="+- 0 521 9"/>
                              <a:gd name="T35" fmla="*/ 521 h 542"/>
                              <a:gd name="T36" fmla="+- 0 6966 6466"/>
                              <a:gd name="T37" fmla="*/ T36 w 813"/>
                              <a:gd name="T38" fmla="+- 0 488 9"/>
                              <a:gd name="T39" fmla="*/ 488 h 542"/>
                              <a:gd name="T40" fmla="+- 0 6991 6466"/>
                              <a:gd name="T41" fmla="*/ T40 w 813"/>
                              <a:gd name="T42" fmla="+- 0 480 9"/>
                              <a:gd name="T43" fmla="*/ 480 h 542"/>
                              <a:gd name="T44" fmla="+- 0 7074 6466"/>
                              <a:gd name="T45" fmla="*/ T44 w 813"/>
                              <a:gd name="T46" fmla="+- 0 459 9"/>
                              <a:gd name="T47" fmla="*/ 459 h 542"/>
                              <a:gd name="T48" fmla="+- 0 7143 6466"/>
                              <a:gd name="T49" fmla="*/ T48 w 813"/>
                              <a:gd name="T50" fmla="+- 0 449 9"/>
                              <a:gd name="T51" fmla="*/ 449 h 542"/>
                              <a:gd name="T52" fmla="+- 0 7228 6466"/>
                              <a:gd name="T53" fmla="*/ T52 w 813"/>
                              <a:gd name="T54" fmla="+- 0 444 9"/>
                              <a:gd name="T55" fmla="*/ 444 h 542"/>
                              <a:gd name="T56" fmla="+- 0 7279 6466"/>
                              <a:gd name="T57" fmla="*/ T56 w 813"/>
                              <a:gd name="T58" fmla="+- 0 444 9"/>
                              <a:gd name="T59" fmla="*/ 444 h 542"/>
                              <a:gd name="T60" fmla="+- 0 7279 6466"/>
                              <a:gd name="T61" fmla="*/ T60 w 813"/>
                              <a:gd name="T62" fmla="+- 0 9 9"/>
                              <a:gd name="T63" fmla="*/ 9 h 54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813" h="542">
                                <a:moveTo>
                                  <a:pt x="813" y="0"/>
                                </a:moveTo>
                                <a:lnTo>
                                  <a:pt x="0" y="0"/>
                                </a:lnTo>
                                <a:lnTo>
                                  <a:pt x="0" y="504"/>
                                </a:lnTo>
                                <a:lnTo>
                                  <a:pt x="63" y="518"/>
                                </a:lnTo>
                                <a:lnTo>
                                  <a:pt x="126" y="529"/>
                                </a:lnTo>
                                <a:lnTo>
                                  <a:pt x="211" y="541"/>
                                </a:lnTo>
                                <a:lnTo>
                                  <a:pt x="257" y="537"/>
                                </a:lnTo>
                                <a:lnTo>
                                  <a:pt x="334" y="526"/>
                                </a:lnTo>
                                <a:lnTo>
                                  <a:pt x="397" y="512"/>
                                </a:lnTo>
                                <a:lnTo>
                                  <a:pt x="500" y="479"/>
                                </a:lnTo>
                                <a:lnTo>
                                  <a:pt x="525" y="471"/>
                                </a:lnTo>
                                <a:lnTo>
                                  <a:pt x="608" y="450"/>
                                </a:lnTo>
                                <a:lnTo>
                                  <a:pt x="677" y="440"/>
                                </a:lnTo>
                                <a:lnTo>
                                  <a:pt x="762" y="435"/>
                                </a:lnTo>
                                <a:lnTo>
                                  <a:pt x="813" y="435"/>
                                </a:lnTo>
                                <a:lnTo>
                                  <a:pt x="813" y="0"/>
                                </a:lnTo>
                                <a:close/>
                              </a:path>
                            </a:pathLst>
                          </a:custGeom>
                          <a:solidFill>
                            <a:srgbClr val="9999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3" name="Freeform 196"/>
                        <wps:cNvSpPr>
                          <a:spLocks/>
                        </wps:cNvSpPr>
                        <wps:spPr bwMode="auto">
                          <a:xfrm>
                            <a:off x="6466" y="9"/>
                            <a:ext cx="813" cy="542"/>
                          </a:xfrm>
                          <a:custGeom>
                            <a:avLst/>
                            <a:gdLst>
                              <a:gd name="T0" fmla="+- 0 6466 6466"/>
                              <a:gd name="T1" fmla="*/ T0 w 813"/>
                              <a:gd name="T2" fmla="+- 0 9 9"/>
                              <a:gd name="T3" fmla="*/ 9 h 542"/>
                              <a:gd name="T4" fmla="+- 0 7279 6466"/>
                              <a:gd name="T5" fmla="*/ T4 w 813"/>
                              <a:gd name="T6" fmla="+- 0 9 9"/>
                              <a:gd name="T7" fmla="*/ 9 h 542"/>
                              <a:gd name="T8" fmla="+- 0 7279 6466"/>
                              <a:gd name="T9" fmla="*/ T8 w 813"/>
                              <a:gd name="T10" fmla="+- 0 444 9"/>
                              <a:gd name="T11" fmla="*/ 444 h 542"/>
                              <a:gd name="T12" fmla="+- 0 7228 6466"/>
                              <a:gd name="T13" fmla="*/ T12 w 813"/>
                              <a:gd name="T14" fmla="+- 0 444 9"/>
                              <a:gd name="T15" fmla="*/ 444 h 542"/>
                              <a:gd name="T16" fmla="+- 0 7183 6466"/>
                              <a:gd name="T17" fmla="*/ T16 w 813"/>
                              <a:gd name="T18" fmla="+- 0 446 9"/>
                              <a:gd name="T19" fmla="*/ 446 h 542"/>
                              <a:gd name="T20" fmla="+- 0 7107 6466"/>
                              <a:gd name="T21" fmla="*/ T20 w 813"/>
                              <a:gd name="T22" fmla="+- 0 453 9"/>
                              <a:gd name="T23" fmla="*/ 453 h 542"/>
                              <a:gd name="T24" fmla="+- 0 7044 6466"/>
                              <a:gd name="T25" fmla="*/ T24 w 813"/>
                              <a:gd name="T26" fmla="+- 0 465 9"/>
                              <a:gd name="T27" fmla="*/ 465 h 542"/>
                              <a:gd name="T28" fmla="+- 0 6966 6466"/>
                              <a:gd name="T29" fmla="*/ T28 w 813"/>
                              <a:gd name="T30" fmla="+- 0 488 9"/>
                              <a:gd name="T31" fmla="*/ 488 h 542"/>
                              <a:gd name="T32" fmla="+- 0 6942 6466"/>
                              <a:gd name="T33" fmla="*/ T32 w 813"/>
                              <a:gd name="T34" fmla="+- 0 496 9"/>
                              <a:gd name="T35" fmla="*/ 496 h 542"/>
                              <a:gd name="T36" fmla="+- 0 6917 6466"/>
                              <a:gd name="T37" fmla="*/ T36 w 813"/>
                              <a:gd name="T38" fmla="+- 0 505 9"/>
                              <a:gd name="T39" fmla="*/ 505 h 542"/>
                              <a:gd name="T40" fmla="+- 0 6833 6466"/>
                              <a:gd name="T41" fmla="*/ T40 w 813"/>
                              <a:gd name="T42" fmla="+- 0 528 9"/>
                              <a:gd name="T43" fmla="*/ 528 h 542"/>
                              <a:gd name="T44" fmla="+- 0 6764 6466"/>
                              <a:gd name="T45" fmla="*/ T44 w 813"/>
                              <a:gd name="T46" fmla="+- 0 541 9"/>
                              <a:gd name="T47" fmla="*/ 541 h 542"/>
                              <a:gd name="T48" fmla="+- 0 6677 6466"/>
                              <a:gd name="T49" fmla="*/ T48 w 813"/>
                              <a:gd name="T50" fmla="+- 0 550 9"/>
                              <a:gd name="T51" fmla="*/ 550 h 542"/>
                              <a:gd name="T52" fmla="+- 0 6631 6466"/>
                              <a:gd name="T53" fmla="*/ T52 w 813"/>
                              <a:gd name="T54" fmla="+- 0 544 9"/>
                              <a:gd name="T55" fmla="*/ 544 h 542"/>
                              <a:gd name="T56" fmla="+- 0 6592 6466"/>
                              <a:gd name="T57" fmla="*/ T56 w 813"/>
                              <a:gd name="T58" fmla="+- 0 538 9"/>
                              <a:gd name="T59" fmla="*/ 538 h 542"/>
                              <a:gd name="T60" fmla="+- 0 6559 6466"/>
                              <a:gd name="T61" fmla="*/ T60 w 813"/>
                              <a:gd name="T62" fmla="+- 0 533 9"/>
                              <a:gd name="T63" fmla="*/ 533 h 542"/>
                              <a:gd name="T64" fmla="+- 0 6529 6466"/>
                              <a:gd name="T65" fmla="*/ T64 w 813"/>
                              <a:gd name="T66" fmla="+- 0 527 9"/>
                              <a:gd name="T67" fmla="*/ 527 h 542"/>
                              <a:gd name="T68" fmla="+- 0 6499 6466"/>
                              <a:gd name="T69" fmla="*/ T68 w 813"/>
                              <a:gd name="T70" fmla="+- 0 520 9"/>
                              <a:gd name="T71" fmla="*/ 520 h 542"/>
                              <a:gd name="T72" fmla="+- 0 6466 6466"/>
                              <a:gd name="T73" fmla="*/ T72 w 813"/>
                              <a:gd name="T74" fmla="+- 0 513 9"/>
                              <a:gd name="T75" fmla="*/ 513 h 542"/>
                              <a:gd name="T76" fmla="+- 0 6466 6466"/>
                              <a:gd name="T77" fmla="*/ T76 w 813"/>
                              <a:gd name="T78" fmla="+- 0 9 9"/>
                              <a:gd name="T79" fmla="*/ 9 h 54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Lst>
                            <a:rect l="0" t="0" r="r" b="b"/>
                            <a:pathLst>
                              <a:path w="813" h="542">
                                <a:moveTo>
                                  <a:pt x="0" y="0"/>
                                </a:moveTo>
                                <a:lnTo>
                                  <a:pt x="813" y="0"/>
                                </a:lnTo>
                                <a:lnTo>
                                  <a:pt x="813" y="435"/>
                                </a:lnTo>
                                <a:lnTo>
                                  <a:pt x="762" y="435"/>
                                </a:lnTo>
                                <a:lnTo>
                                  <a:pt x="717" y="437"/>
                                </a:lnTo>
                                <a:lnTo>
                                  <a:pt x="641" y="444"/>
                                </a:lnTo>
                                <a:lnTo>
                                  <a:pt x="578" y="456"/>
                                </a:lnTo>
                                <a:lnTo>
                                  <a:pt x="500" y="479"/>
                                </a:lnTo>
                                <a:lnTo>
                                  <a:pt x="476" y="487"/>
                                </a:lnTo>
                                <a:lnTo>
                                  <a:pt x="451" y="496"/>
                                </a:lnTo>
                                <a:lnTo>
                                  <a:pt x="367" y="519"/>
                                </a:lnTo>
                                <a:lnTo>
                                  <a:pt x="298" y="532"/>
                                </a:lnTo>
                                <a:lnTo>
                                  <a:pt x="211" y="541"/>
                                </a:lnTo>
                                <a:lnTo>
                                  <a:pt x="165" y="535"/>
                                </a:lnTo>
                                <a:lnTo>
                                  <a:pt x="126" y="529"/>
                                </a:lnTo>
                                <a:lnTo>
                                  <a:pt x="93" y="524"/>
                                </a:lnTo>
                                <a:lnTo>
                                  <a:pt x="63" y="518"/>
                                </a:lnTo>
                                <a:lnTo>
                                  <a:pt x="33" y="511"/>
                                </a:lnTo>
                                <a:lnTo>
                                  <a:pt x="0" y="504"/>
                                </a:lnTo>
                                <a:lnTo>
                                  <a:pt x="0" y="0"/>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4" name="AutoShape 195"/>
                        <wps:cNvSpPr>
                          <a:spLocks/>
                        </wps:cNvSpPr>
                        <wps:spPr bwMode="auto">
                          <a:xfrm>
                            <a:off x="2664" y="775"/>
                            <a:ext cx="1196" cy="1626"/>
                          </a:xfrm>
                          <a:custGeom>
                            <a:avLst/>
                            <a:gdLst>
                              <a:gd name="T0" fmla="+- 0 7306 2664"/>
                              <a:gd name="T1" fmla="*/ T0 w 1196"/>
                              <a:gd name="T2" fmla="+- 0 253 775"/>
                              <a:gd name="T3" fmla="*/ 253 h 1626"/>
                              <a:gd name="T4" fmla="+- 0 7443 2664"/>
                              <a:gd name="T5" fmla="*/ T4 w 1196"/>
                              <a:gd name="T6" fmla="+- 0 253 775"/>
                              <a:gd name="T7" fmla="*/ 253 h 1626"/>
                              <a:gd name="T8" fmla="+- 0 6872 2664"/>
                              <a:gd name="T9" fmla="*/ T8 w 1196"/>
                              <a:gd name="T10" fmla="+- 0 523 775"/>
                              <a:gd name="T11" fmla="*/ 523 h 1626"/>
                              <a:gd name="T12" fmla="+- 0 6872 2664"/>
                              <a:gd name="T13" fmla="*/ T12 w 1196"/>
                              <a:gd name="T14" fmla="+- 0 1029 775"/>
                              <a:gd name="T15" fmla="*/ 1029 h 1626"/>
                            </a:gdLst>
                            <a:ahLst/>
                            <a:cxnLst>
                              <a:cxn ang="0">
                                <a:pos x="T1" y="T3"/>
                              </a:cxn>
                              <a:cxn ang="0">
                                <a:pos x="T5" y="T7"/>
                              </a:cxn>
                              <a:cxn ang="0">
                                <a:pos x="T9" y="T11"/>
                              </a:cxn>
                              <a:cxn ang="0">
                                <a:pos x="T13" y="T15"/>
                              </a:cxn>
                            </a:cxnLst>
                            <a:rect l="0" t="0" r="r" b="b"/>
                            <a:pathLst>
                              <a:path w="1196" h="1626">
                                <a:moveTo>
                                  <a:pt x="4642" y="-522"/>
                                </a:moveTo>
                                <a:lnTo>
                                  <a:pt x="4779" y="-522"/>
                                </a:lnTo>
                                <a:moveTo>
                                  <a:pt x="4208" y="-252"/>
                                </a:moveTo>
                                <a:lnTo>
                                  <a:pt x="4208" y="254"/>
                                </a:lnTo>
                              </a:path>
                            </a:pathLst>
                          </a:custGeom>
                          <a:noFill/>
                          <a:ln w="60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5" name="Freeform 194"/>
                        <wps:cNvSpPr>
                          <a:spLocks/>
                        </wps:cNvSpPr>
                        <wps:spPr bwMode="auto">
                          <a:xfrm>
                            <a:off x="6466" y="1146"/>
                            <a:ext cx="813" cy="542"/>
                          </a:xfrm>
                          <a:custGeom>
                            <a:avLst/>
                            <a:gdLst>
                              <a:gd name="T0" fmla="+- 0 7279 6466"/>
                              <a:gd name="T1" fmla="*/ T0 w 813"/>
                              <a:gd name="T2" fmla="+- 0 1146 1146"/>
                              <a:gd name="T3" fmla="*/ 1146 h 542"/>
                              <a:gd name="T4" fmla="+- 0 6466 6466"/>
                              <a:gd name="T5" fmla="*/ T4 w 813"/>
                              <a:gd name="T6" fmla="+- 0 1146 1146"/>
                              <a:gd name="T7" fmla="*/ 1146 h 542"/>
                              <a:gd name="T8" fmla="+- 0 6466 6466"/>
                              <a:gd name="T9" fmla="*/ T8 w 813"/>
                              <a:gd name="T10" fmla="+- 0 1650 1146"/>
                              <a:gd name="T11" fmla="*/ 1650 h 542"/>
                              <a:gd name="T12" fmla="+- 0 6529 6466"/>
                              <a:gd name="T13" fmla="*/ T12 w 813"/>
                              <a:gd name="T14" fmla="+- 0 1664 1146"/>
                              <a:gd name="T15" fmla="*/ 1664 h 542"/>
                              <a:gd name="T16" fmla="+- 0 6592 6466"/>
                              <a:gd name="T17" fmla="*/ T16 w 813"/>
                              <a:gd name="T18" fmla="+- 0 1675 1146"/>
                              <a:gd name="T19" fmla="*/ 1675 h 542"/>
                              <a:gd name="T20" fmla="+- 0 6677 6466"/>
                              <a:gd name="T21" fmla="*/ T20 w 813"/>
                              <a:gd name="T22" fmla="+- 0 1688 1146"/>
                              <a:gd name="T23" fmla="*/ 1688 h 542"/>
                              <a:gd name="T24" fmla="+- 0 6723 6466"/>
                              <a:gd name="T25" fmla="*/ T24 w 813"/>
                              <a:gd name="T26" fmla="+- 0 1684 1146"/>
                              <a:gd name="T27" fmla="*/ 1684 h 542"/>
                              <a:gd name="T28" fmla="+- 0 6801 6466"/>
                              <a:gd name="T29" fmla="*/ T28 w 813"/>
                              <a:gd name="T30" fmla="+- 0 1672 1146"/>
                              <a:gd name="T31" fmla="*/ 1672 h 542"/>
                              <a:gd name="T32" fmla="+- 0 6864 6466"/>
                              <a:gd name="T33" fmla="*/ T32 w 813"/>
                              <a:gd name="T34" fmla="+- 0 1658 1146"/>
                              <a:gd name="T35" fmla="*/ 1658 h 542"/>
                              <a:gd name="T36" fmla="+- 0 6967 6466"/>
                              <a:gd name="T37" fmla="*/ T36 w 813"/>
                              <a:gd name="T38" fmla="+- 0 1625 1146"/>
                              <a:gd name="T39" fmla="*/ 1625 h 542"/>
                              <a:gd name="T40" fmla="+- 0 6991 6466"/>
                              <a:gd name="T41" fmla="*/ T40 w 813"/>
                              <a:gd name="T42" fmla="+- 0 1617 1146"/>
                              <a:gd name="T43" fmla="*/ 1617 h 542"/>
                              <a:gd name="T44" fmla="+- 0 7074 6466"/>
                              <a:gd name="T45" fmla="*/ T44 w 813"/>
                              <a:gd name="T46" fmla="+- 0 1596 1146"/>
                              <a:gd name="T47" fmla="*/ 1596 h 542"/>
                              <a:gd name="T48" fmla="+- 0 7143 6466"/>
                              <a:gd name="T49" fmla="*/ T48 w 813"/>
                              <a:gd name="T50" fmla="+- 0 1586 1146"/>
                              <a:gd name="T51" fmla="*/ 1586 h 542"/>
                              <a:gd name="T52" fmla="+- 0 7228 6466"/>
                              <a:gd name="T53" fmla="*/ T52 w 813"/>
                              <a:gd name="T54" fmla="+- 0 1581 1146"/>
                              <a:gd name="T55" fmla="*/ 1581 h 542"/>
                              <a:gd name="T56" fmla="+- 0 7279 6466"/>
                              <a:gd name="T57" fmla="*/ T56 w 813"/>
                              <a:gd name="T58" fmla="+- 0 1581 1146"/>
                              <a:gd name="T59" fmla="*/ 1581 h 542"/>
                              <a:gd name="T60" fmla="+- 0 7279 6466"/>
                              <a:gd name="T61" fmla="*/ T60 w 813"/>
                              <a:gd name="T62" fmla="+- 0 1146 1146"/>
                              <a:gd name="T63" fmla="*/ 1146 h 54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813" h="542">
                                <a:moveTo>
                                  <a:pt x="813" y="0"/>
                                </a:moveTo>
                                <a:lnTo>
                                  <a:pt x="0" y="0"/>
                                </a:lnTo>
                                <a:lnTo>
                                  <a:pt x="0" y="504"/>
                                </a:lnTo>
                                <a:lnTo>
                                  <a:pt x="63" y="518"/>
                                </a:lnTo>
                                <a:lnTo>
                                  <a:pt x="126" y="529"/>
                                </a:lnTo>
                                <a:lnTo>
                                  <a:pt x="211" y="542"/>
                                </a:lnTo>
                                <a:lnTo>
                                  <a:pt x="257" y="538"/>
                                </a:lnTo>
                                <a:lnTo>
                                  <a:pt x="335" y="526"/>
                                </a:lnTo>
                                <a:lnTo>
                                  <a:pt x="398" y="512"/>
                                </a:lnTo>
                                <a:lnTo>
                                  <a:pt x="501" y="479"/>
                                </a:lnTo>
                                <a:lnTo>
                                  <a:pt x="525" y="471"/>
                                </a:lnTo>
                                <a:lnTo>
                                  <a:pt x="608" y="450"/>
                                </a:lnTo>
                                <a:lnTo>
                                  <a:pt x="677" y="440"/>
                                </a:lnTo>
                                <a:lnTo>
                                  <a:pt x="762" y="435"/>
                                </a:lnTo>
                                <a:lnTo>
                                  <a:pt x="813" y="435"/>
                                </a:lnTo>
                                <a:lnTo>
                                  <a:pt x="813" y="0"/>
                                </a:lnTo>
                                <a:close/>
                              </a:path>
                            </a:pathLst>
                          </a:custGeom>
                          <a:solidFill>
                            <a:srgbClr val="9999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6" name="Freeform 193"/>
                        <wps:cNvSpPr>
                          <a:spLocks/>
                        </wps:cNvSpPr>
                        <wps:spPr bwMode="auto">
                          <a:xfrm>
                            <a:off x="6466" y="1146"/>
                            <a:ext cx="813" cy="542"/>
                          </a:xfrm>
                          <a:custGeom>
                            <a:avLst/>
                            <a:gdLst>
                              <a:gd name="T0" fmla="+- 0 6466 6466"/>
                              <a:gd name="T1" fmla="*/ T0 w 813"/>
                              <a:gd name="T2" fmla="+- 0 1146 1146"/>
                              <a:gd name="T3" fmla="*/ 1146 h 542"/>
                              <a:gd name="T4" fmla="+- 0 7279 6466"/>
                              <a:gd name="T5" fmla="*/ T4 w 813"/>
                              <a:gd name="T6" fmla="+- 0 1146 1146"/>
                              <a:gd name="T7" fmla="*/ 1146 h 542"/>
                              <a:gd name="T8" fmla="+- 0 7279 6466"/>
                              <a:gd name="T9" fmla="*/ T8 w 813"/>
                              <a:gd name="T10" fmla="+- 0 1581 1146"/>
                              <a:gd name="T11" fmla="*/ 1581 h 542"/>
                              <a:gd name="T12" fmla="+- 0 7228 6466"/>
                              <a:gd name="T13" fmla="*/ T12 w 813"/>
                              <a:gd name="T14" fmla="+- 0 1581 1146"/>
                              <a:gd name="T15" fmla="*/ 1581 h 542"/>
                              <a:gd name="T16" fmla="+- 0 7183 6466"/>
                              <a:gd name="T17" fmla="*/ T16 w 813"/>
                              <a:gd name="T18" fmla="+- 0 1583 1146"/>
                              <a:gd name="T19" fmla="*/ 1583 h 542"/>
                              <a:gd name="T20" fmla="+- 0 7107 6466"/>
                              <a:gd name="T21" fmla="*/ T20 w 813"/>
                              <a:gd name="T22" fmla="+- 0 1591 1146"/>
                              <a:gd name="T23" fmla="*/ 1591 h 542"/>
                              <a:gd name="T24" fmla="+- 0 7045 6466"/>
                              <a:gd name="T25" fmla="*/ T24 w 813"/>
                              <a:gd name="T26" fmla="+- 0 1603 1146"/>
                              <a:gd name="T27" fmla="*/ 1603 h 542"/>
                              <a:gd name="T28" fmla="+- 0 6967 6466"/>
                              <a:gd name="T29" fmla="*/ T28 w 813"/>
                              <a:gd name="T30" fmla="+- 0 1625 1146"/>
                              <a:gd name="T31" fmla="*/ 1625 h 542"/>
                              <a:gd name="T32" fmla="+- 0 6942 6466"/>
                              <a:gd name="T33" fmla="*/ T32 w 813"/>
                              <a:gd name="T34" fmla="+- 0 1634 1146"/>
                              <a:gd name="T35" fmla="*/ 1634 h 542"/>
                              <a:gd name="T36" fmla="+- 0 6917 6466"/>
                              <a:gd name="T37" fmla="*/ T36 w 813"/>
                              <a:gd name="T38" fmla="+- 0 1642 1146"/>
                              <a:gd name="T39" fmla="*/ 1642 h 542"/>
                              <a:gd name="T40" fmla="+- 0 6834 6466"/>
                              <a:gd name="T41" fmla="*/ T40 w 813"/>
                              <a:gd name="T42" fmla="+- 0 1665 1146"/>
                              <a:gd name="T43" fmla="*/ 1665 h 542"/>
                              <a:gd name="T44" fmla="+- 0 6764 6466"/>
                              <a:gd name="T45" fmla="*/ T44 w 813"/>
                              <a:gd name="T46" fmla="+- 0 1678 1146"/>
                              <a:gd name="T47" fmla="*/ 1678 h 542"/>
                              <a:gd name="T48" fmla="+- 0 6677 6466"/>
                              <a:gd name="T49" fmla="*/ T48 w 813"/>
                              <a:gd name="T50" fmla="+- 0 1688 1146"/>
                              <a:gd name="T51" fmla="*/ 1688 h 542"/>
                              <a:gd name="T52" fmla="+- 0 6631 6466"/>
                              <a:gd name="T53" fmla="*/ T52 w 813"/>
                              <a:gd name="T54" fmla="+- 0 1681 1146"/>
                              <a:gd name="T55" fmla="*/ 1681 h 542"/>
                              <a:gd name="T56" fmla="+- 0 6559 6466"/>
                              <a:gd name="T57" fmla="*/ T56 w 813"/>
                              <a:gd name="T58" fmla="+- 0 1669 1146"/>
                              <a:gd name="T59" fmla="*/ 1669 h 542"/>
                              <a:gd name="T60" fmla="+- 0 6499 6466"/>
                              <a:gd name="T61" fmla="*/ T60 w 813"/>
                              <a:gd name="T62" fmla="+- 0 1657 1146"/>
                              <a:gd name="T63" fmla="*/ 1657 h 542"/>
                              <a:gd name="T64" fmla="+- 0 6466 6466"/>
                              <a:gd name="T65" fmla="*/ T64 w 813"/>
                              <a:gd name="T66" fmla="+- 0 1650 1146"/>
                              <a:gd name="T67" fmla="*/ 1650 h 542"/>
                              <a:gd name="T68" fmla="+- 0 6466 6466"/>
                              <a:gd name="T69" fmla="*/ T68 w 813"/>
                              <a:gd name="T70" fmla="+- 0 1146 1146"/>
                              <a:gd name="T71" fmla="*/ 1146 h 54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813" h="542">
                                <a:moveTo>
                                  <a:pt x="0" y="0"/>
                                </a:moveTo>
                                <a:lnTo>
                                  <a:pt x="813" y="0"/>
                                </a:lnTo>
                                <a:lnTo>
                                  <a:pt x="813" y="435"/>
                                </a:lnTo>
                                <a:lnTo>
                                  <a:pt x="762" y="435"/>
                                </a:lnTo>
                                <a:lnTo>
                                  <a:pt x="717" y="437"/>
                                </a:lnTo>
                                <a:lnTo>
                                  <a:pt x="641" y="445"/>
                                </a:lnTo>
                                <a:lnTo>
                                  <a:pt x="579" y="457"/>
                                </a:lnTo>
                                <a:lnTo>
                                  <a:pt x="501" y="479"/>
                                </a:lnTo>
                                <a:lnTo>
                                  <a:pt x="476" y="488"/>
                                </a:lnTo>
                                <a:lnTo>
                                  <a:pt x="451" y="496"/>
                                </a:lnTo>
                                <a:lnTo>
                                  <a:pt x="368" y="519"/>
                                </a:lnTo>
                                <a:lnTo>
                                  <a:pt x="298" y="532"/>
                                </a:lnTo>
                                <a:lnTo>
                                  <a:pt x="211" y="542"/>
                                </a:lnTo>
                                <a:lnTo>
                                  <a:pt x="165" y="535"/>
                                </a:lnTo>
                                <a:lnTo>
                                  <a:pt x="93" y="523"/>
                                </a:lnTo>
                                <a:lnTo>
                                  <a:pt x="33" y="511"/>
                                </a:lnTo>
                                <a:lnTo>
                                  <a:pt x="0" y="504"/>
                                </a:lnTo>
                                <a:lnTo>
                                  <a:pt x="0" y="0"/>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7" name="Freeform 192"/>
                        <wps:cNvSpPr>
                          <a:spLocks/>
                        </wps:cNvSpPr>
                        <wps:spPr bwMode="auto">
                          <a:xfrm>
                            <a:off x="6832" y="1024"/>
                            <a:ext cx="82" cy="122"/>
                          </a:xfrm>
                          <a:custGeom>
                            <a:avLst/>
                            <a:gdLst>
                              <a:gd name="T0" fmla="+- 0 6913 6832"/>
                              <a:gd name="T1" fmla="*/ T0 w 82"/>
                              <a:gd name="T2" fmla="+- 0 1024 1024"/>
                              <a:gd name="T3" fmla="*/ 1024 h 122"/>
                              <a:gd name="T4" fmla="+- 0 6832 6832"/>
                              <a:gd name="T5" fmla="*/ T4 w 82"/>
                              <a:gd name="T6" fmla="+- 0 1024 1024"/>
                              <a:gd name="T7" fmla="*/ 1024 h 122"/>
                              <a:gd name="T8" fmla="+- 0 6872 6832"/>
                              <a:gd name="T9" fmla="*/ T8 w 82"/>
                              <a:gd name="T10" fmla="+- 0 1145 1024"/>
                              <a:gd name="T11" fmla="*/ 1145 h 122"/>
                              <a:gd name="T12" fmla="+- 0 6913 6832"/>
                              <a:gd name="T13" fmla="*/ T12 w 82"/>
                              <a:gd name="T14" fmla="+- 0 1024 1024"/>
                              <a:gd name="T15" fmla="*/ 1024 h 122"/>
                            </a:gdLst>
                            <a:ahLst/>
                            <a:cxnLst>
                              <a:cxn ang="0">
                                <a:pos x="T1" y="T3"/>
                              </a:cxn>
                              <a:cxn ang="0">
                                <a:pos x="T5" y="T7"/>
                              </a:cxn>
                              <a:cxn ang="0">
                                <a:pos x="T9" y="T11"/>
                              </a:cxn>
                              <a:cxn ang="0">
                                <a:pos x="T13" y="T15"/>
                              </a:cxn>
                            </a:cxnLst>
                            <a:rect l="0" t="0" r="r" b="b"/>
                            <a:pathLst>
                              <a:path w="82" h="122">
                                <a:moveTo>
                                  <a:pt x="81" y="0"/>
                                </a:moveTo>
                                <a:lnTo>
                                  <a:pt x="0" y="0"/>
                                </a:lnTo>
                                <a:lnTo>
                                  <a:pt x="40" y="121"/>
                                </a:lnTo>
                                <a:lnTo>
                                  <a:pt x="8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98" name="Picture 19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6953" y="658"/>
                            <a:ext cx="271" cy="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99" name="Freeform 190"/>
                        <wps:cNvSpPr>
                          <a:spLocks/>
                        </wps:cNvSpPr>
                        <wps:spPr bwMode="auto">
                          <a:xfrm>
                            <a:off x="7278" y="1375"/>
                            <a:ext cx="123" cy="82"/>
                          </a:xfrm>
                          <a:custGeom>
                            <a:avLst/>
                            <a:gdLst>
                              <a:gd name="T0" fmla="+- 0 7400 7278"/>
                              <a:gd name="T1" fmla="*/ T0 w 123"/>
                              <a:gd name="T2" fmla="+- 0 1375 1375"/>
                              <a:gd name="T3" fmla="*/ 1375 h 82"/>
                              <a:gd name="T4" fmla="+- 0 7278 7278"/>
                              <a:gd name="T5" fmla="*/ T4 w 123"/>
                              <a:gd name="T6" fmla="+- 0 1417 1375"/>
                              <a:gd name="T7" fmla="*/ 1417 h 82"/>
                              <a:gd name="T8" fmla="+- 0 7400 7278"/>
                              <a:gd name="T9" fmla="*/ T8 w 123"/>
                              <a:gd name="T10" fmla="+- 0 1457 1375"/>
                              <a:gd name="T11" fmla="*/ 1457 h 82"/>
                              <a:gd name="T12" fmla="+- 0 7400 7278"/>
                              <a:gd name="T13" fmla="*/ T12 w 123"/>
                              <a:gd name="T14" fmla="+- 0 1375 1375"/>
                              <a:gd name="T15" fmla="*/ 1375 h 82"/>
                            </a:gdLst>
                            <a:ahLst/>
                            <a:cxnLst>
                              <a:cxn ang="0">
                                <a:pos x="T1" y="T3"/>
                              </a:cxn>
                              <a:cxn ang="0">
                                <a:pos x="T5" y="T7"/>
                              </a:cxn>
                              <a:cxn ang="0">
                                <a:pos x="T9" y="T11"/>
                              </a:cxn>
                              <a:cxn ang="0">
                                <a:pos x="T13" y="T15"/>
                              </a:cxn>
                            </a:cxnLst>
                            <a:rect l="0" t="0" r="r" b="b"/>
                            <a:pathLst>
                              <a:path w="123" h="82">
                                <a:moveTo>
                                  <a:pt x="122" y="0"/>
                                </a:moveTo>
                                <a:lnTo>
                                  <a:pt x="0" y="42"/>
                                </a:lnTo>
                                <a:lnTo>
                                  <a:pt x="122" y="82"/>
                                </a:lnTo>
                                <a:lnTo>
                                  <a:pt x="122"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200" name="Picture 18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7306" y="1064"/>
                            <a:ext cx="270" cy="2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01" name="Picture 18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7413" y="-234"/>
                            <a:ext cx="271" cy="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088AC304" id="Group 187" o:spid="_x0000_s1026" style="position:absolute;margin-left:323.3pt;margin-top:-11.7pt;width:60.95pt;height:96.15pt;z-index:-40216;mso-position-horizontal-relative:page" coordorigin="6466,-234" coordsize="1219,19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">
                <v:shape id="Freeform 197" o:spid="_x0000_s1027" style="position:absolute;left:6466;top:9;width:813;height:542;visibility:visible;mso-wrap-style:square;v-text-anchor:top" coordsize="813,5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THUEMMA&#10;AADcAAAADwAAAGRycy9kb3ducmV2LnhtbERPTWsCMRC9F/ofwhR6q1k9qF2NUhVRRCy1Ch6nm+lu&#10;6GayJKmu/94Ihd7m8T5nPG1tLc7kg3GsoNvJQBAXThsuFRw+ly9DECEia6wdk4IrBZhOHh/GmGt3&#10;4Q8672MpUgiHHBVUMTa5lKGoyGLouIY4cd/OW4wJ+lJqj5cUbmvZy7K+tGg4NVTY0Lyi4mf/axXs&#10;VldzrGdLXOvV18lstoPu4t0r9fzUvo1ARGrjv/jPvdZp/msP7s+kC+Tk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THUEMMAAADcAAAADwAAAAAAAAAAAAAAAACYAgAAZHJzL2Rv&#10;d25yZXYueG1sUEsFBgAAAAAEAAQA9QAAAIgDAAAAAA==&#10;" path="m813,l,,,504r63,14l126,529r85,12l257,537r77,-11l397,512,500,479r25,-8l608,450r69,-10l762,435r51,l813,xe" fillcolor="#99f" stroked="f">
                  <v:path arrowok="t" o:connecttype="custom" o:connectlocs="813,9;0,9;0,513;63,527;126,538;211,550;257,546;334,535;397,521;500,488;525,480;608,459;677,449;762,444;813,444;813,9" o:connectangles="0,0,0,0,0,0,0,0,0,0,0,0,0,0,0,0"/>
                </v:shape>
                <v:shape id="Freeform 196" o:spid="_x0000_s1028" style="position:absolute;left:6466;top:9;width:813;height:542;visibility:visible;mso-wrap-style:square;v-text-anchor:top" coordsize="813,5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nsxpcIA&#10;AADcAAAADwAAAGRycy9kb3ducmV2LnhtbERPTWvCQBC9F/oflil4q5s2Im10lVIUvGpEepxmx2xM&#10;djZkV5P217uC4G0e73Pmy8E24kKdrxwreBsnIIgLpysuFezz9esHCB+QNTaOScEfeVgunp/mmGnX&#10;85Yuu1CKGMI+QwUmhDaT0heGLPqxa4kjd3SdxRBhV0rdYR/DbSPfk2QqLVYcGwy29G2oqHdnqyDV&#10;K3OY5Ju0/z3V5qeo8/9mf1Jq9DJ8zUAEGsJDfHdvdJz/mcLtmXiBXF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aezGlwgAAANwAAAAPAAAAAAAAAAAAAAAAAJgCAABkcnMvZG93&#10;bnJldi54bWxQSwUGAAAAAAQABAD1AAAAhwMAAAAA&#10;" path="m,l813,r,435l762,435r-45,2l641,444r-63,12l500,479r-24,8l451,496r-84,23l298,532r-87,9l165,535r-39,-6l93,524,63,518,33,511,,504,,xe" filled="f" strokeweight="0">
                  <v:path arrowok="t" o:connecttype="custom" o:connectlocs="0,9;813,9;813,444;762,444;717,446;641,453;578,465;500,488;476,496;451,505;367,528;298,541;211,550;165,544;126,538;93,533;63,527;33,520;0,513;0,9" o:connectangles="0,0,0,0,0,0,0,0,0,0,0,0,0,0,0,0,0,0,0,0"/>
                </v:shape>
                <v:shape id="AutoShape 195" o:spid="_x0000_s1029" style="position:absolute;left:2664;top:775;width:1196;height:1626;visibility:visible;mso-wrap-style:square;v-text-anchor:top" coordsize="1196,16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DILUMUA&#10;AADcAAAADwAAAGRycy9kb3ducmV2LnhtbESPT2vCQBDF7wW/wzJCb3VTqVrTrCKCoN6M1vOYnfxp&#10;s7Mhu8a0n74rCL3N8N6835tk2ZtadNS6yrKC11EEgjizuuJCwem4eXkH4TyyxtoyKfghB8vF4CnB&#10;WNsbH6hLfSFCCLsYFZTeN7GULivJoBvZhjhouW0N+rC2hdQt3kK4qeU4iqbSYMWBUGJD65Ky7/Rq&#10;AvfS5JPdb3r9/OLp3k0O59OsOyv1POxXHyA89f7f/Lje6lB//gb3Z8IEcvE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gMgtQxQAAANwAAAAPAAAAAAAAAAAAAAAAAJgCAABkcnMv&#10;ZG93bnJldi54bWxQSwUGAAAAAAQABAD1AAAAigMAAAAA&#10;" path="m4642,-522r137,m4208,-252r,506e" filled="f" strokeweight=".01683mm">
                  <v:path arrowok="t" o:connecttype="custom" o:connectlocs="4642,253;4779,253;4208,523;4208,1029" o:connectangles="0,0,0,0"/>
                </v:shape>
                <v:shape id="Freeform 194" o:spid="_x0000_s1030" style="position:absolute;left:6466;top:1146;width:813;height:542;visibility:visible;mso-wrap-style:square;v-text-anchor:top" coordsize="813,5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thMZMQA&#10;AADcAAAADwAAAGRycy9kb3ducmV2LnhtbERP22oCMRB9L/QfwhR8q1kLtro1ilVEKaJ4gz5ON9Pd&#10;4GayJKmuf98UCn2bw7nOaNLaWlzIB+NYQa+bgSAunDZcKjgeFo8DECEia6wdk4IbBZiM7+9GmGt3&#10;5R1d9rEUKYRDjgqqGJtcylBUZDF0XUOcuC/nLcYEfSm1x2sKt7V8yrJnadFwaqiwoVlFxXn/bRVs&#10;ljdzqt8WuNLLzw/zvn7pzbdeqc5DO30FEamN/+I/90qn+cM+/D6TLpDj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7YTGTEAAAA3AAAAA8AAAAAAAAAAAAAAAAAmAIAAGRycy9k&#10;b3ducmV2LnhtbFBLBQYAAAAABAAEAPUAAACJAwAAAAA=&#10;" path="m813,l,,,504r63,14l126,529r85,13l257,538r78,-12l398,512,501,479r24,-8l608,450r69,-10l762,435r51,l813,xe" fillcolor="#99f" stroked="f">
                  <v:path arrowok="t" o:connecttype="custom" o:connectlocs="813,1146;0,1146;0,1650;63,1664;126,1675;211,1688;257,1684;335,1672;398,1658;501,1625;525,1617;608,1596;677,1586;762,1581;813,1581;813,1146" o:connectangles="0,0,0,0,0,0,0,0,0,0,0,0,0,0,0,0"/>
                </v:shape>
                <v:shape id="Freeform 193" o:spid="_x0000_s1031" style="position:absolute;left:6466;top:1146;width:813;height:542;visibility:visible;mso-wrap-style:square;v-text-anchor:top" coordsize="813,5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gySPcIA&#10;AADcAAAADwAAAGRycy9kb3ducmV2LnhtbERPTWvCQBC9F/wPywje6sZaRKOrlNKCV42IxzE7ZmOy&#10;syG7NdFf3y0UvM3jfc5q09ta3Kj1pWMFk3ECgjh3uuRCwSH7fp2D8AFZY+2YFNzJw2Y9eFlhql3H&#10;O7rtQyFiCPsUFZgQmlRKnxuy6MeuIY7cxbUWQ4RtIXWLXQy3tXxLkpm0WHJsMNjQp6G82v9YBVP9&#10;ZY7v2Xbana+VOeVV9qgPV6VGw/5jCSJQH57if/dWx/mLGfw9Ey+Q6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KDJI9wgAAANwAAAAPAAAAAAAAAAAAAAAAAJgCAABkcnMvZG93&#10;bnJldi54bWxQSwUGAAAAAAQABAD1AAAAhwMAAAAA&#10;" path="m,l813,r,435l762,435r-45,2l641,445r-62,12l501,479r-25,9l451,496r-83,23l298,532r-87,10l165,535,93,523,33,511,,504,,xe" filled="f" strokeweight="0">
                  <v:path arrowok="t" o:connecttype="custom" o:connectlocs="0,1146;813,1146;813,1581;762,1581;717,1583;641,1591;579,1603;501,1625;476,1634;451,1642;368,1665;298,1678;211,1688;165,1681;93,1669;33,1657;0,1650;0,1146" o:connectangles="0,0,0,0,0,0,0,0,0,0,0,0,0,0,0,0,0,0"/>
                </v:shape>
                <v:shape id="Freeform 192" o:spid="_x0000_s1032" style="position:absolute;left:6832;top:1024;width:82;height:122;visibility:visible;mso-wrap-style:square;v-text-anchor:top" coordsize="82,1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dvQjsEA&#10;AADcAAAADwAAAGRycy9kb3ducmV2LnhtbERPO2/CMBDekfgP1iF1QeDAwCNgEK2oYIWysJ3iIw7E&#10;5zR2IfDrMRJSt/v0PW++bGwprlT7wrGCQT8BQZw5XXCu4PDz3ZuA8AFZY+mYFNzJw3LRbs0x1e7G&#10;O7ruQy5iCPsUFZgQqlRKnxmy6PuuIo7cydUWQ4R1LnWNtxhuSzlMkpG0WHBsMFjRl6Hssv+zCpqj&#10;zAZjXp9HD/Ob2Ptnd1dtSKmPTrOagQjUhH/x273Vcf50DK9n4gVy8QQ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Xb0I7BAAAA3AAAAA8AAAAAAAAAAAAAAAAAmAIAAGRycy9kb3du&#10;cmV2LnhtbFBLBQYAAAAABAAEAPUAAACGAwAAAAA=&#10;" path="m81,l,,40,121,81,xe" fillcolor="black" stroked="f">
                  <v:path arrowok="t" o:connecttype="custom" o:connectlocs="81,1024;0,1024;40,1145;81,1024" o:connectangles="0,0,0,0"/>
                </v:shape>
                <v:shape id="Picture 191" o:spid="_x0000_s1033" type="#_x0000_t75" style="position:absolute;left:6953;top:658;width:271;height:27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pDbbPGAAAA3AAAAA8AAABkcnMvZG93bnJldi54bWxEj0FrwkAQhe+F/odlCl6KblqwxOgq0iK0&#10;vdWWirchOybR7GzIrnH9986h0NsM78173yxWybVqoD40ng08TTJQxKW3DVcGfr434xxUiMgWW89k&#10;4EoBVsv7uwUW1l/4i4ZtrJSEcCjQQB1jV2gdypochonviEU7+N5hlLWvtO3xIuGu1c9Z9qIdNiwN&#10;NXb0WlN52p6dgTzlw+/bYRanm930Y71Pj+HzSMaMHtJ6DipSiv/mv+t3K/gzoZVnZAK9vAE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2kNts8YAAADcAAAADwAAAAAAAAAAAAAA&#10;AACfAgAAZHJzL2Rvd25yZXYueG1sUEsFBgAAAAAEAAQA9wAAAJIDAAAAAA==&#10;">
                  <v:imagedata r:id="rId26" o:title=""/>
                </v:shape>
                <v:shape id="Freeform 190" o:spid="_x0000_s1034" style="position:absolute;left:7278;top:1375;width:123;height:82;visibility:visible;mso-wrap-style:square;v-text-anchor:top" coordsize="123,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PahdL8A&#10;AADcAAAADwAAAGRycy9kb3ducmV2LnhtbERPy6rCMBDdC/5DGMGdpl7BRzWKXBQEheJj4XJoxrbY&#10;TEoTtf69EQR3czjPmS8bU4oH1a6wrGDQj0AQp1YXnCk4nza9CQjnkTWWlknBixwsF+3WHGNtn3yg&#10;x9FnIoSwi1FB7n0VS+nSnAy6vq2IA3e1tUEfYJ1JXeMzhJtS/kXRSBosODTkWNF/TunteDcKEioS&#10;2xgc7yNar5Mq5d3lMlSq22lWMxCeGv8Tf91bHeZPp/B5JlwgF2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Q9qF0vwAAANwAAAAPAAAAAAAAAAAAAAAAAJgCAABkcnMvZG93bnJl&#10;di54bWxQSwUGAAAAAAQABAD1AAAAhAMAAAAA&#10;" path="m122,l,42,122,82,122,xe" fillcolor="black" stroked="f">
                  <v:path arrowok="t" o:connecttype="custom" o:connectlocs="122,1375;0,1417;122,1457;122,1375" o:connectangles="0,0,0,0"/>
                </v:shape>
                <v:shape id="Picture 189" o:spid="_x0000_s1035" type="#_x0000_t75" style="position:absolute;left:7306;top:1064;width:270;height:27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fShXzFAAAA3AAAAA8AAABkcnMvZG93bnJldi54bWxEj0uLwkAQhO8L/oehhb0sOnEPEqKT4APB&#10;PaysDxBvTaZNgpmekBk1/ntHWPBYVNVX1DTrTC1u1LrKsoLRMAJBnFtdcaHgsF8NYhDOI2usLZOC&#10;BznI0t7HFBNt77yl284XIkDYJaig9L5JpHR5SQbd0DbEwTvb1qAPsi2kbvEe4KaW31E0lgYrDgsl&#10;NrQoKb/srkbB72YefRV4Oj4cXeKf+vC37OKZUp/9bjYB4anz7/B/e60VBCK8zoQjINMn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H0oV8xQAAANwAAAAPAAAAAAAAAAAAAAAA&#10;AJ8CAABkcnMvZG93bnJldi54bWxQSwUGAAAAAAQABAD3AAAAkQMAAAAA&#10;">
                  <v:imagedata r:id="rId27" o:title=""/>
                </v:shape>
                <v:shape id="Picture 188" o:spid="_x0000_s1036" type="#_x0000_t75" style="position:absolute;left:7413;top:-234;width:271;height:27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ljltrCAAAA3AAAAA8AAABkcnMvZG93bnJldi54bWxEj8FqwzAQRO+F/IPYQC+lluNDaFwrIWkJ&#10;mN7q5AMWayuZWitjKbbz91Wh0OMwM2+Y6rC4Xkw0hs6zgk2WgyBuve7YKLhezs8vIEJE1th7JgV3&#10;CnDYrx4qLLWf+ZOmJhqRIBxKVGBjHEopQ2vJYcj8QJy8Lz86jEmORuoR5wR3vSzyfCsddpwWLA70&#10;Zqn9bm5OQdzVzXF7audmLp7eKZBh+2GUelwvx1cQkZb4H/5r11pBkW/g90w6AnL/A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JY5bawgAAANwAAAAPAAAAAAAAAAAAAAAAAJ8C&#10;AABkcnMvZG93bnJldi54bWxQSwUGAAAAAAQABAD3AAAAjgMAAAAA&#10;">
                  <v:imagedata r:id="rId28" o:title=""/>
                </v:shape>
                <w10:wrap anchorx="page"/>
              </v:group>
            </w:pict>
          </mc:Fallback>
        </mc:AlternateContent>
      </w:r>
      <w:r>
        <w:rPr>
          <w:noProof/>
          <w:lang w:val="fr-FR" w:eastAsia="fr-FR"/>
        </w:rPr>
        <mc:AlternateContent>
          <mc:Choice Requires="wps">
            <w:drawing>
              <wp:anchor distT="0" distB="0" distL="114300" distR="114300" simplePos="0" relativeHeight="1960" behindDoc="0" locked="0" layoutInCell="1" allowOverlap="1" wp14:anchorId="5B0EF781" wp14:editId="1CFF98D7">
                <wp:simplePos x="0" y="0"/>
                <wp:positionH relativeFrom="page">
                  <wp:posOffset>4813935</wp:posOffset>
                </wp:positionH>
                <wp:positionV relativeFrom="paragraph">
                  <wp:posOffset>160655</wp:posOffset>
                </wp:positionV>
                <wp:extent cx="86995" cy="0"/>
                <wp:effectExtent l="13335" t="13970" r="13970" b="5080"/>
                <wp:wrapNone/>
                <wp:docPr id="190" name="Line 1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995" cy="0"/>
                        </a:xfrm>
                        <a:prstGeom prst="line">
                          <a:avLst/>
                        </a:prstGeom>
                        <a:noFill/>
                        <a:ln w="60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512BA6" id="Line 186" o:spid="_x0000_s1026" style="position:absolute;z-index:19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379.05pt,12.65pt" to="385.9pt,1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" strokeweight=".01683mm">
                <w10:wrap anchorx="page"/>
              </v:line>
            </w:pict>
          </mc:Fallback>
        </mc:AlternateContent>
      </w:r>
      <w:r>
        <w:rPr>
          <w:noProof/>
          <w:lang w:val="fr-FR" w:eastAsia="fr-FR"/>
        </w:rPr>
        <mc:AlternateContent>
          <mc:Choice Requires="wps">
            <w:drawing>
              <wp:anchor distT="0" distB="0" distL="114300" distR="114300" simplePos="0" relativeHeight="1984" behindDoc="0" locked="0" layoutInCell="1" allowOverlap="1" wp14:anchorId="6839ED26" wp14:editId="53321FD7">
                <wp:simplePos x="0" y="0"/>
                <wp:positionH relativeFrom="page">
                  <wp:posOffset>4988560</wp:posOffset>
                </wp:positionH>
                <wp:positionV relativeFrom="paragraph">
                  <wp:posOffset>160655</wp:posOffset>
                </wp:positionV>
                <wp:extent cx="86995" cy="0"/>
                <wp:effectExtent l="6985" t="13970" r="10795" b="5080"/>
                <wp:wrapNone/>
                <wp:docPr id="189" name="Line 1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995" cy="0"/>
                        </a:xfrm>
                        <a:prstGeom prst="line">
                          <a:avLst/>
                        </a:prstGeom>
                        <a:noFill/>
                        <a:ln w="60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A184D2" id="Line 185" o:spid="_x0000_s1026" style="position:absolute;z-index:19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392.8pt,12.65pt" to="399.65pt,1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" strokeweight=".01683mm">
                <w10:wrap anchorx="page"/>
              </v:line>
            </w:pict>
          </mc:Fallback>
        </mc:AlternateContent>
      </w:r>
      <w:r>
        <w:rPr>
          <w:noProof/>
          <w:lang w:val="fr-FR" w:eastAsia="fr-FR"/>
        </w:rPr>
        <mc:AlternateContent>
          <mc:Choice Requires="wps">
            <w:drawing>
              <wp:anchor distT="0" distB="0" distL="114300" distR="114300" simplePos="0" relativeHeight="503276336" behindDoc="1" locked="0" layoutInCell="1" allowOverlap="1" wp14:anchorId="114BAA1E" wp14:editId="3FD48982">
                <wp:simplePos x="0" y="0"/>
                <wp:positionH relativeFrom="page">
                  <wp:posOffset>5163185</wp:posOffset>
                </wp:positionH>
                <wp:positionV relativeFrom="paragraph">
                  <wp:posOffset>160655</wp:posOffset>
                </wp:positionV>
                <wp:extent cx="86995" cy="0"/>
                <wp:effectExtent l="10160" t="13970" r="7620" b="5080"/>
                <wp:wrapNone/>
                <wp:docPr id="188" name="Line 1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995" cy="0"/>
                        </a:xfrm>
                        <a:prstGeom prst="line">
                          <a:avLst/>
                        </a:prstGeom>
                        <a:noFill/>
                        <a:ln w="60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8F3080" id="Line 184" o:spid="_x0000_s1026" style="position:absolute;z-index:-401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406.55pt,12.65pt" to="413.4pt,1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" strokeweight=".01683mm">
                <w10:wrap anchorx="page"/>
              </v:line>
            </w:pict>
          </mc:Fallback>
        </mc:AlternateContent>
      </w:r>
      <w:r>
        <w:rPr>
          <w:noProof/>
          <w:lang w:val="fr-FR" w:eastAsia="fr-FR"/>
        </w:rPr>
        <mc:AlternateContent>
          <mc:Choice Requires="wps">
            <w:drawing>
              <wp:anchor distT="0" distB="0" distL="114300" distR="114300" simplePos="0" relativeHeight="503276360" behindDoc="1" locked="0" layoutInCell="1" allowOverlap="1" wp14:anchorId="1EC9F62D" wp14:editId="38BFB7D3">
                <wp:simplePos x="0" y="0"/>
                <wp:positionH relativeFrom="page">
                  <wp:posOffset>5337810</wp:posOffset>
                </wp:positionH>
                <wp:positionV relativeFrom="paragraph">
                  <wp:posOffset>160655</wp:posOffset>
                </wp:positionV>
                <wp:extent cx="86995" cy="0"/>
                <wp:effectExtent l="13335" t="13970" r="13970" b="5080"/>
                <wp:wrapNone/>
                <wp:docPr id="187" name="Line 1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995" cy="0"/>
                        </a:xfrm>
                        <a:prstGeom prst="line">
                          <a:avLst/>
                        </a:prstGeom>
                        <a:noFill/>
                        <a:ln w="60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D6CB6B" id="Line 183" o:spid="_x0000_s1026" style="position:absolute;z-index:-401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420.3pt,12.65pt" to="427.15pt,1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" strokeweight=".01683mm">
                <w10:wrap anchorx="page"/>
              </v:line>
            </w:pict>
          </mc:Fallback>
        </mc:AlternateContent>
      </w:r>
      <w:r>
        <w:rPr>
          <w:noProof/>
          <w:lang w:val="fr-FR" w:eastAsia="fr-FR"/>
        </w:rPr>
        <mc:AlternateContent>
          <mc:Choice Requires="wps">
            <w:drawing>
              <wp:anchor distT="0" distB="0" distL="114300" distR="114300" simplePos="0" relativeHeight="503276384" behindDoc="1" locked="0" layoutInCell="1" allowOverlap="1" wp14:anchorId="44F5D571" wp14:editId="1684BC3F">
                <wp:simplePos x="0" y="0"/>
                <wp:positionH relativeFrom="page">
                  <wp:posOffset>5512435</wp:posOffset>
                </wp:positionH>
                <wp:positionV relativeFrom="paragraph">
                  <wp:posOffset>160655</wp:posOffset>
                </wp:positionV>
                <wp:extent cx="86995" cy="0"/>
                <wp:effectExtent l="6985" t="13970" r="10795" b="5080"/>
                <wp:wrapNone/>
                <wp:docPr id="186" name="Line 1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995" cy="0"/>
                        </a:xfrm>
                        <a:prstGeom prst="line">
                          <a:avLst/>
                        </a:prstGeom>
                        <a:noFill/>
                        <a:ln w="60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BFAF14" id="Line 182" o:spid="_x0000_s1026" style="position:absolute;z-index:-400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434.05pt,12.65pt" to="440.9pt,1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" strokeweight=".01683mm">
                <w10:wrap anchorx="page"/>
              </v:line>
            </w:pict>
          </mc:Fallback>
        </mc:AlternateContent>
      </w:r>
      <w:r>
        <w:rPr>
          <w:noProof/>
          <w:lang w:val="fr-FR" w:eastAsia="fr-FR"/>
        </w:rPr>
        <mc:AlternateContent>
          <mc:Choice Requires="wpg">
            <w:drawing>
              <wp:anchor distT="0" distB="0" distL="114300" distR="114300" simplePos="0" relativeHeight="503276408" behindDoc="1" locked="0" layoutInCell="1" allowOverlap="1" wp14:anchorId="260A39A0" wp14:editId="76E73AC7">
                <wp:simplePos x="0" y="0"/>
                <wp:positionH relativeFrom="page">
                  <wp:posOffset>5686425</wp:posOffset>
                </wp:positionH>
                <wp:positionV relativeFrom="paragraph">
                  <wp:posOffset>5715</wp:posOffset>
                </wp:positionV>
                <wp:extent cx="767715" cy="1066165"/>
                <wp:effectExtent l="9525" t="11430" r="13335" b="8255"/>
                <wp:wrapNone/>
                <wp:docPr id="175" name="Group 1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67715" cy="1066165"/>
                          <a:chOff x="8955" y="9"/>
                          <a:chExt cx="1209" cy="1679"/>
                        </a:xfrm>
                      </wpg:grpSpPr>
                      <wps:wsp>
                        <wps:cNvPr id="176" name="Line 181"/>
                        <wps:cNvCnPr>
                          <a:cxnSpLocks noChangeShapeType="1"/>
                        </wps:cNvCnPr>
                        <wps:spPr bwMode="auto">
                          <a:xfrm>
                            <a:off x="8956" y="253"/>
                            <a:ext cx="137" cy="0"/>
                          </a:xfrm>
                          <a:prstGeom prst="line">
                            <a:avLst/>
                          </a:prstGeom>
                          <a:noFill/>
                          <a:ln w="606">
                            <a:solidFill>
                              <a:srgbClr val="000000"/>
                            </a:solidFill>
                            <a:round/>
                            <a:headEnd/>
                            <a:tailEnd/>
                          </a:ln>
                          <a:extLst>
                            <a:ext uri="{909E8E84-426E-40DD-AFC4-6F175D3DCCD1}">
                              <a14:hiddenFill xmlns:a14="http://schemas.microsoft.com/office/drawing/2010/main">
                                <a:noFill/>
                              </a14:hiddenFill>
                            </a:ext>
                          </a:extLst>
                        </wps:spPr>
                        <wps:bodyPr/>
                      </wps:wsp>
                      <wps:wsp>
                        <wps:cNvPr id="177" name="Freeform 180"/>
                        <wps:cNvSpPr>
                          <a:spLocks/>
                        </wps:cNvSpPr>
                        <wps:spPr bwMode="auto">
                          <a:xfrm>
                            <a:off x="9105" y="212"/>
                            <a:ext cx="122" cy="82"/>
                          </a:xfrm>
                          <a:custGeom>
                            <a:avLst/>
                            <a:gdLst>
                              <a:gd name="T0" fmla="+- 0 9105 9105"/>
                              <a:gd name="T1" fmla="*/ T0 w 122"/>
                              <a:gd name="T2" fmla="+- 0 212 212"/>
                              <a:gd name="T3" fmla="*/ 212 h 82"/>
                              <a:gd name="T4" fmla="+- 0 9105 9105"/>
                              <a:gd name="T5" fmla="*/ T4 w 122"/>
                              <a:gd name="T6" fmla="+- 0 293 212"/>
                              <a:gd name="T7" fmla="*/ 293 h 82"/>
                              <a:gd name="T8" fmla="+- 0 9227 9105"/>
                              <a:gd name="T9" fmla="*/ T8 w 122"/>
                              <a:gd name="T10" fmla="+- 0 253 212"/>
                              <a:gd name="T11" fmla="*/ 253 h 82"/>
                              <a:gd name="T12" fmla="+- 0 9105 9105"/>
                              <a:gd name="T13" fmla="*/ T12 w 122"/>
                              <a:gd name="T14" fmla="+- 0 212 212"/>
                              <a:gd name="T15" fmla="*/ 212 h 82"/>
                            </a:gdLst>
                            <a:ahLst/>
                            <a:cxnLst>
                              <a:cxn ang="0">
                                <a:pos x="T1" y="T3"/>
                              </a:cxn>
                              <a:cxn ang="0">
                                <a:pos x="T5" y="T7"/>
                              </a:cxn>
                              <a:cxn ang="0">
                                <a:pos x="T9" y="T11"/>
                              </a:cxn>
                              <a:cxn ang="0">
                                <a:pos x="T13" y="T15"/>
                              </a:cxn>
                            </a:cxnLst>
                            <a:rect l="0" t="0" r="r" b="b"/>
                            <a:pathLst>
                              <a:path w="122" h="82">
                                <a:moveTo>
                                  <a:pt x="0" y="0"/>
                                </a:moveTo>
                                <a:lnTo>
                                  <a:pt x="0" y="81"/>
                                </a:lnTo>
                                <a:lnTo>
                                  <a:pt x="122" y="41"/>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8" name="Line 179"/>
                        <wps:cNvCnPr>
                          <a:cxnSpLocks noChangeShapeType="1"/>
                        </wps:cNvCnPr>
                        <wps:spPr bwMode="auto">
                          <a:xfrm>
                            <a:off x="9796" y="523"/>
                            <a:ext cx="0" cy="506"/>
                          </a:xfrm>
                          <a:prstGeom prst="line">
                            <a:avLst/>
                          </a:prstGeom>
                          <a:noFill/>
                          <a:ln w="606">
                            <a:solidFill>
                              <a:srgbClr val="000000"/>
                            </a:solidFill>
                            <a:round/>
                            <a:headEnd/>
                            <a:tailEnd/>
                          </a:ln>
                          <a:extLst>
                            <a:ext uri="{909E8E84-426E-40DD-AFC4-6F175D3DCCD1}">
                              <a14:hiddenFill xmlns:a14="http://schemas.microsoft.com/office/drawing/2010/main">
                                <a:noFill/>
                              </a14:hiddenFill>
                            </a:ext>
                          </a:extLst>
                        </wps:spPr>
                        <wps:bodyPr/>
                      </wps:wsp>
                      <wps:wsp>
                        <wps:cNvPr id="179" name="Freeform 178"/>
                        <wps:cNvSpPr>
                          <a:spLocks/>
                        </wps:cNvSpPr>
                        <wps:spPr bwMode="auto">
                          <a:xfrm>
                            <a:off x="9755" y="1024"/>
                            <a:ext cx="82" cy="122"/>
                          </a:xfrm>
                          <a:custGeom>
                            <a:avLst/>
                            <a:gdLst>
                              <a:gd name="T0" fmla="+- 0 9836 9755"/>
                              <a:gd name="T1" fmla="*/ T0 w 82"/>
                              <a:gd name="T2" fmla="+- 0 1024 1024"/>
                              <a:gd name="T3" fmla="*/ 1024 h 122"/>
                              <a:gd name="T4" fmla="+- 0 9755 9755"/>
                              <a:gd name="T5" fmla="*/ T4 w 82"/>
                              <a:gd name="T6" fmla="+- 0 1024 1024"/>
                              <a:gd name="T7" fmla="*/ 1024 h 122"/>
                              <a:gd name="T8" fmla="+- 0 9796 9755"/>
                              <a:gd name="T9" fmla="*/ T8 w 82"/>
                              <a:gd name="T10" fmla="+- 0 1145 1024"/>
                              <a:gd name="T11" fmla="*/ 1145 h 122"/>
                              <a:gd name="T12" fmla="+- 0 9836 9755"/>
                              <a:gd name="T13" fmla="*/ T12 w 82"/>
                              <a:gd name="T14" fmla="+- 0 1024 1024"/>
                              <a:gd name="T15" fmla="*/ 1024 h 122"/>
                            </a:gdLst>
                            <a:ahLst/>
                            <a:cxnLst>
                              <a:cxn ang="0">
                                <a:pos x="T1" y="T3"/>
                              </a:cxn>
                              <a:cxn ang="0">
                                <a:pos x="T5" y="T7"/>
                              </a:cxn>
                              <a:cxn ang="0">
                                <a:pos x="T9" y="T11"/>
                              </a:cxn>
                              <a:cxn ang="0">
                                <a:pos x="T13" y="T15"/>
                              </a:cxn>
                            </a:cxnLst>
                            <a:rect l="0" t="0" r="r" b="b"/>
                            <a:pathLst>
                              <a:path w="82" h="122">
                                <a:moveTo>
                                  <a:pt x="81" y="0"/>
                                </a:moveTo>
                                <a:lnTo>
                                  <a:pt x="0" y="0"/>
                                </a:lnTo>
                                <a:lnTo>
                                  <a:pt x="41" y="121"/>
                                </a:lnTo>
                                <a:lnTo>
                                  <a:pt x="8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80" name="Picture 17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9471" y="658"/>
                            <a:ext cx="270" cy="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81" name="Freeform 176"/>
                        <wps:cNvSpPr>
                          <a:spLocks/>
                        </wps:cNvSpPr>
                        <wps:spPr bwMode="auto">
                          <a:xfrm>
                            <a:off x="9254" y="9"/>
                            <a:ext cx="909" cy="542"/>
                          </a:xfrm>
                          <a:custGeom>
                            <a:avLst/>
                            <a:gdLst>
                              <a:gd name="T0" fmla="+- 0 10162 9254"/>
                              <a:gd name="T1" fmla="*/ T0 w 909"/>
                              <a:gd name="T2" fmla="+- 0 9 9"/>
                              <a:gd name="T3" fmla="*/ 9 h 542"/>
                              <a:gd name="T4" fmla="+- 0 9254 9254"/>
                              <a:gd name="T5" fmla="*/ T4 w 909"/>
                              <a:gd name="T6" fmla="+- 0 9 9"/>
                              <a:gd name="T7" fmla="*/ 9 h 542"/>
                              <a:gd name="T8" fmla="+- 0 9254 9254"/>
                              <a:gd name="T9" fmla="*/ T8 w 909"/>
                              <a:gd name="T10" fmla="+- 0 513 9"/>
                              <a:gd name="T11" fmla="*/ 513 h 542"/>
                              <a:gd name="T12" fmla="+- 0 9325 9254"/>
                              <a:gd name="T13" fmla="*/ T12 w 909"/>
                              <a:gd name="T14" fmla="+- 0 527 9"/>
                              <a:gd name="T15" fmla="*/ 527 h 542"/>
                              <a:gd name="T16" fmla="+- 0 9395 9254"/>
                              <a:gd name="T17" fmla="*/ T16 w 909"/>
                              <a:gd name="T18" fmla="+- 0 539 9"/>
                              <a:gd name="T19" fmla="*/ 539 h 542"/>
                              <a:gd name="T20" fmla="+- 0 9491 9254"/>
                              <a:gd name="T21" fmla="*/ T20 w 909"/>
                              <a:gd name="T22" fmla="+- 0 550 9"/>
                              <a:gd name="T23" fmla="*/ 550 h 542"/>
                              <a:gd name="T24" fmla="+- 0 9537 9254"/>
                              <a:gd name="T25" fmla="*/ T24 w 909"/>
                              <a:gd name="T26" fmla="+- 0 547 9"/>
                              <a:gd name="T27" fmla="*/ 547 h 542"/>
                              <a:gd name="T28" fmla="+- 0 9617 9254"/>
                              <a:gd name="T29" fmla="*/ T28 w 909"/>
                              <a:gd name="T30" fmla="+- 0 537 9"/>
                              <a:gd name="T31" fmla="*/ 537 h 542"/>
                              <a:gd name="T32" fmla="+- 0 9683 9254"/>
                              <a:gd name="T33" fmla="*/ T32 w 909"/>
                              <a:gd name="T34" fmla="+- 0 525 9"/>
                              <a:gd name="T35" fmla="*/ 525 h 542"/>
                              <a:gd name="T36" fmla="+- 0 9764 9254"/>
                              <a:gd name="T37" fmla="*/ T36 w 909"/>
                              <a:gd name="T38" fmla="+- 0 503 9"/>
                              <a:gd name="T39" fmla="*/ 503 h 542"/>
                              <a:gd name="T40" fmla="+- 0 9839 9254"/>
                              <a:gd name="T41" fmla="*/ T40 w 909"/>
                              <a:gd name="T42" fmla="+- 0 481 9"/>
                              <a:gd name="T43" fmla="*/ 481 h 542"/>
                              <a:gd name="T44" fmla="+- 0 9865 9254"/>
                              <a:gd name="T45" fmla="*/ T44 w 909"/>
                              <a:gd name="T46" fmla="+- 0 474 9"/>
                              <a:gd name="T47" fmla="*/ 474 h 542"/>
                              <a:gd name="T48" fmla="+- 0 9952 9254"/>
                              <a:gd name="T49" fmla="*/ T48 w 909"/>
                              <a:gd name="T50" fmla="+- 0 457 9"/>
                              <a:gd name="T51" fmla="*/ 457 h 542"/>
                              <a:gd name="T52" fmla="+- 0 10024 9254"/>
                              <a:gd name="T53" fmla="*/ T52 w 909"/>
                              <a:gd name="T54" fmla="+- 0 449 9"/>
                              <a:gd name="T55" fmla="*/ 449 h 542"/>
                              <a:gd name="T56" fmla="+- 0 10111 9254"/>
                              <a:gd name="T57" fmla="*/ T56 w 909"/>
                              <a:gd name="T58" fmla="+- 0 445 9"/>
                              <a:gd name="T59" fmla="*/ 445 h 542"/>
                              <a:gd name="T60" fmla="+- 0 10162 9254"/>
                              <a:gd name="T61" fmla="*/ T60 w 909"/>
                              <a:gd name="T62" fmla="+- 0 444 9"/>
                              <a:gd name="T63" fmla="*/ 444 h 542"/>
                              <a:gd name="T64" fmla="+- 0 10162 9254"/>
                              <a:gd name="T65" fmla="*/ T64 w 909"/>
                              <a:gd name="T66" fmla="+- 0 9 9"/>
                              <a:gd name="T67" fmla="*/ 9 h 54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909" h="542">
                                <a:moveTo>
                                  <a:pt x="908" y="0"/>
                                </a:moveTo>
                                <a:lnTo>
                                  <a:pt x="0" y="0"/>
                                </a:lnTo>
                                <a:lnTo>
                                  <a:pt x="0" y="504"/>
                                </a:lnTo>
                                <a:lnTo>
                                  <a:pt x="71" y="518"/>
                                </a:lnTo>
                                <a:lnTo>
                                  <a:pt x="141" y="530"/>
                                </a:lnTo>
                                <a:lnTo>
                                  <a:pt x="237" y="541"/>
                                </a:lnTo>
                                <a:lnTo>
                                  <a:pt x="283" y="538"/>
                                </a:lnTo>
                                <a:lnTo>
                                  <a:pt x="363" y="528"/>
                                </a:lnTo>
                                <a:lnTo>
                                  <a:pt x="429" y="516"/>
                                </a:lnTo>
                                <a:lnTo>
                                  <a:pt x="510" y="494"/>
                                </a:lnTo>
                                <a:lnTo>
                                  <a:pt x="585" y="472"/>
                                </a:lnTo>
                                <a:lnTo>
                                  <a:pt x="611" y="465"/>
                                </a:lnTo>
                                <a:lnTo>
                                  <a:pt x="698" y="448"/>
                                </a:lnTo>
                                <a:lnTo>
                                  <a:pt x="770" y="440"/>
                                </a:lnTo>
                                <a:lnTo>
                                  <a:pt x="857" y="436"/>
                                </a:lnTo>
                                <a:lnTo>
                                  <a:pt x="908" y="435"/>
                                </a:lnTo>
                                <a:lnTo>
                                  <a:pt x="908" y="0"/>
                                </a:lnTo>
                                <a:close/>
                              </a:path>
                            </a:pathLst>
                          </a:custGeom>
                          <a:solidFill>
                            <a:srgbClr val="CC99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2" name="Freeform 175"/>
                        <wps:cNvSpPr>
                          <a:spLocks/>
                        </wps:cNvSpPr>
                        <wps:spPr bwMode="auto">
                          <a:xfrm>
                            <a:off x="9254" y="9"/>
                            <a:ext cx="909" cy="542"/>
                          </a:xfrm>
                          <a:custGeom>
                            <a:avLst/>
                            <a:gdLst>
                              <a:gd name="T0" fmla="+- 0 9254 9254"/>
                              <a:gd name="T1" fmla="*/ T0 w 909"/>
                              <a:gd name="T2" fmla="+- 0 9 9"/>
                              <a:gd name="T3" fmla="*/ 9 h 542"/>
                              <a:gd name="T4" fmla="+- 0 10162 9254"/>
                              <a:gd name="T5" fmla="*/ T4 w 909"/>
                              <a:gd name="T6" fmla="+- 0 9 9"/>
                              <a:gd name="T7" fmla="*/ 9 h 542"/>
                              <a:gd name="T8" fmla="+- 0 10162 9254"/>
                              <a:gd name="T9" fmla="*/ T8 w 909"/>
                              <a:gd name="T10" fmla="+- 0 444 9"/>
                              <a:gd name="T11" fmla="*/ 444 h 542"/>
                              <a:gd name="T12" fmla="+- 0 10111 9254"/>
                              <a:gd name="T13" fmla="*/ T12 w 909"/>
                              <a:gd name="T14" fmla="+- 0 445 9"/>
                              <a:gd name="T15" fmla="*/ 445 h 542"/>
                              <a:gd name="T16" fmla="+- 0 10065 9254"/>
                              <a:gd name="T17" fmla="*/ T16 w 909"/>
                              <a:gd name="T18" fmla="+- 0 446 9"/>
                              <a:gd name="T19" fmla="*/ 446 h 542"/>
                              <a:gd name="T20" fmla="+- 0 9986 9254"/>
                              <a:gd name="T21" fmla="*/ T20 w 909"/>
                              <a:gd name="T22" fmla="+- 0 452 9"/>
                              <a:gd name="T23" fmla="*/ 452 h 542"/>
                              <a:gd name="T24" fmla="+- 0 9920 9254"/>
                              <a:gd name="T25" fmla="*/ T24 w 909"/>
                              <a:gd name="T26" fmla="+- 0 462 9"/>
                              <a:gd name="T27" fmla="*/ 462 h 542"/>
                              <a:gd name="T28" fmla="+- 0 9839 9254"/>
                              <a:gd name="T29" fmla="*/ T28 w 909"/>
                              <a:gd name="T30" fmla="+- 0 481 9"/>
                              <a:gd name="T31" fmla="*/ 481 h 542"/>
                              <a:gd name="T32" fmla="+- 0 9789 9254"/>
                              <a:gd name="T33" fmla="*/ T32 w 909"/>
                              <a:gd name="T34" fmla="+- 0 496 9"/>
                              <a:gd name="T35" fmla="*/ 496 h 542"/>
                              <a:gd name="T36" fmla="+- 0 9764 9254"/>
                              <a:gd name="T37" fmla="*/ T36 w 909"/>
                              <a:gd name="T38" fmla="+- 0 503 9"/>
                              <a:gd name="T39" fmla="*/ 503 h 542"/>
                              <a:gd name="T40" fmla="+- 0 9683 9254"/>
                              <a:gd name="T41" fmla="*/ T40 w 909"/>
                              <a:gd name="T42" fmla="+- 0 525 9"/>
                              <a:gd name="T43" fmla="*/ 525 h 542"/>
                              <a:gd name="T44" fmla="+- 0 9617 9254"/>
                              <a:gd name="T45" fmla="*/ T44 w 909"/>
                              <a:gd name="T46" fmla="+- 0 537 9"/>
                              <a:gd name="T47" fmla="*/ 537 h 542"/>
                              <a:gd name="T48" fmla="+- 0 9537 9254"/>
                              <a:gd name="T49" fmla="*/ T48 w 909"/>
                              <a:gd name="T50" fmla="+- 0 547 9"/>
                              <a:gd name="T51" fmla="*/ 547 h 542"/>
                              <a:gd name="T52" fmla="+- 0 9491 9254"/>
                              <a:gd name="T53" fmla="*/ T52 w 909"/>
                              <a:gd name="T54" fmla="+- 0 550 9"/>
                              <a:gd name="T55" fmla="*/ 550 h 542"/>
                              <a:gd name="T56" fmla="+- 0 9439 9254"/>
                              <a:gd name="T57" fmla="*/ T56 w 909"/>
                              <a:gd name="T58" fmla="+- 0 544 9"/>
                              <a:gd name="T59" fmla="*/ 544 h 542"/>
                              <a:gd name="T60" fmla="+- 0 9358 9254"/>
                              <a:gd name="T61" fmla="*/ T60 w 909"/>
                              <a:gd name="T62" fmla="+- 0 533 9"/>
                              <a:gd name="T63" fmla="*/ 533 h 542"/>
                              <a:gd name="T64" fmla="+- 0 9291 9254"/>
                              <a:gd name="T65" fmla="*/ T64 w 909"/>
                              <a:gd name="T66" fmla="+- 0 520 9"/>
                              <a:gd name="T67" fmla="*/ 520 h 542"/>
                              <a:gd name="T68" fmla="+- 0 9254 9254"/>
                              <a:gd name="T69" fmla="*/ T68 w 909"/>
                              <a:gd name="T70" fmla="+- 0 513 9"/>
                              <a:gd name="T71" fmla="*/ 513 h 542"/>
                              <a:gd name="T72" fmla="+- 0 9254 9254"/>
                              <a:gd name="T73" fmla="*/ T72 w 909"/>
                              <a:gd name="T74" fmla="+- 0 9 9"/>
                              <a:gd name="T75" fmla="*/ 9 h 54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Lst>
                            <a:rect l="0" t="0" r="r" b="b"/>
                            <a:pathLst>
                              <a:path w="909" h="542">
                                <a:moveTo>
                                  <a:pt x="0" y="0"/>
                                </a:moveTo>
                                <a:lnTo>
                                  <a:pt x="908" y="0"/>
                                </a:lnTo>
                                <a:lnTo>
                                  <a:pt x="908" y="435"/>
                                </a:lnTo>
                                <a:lnTo>
                                  <a:pt x="857" y="436"/>
                                </a:lnTo>
                                <a:lnTo>
                                  <a:pt x="811" y="437"/>
                                </a:lnTo>
                                <a:lnTo>
                                  <a:pt x="732" y="443"/>
                                </a:lnTo>
                                <a:lnTo>
                                  <a:pt x="666" y="453"/>
                                </a:lnTo>
                                <a:lnTo>
                                  <a:pt x="585" y="472"/>
                                </a:lnTo>
                                <a:lnTo>
                                  <a:pt x="535" y="487"/>
                                </a:lnTo>
                                <a:lnTo>
                                  <a:pt x="510" y="494"/>
                                </a:lnTo>
                                <a:lnTo>
                                  <a:pt x="429" y="516"/>
                                </a:lnTo>
                                <a:lnTo>
                                  <a:pt x="363" y="528"/>
                                </a:lnTo>
                                <a:lnTo>
                                  <a:pt x="283" y="538"/>
                                </a:lnTo>
                                <a:lnTo>
                                  <a:pt x="237" y="541"/>
                                </a:lnTo>
                                <a:lnTo>
                                  <a:pt x="185" y="535"/>
                                </a:lnTo>
                                <a:lnTo>
                                  <a:pt x="104" y="524"/>
                                </a:lnTo>
                                <a:lnTo>
                                  <a:pt x="37" y="511"/>
                                </a:lnTo>
                                <a:lnTo>
                                  <a:pt x="0" y="504"/>
                                </a:lnTo>
                                <a:lnTo>
                                  <a:pt x="0" y="0"/>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3" name="Freeform 174"/>
                        <wps:cNvSpPr>
                          <a:spLocks/>
                        </wps:cNvSpPr>
                        <wps:spPr bwMode="auto">
                          <a:xfrm>
                            <a:off x="9132" y="1375"/>
                            <a:ext cx="123" cy="82"/>
                          </a:xfrm>
                          <a:custGeom>
                            <a:avLst/>
                            <a:gdLst>
                              <a:gd name="T0" fmla="+- 0 9132 9132"/>
                              <a:gd name="T1" fmla="*/ T0 w 123"/>
                              <a:gd name="T2" fmla="+- 0 1375 1375"/>
                              <a:gd name="T3" fmla="*/ 1375 h 82"/>
                              <a:gd name="T4" fmla="+- 0 9132 9132"/>
                              <a:gd name="T5" fmla="*/ T4 w 123"/>
                              <a:gd name="T6" fmla="+- 0 1457 1375"/>
                              <a:gd name="T7" fmla="*/ 1457 h 82"/>
                              <a:gd name="T8" fmla="+- 0 9254 9132"/>
                              <a:gd name="T9" fmla="*/ T8 w 123"/>
                              <a:gd name="T10" fmla="+- 0 1417 1375"/>
                              <a:gd name="T11" fmla="*/ 1417 h 82"/>
                              <a:gd name="T12" fmla="+- 0 9132 9132"/>
                              <a:gd name="T13" fmla="*/ T12 w 123"/>
                              <a:gd name="T14" fmla="+- 0 1375 1375"/>
                              <a:gd name="T15" fmla="*/ 1375 h 82"/>
                            </a:gdLst>
                            <a:ahLst/>
                            <a:cxnLst>
                              <a:cxn ang="0">
                                <a:pos x="T1" y="T3"/>
                              </a:cxn>
                              <a:cxn ang="0">
                                <a:pos x="T5" y="T7"/>
                              </a:cxn>
                              <a:cxn ang="0">
                                <a:pos x="T9" y="T11"/>
                              </a:cxn>
                              <a:cxn ang="0">
                                <a:pos x="T13" y="T15"/>
                              </a:cxn>
                            </a:cxnLst>
                            <a:rect l="0" t="0" r="r" b="b"/>
                            <a:pathLst>
                              <a:path w="123" h="82">
                                <a:moveTo>
                                  <a:pt x="0" y="0"/>
                                </a:moveTo>
                                <a:lnTo>
                                  <a:pt x="0" y="82"/>
                                </a:lnTo>
                                <a:lnTo>
                                  <a:pt x="122" y="42"/>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4" name="Freeform 173"/>
                        <wps:cNvSpPr>
                          <a:spLocks/>
                        </wps:cNvSpPr>
                        <wps:spPr bwMode="auto">
                          <a:xfrm>
                            <a:off x="9255" y="1146"/>
                            <a:ext cx="909" cy="542"/>
                          </a:xfrm>
                          <a:custGeom>
                            <a:avLst/>
                            <a:gdLst>
                              <a:gd name="T0" fmla="+- 0 10163 9255"/>
                              <a:gd name="T1" fmla="*/ T0 w 909"/>
                              <a:gd name="T2" fmla="+- 0 1146 1146"/>
                              <a:gd name="T3" fmla="*/ 1146 h 542"/>
                              <a:gd name="T4" fmla="+- 0 9255 9255"/>
                              <a:gd name="T5" fmla="*/ T4 w 909"/>
                              <a:gd name="T6" fmla="+- 0 1146 1146"/>
                              <a:gd name="T7" fmla="*/ 1146 h 542"/>
                              <a:gd name="T8" fmla="+- 0 9255 9255"/>
                              <a:gd name="T9" fmla="*/ T8 w 909"/>
                              <a:gd name="T10" fmla="+- 0 1650 1146"/>
                              <a:gd name="T11" fmla="*/ 1650 h 542"/>
                              <a:gd name="T12" fmla="+- 0 9325 9255"/>
                              <a:gd name="T13" fmla="*/ T12 w 909"/>
                              <a:gd name="T14" fmla="+- 0 1664 1146"/>
                              <a:gd name="T15" fmla="*/ 1664 h 542"/>
                              <a:gd name="T16" fmla="+- 0 9395 9255"/>
                              <a:gd name="T17" fmla="*/ T16 w 909"/>
                              <a:gd name="T18" fmla="+- 0 1676 1146"/>
                              <a:gd name="T19" fmla="*/ 1676 h 542"/>
                              <a:gd name="T20" fmla="+- 0 9491 9255"/>
                              <a:gd name="T21" fmla="*/ T20 w 909"/>
                              <a:gd name="T22" fmla="+- 0 1688 1146"/>
                              <a:gd name="T23" fmla="*/ 1688 h 542"/>
                              <a:gd name="T24" fmla="+- 0 9537 9255"/>
                              <a:gd name="T25" fmla="*/ T24 w 909"/>
                              <a:gd name="T26" fmla="+- 0 1684 1146"/>
                              <a:gd name="T27" fmla="*/ 1684 h 542"/>
                              <a:gd name="T28" fmla="+- 0 9617 9255"/>
                              <a:gd name="T29" fmla="*/ T28 w 909"/>
                              <a:gd name="T30" fmla="+- 0 1674 1146"/>
                              <a:gd name="T31" fmla="*/ 1674 h 542"/>
                              <a:gd name="T32" fmla="+- 0 9683 9255"/>
                              <a:gd name="T33" fmla="*/ T32 w 909"/>
                              <a:gd name="T34" fmla="+- 0 1662 1146"/>
                              <a:gd name="T35" fmla="*/ 1662 h 542"/>
                              <a:gd name="T36" fmla="+- 0 9764 9255"/>
                              <a:gd name="T37" fmla="*/ T36 w 909"/>
                              <a:gd name="T38" fmla="+- 0 1640 1146"/>
                              <a:gd name="T39" fmla="*/ 1640 h 542"/>
                              <a:gd name="T40" fmla="+- 0 9814 9255"/>
                              <a:gd name="T41" fmla="*/ T40 w 909"/>
                              <a:gd name="T42" fmla="+- 0 1625 1146"/>
                              <a:gd name="T43" fmla="*/ 1625 h 542"/>
                              <a:gd name="T44" fmla="+- 0 9839 9255"/>
                              <a:gd name="T45" fmla="*/ T44 w 909"/>
                              <a:gd name="T46" fmla="+- 0 1618 1146"/>
                              <a:gd name="T47" fmla="*/ 1618 h 542"/>
                              <a:gd name="T48" fmla="+- 0 9921 9255"/>
                              <a:gd name="T49" fmla="*/ T48 w 909"/>
                              <a:gd name="T50" fmla="+- 0 1599 1146"/>
                              <a:gd name="T51" fmla="*/ 1599 h 542"/>
                              <a:gd name="T52" fmla="+- 0 9986 9255"/>
                              <a:gd name="T53" fmla="*/ T52 w 909"/>
                              <a:gd name="T54" fmla="+- 0 1589 1146"/>
                              <a:gd name="T55" fmla="*/ 1589 h 542"/>
                              <a:gd name="T56" fmla="+- 0 10066 9255"/>
                              <a:gd name="T57" fmla="*/ T56 w 909"/>
                              <a:gd name="T58" fmla="+- 0 1583 1146"/>
                              <a:gd name="T59" fmla="*/ 1583 h 542"/>
                              <a:gd name="T60" fmla="+- 0 10163 9255"/>
                              <a:gd name="T61" fmla="*/ T60 w 909"/>
                              <a:gd name="T62" fmla="+- 0 1582 1146"/>
                              <a:gd name="T63" fmla="*/ 1582 h 542"/>
                              <a:gd name="T64" fmla="+- 0 10163 9255"/>
                              <a:gd name="T65" fmla="*/ T64 w 909"/>
                              <a:gd name="T66" fmla="+- 0 1146 1146"/>
                              <a:gd name="T67" fmla="*/ 1146 h 54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909" h="542">
                                <a:moveTo>
                                  <a:pt x="908" y="0"/>
                                </a:moveTo>
                                <a:lnTo>
                                  <a:pt x="0" y="0"/>
                                </a:lnTo>
                                <a:lnTo>
                                  <a:pt x="0" y="504"/>
                                </a:lnTo>
                                <a:lnTo>
                                  <a:pt x="70" y="518"/>
                                </a:lnTo>
                                <a:lnTo>
                                  <a:pt x="140" y="530"/>
                                </a:lnTo>
                                <a:lnTo>
                                  <a:pt x="236" y="542"/>
                                </a:lnTo>
                                <a:lnTo>
                                  <a:pt x="282" y="538"/>
                                </a:lnTo>
                                <a:lnTo>
                                  <a:pt x="362" y="528"/>
                                </a:lnTo>
                                <a:lnTo>
                                  <a:pt x="428" y="516"/>
                                </a:lnTo>
                                <a:lnTo>
                                  <a:pt x="509" y="494"/>
                                </a:lnTo>
                                <a:lnTo>
                                  <a:pt x="559" y="479"/>
                                </a:lnTo>
                                <a:lnTo>
                                  <a:pt x="584" y="472"/>
                                </a:lnTo>
                                <a:lnTo>
                                  <a:pt x="666" y="453"/>
                                </a:lnTo>
                                <a:lnTo>
                                  <a:pt x="731" y="443"/>
                                </a:lnTo>
                                <a:lnTo>
                                  <a:pt x="811" y="437"/>
                                </a:lnTo>
                                <a:lnTo>
                                  <a:pt x="908" y="436"/>
                                </a:lnTo>
                                <a:lnTo>
                                  <a:pt x="908" y="0"/>
                                </a:lnTo>
                                <a:close/>
                              </a:path>
                            </a:pathLst>
                          </a:custGeom>
                          <a:solidFill>
                            <a:srgbClr val="CC99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5" name="Freeform 172"/>
                        <wps:cNvSpPr>
                          <a:spLocks/>
                        </wps:cNvSpPr>
                        <wps:spPr bwMode="auto">
                          <a:xfrm>
                            <a:off x="9255" y="1146"/>
                            <a:ext cx="909" cy="542"/>
                          </a:xfrm>
                          <a:custGeom>
                            <a:avLst/>
                            <a:gdLst>
                              <a:gd name="T0" fmla="+- 0 9255 9255"/>
                              <a:gd name="T1" fmla="*/ T0 w 909"/>
                              <a:gd name="T2" fmla="+- 0 1146 1146"/>
                              <a:gd name="T3" fmla="*/ 1146 h 542"/>
                              <a:gd name="T4" fmla="+- 0 10163 9255"/>
                              <a:gd name="T5" fmla="*/ T4 w 909"/>
                              <a:gd name="T6" fmla="+- 0 1146 1146"/>
                              <a:gd name="T7" fmla="*/ 1146 h 542"/>
                              <a:gd name="T8" fmla="+- 0 10163 9255"/>
                              <a:gd name="T9" fmla="*/ T8 w 909"/>
                              <a:gd name="T10" fmla="+- 0 1582 1146"/>
                              <a:gd name="T11" fmla="*/ 1582 h 542"/>
                              <a:gd name="T12" fmla="+- 0 10112 9255"/>
                              <a:gd name="T13" fmla="*/ T12 w 909"/>
                              <a:gd name="T14" fmla="+- 0 1582 1146"/>
                              <a:gd name="T15" fmla="*/ 1582 h 542"/>
                              <a:gd name="T16" fmla="+- 0 10066 9255"/>
                              <a:gd name="T17" fmla="*/ T16 w 909"/>
                              <a:gd name="T18" fmla="+- 0 1583 1146"/>
                              <a:gd name="T19" fmla="*/ 1583 h 542"/>
                              <a:gd name="T20" fmla="+- 0 9986 9255"/>
                              <a:gd name="T21" fmla="*/ T20 w 909"/>
                              <a:gd name="T22" fmla="+- 0 1589 1146"/>
                              <a:gd name="T23" fmla="*/ 1589 h 542"/>
                              <a:gd name="T24" fmla="+- 0 9921 9255"/>
                              <a:gd name="T25" fmla="*/ T24 w 909"/>
                              <a:gd name="T26" fmla="+- 0 1599 1146"/>
                              <a:gd name="T27" fmla="*/ 1599 h 542"/>
                              <a:gd name="T28" fmla="+- 0 9839 9255"/>
                              <a:gd name="T29" fmla="*/ T28 w 909"/>
                              <a:gd name="T30" fmla="+- 0 1618 1146"/>
                              <a:gd name="T31" fmla="*/ 1618 h 542"/>
                              <a:gd name="T32" fmla="+- 0 9789 9255"/>
                              <a:gd name="T33" fmla="*/ T32 w 909"/>
                              <a:gd name="T34" fmla="+- 0 1633 1146"/>
                              <a:gd name="T35" fmla="*/ 1633 h 542"/>
                              <a:gd name="T36" fmla="+- 0 9764 9255"/>
                              <a:gd name="T37" fmla="*/ T36 w 909"/>
                              <a:gd name="T38" fmla="+- 0 1640 1146"/>
                              <a:gd name="T39" fmla="*/ 1640 h 542"/>
                              <a:gd name="T40" fmla="+- 0 9683 9255"/>
                              <a:gd name="T41" fmla="*/ T40 w 909"/>
                              <a:gd name="T42" fmla="+- 0 1662 1146"/>
                              <a:gd name="T43" fmla="*/ 1662 h 542"/>
                              <a:gd name="T44" fmla="+- 0 9617 9255"/>
                              <a:gd name="T45" fmla="*/ T44 w 909"/>
                              <a:gd name="T46" fmla="+- 0 1674 1146"/>
                              <a:gd name="T47" fmla="*/ 1674 h 542"/>
                              <a:gd name="T48" fmla="+- 0 9537 9255"/>
                              <a:gd name="T49" fmla="*/ T48 w 909"/>
                              <a:gd name="T50" fmla="+- 0 1684 1146"/>
                              <a:gd name="T51" fmla="*/ 1684 h 542"/>
                              <a:gd name="T52" fmla="+- 0 9491 9255"/>
                              <a:gd name="T53" fmla="*/ T52 w 909"/>
                              <a:gd name="T54" fmla="+- 0 1688 1146"/>
                              <a:gd name="T55" fmla="*/ 1688 h 542"/>
                              <a:gd name="T56" fmla="+- 0 9439 9255"/>
                              <a:gd name="T57" fmla="*/ T56 w 909"/>
                              <a:gd name="T58" fmla="+- 0 1682 1146"/>
                              <a:gd name="T59" fmla="*/ 1682 h 542"/>
                              <a:gd name="T60" fmla="+- 0 9395 9255"/>
                              <a:gd name="T61" fmla="*/ T60 w 909"/>
                              <a:gd name="T62" fmla="+- 0 1676 1146"/>
                              <a:gd name="T63" fmla="*/ 1676 h 542"/>
                              <a:gd name="T64" fmla="+- 0 9359 9255"/>
                              <a:gd name="T65" fmla="*/ T64 w 909"/>
                              <a:gd name="T66" fmla="+- 0 1670 1146"/>
                              <a:gd name="T67" fmla="*/ 1670 h 542"/>
                              <a:gd name="T68" fmla="+- 0 9325 9255"/>
                              <a:gd name="T69" fmla="*/ T68 w 909"/>
                              <a:gd name="T70" fmla="+- 0 1664 1146"/>
                              <a:gd name="T71" fmla="*/ 1664 h 542"/>
                              <a:gd name="T72" fmla="+- 0 9292 9255"/>
                              <a:gd name="T73" fmla="*/ T72 w 909"/>
                              <a:gd name="T74" fmla="+- 0 1657 1146"/>
                              <a:gd name="T75" fmla="*/ 1657 h 542"/>
                              <a:gd name="T76" fmla="+- 0 9255 9255"/>
                              <a:gd name="T77" fmla="*/ T76 w 909"/>
                              <a:gd name="T78" fmla="+- 0 1650 1146"/>
                              <a:gd name="T79" fmla="*/ 1650 h 542"/>
                              <a:gd name="T80" fmla="+- 0 9255 9255"/>
                              <a:gd name="T81" fmla="*/ T80 w 909"/>
                              <a:gd name="T82" fmla="+- 0 1146 1146"/>
                              <a:gd name="T83" fmla="*/ 1146 h 54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909" h="542">
                                <a:moveTo>
                                  <a:pt x="0" y="0"/>
                                </a:moveTo>
                                <a:lnTo>
                                  <a:pt x="908" y="0"/>
                                </a:lnTo>
                                <a:lnTo>
                                  <a:pt x="908" y="436"/>
                                </a:lnTo>
                                <a:lnTo>
                                  <a:pt x="857" y="436"/>
                                </a:lnTo>
                                <a:lnTo>
                                  <a:pt x="811" y="437"/>
                                </a:lnTo>
                                <a:lnTo>
                                  <a:pt x="731" y="443"/>
                                </a:lnTo>
                                <a:lnTo>
                                  <a:pt x="666" y="453"/>
                                </a:lnTo>
                                <a:lnTo>
                                  <a:pt x="584" y="472"/>
                                </a:lnTo>
                                <a:lnTo>
                                  <a:pt x="534" y="487"/>
                                </a:lnTo>
                                <a:lnTo>
                                  <a:pt x="509" y="494"/>
                                </a:lnTo>
                                <a:lnTo>
                                  <a:pt x="428" y="516"/>
                                </a:lnTo>
                                <a:lnTo>
                                  <a:pt x="362" y="528"/>
                                </a:lnTo>
                                <a:lnTo>
                                  <a:pt x="282" y="538"/>
                                </a:lnTo>
                                <a:lnTo>
                                  <a:pt x="236" y="542"/>
                                </a:lnTo>
                                <a:lnTo>
                                  <a:pt x="184" y="536"/>
                                </a:lnTo>
                                <a:lnTo>
                                  <a:pt x="140" y="530"/>
                                </a:lnTo>
                                <a:lnTo>
                                  <a:pt x="104" y="524"/>
                                </a:lnTo>
                                <a:lnTo>
                                  <a:pt x="70" y="518"/>
                                </a:lnTo>
                                <a:lnTo>
                                  <a:pt x="37" y="511"/>
                                </a:lnTo>
                                <a:lnTo>
                                  <a:pt x="0" y="504"/>
                                </a:lnTo>
                                <a:lnTo>
                                  <a:pt x="0" y="0"/>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6F3AB82" id="Group 171" o:spid="_x0000_s1026" style="position:absolute;margin-left:447.75pt;margin-top:.45pt;width:60.45pt;height:83.95pt;z-index:-40072;mso-position-horizontal-relative:page" coordorigin="8955,9" coordsize="1209,16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">
                <v:line id="Line 181" o:spid="_x0000_s1027" style="position:absolute;visibility:visible;mso-wrap-style:square" from="8956,253" to="9093,2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KeRacUAAADcAAAADwAAAGRycy9kb3ducmV2LnhtbERPTWsCMRC9C/6HMEIvUrMWtO1qFBFr&#10;FSy0Ww89jptxd3EzWZKo679vCgVv83ifM523phYXcr6yrGA4SEAQ51ZXXCjYf789voDwAVljbZkU&#10;3MjDfNbtTDHV9spfdMlCIWII+xQVlCE0qZQ+L8mgH9iGOHJH6wyGCF0htcNrDDe1fEqSsTRYcWwo&#10;saFlSfkpOxsFu/pj+zMcHd77nwsz6q/dbr969Uo99NrFBESgNtzF/+6NjvOfx/D3TLxAz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KeRacUAAADcAAAADwAAAAAAAAAA&#10;AAAAAAChAgAAZHJzL2Rvd25yZXYueG1sUEsFBgAAAAAEAAQA+QAAAJMDAAAAAA==&#10;" strokeweight=".01683mm"/>
                <v:shape id="Freeform 180" o:spid="_x0000_s1028" style="position:absolute;left:9105;top:212;width:122;height:82;visibility:visible;mso-wrap-style:square;v-text-anchor:top" coordsize="122,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Ha/8sQA&#10;AADcAAAADwAAAGRycy9kb3ducmV2LnhtbESPQYvCMBCF7wv+hzCCtzV1D1qqUUQoCutlXRGPYzM2&#10;1WZSmqj1328EYW8zvDfvezNbdLYWd2p95VjBaJiAIC6crrhUsP/NP1MQPiBrrB2Tgid5WMx7HzPM&#10;tHvwD913oRQxhH2GCkwITSalLwxZ9EPXEEft7FqLIa5tKXWLjxhua/mVJGNpseJIMNjQylBx3d1s&#10;5Jr8cP3ebtJjt7ydLumB96d8rdSg3y2nIAJ14d/8vt7oWH8ygdczcQI5/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R2v/LEAAAA3AAAAA8AAAAAAAAAAAAAAAAAmAIAAGRycy9k&#10;b3ducmV2LnhtbFBLBQYAAAAABAAEAPUAAACJAwAAAAA=&#10;" path="m,l,81,122,41,,xe" fillcolor="black" stroked="f">
                  <v:path arrowok="t" o:connecttype="custom" o:connectlocs="0,212;0,293;122,253;0,212" o:connectangles="0,0,0,0"/>
                </v:shape>
                <v:line id="Line 179" o:spid="_x0000_s1029" style="position:absolute;visibility:visible;mso-wrap-style:square" from="9796,523" to="9796,10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nSggMgAAADcAAAADwAAAGRycy9kb3ducmV2LnhtbESPT08CQQzF7yR+h0lNvBCYxQSElYEQ&#10;oyIJJvLnwLHu1N2NO53NzAjLt7cHE29t3ut7v86XnWvUmUKsPRsYDTNQxIW3NZcGjoeXwRRUTMgW&#10;G89k4EoRloub3hxz6y+8o/M+lUpCOOZooEqpzbWORUUO49C3xKJ9+eAwyRpKbQNeJNw1+j7LJtph&#10;zdJQYUtPFRXf+x9nYNu8b06j8ee6/7Fy4/5r2B6fZ9GYu9tu9QgqUZf+zX/Xb1bwH4RWnpEJ9OIX&#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inSggMgAAADcAAAADwAAAAAA&#10;AAAAAAAAAAChAgAAZHJzL2Rvd25yZXYueG1sUEsFBgAAAAAEAAQA+QAAAJYDAAAAAA==&#10;" strokeweight=".01683mm"/>
                <v:shape id="Freeform 178" o:spid="_x0000_s1030" style="position:absolute;left:9755;top:1024;width:82;height:122;visibility:visible;mso-wrap-style:square;v-text-anchor:top" coordsize="82,1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wQHncEA&#10;AADcAAAADwAAAGRycy9kb3ducmV2LnhtbERPO2/CMBDekfgP1iF1QeDAwCNgEK2oYIWysJ3iIw7E&#10;5zR2IfDrMRJSt/v0PW++bGwprlT7wrGCQT8BQZw5XXCu4PDz3ZuA8AFZY+mYFNzJw3LRbs0x1e7G&#10;O7ruQy5iCPsUFZgQqlRKnxmy6PuuIo7cydUWQ4R1LnWNtxhuSzlMkpG0WHBsMFjRl6Hssv+zCpqj&#10;zAZjXp9HD/Ob2Ptnd1dtSKmPTrOagQjUhH/x273Vcf54Cq9n4gVy8QQ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sEB53BAAAA3AAAAA8AAAAAAAAAAAAAAAAAmAIAAGRycy9kb3du&#10;cmV2LnhtbFBLBQYAAAAABAAEAPUAAACGAwAAAAA=&#10;" path="m81,l,,41,121,81,xe" fillcolor="black" stroked="f">
                  <v:path arrowok="t" o:connecttype="custom" o:connectlocs="81,1024;0,1024;41,1145;81,1024" o:connectangles="0,0,0,0"/>
                </v:shape>
                <v:shape id="Picture 177" o:spid="_x0000_s1031" type="#_x0000_t75" style="position:absolute;left:9471;top:658;width:270;height:27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469iHEAAAA3AAAAA8AAABkcnMvZG93bnJldi54bWxEj9FqwkAQRd8L/sMygm+6UUoNqauoRVCr&#10;SG0/YMiOSTA7G7Krpn/vPBT6NsO9c++Z2aJztbpTGyrPBsajBBRx7m3FhYGf780wBRUissXaMxn4&#10;pQCLee9lhpn1D/6i+zkWSkI4ZGigjLHJtA55SQ7DyDfEol186zDK2hbatviQcFfrSZK8aYcVS0OJ&#10;Da1Lyq/nmzMQivRwO37uX+3GO7vafejpeHcyZtDvlu+gInXx3/x3vbWCnwq+PCMT6PkT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K469iHEAAAA3AAAAA8AAAAAAAAAAAAAAAAA&#10;nwIAAGRycy9kb3ducmV2LnhtbFBLBQYAAAAABAAEAPcAAACQAwAAAAA=&#10;">
                  <v:imagedata r:id="rId30" o:title=""/>
                </v:shape>
                <v:shape id="Freeform 176" o:spid="_x0000_s1032" style="position:absolute;left:9254;top:9;width:909;height:542;visibility:visible;mso-wrap-style:square;v-text-anchor:top" coordsize="909,5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pwlc8IA&#10;AADcAAAADwAAAGRycy9kb3ducmV2LnhtbERPTYvCMBC9L/gfwgje1lRlpVSjiCCKsCxVQbwNzZgW&#10;m0lpotZ/v1lY8DaP9znzZWdr8aDWV44VjIYJCOLC6YqNgtNx85mC8AFZY+2YFLzIw3LR+5hjpt2T&#10;c3ocghExhH2GCsoQmkxKX5Rk0Q9dQxy5q2sthghbI3WLzxhuazlOkqm0WHFsKLGhdUnF7XC3Ci75&#10;OUm3lBe3bzPZ/azT1f1rb5Qa9LvVDESgLrzF/+6djvPTEfw9Ey+Qi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GnCVzwgAAANwAAAAPAAAAAAAAAAAAAAAAAJgCAABkcnMvZG93&#10;bnJldi54bWxQSwUGAAAAAAQABAD1AAAAhwMAAAAA&#10;" path="m908,l,,,504r71,14l141,530r96,11l283,538r80,-10l429,516r81,-22l585,472r26,-7l698,448r72,-8l857,436r51,-1l908,xe" fillcolor="#c90" stroked="f">
                  <v:path arrowok="t" o:connecttype="custom" o:connectlocs="908,9;0,9;0,513;71,527;141,539;237,550;283,547;363,537;429,525;510,503;585,481;611,474;698,457;770,449;857,445;908,444;908,9" o:connectangles="0,0,0,0,0,0,0,0,0,0,0,0,0,0,0,0,0"/>
                </v:shape>
                <v:shape id="Freeform 175" o:spid="_x0000_s1033" style="position:absolute;left:9254;top:9;width:909;height:542;visibility:visible;mso-wrap-style:square;v-text-anchor:top" coordsize="909,5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E1RWcQA&#10;AADcAAAADwAAAGRycy9kb3ducmV2LnhtbERPS2vCQBC+F/wPyxS81U2FiqSuIopFD/URC70O2WkS&#10;zc7G7BpTf70rCN7m43vOaNKaUjRUu8KygvdeBII4tbrgTMHPfvE2BOE8ssbSMin4JweTcedlhLG2&#10;F95Rk/hMhBB2MSrIva9iKV2ak0HXsxVx4P5sbdAHWGdS13gJ4aaU/SgaSIMFh4YcK5rllB6Ts1Gw&#10;vl4lLgfn39VWfmyqr+/mdJhvlOq+ttNPEJ5a/xQ/3Esd5g/7cH8mXCDH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xNUVnEAAAA3AAAAA8AAAAAAAAAAAAAAAAAmAIAAGRycy9k&#10;b3ducmV2LnhtbFBLBQYAAAAABAAEAPUAAACJAwAAAAA=&#10;" path="m,l908,r,435l857,436r-46,1l732,443r-66,10l585,472r-50,15l510,494r-81,22l363,528r-80,10l237,541r-52,-6l104,524,37,511,,504,,xe" filled="f" strokeweight="0">
                  <v:path arrowok="t" o:connecttype="custom" o:connectlocs="0,9;908,9;908,444;857,445;811,446;732,452;666,462;585,481;535,496;510,503;429,525;363,537;283,547;237,550;185,544;104,533;37,520;0,513;0,9" o:connectangles="0,0,0,0,0,0,0,0,0,0,0,0,0,0,0,0,0,0,0"/>
                </v:shape>
                <v:shape id="Freeform 174" o:spid="_x0000_s1034" style="position:absolute;left:9132;top:1375;width:123;height:82;visibility:visible;mso-wrap-style:square;v-text-anchor:top" coordsize="123,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" path="m,l,82,122,42,,xe" fillcolor="black" stroked="f">
                  <v:path arrowok="t" o:connecttype="custom" o:connectlocs="0,1375;0,1457;122,1417;0,1375" o:connectangles="0,0,0,0"/>
                </v:shape>
                <v:shape id="Freeform 173" o:spid="_x0000_s1035" style="position:absolute;left:9255;top:1146;width:909;height:542;visibility:visible;mso-wrap-style:square;v-text-anchor:top" coordsize="909,5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uuG68MA&#10;AADcAAAADwAAAGRycy9kb3ducmV2LnhtbERP32vCMBB+F/wfwgm+abo5R+mMIsJQBiLtBmNvR3NL&#10;i82lNFHrf28Ewbf7+H7eYtXbRpyp87VjBS/TBARx6XTNRsHP9+ckBeEDssbGMSm4kofVcjhYYKbd&#10;hXM6F8GIGMI+QwVVCG0mpS8rsuinriWO3L/rLIYIOyN1h5cYbhv5miTv0mLNsaHCljYVlcfiZBX8&#10;5b9JuqW8PO7NbHfYpOvT/MsoNR716w8QgfrwFD/cOx3np29wfyZeIJc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uuG68MAAADcAAAADwAAAAAAAAAAAAAAAACYAgAAZHJzL2Rv&#10;d25yZXYueG1sUEsFBgAAAAAEAAQA9QAAAIgDAAAAAA==&#10;" path="m908,l,,,504r70,14l140,530r96,12l282,538r80,-10l428,516r81,-22l559,479r25,-7l666,453r65,-10l811,437r97,-1l908,xe" fillcolor="#c90" stroked="f">
                  <v:path arrowok="t" o:connecttype="custom" o:connectlocs="908,1146;0,1146;0,1650;70,1664;140,1676;236,1688;282,1684;362,1674;428,1662;509,1640;559,1625;584,1618;666,1599;731,1589;811,1583;908,1582;908,1146" o:connectangles="0,0,0,0,0,0,0,0,0,0,0,0,0,0,0,0,0"/>
                </v:shape>
                <v:shape id="Freeform 172" o:spid="_x0000_s1036" style="position:absolute;left:9255;top:1146;width:909;height:542;visibility:visible;mso-wrap-style:square;v-text-anchor:top" coordsize="909,5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6TJLcMA&#10;AADcAAAADwAAAGRycy9kb3ducmV2LnhtbERPTWvCQBC9C/6HZQRvulFQJHUVUSx6qFYt9Dpkp0k0&#10;O5tm15j6611B6G0e73Om88YUoqbK5ZYVDPoRCOLE6pxTBV+ndW8CwnlkjYVlUvBHDuazdmuKsbY3&#10;PlB99KkIIexiVJB5X8ZSuiQjg65vS+LA/djKoA+wSqWu8BbCTSGHUTSWBnMODRmWtMwouRyvRsHu&#10;fpe4GV+/t59ytC/fP+rf82qvVLfTLN5AeGr8v/jl3ugwfzKC5zPhAjl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6TJLcMAAADcAAAADwAAAAAAAAAAAAAAAACYAgAAZHJzL2Rv&#10;d25yZXYueG1sUEsFBgAAAAAEAAQA9QAAAIgDAAAAAA==&#10;" path="m,l908,r,436l857,436r-46,1l731,443r-65,10l584,472r-50,15l509,494r-81,22l362,528r-80,10l236,542r-52,-6l140,530r-36,-6l70,518,37,511,,504,,xe" filled="f" strokeweight="0">
                  <v:path arrowok="t" o:connecttype="custom" o:connectlocs="0,1146;908,1146;908,1582;857,1582;811,1583;731,1589;666,1599;584,1618;534,1633;509,1640;428,1662;362,1674;282,1684;236,1688;184,1682;140,1676;104,1670;70,1664;37,1657;0,1650;0,1146" o:connectangles="0,0,0,0,0,0,0,0,0,0,0,0,0,0,0,0,0,0,0,0,0"/>
                </v:shape>
                <w10:wrap anchorx="page"/>
              </v:group>
            </w:pict>
          </mc:Fallback>
        </mc:AlternateContent>
      </w:r>
      <w:r w:rsidR="00C35252">
        <w:rPr>
          <w:rFonts w:ascii="Arial"/>
          <w:position w:val="3"/>
          <w:sz w:val="17"/>
        </w:rPr>
        <w:t>(Batch)</w:t>
      </w:r>
      <w:r w:rsidR="00C35252">
        <w:rPr>
          <w:rFonts w:ascii="Arial"/>
          <w:position w:val="3"/>
          <w:sz w:val="17"/>
        </w:rPr>
        <w:tab/>
      </w:r>
      <w:r w:rsidR="00C35252">
        <w:rPr>
          <w:rFonts w:ascii="Arial"/>
          <w:color w:val="FFFFFF"/>
          <w:spacing w:val="-1"/>
          <w:sz w:val="17"/>
        </w:rPr>
        <w:t xml:space="preserve">Generated </w:t>
      </w:r>
      <w:r w:rsidR="00C35252">
        <w:rPr>
          <w:rFonts w:ascii="Arial"/>
          <w:color w:val="FFFFFF"/>
          <w:sz w:val="17"/>
        </w:rPr>
        <w:t>Code</w:t>
      </w:r>
    </w:p>
    <w:p w:rsidR="003D382C" w:rsidRDefault="003D382C">
      <w:pPr>
        <w:spacing w:line="192" w:lineRule="exact"/>
        <w:rPr>
          <w:rFonts w:ascii="Arial"/>
          <w:sz w:val="17"/>
        </w:rPr>
        <w:sectPr w:rsidR="003D382C">
          <w:type w:val="continuous"/>
          <w:pgSz w:w="12240" w:h="15840"/>
          <w:pgMar w:top="1360" w:right="1020" w:bottom="280" w:left="960" w:header="720" w:footer="720" w:gutter="0"/>
          <w:cols w:num="3" w:space="720" w:equalWidth="0">
            <w:col w:w="5066" w:space="497"/>
            <w:col w:w="583" w:space="279"/>
            <w:col w:w="3835"/>
          </w:cols>
        </w:sectPr>
      </w:pPr>
    </w:p>
    <w:p w:rsidR="003D382C" w:rsidRDefault="00C35252">
      <w:pPr>
        <w:pStyle w:val="Corpsdetexte"/>
        <w:spacing w:line="242" w:lineRule="auto"/>
        <w:ind w:left="115"/>
        <w:jc w:val="right"/>
      </w:pPr>
      <w:proofErr w:type="gramStart"/>
      <w:r>
        <w:rPr>
          <w:w w:val="110"/>
        </w:rPr>
        <w:t>modified</w:t>
      </w:r>
      <w:proofErr w:type="gramEnd"/>
      <w:r>
        <w:rPr>
          <w:w w:val="110"/>
        </w:rPr>
        <w:t xml:space="preserve"> </w:t>
      </w:r>
      <w:r>
        <w:rPr>
          <w:spacing w:val="-3"/>
          <w:w w:val="110"/>
        </w:rPr>
        <w:t xml:space="preserve">manually. </w:t>
      </w:r>
      <w:r>
        <w:rPr>
          <w:spacing w:val="-8"/>
          <w:w w:val="110"/>
        </w:rPr>
        <w:t xml:space="preserve">We </w:t>
      </w:r>
      <w:r>
        <w:rPr>
          <w:w w:val="110"/>
        </w:rPr>
        <w:t>assume that</w:t>
      </w:r>
      <w:r>
        <w:rPr>
          <w:spacing w:val="14"/>
          <w:w w:val="110"/>
        </w:rPr>
        <w:t xml:space="preserve"> </w:t>
      </w:r>
      <w:r>
        <w:rPr>
          <w:w w:val="110"/>
        </w:rPr>
        <w:t>during</w:t>
      </w:r>
      <w:r>
        <w:rPr>
          <w:spacing w:val="34"/>
          <w:w w:val="110"/>
        </w:rPr>
        <w:t xml:space="preserve"> </w:t>
      </w:r>
      <w:r>
        <w:rPr>
          <w:w w:val="110"/>
        </w:rPr>
        <w:t>development,</w:t>
      </w:r>
      <w:r>
        <w:rPr>
          <w:w w:val="113"/>
        </w:rPr>
        <w:t xml:space="preserve"> </w:t>
      </w:r>
      <w:r>
        <w:rPr>
          <w:w w:val="110"/>
        </w:rPr>
        <w:t>sporadically</w:t>
      </w:r>
      <w:r>
        <w:rPr>
          <w:spacing w:val="-15"/>
          <w:w w:val="110"/>
        </w:rPr>
        <w:t xml:space="preserve"> </w:t>
      </w:r>
      <w:r>
        <w:rPr>
          <w:w w:val="110"/>
        </w:rPr>
        <w:t>the</w:t>
      </w:r>
      <w:r>
        <w:rPr>
          <w:spacing w:val="-15"/>
          <w:w w:val="110"/>
        </w:rPr>
        <w:t xml:space="preserve"> </w:t>
      </w:r>
      <w:r>
        <w:rPr>
          <w:w w:val="110"/>
        </w:rPr>
        <w:t>model</w:t>
      </w:r>
      <w:r>
        <w:rPr>
          <w:spacing w:val="-15"/>
          <w:w w:val="110"/>
        </w:rPr>
        <w:t xml:space="preserve"> </w:t>
      </w:r>
      <w:r>
        <w:rPr>
          <w:w w:val="110"/>
        </w:rPr>
        <w:t>needs</w:t>
      </w:r>
      <w:r>
        <w:rPr>
          <w:spacing w:val="-15"/>
          <w:w w:val="110"/>
        </w:rPr>
        <w:t xml:space="preserve"> </w:t>
      </w:r>
      <w:r>
        <w:rPr>
          <w:w w:val="110"/>
        </w:rPr>
        <w:t>to</w:t>
      </w:r>
      <w:r>
        <w:rPr>
          <w:spacing w:val="-15"/>
          <w:w w:val="110"/>
        </w:rPr>
        <w:t xml:space="preserve"> </w:t>
      </w:r>
      <w:r>
        <w:rPr>
          <w:spacing w:val="2"/>
          <w:w w:val="110"/>
        </w:rPr>
        <w:t>be</w:t>
      </w:r>
      <w:r>
        <w:rPr>
          <w:spacing w:val="-15"/>
          <w:w w:val="110"/>
        </w:rPr>
        <w:t xml:space="preserve"> </w:t>
      </w:r>
      <w:r>
        <w:rPr>
          <w:w w:val="110"/>
        </w:rPr>
        <w:t>synchronized</w:t>
      </w:r>
      <w:r>
        <w:rPr>
          <w:spacing w:val="-15"/>
          <w:w w:val="110"/>
        </w:rPr>
        <w:t xml:space="preserve"> </w:t>
      </w:r>
      <w:r>
        <w:rPr>
          <w:w w:val="110"/>
        </w:rPr>
        <w:t>sporadically</w:t>
      </w:r>
      <w:r>
        <w:rPr>
          <w:w w:val="105"/>
        </w:rPr>
        <w:t xml:space="preserve"> </w:t>
      </w:r>
      <w:r>
        <w:rPr>
          <w:w w:val="110"/>
        </w:rPr>
        <w:t>with the code. This scenario suits the</w:t>
      </w:r>
      <w:r>
        <w:rPr>
          <w:spacing w:val="-32"/>
          <w:w w:val="110"/>
        </w:rPr>
        <w:t xml:space="preserve"> </w:t>
      </w:r>
      <w:r>
        <w:rPr>
          <w:w w:val="110"/>
        </w:rPr>
        <w:t>code-driven</w:t>
      </w:r>
      <w:r>
        <w:rPr>
          <w:spacing w:val="-9"/>
          <w:w w:val="110"/>
        </w:rPr>
        <w:t xml:space="preserve"> </w:t>
      </w:r>
      <w:r>
        <w:rPr>
          <w:w w:val="110"/>
        </w:rPr>
        <w:t>developer. Figure</w:t>
      </w:r>
      <w:r>
        <w:rPr>
          <w:spacing w:val="-8"/>
          <w:w w:val="110"/>
        </w:rPr>
        <w:t xml:space="preserve"> </w:t>
      </w:r>
      <w:r>
        <w:rPr>
          <w:w w:val="110"/>
        </w:rPr>
        <w:t>2</w:t>
      </w:r>
      <w:r>
        <w:rPr>
          <w:spacing w:val="-8"/>
          <w:w w:val="110"/>
        </w:rPr>
        <w:t xml:space="preserve"> </w:t>
      </w:r>
      <w:r>
        <w:rPr>
          <w:w w:val="110"/>
        </w:rPr>
        <w:t>shows</w:t>
      </w:r>
      <w:r>
        <w:rPr>
          <w:spacing w:val="-8"/>
          <w:w w:val="110"/>
        </w:rPr>
        <w:t xml:space="preserve"> </w:t>
      </w:r>
      <w:r>
        <w:rPr>
          <w:w w:val="110"/>
        </w:rPr>
        <w:t>the</w:t>
      </w:r>
      <w:r>
        <w:rPr>
          <w:spacing w:val="-8"/>
          <w:w w:val="110"/>
        </w:rPr>
        <w:t xml:space="preserve"> </w:t>
      </w:r>
      <w:r>
        <w:rPr>
          <w:w w:val="110"/>
        </w:rPr>
        <w:t>process</w:t>
      </w:r>
      <w:r>
        <w:rPr>
          <w:spacing w:val="-8"/>
          <w:w w:val="110"/>
        </w:rPr>
        <w:t xml:space="preserve"> </w:t>
      </w:r>
      <w:r>
        <w:rPr>
          <w:w w:val="110"/>
        </w:rPr>
        <w:t>to</w:t>
      </w:r>
      <w:r>
        <w:rPr>
          <w:spacing w:val="-8"/>
          <w:w w:val="110"/>
        </w:rPr>
        <w:t xml:space="preserve"> </w:t>
      </w:r>
      <w:r>
        <w:rPr>
          <w:w w:val="110"/>
        </w:rPr>
        <w:t>synchronize</w:t>
      </w:r>
      <w:r>
        <w:rPr>
          <w:spacing w:val="-8"/>
          <w:w w:val="110"/>
        </w:rPr>
        <w:t xml:space="preserve"> </w:t>
      </w:r>
      <w:r>
        <w:rPr>
          <w:w w:val="110"/>
        </w:rPr>
        <w:t>code</w:t>
      </w:r>
      <w:r>
        <w:rPr>
          <w:spacing w:val="-8"/>
          <w:w w:val="110"/>
        </w:rPr>
        <w:t xml:space="preserve"> </w:t>
      </w:r>
      <w:r>
        <w:rPr>
          <w:w w:val="110"/>
        </w:rPr>
        <w:t>and</w:t>
      </w:r>
      <w:r>
        <w:rPr>
          <w:spacing w:val="-8"/>
          <w:w w:val="110"/>
        </w:rPr>
        <w:t xml:space="preserve"> </w:t>
      </w:r>
      <w:r>
        <w:rPr>
          <w:w w:val="110"/>
        </w:rPr>
        <w:t>model</w:t>
      </w:r>
      <w:r>
        <w:rPr>
          <w:w w:val="102"/>
        </w:rPr>
        <w:t xml:space="preserve"> </w:t>
      </w:r>
      <w:r>
        <w:rPr>
          <w:w w:val="110"/>
        </w:rPr>
        <w:t>in scenario 1.</w:t>
      </w:r>
      <w:r>
        <w:rPr>
          <w:spacing w:val="30"/>
          <w:w w:val="110"/>
        </w:rPr>
        <w:t xml:space="preserve"> </w:t>
      </w:r>
      <w:r>
        <w:rPr>
          <w:w w:val="110"/>
        </w:rPr>
        <w:t>Note that each step is a use-case of the</w:t>
      </w:r>
      <w:r>
        <w:rPr>
          <w:spacing w:val="21"/>
          <w:w w:val="110"/>
        </w:rPr>
        <w:t xml:space="preserve"> </w:t>
      </w:r>
      <w:r>
        <w:rPr>
          <w:w w:val="110"/>
        </w:rPr>
        <w:t>de-</w:t>
      </w:r>
      <w:r>
        <w:rPr>
          <w:w w:val="102"/>
        </w:rPr>
        <w:t xml:space="preserve"> </w:t>
      </w:r>
      <w:proofErr w:type="spellStart"/>
      <w:r>
        <w:rPr>
          <w:w w:val="110"/>
        </w:rPr>
        <w:t>velopment</w:t>
      </w:r>
      <w:proofErr w:type="spellEnd"/>
      <w:r>
        <w:rPr>
          <w:w w:val="110"/>
        </w:rPr>
        <w:t xml:space="preserve"> environment proposed in Section 2.  The</w:t>
      </w:r>
      <w:r>
        <w:rPr>
          <w:spacing w:val="22"/>
          <w:w w:val="110"/>
        </w:rPr>
        <w:t xml:space="preserve"> </w:t>
      </w:r>
      <w:r>
        <w:rPr>
          <w:w w:val="110"/>
        </w:rPr>
        <w:t>general</w:t>
      </w:r>
    </w:p>
    <w:p w:rsidR="003D382C" w:rsidRDefault="00C35252">
      <w:pPr>
        <w:pStyle w:val="Paragraphedeliste"/>
        <w:numPr>
          <w:ilvl w:val="1"/>
          <w:numId w:val="3"/>
        </w:numPr>
        <w:tabs>
          <w:tab w:val="left" w:pos="911"/>
        </w:tabs>
        <w:spacing w:before="81"/>
        <w:jc w:val="left"/>
        <w:rPr>
          <w:rFonts w:ascii="Arial"/>
          <w:sz w:val="17"/>
        </w:rPr>
      </w:pPr>
      <w:r>
        <w:rPr>
          <w:rFonts w:ascii="Arial"/>
          <w:w w:val="101"/>
          <w:sz w:val="17"/>
        </w:rPr>
        <w:br w:type="column"/>
      </w:r>
      <w:r>
        <w:rPr>
          <w:rFonts w:ascii="Arial"/>
          <w:sz w:val="17"/>
        </w:rPr>
        <w:t>Modify model</w:t>
      </w:r>
    </w:p>
    <w:p w:rsidR="003D382C" w:rsidRDefault="003D382C">
      <w:pPr>
        <w:pStyle w:val="Corpsdetexte"/>
        <w:spacing w:before="3"/>
        <w:rPr>
          <w:rFonts w:ascii="Arial"/>
        </w:rPr>
      </w:pPr>
    </w:p>
    <w:p w:rsidR="003D382C" w:rsidRDefault="00C35252">
      <w:pPr>
        <w:tabs>
          <w:tab w:val="left" w:pos="984"/>
          <w:tab w:val="left" w:pos="1234"/>
        </w:tabs>
        <w:ind w:left="231" w:hanging="116"/>
        <w:rPr>
          <w:rFonts w:ascii="Arial"/>
          <w:sz w:val="17"/>
        </w:rPr>
      </w:pPr>
      <w:r>
        <w:rPr>
          <w:rFonts w:ascii="Arial"/>
          <w:color w:val="FFFFFF"/>
          <w:position w:val="-5"/>
          <w:sz w:val="17"/>
        </w:rPr>
        <w:t>Modified</w:t>
      </w:r>
      <w:r>
        <w:rPr>
          <w:rFonts w:ascii="Arial"/>
          <w:color w:val="FFFFFF"/>
          <w:position w:val="-5"/>
          <w:sz w:val="17"/>
        </w:rPr>
        <w:tab/>
      </w:r>
      <w:r>
        <w:rPr>
          <w:rFonts w:ascii="Arial"/>
          <w:color w:val="FFFFFF"/>
          <w:spacing w:val="-95"/>
          <w:sz w:val="17"/>
        </w:rPr>
        <w:t>3</w:t>
      </w:r>
      <w:r>
        <w:rPr>
          <w:color w:val="FFFFFF"/>
          <w:spacing w:val="-95"/>
          <w:position w:val="-5"/>
          <w:sz w:val="17"/>
          <w:u w:val="single" w:color="000000"/>
        </w:rPr>
        <w:t xml:space="preserve"> </w:t>
      </w:r>
      <w:r>
        <w:rPr>
          <w:color w:val="FFFFFF"/>
          <w:spacing w:val="-95"/>
          <w:position w:val="-5"/>
          <w:sz w:val="17"/>
          <w:u w:val="single" w:color="000000"/>
        </w:rPr>
        <w:tab/>
      </w:r>
      <w:r>
        <w:rPr>
          <w:color w:val="FFFFFF"/>
          <w:spacing w:val="-95"/>
          <w:position w:val="-5"/>
          <w:sz w:val="17"/>
          <w:u w:val="single" w:color="000000"/>
        </w:rPr>
        <w:tab/>
      </w:r>
      <w:r>
        <w:rPr>
          <w:rFonts w:ascii="Arial"/>
          <w:sz w:val="17"/>
        </w:rPr>
        <w:t>Synchronize</w:t>
      </w:r>
      <w:r>
        <w:rPr>
          <w:rFonts w:ascii="Arial"/>
          <w:spacing w:val="2"/>
          <w:sz w:val="17"/>
        </w:rPr>
        <w:t xml:space="preserve"> </w:t>
      </w:r>
      <w:r>
        <w:rPr>
          <w:rFonts w:ascii="Arial"/>
          <w:sz w:val="17"/>
        </w:rPr>
        <w:t>artifacts</w:t>
      </w:r>
      <w:r>
        <w:rPr>
          <w:rFonts w:ascii="Arial"/>
          <w:w w:val="101"/>
          <w:sz w:val="17"/>
        </w:rPr>
        <w:t xml:space="preserve"> </w:t>
      </w:r>
      <w:r>
        <w:rPr>
          <w:rFonts w:ascii="Arial"/>
          <w:color w:val="FFFFFF"/>
          <w:sz w:val="17"/>
        </w:rPr>
        <w:t>Model</w:t>
      </w:r>
    </w:p>
    <w:p w:rsidR="003D382C" w:rsidRDefault="00C35252">
      <w:pPr>
        <w:pStyle w:val="Paragraphedeliste"/>
        <w:numPr>
          <w:ilvl w:val="1"/>
          <w:numId w:val="3"/>
        </w:numPr>
        <w:tabs>
          <w:tab w:val="left" w:pos="591"/>
        </w:tabs>
        <w:spacing w:before="81"/>
        <w:ind w:left="590" w:hanging="377"/>
        <w:jc w:val="left"/>
        <w:rPr>
          <w:rFonts w:ascii="Arial"/>
          <w:sz w:val="17"/>
        </w:rPr>
      </w:pPr>
      <w:r>
        <w:rPr>
          <w:rFonts w:ascii="Arial"/>
          <w:w w:val="101"/>
          <w:sz w:val="17"/>
        </w:rPr>
        <w:br w:type="column"/>
      </w:r>
      <w:r>
        <w:rPr>
          <w:rFonts w:ascii="Arial"/>
          <w:sz w:val="17"/>
        </w:rPr>
        <w:t>Modify</w:t>
      </w:r>
      <w:r>
        <w:rPr>
          <w:rFonts w:ascii="Arial"/>
          <w:spacing w:val="-1"/>
          <w:sz w:val="17"/>
        </w:rPr>
        <w:t xml:space="preserve"> </w:t>
      </w:r>
      <w:r>
        <w:rPr>
          <w:rFonts w:ascii="Arial"/>
          <w:sz w:val="17"/>
        </w:rPr>
        <w:t>code</w:t>
      </w:r>
    </w:p>
    <w:p w:rsidR="003D382C" w:rsidRDefault="003D382C">
      <w:pPr>
        <w:pStyle w:val="Corpsdetexte"/>
        <w:spacing w:before="3"/>
        <w:rPr>
          <w:rFonts w:ascii="Arial"/>
          <w:sz w:val="24"/>
        </w:rPr>
      </w:pPr>
    </w:p>
    <w:p w:rsidR="003D382C" w:rsidRDefault="00C35252">
      <w:pPr>
        <w:spacing w:line="192" w:lineRule="exact"/>
        <w:ind w:left="231" w:right="1172" w:hanging="120"/>
        <w:rPr>
          <w:rFonts w:ascii="Arial"/>
          <w:sz w:val="17"/>
        </w:rPr>
      </w:pPr>
      <w:r>
        <w:rPr>
          <w:rFonts w:ascii="Arial"/>
          <w:color w:val="FFFFFF"/>
          <w:sz w:val="17"/>
        </w:rPr>
        <w:t>Modified Code</w:t>
      </w:r>
    </w:p>
    <w:p w:rsidR="003D382C" w:rsidRDefault="003D382C">
      <w:pPr>
        <w:spacing w:line="192" w:lineRule="exact"/>
        <w:rPr>
          <w:rFonts w:ascii="Arial"/>
          <w:sz w:val="17"/>
        </w:rPr>
        <w:sectPr w:rsidR="003D382C">
          <w:type w:val="continuous"/>
          <w:pgSz w:w="12240" w:h="15840"/>
          <w:pgMar w:top="1360" w:right="1020" w:bottom="280" w:left="960" w:header="720" w:footer="720" w:gutter="0"/>
          <w:cols w:num="3" w:space="720" w:equalWidth="0">
            <w:col w:w="4899" w:space="550"/>
            <w:col w:w="2825" w:space="40"/>
            <w:col w:w="1946"/>
          </w:cols>
        </w:sectPr>
      </w:pPr>
    </w:p>
    <w:p w:rsidR="003D382C" w:rsidRDefault="00C35252">
      <w:pPr>
        <w:pStyle w:val="Corpsdetexte"/>
        <w:spacing w:line="242" w:lineRule="auto"/>
        <w:ind w:left="115"/>
      </w:pPr>
      <w:proofErr w:type="gramStart"/>
      <w:r>
        <w:rPr>
          <w:w w:val="110"/>
        </w:rPr>
        <w:t>approach</w:t>
      </w:r>
      <w:proofErr w:type="gramEnd"/>
      <w:r>
        <w:rPr>
          <w:w w:val="110"/>
        </w:rPr>
        <w:t xml:space="preserve"> is to always overwrite the model with a new model produced from the modified code.</w:t>
      </w:r>
    </w:p>
    <w:p w:rsidR="003D382C" w:rsidRDefault="00C35252">
      <w:pPr>
        <w:pStyle w:val="Corpsdetexte"/>
        <w:spacing w:line="242" w:lineRule="auto"/>
        <w:ind w:left="115" w:right="325" w:firstLine="179"/>
        <w:jc w:val="both"/>
      </w:pPr>
      <w:r>
        <w:rPr>
          <w:w w:val="110"/>
        </w:rPr>
        <w:t>In Figure 2, as a reminder of the general assumption, the starting point of the process is the model. The steps of the process are described as follows:</w:t>
      </w:r>
    </w:p>
    <w:p w:rsidR="003D382C" w:rsidRDefault="003D382C">
      <w:pPr>
        <w:pStyle w:val="Corpsdetexte"/>
        <w:spacing w:before="9"/>
        <w:rPr>
          <w:sz w:val="15"/>
        </w:rPr>
      </w:pPr>
    </w:p>
    <w:p w:rsidR="003D382C" w:rsidRDefault="00C35252">
      <w:pPr>
        <w:pStyle w:val="Titre5"/>
        <w:ind w:left="115" w:firstLine="104"/>
        <w:jc w:val="both"/>
      </w:pPr>
      <w:r>
        <w:rPr>
          <w:w w:val="105"/>
        </w:rPr>
        <w:t>- Steps of synchronization process for scenario 1 -</w:t>
      </w:r>
    </w:p>
    <w:p w:rsidR="003D382C" w:rsidRDefault="003D382C">
      <w:pPr>
        <w:pStyle w:val="Corpsdetexte"/>
        <w:spacing w:before="1"/>
        <w:rPr>
          <w:rFonts w:ascii="Arial"/>
          <w:b/>
          <w:i/>
          <w:sz w:val="16"/>
        </w:rPr>
      </w:pPr>
    </w:p>
    <w:p w:rsidR="003D382C" w:rsidRDefault="00C35252">
      <w:pPr>
        <w:pStyle w:val="Corpsdetexte"/>
        <w:spacing w:line="242" w:lineRule="auto"/>
        <w:ind w:left="564" w:right="325" w:hanging="449"/>
        <w:jc w:val="both"/>
      </w:pPr>
      <w:r>
        <w:rPr>
          <w:rFonts w:ascii="Georgia"/>
          <w:b/>
          <w:w w:val="110"/>
        </w:rPr>
        <w:t xml:space="preserve">Step 1 </w:t>
      </w:r>
      <w:r>
        <w:rPr>
          <w:w w:val="110"/>
        </w:rPr>
        <w:t xml:space="preserve">In step </w:t>
      </w:r>
      <w:r>
        <w:rPr>
          <w:rFonts w:ascii="Georgia"/>
          <w:b/>
          <w:w w:val="110"/>
        </w:rPr>
        <w:t>(1)</w:t>
      </w:r>
      <w:r>
        <w:rPr>
          <w:w w:val="110"/>
        </w:rPr>
        <w:t xml:space="preserve">, code is generated in batch mode from the model to begin implementation. The developers then work with this </w:t>
      </w:r>
      <w:proofErr w:type="gramStart"/>
      <w:r>
        <w:rPr>
          <w:w w:val="110"/>
        </w:rPr>
        <w:t>generated  code</w:t>
      </w:r>
      <w:proofErr w:type="gramEnd"/>
      <w:r>
        <w:rPr>
          <w:w w:val="110"/>
        </w:rPr>
        <w:t>.</w:t>
      </w:r>
    </w:p>
    <w:p w:rsidR="003D382C" w:rsidRDefault="00C35252">
      <w:pPr>
        <w:pStyle w:val="Corpsdetexte"/>
        <w:spacing w:before="143"/>
        <w:ind w:left="115"/>
      </w:pPr>
      <w:r>
        <w:rPr>
          <w:rFonts w:ascii="Georgia"/>
          <w:b/>
          <w:w w:val="110"/>
        </w:rPr>
        <w:t xml:space="preserve">Step </w:t>
      </w:r>
      <w:proofErr w:type="gramStart"/>
      <w:r>
        <w:rPr>
          <w:rFonts w:ascii="Georgia"/>
          <w:b/>
          <w:w w:val="110"/>
        </w:rPr>
        <w:t xml:space="preserve">2  </w:t>
      </w:r>
      <w:r>
        <w:rPr>
          <w:w w:val="110"/>
        </w:rPr>
        <w:t>The</w:t>
      </w:r>
      <w:proofErr w:type="gramEnd"/>
      <w:r>
        <w:rPr>
          <w:w w:val="110"/>
        </w:rPr>
        <w:t xml:space="preserve"> code is modified during development in    step</w:t>
      </w:r>
    </w:p>
    <w:p w:rsidR="003D382C" w:rsidRDefault="00C35252">
      <w:pPr>
        <w:spacing w:before="1"/>
        <w:ind w:left="564"/>
        <w:rPr>
          <w:sz w:val="18"/>
        </w:rPr>
      </w:pPr>
      <w:r>
        <w:rPr>
          <w:rFonts w:ascii="Georgia"/>
          <w:b/>
          <w:w w:val="105"/>
          <w:sz w:val="18"/>
        </w:rPr>
        <w:t>(2)</w:t>
      </w:r>
      <w:r>
        <w:rPr>
          <w:w w:val="105"/>
          <w:sz w:val="18"/>
        </w:rPr>
        <w:t>.</w:t>
      </w:r>
    </w:p>
    <w:p w:rsidR="003D382C" w:rsidRDefault="00C35252">
      <w:pPr>
        <w:pStyle w:val="Corpsdetexte"/>
        <w:spacing w:before="145" w:line="242" w:lineRule="auto"/>
        <w:ind w:left="564" w:right="325" w:hanging="449"/>
        <w:jc w:val="both"/>
      </w:pPr>
      <w:r>
        <w:rPr>
          <w:rFonts w:ascii="Georgia"/>
          <w:b/>
          <w:w w:val="110"/>
        </w:rPr>
        <w:t xml:space="preserve">Step 3 </w:t>
      </w:r>
      <w:r>
        <w:rPr>
          <w:w w:val="110"/>
        </w:rPr>
        <w:t xml:space="preserve">After the code is modified, in step </w:t>
      </w:r>
      <w:r>
        <w:rPr>
          <w:rFonts w:ascii="Georgia"/>
          <w:b/>
          <w:w w:val="110"/>
        </w:rPr>
        <w:t xml:space="preserve">(3) </w:t>
      </w:r>
      <w:r>
        <w:rPr>
          <w:w w:val="110"/>
        </w:rPr>
        <w:t>it is</w:t>
      </w:r>
      <w:r>
        <w:rPr>
          <w:spacing w:val="-19"/>
          <w:w w:val="110"/>
        </w:rPr>
        <w:t xml:space="preserve"> </w:t>
      </w:r>
      <w:r>
        <w:rPr>
          <w:w w:val="110"/>
        </w:rPr>
        <w:t xml:space="preserve">reversed in batch mode, i.e. the existing model is </w:t>
      </w:r>
      <w:proofErr w:type="gramStart"/>
      <w:r>
        <w:rPr>
          <w:w w:val="110"/>
        </w:rPr>
        <w:t xml:space="preserve">overwritten  </w:t>
      </w:r>
      <w:r>
        <w:rPr>
          <w:spacing w:val="-3"/>
          <w:w w:val="110"/>
        </w:rPr>
        <w:t>by</w:t>
      </w:r>
      <w:proofErr w:type="gramEnd"/>
      <w:r>
        <w:rPr>
          <w:spacing w:val="-3"/>
          <w:w w:val="110"/>
        </w:rPr>
        <w:t xml:space="preserve"> </w:t>
      </w:r>
      <w:r>
        <w:rPr>
          <w:w w:val="110"/>
        </w:rPr>
        <w:t>a new model reversed from the</w:t>
      </w:r>
      <w:r>
        <w:rPr>
          <w:spacing w:val="41"/>
          <w:w w:val="110"/>
        </w:rPr>
        <w:t xml:space="preserve"> </w:t>
      </w:r>
      <w:r>
        <w:rPr>
          <w:w w:val="110"/>
        </w:rPr>
        <w:t>code.</w:t>
      </w:r>
    </w:p>
    <w:p w:rsidR="003D382C" w:rsidRDefault="003D382C">
      <w:pPr>
        <w:pStyle w:val="Corpsdetexte"/>
        <w:spacing w:before="10"/>
        <w:rPr>
          <w:sz w:val="15"/>
        </w:rPr>
      </w:pPr>
    </w:p>
    <w:p w:rsidR="003D382C" w:rsidRDefault="00C35252">
      <w:pPr>
        <w:pStyle w:val="Corpsdetexte"/>
        <w:spacing w:line="242" w:lineRule="auto"/>
        <w:ind w:left="115" w:right="325" w:firstLine="179"/>
        <w:jc w:val="both"/>
      </w:pPr>
      <w:r>
        <w:rPr>
          <w:w w:val="110"/>
        </w:rPr>
        <w:t xml:space="preserve">Obviously code can evolve several times through </w:t>
      </w:r>
      <w:proofErr w:type="spellStart"/>
      <w:r>
        <w:rPr>
          <w:w w:val="110"/>
        </w:rPr>
        <w:t>succes</w:t>
      </w:r>
      <w:proofErr w:type="spellEnd"/>
      <w:r>
        <w:rPr>
          <w:w w:val="110"/>
        </w:rPr>
        <w:t xml:space="preserve">- </w:t>
      </w:r>
      <w:proofErr w:type="spellStart"/>
      <w:r>
        <w:rPr>
          <w:w w:val="110"/>
        </w:rPr>
        <w:t>sive</w:t>
      </w:r>
      <w:proofErr w:type="spellEnd"/>
      <w:r>
        <w:rPr>
          <w:w w:val="110"/>
        </w:rPr>
        <w:t xml:space="preserve"> modifications. After each modification, it can </w:t>
      </w:r>
      <w:r>
        <w:rPr>
          <w:spacing w:val="2"/>
          <w:w w:val="110"/>
        </w:rPr>
        <w:t xml:space="preserve">be </w:t>
      </w:r>
      <w:r>
        <w:rPr>
          <w:w w:val="110"/>
        </w:rPr>
        <w:t xml:space="preserve">re- versed in batch mode to the model.  Therefore steps </w:t>
      </w:r>
      <w:r>
        <w:rPr>
          <w:rFonts w:ascii="Georgia"/>
          <w:b/>
          <w:w w:val="110"/>
        </w:rPr>
        <w:t>(2)</w:t>
      </w:r>
      <w:r>
        <w:rPr>
          <w:rFonts w:ascii="Georgia"/>
          <w:b/>
          <w:spacing w:val="-19"/>
          <w:w w:val="110"/>
        </w:rPr>
        <w:t xml:space="preserve"> </w:t>
      </w:r>
      <w:r>
        <w:rPr>
          <w:w w:val="110"/>
        </w:rPr>
        <w:t>and</w:t>
      </w:r>
    </w:p>
    <w:p w:rsidR="003D382C" w:rsidRDefault="00C35252">
      <w:pPr>
        <w:pStyle w:val="Corpsdetexte"/>
        <w:spacing w:line="207" w:lineRule="exact"/>
        <w:ind w:left="115"/>
      </w:pPr>
      <w:r>
        <w:rPr>
          <w:rFonts w:ascii="Georgia"/>
          <w:b/>
          <w:w w:val="110"/>
        </w:rPr>
        <w:t xml:space="preserve">(3) </w:t>
      </w:r>
      <w:proofErr w:type="gramStart"/>
      <w:r>
        <w:rPr>
          <w:w w:val="110"/>
        </w:rPr>
        <w:t>are</w:t>
      </w:r>
      <w:proofErr w:type="gramEnd"/>
      <w:r>
        <w:rPr>
          <w:w w:val="110"/>
        </w:rPr>
        <w:t xml:space="preserve"> repeating steps in the  process.</w:t>
      </w:r>
    </w:p>
    <w:p w:rsidR="003D382C" w:rsidRDefault="00C35252">
      <w:pPr>
        <w:pStyle w:val="Titre1"/>
        <w:numPr>
          <w:ilvl w:val="1"/>
          <w:numId w:val="5"/>
        </w:numPr>
        <w:tabs>
          <w:tab w:val="left" w:pos="653"/>
          <w:tab w:val="left" w:pos="654"/>
        </w:tabs>
        <w:spacing w:before="125"/>
      </w:pPr>
      <w:r>
        <w:t>Scenario</w:t>
      </w:r>
      <w:r>
        <w:rPr>
          <w:spacing w:val="-20"/>
        </w:rPr>
        <w:t xml:space="preserve"> </w:t>
      </w:r>
      <w:r>
        <w:t>2:</w:t>
      </w:r>
      <w:r>
        <w:rPr>
          <w:spacing w:val="-1"/>
        </w:rPr>
        <w:t xml:space="preserve"> </w:t>
      </w:r>
      <w:r>
        <w:t>modifications</w:t>
      </w:r>
      <w:r>
        <w:rPr>
          <w:spacing w:val="-20"/>
        </w:rPr>
        <w:t xml:space="preserve"> </w:t>
      </w:r>
      <w:r>
        <w:t>only</w:t>
      </w:r>
      <w:r>
        <w:rPr>
          <w:spacing w:val="-20"/>
        </w:rPr>
        <w:t xml:space="preserve"> </w:t>
      </w:r>
      <w:r>
        <w:t>made</w:t>
      </w:r>
      <w:r>
        <w:rPr>
          <w:spacing w:val="-20"/>
        </w:rPr>
        <w:t xml:space="preserve"> </w:t>
      </w:r>
      <w:r>
        <w:t>to</w:t>
      </w:r>
      <w:r>
        <w:rPr>
          <w:spacing w:val="-20"/>
        </w:rPr>
        <w:t xml:space="preserve"> </w:t>
      </w:r>
      <w:r>
        <w:t>model</w:t>
      </w:r>
    </w:p>
    <w:p w:rsidR="003D382C" w:rsidRDefault="00C35252">
      <w:pPr>
        <w:pStyle w:val="Corpsdetexte"/>
        <w:spacing w:before="39" w:line="242" w:lineRule="auto"/>
        <w:ind w:left="115" w:right="325" w:firstLine="179"/>
        <w:jc w:val="both"/>
      </w:pPr>
      <w:r>
        <w:rPr>
          <w:w w:val="110"/>
        </w:rPr>
        <w:t>Scenario 2 is the opposite of scenario 1.  In scenario 2</w:t>
      </w:r>
      <w:proofErr w:type="gramStart"/>
      <w:r>
        <w:rPr>
          <w:w w:val="110"/>
        </w:rPr>
        <w:t>,  the</w:t>
      </w:r>
      <w:proofErr w:type="gramEnd"/>
      <w:r>
        <w:rPr>
          <w:w w:val="110"/>
        </w:rPr>
        <w:t xml:space="preserve"> assumption is that the model is the only development artifact. Otherwise said, only the model may </w:t>
      </w:r>
      <w:r>
        <w:rPr>
          <w:spacing w:val="2"/>
          <w:w w:val="110"/>
        </w:rPr>
        <w:t xml:space="preserve">be </w:t>
      </w:r>
      <w:r>
        <w:rPr>
          <w:w w:val="110"/>
        </w:rPr>
        <w:t xml:space="preserve">modified </w:t>
      </w:r>
      <w:r>
        <w:rPr>
          <w:spacing w:val="-3"/>
          <w:w w:val="110"/>
        </w:rPr>
        <w:t xml:space="preserve">manually.  </w:t>
      </w:r>
      <w:r>
        <w:rPr>
          <w:w w:val="110"/>
        </w:rPr>
        <w:t>This scenario suits the model-driven</w:t>
      </w:r>
      <w:r>
        <w:rPr>
          <w:spacing w:val="25"/>
          <w:w w:val="110"/>
        </w:rPr>
        <w:t xml:space="preserve"> </w:t>
      </w:r>
      <w:r>
        <w:rPr>
          <w:w w:val="110"/>
        </w:rPr>
        <w:t>developer.</w:t>
      </w:r>
    </w:p>
    <w:p w:rsidR="003D382C" w:rsidRDefault="00C35252">
      <w:pPr>
        <w:pStyle w:val="Corpsdetexte"/>
        <w:spacing w:line="242" w:lineRule="auto"/>
        <w:ind w:left="115" w:right="324" w:firstLine="179"/>
        <w:jc w:val="both"/>
      </w:pPr>
      <w:r>
        <w:rPr>
          <w:w w:val="110"/>
        </w:rPr>
        <w:t>Figure</w:t>
      </w:r>
      <w:r>
        <w:rPr>
          <w:spacing w:val="-8"/>
          <w:w w:val="110"/>
        </w:rPr>
        <w:t xml:space="preserve"> </w:t>
      </w:r>
      <w:r>
        <w:rPr>
          <w:w w:val="110"/>
        </w:rPr>
        <w:t>3</w:t>
      </w:r>
      <w:r>
        <w:rPr>
          <w:spacing w:val="-8"/>
          <w:w w:val="110"/>
        </w:rPr>
        <w:t xml:space="preserve"> </w:t>
      </w:r>
      <w:r>
        <w:rPr>
          <w:w w:val="110"/>
        </w:rPr>
        <w:t>shows</w:t>
      </w:r>
      <w:r>
        <w:rPr>
          <w:spacing w:val="-8"/>
          <w:w w:val="110"/>
        </w:rPr>
        <w:t xml:space="preserve"> </w:t>
      </w:r>
      <w:r>
        <w:rPr>
          <w:w w:val="110"/>
        </w:rPr>
        <w:t>the</w:t>
      </w:r>
      <w:r>
        <w:rPr>
          <w:spacing w:val="-8"/>
          <w:w w:val="110"/>
        </w:rPr>
        <w:t xml:space="preserve"> </w:t>
      </w:r>
      <w:r>
        <w:rPr>
          <w:w w:val="110"/>
        </w:rPr>
        <w:t>process</w:t>
      </w:r>
      <w:r>
        <w:rPr>
          <w:spacing w:val="-8"/>
          <w:w w:val="110"/>
        </w:rPr>
        <w:t xml:space="preserve"> </w:t>
      </w:r>
      <w:r>
        <w:rPr>
          <w:w w:val="110"/>
        </w:rPr>
        <w:t>to</w:t>
      </w:r>
      <w:r>
        <w:rPr>
          <w:spacing w:val="-8"/>
          <w:w w:val="110"/>
        </w:rPr>
        <w:t xml:space="preserve"> </w:t>
      </w:r>
      <w:r>
        <w:rPr>
          <w:w w:val="110"/>
        </w:rPr>
        <w:t>synchronize</w:t>
      </w:r>
      <w:r>
        <w:rPr>
          <w:spacing w:val="-8"/>
          <w:w w:val="110"/>
        </w:rPr>
        <w:t xml:space="preserve"> </w:t>
      </w:r>
      <w:r>
        <w:rPr>
          <w:w w:val="110"/>
        </w:rPr>
        <w:t>code</w:t>
      </w:r>
      <w:r>
        <w:rPr>
          <w:spacing w:val="-8"/>
          <w:w w:val="110"/>
        </w:rPr>
        <w:t xml:space="preserve"> </w:t>
      </w:r>
      <w:r>
        <w:rPr>
          <w:w w:val="110"/>
        </w:rPr>
        <w:t>and</w:t>
      </w:r>
      <w:r>
        <w:rPr>
          <w:spacing w:val="-8"/>
          <w:w w:val="110"/>
        </w:rPr>
        <w:t xml:space="preserve"> </w:t>
      </w:r>
      <w:r>
        <w:rPr>
          <w:w w:val="110"/>
        </w:rPr>
        <w:t xml:space="preserve">model in scenario 2. The general approach is to always overwrite the code with new code produced from the modified model. As a reminder, </w:t>
      </w:r>
      <w:r>
        <w:rPr>
          <w:spacing w:val="-3"/>
          <w:w w:val="110"/>
        </w:rPr>
        <w:t xml:space="preserve">we </w:t>
      </w:r>
      <w:r>
        <w:rPr>
          <w:w w:val="110"/>
        </w:rPr>
        <w:t xml:space="preserve">assume the model is a development </w:t>
      </w:r>
      <w:proofErr w:type="spellStart"/>
      <w:r>
        <w:rPr>
          <w:w w:val="110"/>
        </w:rPr>
        <w:t>ar</w:t>
      </w:r>
      <w:proofErr w:type="spellEnd"/>
      <w:r>
        <w:rPr>
          <w:w w:val="110"/>
        </w:rPr>
        <w:t xml:space="preserve">- </w:t>
      </w:r>
      <w:proofErr w:type="spellStart"/>
      <w:r>
        <w:rPr>
          <w:w w:val="110"/>
        </w:rPr>
        <w:t>tifact</w:t>
      </w:r>
      <w:proofErr w:type="spellEnd"/>
      <w:r>
        <w:rPr>
          <w:w w:val="110"/>
        </w:rPr>
        <w:t xml:space="preserve"> so it contains enough information for the full </w:t>
      </w:r>
      <w:proofErr w:type="spellStart"/>
      <w:r>
        <w:rPr>
          <w:w w:val="110"/>
        </w:rPr>
        <w:t>imple</w:t>
      </w:r>
      <w:proofErr w:type="spellEnd"/>
      <w:r>
        <w:rPr>
          <w:w w:val="110"/>
        </w:rPr>
        <w:t>- mentation of the</w:t>
      </w:r>
      <w:r>
        <w:rPr>
          <w:spacing w:val="46"/>
          <w:w w:val="110"/>
        </w:rPr>
        <w:t xml:space="preserve"> </w:t>
      </w:r>
      <w:r>
        <w:rPr>
          <w:w w:val="110"/>
        </w:rPr>
        <w:t>system.</w:t>
      </w:r>
    </w:p>
    <w:p w:rsidR="003D382C" w:rsidRDefault="00C35252">
      <w:pPr>
        <w:pStyle w:val="Corpsdetexte"/>
        <w:spacing w:line="242" w:lineRule="auto"/>
        <w:ind w:left="115" w:right="325" w:firstLine="179"/>
        <w:jc w:val="both"/>
      </w:pPr>
      <w:r>
        <w:rPr>
          <w:w w:val="110"/>
        </w:rPr>
        <w:t>Steps of the process shown by Figure 3 are described as follows:</w:t>
      </w:r>
    </w:p>
    <w:p w:rsidR="003D382C" w:rsidRDefault="003D382C">
      <w:pPr>
        <w:pStyle w:val="Corpsdetexte"/>
        <w:spacing w:before="9"/>
        <w:rPr>
          <w:sz w:val="15"/>
        </w:rPr>
      </w:pPr>
    </w:p>
    <w:p w:rsidR="003D382C" w:rsidRDefault="00C35252">
      <w:pPr>
        <w:pStyle w:val="Titre5"/>
      </w:pPr>
      <w:r>
        <w:rPr>
          <w:w w:val="105"/>
        </w:rPr>
        <w:t>- Steps of synchronization process for scenario 2 -</w:t>
      </w:r>
    </w:p>
    <w:p w:rsidR="003D382C" w:rsidRDefault="00C35252">
      <w:pPr>
        <w:spacing w:before="100" w:line="244" w:lineRule="auto"/>
        <w:ind w:left="110" w:right="99"/>
        <w:jc w:val="both"/>
        <w:rPr>
          <w:rFonts w:ascii="Georgia"/>
          <w:b/>
          <w:sz w:val="18"/>
        </w:rPr>
      </w:pPr>
      <w:r>
        <w:br w:type="column"/>
      </w:r>
      <w:r>
        <w:rPr>
          <w:rFonts w:ascii="Georgia"/>
          <w:b/>
          <w:sz w:val="18"/>
        </w:rPr>
        <w:t xml:space="preserve">Figure 4: Synchronization process for scenario 3 where model and code are concurrently </w:t>
      </w:r>
      <w:proofErr w:type="spellStart"/>
      <w:r>
        <w:rPr>
          <w:rFonts w:ascii="Georgia"/>
          <w:b/>
          <w:sz w:val="18"/>
        </w:rPr>
        <w:t>modifted</w:t>
      </w:r>
      <w:proofErr w:type="spellEnd"/>
      <w:r>
        <w:rPr>
          <w:rFonts w:ascii="Georgia"/>
          <w:b/>
          <w:sz w:val="18"/>
        </w:rPr>
        <w:t>: Dashed arrows are steps are performed only once. Filled arrows are repeating steps.</w:t>
      </w:r>
    </w:p>
    <w:p w:rsidR="003D382C" w:rsidRDefault="003D382C">
      <w:pPr>
        <w:pStyle w:val="Corpsdetexte"/>
        <w:rPr>
          <w:rFonts w:ascii="Georgia"/>
          <w:b/>
        </w:rPr>
      </w:pPr>
    </w:p>
    <w:p w:rsidR="003D382C" w:rsidRDefault="00C35252">
      <w:pPr>
        <w:pStyle w:val="Corpsdetexte"/>
        <w:spacing w:before="141"/>
        <w:ind w:left="559" w:right="99" w:hanging="449"/>
        <w:jc w:val="both"/>
      </w:pPr>
      <w:r>
        <w:rPr>
          <w:rFonts w:ascii="Georgia"/>
          <w:b/>
          <w:w w:val="110"/>
        </w:rPr>
        <w:t xml:space="preserve">Step 1 </w:t>
      </w:r>
      <w:r>
        <w:rPr>
          <w:w w:val="110"/>
        </w:rPr>
        <w:t xml:space="preserve">In step </w:t>
      </w:r>
      <w:r>
        <w:rPr>
          <w:rFonts w:ascii="Georgia"/>
          <w:b/>
          <w:w w:val="110"/>
        </w:rPr>
        <w:t xml:space="preserve">(1) </w:t>
      </w:r>
      <w:r>
        <w:rPr>
          <w:w w:val="110"/>
        </w:rPr>
        <w:t xml:space="preserve">code is generated in batch mode from the model to </w:t>
      </w:r>
      <w:proofErr w:type="gramStart"/>
      <w:r>
        <w:rPr>
          <w:w w:val="110"/>
        </w:rPr>
        <w:t xml:space="preserve">begin </w:t>
      </w:r>
      <w:r>
        <w:rPr>
          <w:spacing w:val="8"/>
          <w:w w:val="110"/>
        </w:rPr>
        <w:t xml:space="preserve"> </w:t>
      </w:r>
      <w:r>
        <w:rPr>
          <w:w w:val="110"/>
        </w:rPr>
        <w:t>implementation</w:t>
      </w:r>
      <w:proofErr w:type="gramEnd"/>
      <w:r>
        <w:rPr>
          <w:w w:val="110"/>
        </w:rPr>
        <w:t>.</w:t>
      </w:r>
    </w:p>
    <w:p w:rsidR="003D382C" w:rsidRDefault="00C35252">
      <w:pPr>
        <w:pStyle w:val="Corpsdetexte"/>
        <w:spacing w:before="128"/>
        <w:ind w:left="110"/>
        <w:jc w:val="both"/>
      </w:pPr>
      <w:r>
        <w:rPr>
          <w:rFonts w:ascii="Georgia"/>
          <w:b/>
          <w:w w:val="110"/>
        </w:rPr>
        <w:t xml:space="preserve">Step 2 </w:t>
      </w:r>
      <w:r>
        <w:rPr>
          <w:w w:val="110"/>
        </w:rPr>
        <w:t xml:space="preserve">The model is modified during development </w:t>
      </w:r>
      <w:proofErr w:type="gramStart"/>
      <w:r>
        <w:rPr>
          <w:w w:val="110"/>
        </w:rPr>
        <w:t>as  step</w:t>
      </w:r>
      <w:proofErr w:type="gramEnd"/>
    </w:p>
    <w:p w:rsidR="003D382C" w:rsidRDefault="00C35252">
      <w:pPr>
        <w:spacing w:before="4"/>
        <w:ind w:left="559"/>
        <w:rPr>
          <w:rFonts w:ascii="Georgia"/>
          <w:b/>
          <w:sz w:val="18"/>
        </w:rPr>
      </w:pPr>
      <w:r>
        <w:rPr>
          <w:rFonts w:ascii="Georgia"/>
          <w:b/>
          <w:sz w:val="18"/>
        </w:rPr>
        <w:t>(2)</w:t>
      </w:r>
    </w:p>
    <w:p w:rsidR="003D382C" w:rsidRDefault="00C35252">
      <w:pPr>
        <w:pStyle w:val="Corpsdetexte"/>
        <w:spacing w:before="127" w:line="242" w:lineRule="auto"/>
        <w:ind w:left="559" w:right="99" w:hanging="449"/>
        <w:jc w:val="both"/>
      </w:pPr>
      <w:r>
        <w:rPr>
          <w:rFonts w:ascii="Georgia"/>
          <w:b/>
          <w:w w:val="110"/>
        </w:rPr>
        <w:t>Step</w:t>
      </w:r>
      <w:r>
        <w:rPr>
          <w:rFonts w:ascii="Georgia"/>
          <w:b/>
          <w:spacing w:val="5"/>
          <w:w w:val="110"/>
        </w:rPr>
        <w:t xml:space="preserve"> </w:t>
      </w:r>
      <w:r>
        <w:rPr>
          <w:rFonts w:ascii="Georgia"/>
          <w:b/>
          <w:w w:val="110"/>
        </w:rPr>
        <w:t>3</w:t>
      </w:r>
      <w:r>
        <w:rPr>
          <w:rFonts w:ascii="Georgia"/>
          <w:b/>
          <w:spacing w:val="20"/>
          <w:w w:val="110"/>
        </w:rPr>
        <w:t xml:space="preserve"> </w:t>
      </w:r>
      <w:r>
        <w:rPr>
          <w:w w:val="110"/>
        </w:rPr>
        <w:t>After</w:t>
      </w:r>
      <w:r>
        <w:rPr>
          <w:spacing w:val="-11"/>
          <w:w w:val="110"/>
        </w:rPr>
        <w:t xml:space="preserve"> </w:t>
      </w:r>
      <w:r>
        <w:rPr>
          <w:w w:val="110"/>
        </w:rPr>
        <w:t>the</w:t>
      </w:r>
      <w:r>
        <w:rPr>
          <w:spacing w:val="-11"/>
          <w:w w:val="110"/>
        </w:rPr>
        <w:t xml:space="preserve"> </w:t>
      </w:r>
      <w:r>
        <w:rPr>
          <w:w w:val="110"/>
        </w:rPr>
        <w:t>model</w:t>
      </w:r>
      <w:r>
        <w:rPr>
          <w:spacing w:val="-11"/>
          <w:w w:val="110"/>
        </w:rPr>
        <w:t xml:space="preserve"> </w:t>
      </w:r>
      <w:r>
        <w:rPr>
          <w:w w:val="110"/>
        </w:rPr>
        <w:t>is</w:t>
      </w:r>
      <w:r>
        <w:rPr>
          <w:spacing w:val="-11"/>
          <w:w w:val="110"/>
        </w:rPr>
        <w:t xml:space="preserve"> </w:t>
      </w:r>
      <w:r>
        <w:rPr>
          <w:w w:val="110"/>
        </w:rPr>
        <w:t>modified,</w:t>
      </w:r>
      <w:r>
        <w:rPr>
          <w:spacing w:val="-10"/>
          <w:w w:val="110"/>
        </w:rPr>
        <w:t xml:space="preserve"> </w:t>
      </w:r>
      <w:r>
        <w:rPr>
          <w:w w:val="110"/>
        </w:rPr>
        <w:t>in</w:t>
      </w:r>
      <w:r>
        <w:rPr>
          <w:spacing w:val="-11"/>
          <w:w w:val="110"/>
        </w:rPr>
        <w:t xml:space="preserve"> </w:t>
      </w:r>
      <w:r>
        <w:rPr>
          <w:w w:val="110"/>
        </w:rPr>
        <w:t>step</w:t>
      </w:r>
      <w:r>
        <w:rPr>
          <w:spacing w:val="-11"/>
          <w:w w:val="110"/>
        </w:rPr>
        <w:t xml:space="preserve"> </w:t>
      </w:r>
      <w:r>
        <w:rPr>
          <w:rFonts w:ascii="Georgia"/>
          <w:b/>
          <w:w w:val="110"/>
        </w:rPr>
        <w:t>(3)</w:t>
      </w:r>
      <w:r>
        <w:rPr>
          <w:rFonts w:ascii="Georgia"/>
          <w:b/>
          <w:spacing w:val="-12"/>
          <w:w w:val="110"/>
        </w:rPr>
        <w:t xml:space="preserve"> </w:t>
      </w:r>
      <w:r>
        <w:rPr>
          <w:w w:val="110"/>
        </w:rPr>
        <w:t>code</w:t>
      </w:r>
      <w:r>
        <w:rPr>
          <w:spacing w:val="-11"/>
          <w:w w:val="110"/>
        </w:rPr>
        <w:t xml:space="preserve"> </w:t>
      </w:r>
      <w:r>
        <w:rPr>
          <w:w w:val="110"/>
        </w:rPr>
        <w:t>is</w:t>
      </w:r>
      <w:r>
        <w:rPr>
          <w:spacing w:val="-11"/>
          <w:w w:val="110"/>
        </w:rPr>
        <w:t xml:space="preserve"> </w:t>
      </w:r>
      <w:r>
        <w:rPr>
          <w:w w:val="110"/>
        </w:rPr>
        <w:t xml:space="preserve">gen- </w:t>
      </w:r>
      <w:proofErr w:type="spellStart"/>
      <w:r>
        <w:rPr>
          <w:w w:val="110"/>
        </w:rPr>
        <w:t>erated</w:t>
      </w:r>
      <w:proofErr w:type="spellEnd"/>
      <w:r>
        <w:rPr>
          <w:spacing w:val="-9"/>
          <w:w w:val="110"/>
        </w:rPr>
        <w:t xml:space="preserve"> </w:t>
      </w:r>
      <w:r>
        <w:rPr>
          <w:w w:val="110"/>
        </w:rPr>
        <w:t>in</w:t>
      </w:r>
      <w:r>
        <w:rPr>
          <w:spacing w:val="-9"/>
          <w:w w:val="110"/>
        </w:rPr>
        <w:t xml:space="preserve"> </w:t>
      </w:r>
      <w:r>
        <w:rPr>
          <w:w w:val="110"/>
        </w:rPr>
        <w:t>batch</w:t>
      </w:r>
      <w:r>
        <w:rPr>
          <w:spacing w:val="-9"/>
          <w:w w:val="110"/>
        </w:rPr>
        <w:t xml:space="preserve"> </w:t>
      </w:r>
      <w:r>
        <w:rPr>
          <w:w w:val="110"/>
        </w:rPr>
        <w:t>mode,</w:t>
      </w:r>
      <w:r>
        <w:rPr>
          <w:spacing w:val="-5"/>
          <w:w w:val="110"/>
        </w:rPr>
        <w:t xml:space="preserve"> </w:t>
      </w:r>
      <w:r>
        <w:rPr>
          <w:w w:val="110"/>
        </w:rPr>
        <w:t>i.e.</w:t>
      </w:r>
      <w:r>
        <w:rPr>
          <w:spacing w:val="22"/>
          <w:w w:val="110"/>
        </w:rPr>
        <w:t xml:space="preserve"> </w:t>
      </w:r>
      <w:r>
        <w:rPr>
          <w:w w:val="110"/>
        </w:rPr>
        <w:t>the</w:t>
      </w:r>
      <w:r>
        <w:rPr>
          <w:spacing w:val="-9"/>
          <w:w w:val="110"/>
        </w:rPr>
        <w:t xml:space="preserve"> </w:t>
      </w:r>
      <w:r>
        <w:rPr>
          <w:w w:val="110"/>
        </w:rPr>
        <w:t>existing</w:t>
      </w:r>
      <w:r>
        <w:rPr>
          <w:spacing w:val="-9"/>
          <w:w w:val="110"/>
        </w:rPr>
        <w:t xml:space="preserve"> </w:t>
      </w:r>
      <w:r>
        <w:rPr>
          <w:w w:val="110"/>
        </w:rPr>
        <w:t>code</w:t>
      </w:r>
      <w:r>
        <w:rPr>
          <w:spacing w:val="-9"/>
          <w:w w:val="110"/>
        </w:rPr>
        <w:t xml:space="preserve"> </w:t>
      </w:r>
      <w:r>
        <w:rPr>
          <w:w w:val="110"/>
        </w:rPr>
        <w:t>is</w:t>
      </w:r>
      <w:r>
        <w:rPr>
          <w:spacing w:val="-9"/>
          <w:w w:val="110"/>
        </w:rPr>
        <w:t xml:space="preserve"> </w:t>
      </w:r>
      <w:proofErr w:type="spellStart"/>
      <w:r>
        <w:rPr>
          <w:w w:val="110"/>
        </w:rPr>
        <w:t>overwrit</w:t>
      </w:r>
      <w:proofErr w:type="spellEnd"/>
      <w:r>
        <w:rPr>
          <w:w w:val="110"/>
        </w:rPr>
        <w:t xml:space="preserve">- ten </w:t>
      </w:r>
      <w:r>
        <w:rPr>
          <w:spacing w:val="-3"/>
          <w:w w:val="110"/>
        </w:rPr>
        <w:t xml:space="preserve">by </w:t>
      </w:r>
      <w:r>
        <w:rPr>
          <w:w w:val="110"/>
        </w:rPr>
        <w:t xml:space="preserve">new code generated from the </w:t>
      </w:r>
      <w:r>
        <w:rPr>
          <w:spacing w:val="23"/>
          <w:w w:val="110"/>
        </w:rPr>
        <w:t xml:space="preserve"> </w:t>
      </w:r>
      <w:r>
        <w:rPr>
          <w:w w:val="110"/>
        </w:rPr>
        <w:t>model.</w:t>
      </w:r>
    </w:p>
    <w:p w:rsidR="003D382C" w:rsidRDefault="00C35252">
      <w:pPr>
        <w:pStyle w:val="Corpsdetexte"/>
        <w:spacing w:before="139" w:line="242" w:lineRule="auto"/>
        <w:ind w:left="110" w:right="99" w:firstLine="179"/>
        <w:jc w:val="both"/>
      </w:pPr>
      <w:r>
        <w:rPr>
          <w:w w:val="110"/>
        </w:rPr>
        <w:t xml:space="preserve">Each time </w:t>
      </w:r>
      <w:r>
        <w:rPr>
          <w:spacing w:val="-3"/>
          <w:w w:val="110"/>
        </w:rPr>
        <w:t xml:space="preserve">we </w:t>
      </w:r>
      <w:r>
        <w:rPr>
          <w:w w:val="110"/>
        </w:rPr>
        <w:t xml:space="preserve">modify the model, code is generated from   it in batch mode. Therefore steps </w:t>
      </w:r>
      <w:r>
        <w:rPr>
          <w:rFonts w:ascii="Georgia"/>
          <w:b/>
          <w:w w:val="110"/>
        </w:rPr>
        <w:t xml:space="preserve">(2) </w:t>
      </w:r>
      <w:r>
        <w:rPr>
          <w:w w:val="110"/>
        </w:rPr>
        <w:t xml:space="preserve">and </w:t>
      </w:r>
      <w:r>
        <w:rPr>
          <w:rFonts w:ascii="Georgia"/>
          <w:b/>
          <w:w w:val="110"/>
        </w:rPr>
        <w:t xml:space="preserve">(3) </w:t>
      </w:r>
      <w:r>
        <w:rPr>
          <w:w w:val="110"/>
        </w:rPr>
        <w:t>are repeating steps in the</w:t>
      </w:r>
      <w:r>
        <w:rPr>
          <w:spacing w:val="36"/>
          <w:w w:val="110"/>
        </w:rPr>
        <w:t xml:space="preserve"> </w:t>
      </w:r>
      <w:r>
        <w:rPr>
          <w:w w:val="110"/>
        </w:rPr>
        <w:t>process.</w:t>
      </w:r>
    </w:p>
    <w:p w:rsidR="003D382C" w:rsidRDefault="00C35252">
      <w:pPr>
        <w:pStyle w:val="Titre1"/>
        <w:spacing w:before="95"/>
        <w:ind w:left="110" w:firstLine="0"/>
        <w:jc w:val="both"/>
      </w:pPr>
      <w:r>
        <w:t>3.3    Scenario 3: concurrent modifications</w:t>
      </w:r>
    </w:p>
    <w:p w:rsidR="003D382C" w:rsidRDefault="00C35252">
      <w:pPr>
        <w:pStyle w:val="Corpsdetexte"/>
        <w:spacing w:before="39" w:line="242" w:lineRule="auto"/>
        <w:ind w:left="110" w:right="99" w:firstLine="179"/>
        <w:jc w:val="both"/>
      </w:pPr>
      <w:r>
        <w:rPr>
          <w:w w:val="110"/>
        </w:rPr>
        <w:t>Note that the process proposed for scenario 1 and</w:t>
      </w:r>
      <w:r>
        <w:rPr>
          <w:spacing w:val="-32"/>
          <w:w w:val="110"/>
        </w:rPr>
        <w:t xml:space="preserve"> </w:t>
      </w:r>
      <w:r>
        <w:rPr>
          <w:w w:val="110"/>
        </w:rPr>
        <w:t>scenario 2</w:t>
      </w:r>
      <w:r>
        <w:rPr>
          <w:spacing w:val="-7"/>
          <w:w w:val="110"/>
        </w:rPr>
        <w:t xml:space="preserve"> </w:t>
      </w:r>
      <w:r>
        <w:rPr>
          <w:w w:val="110"/>
        </w:rPr>
        <w:t>are</w:t>
      </w:r>
      <w:r>
        <w:rPr>
          <w:spacing w:val="-7"/>
          <w:w w:val="110"/>
        </w:rPr>
        <w:t xml:space="preserve"> </w:t>
      </w:r>
      <w:r>
        <w:rPr>
          <w:w w:val="110"/>
        </w:rPr>
        <w:t>classic</w:t>
      </w:r>
      <w:r>
        <w:rPr>
          <w:spacing w:val="-7"/>
          <w:w w:val="110"/>
        </w:rPr>
        <w:t xml:space="preserve"> </w:t>
      </w:r>
      <w:r>
        <w:rPr>
          <w:w w:val="110"/>
        </w:rPr>
        <w:t>cases</w:t>
      </w:r>
      <w:r>
        <w:rPr>
          <w:spacing w:val="-7"/>
          <w:w w:val="110"/>
        </w:rPr>
        <w:t xml:space="preserve"> </w:t>
      </w:r>
      <w:r>
        <w:rPr>
          <w:w w:val="110"/>
        </w:rPr>
        <w:t>of</w:t>
      </w:r>
      <w:r>
        <w:rPr>
          <w:spacing w:val="-7"/>
          <w:w w:val="110"/>
        </w:rPr>
        <w:t xml:space="preserve"> </w:t>
      </w:r>
      <w:r>
        <w:rPr>
          <w:w w:val="110"/>
        </w:rPr>
        <w:t>forward</w:t>
      </w:r>
      <w:r>
        <w:rPr>
          <w:spacing w:val="-7"/>
          <w:w w:val="110"/>
        </w:rPr>
        <w:t xml:space="preserve"> </w:t>
      </w:r>
      <w:r>
        <w:rPr>
          <w:w w:val="110"/>
        </w:rPr>
        <w:t>and</w:t>
      </w:r>
      <w:r>
        <w:rPr>
          <w:spacing w:val="-7"/>
          <w:w w:val="110"/>
        </w:rPr>
        <w:t xml:space="preserve"> </w:t>
      </w:r>
      <w:r>
        <w:rPr>
          <w:w w:val="110"/>
        </w:rPr>
        <w:t>reverse</w:t>
      </w:r>
      <w:r>
        <w:rPr>
          <w:spacing w:val="-7"/>
          <w:w w:val="110"/>
        </w:rPr>
        <w:t xml:space="preserve"> </w:t>
      </w:r>
      <w:r>
        <w:rPr>
          <w:w w:val="110"/>
        </w:rPr>
        <w:t>engineering,</w:t>
      </w:r>
      <w:r>
        <w:rPr>
          <w:spacing w:val="-6"/>
          <w:w w:val="110"/>
        </w:rPr>
        <w:t xml:space="preserve"> </w:t>
      </w:r>
      <w:r>
        <w:rPr>
          <w:w w:val="110"/>
        </w:rPr>
        <w:t xml:space="preserve">rather than a full round-trip engineering case with the issues </w:t>
      </w:r>
      <w:proofErr w:type="gramStart"/>
      <w:r>
        <w:rPr>
          <w:w w:val="110"/>
        </w:rPr>
        <w:t>of  synchronization</w:t>
      </w:r>
      <w:proofErr w:type="gramEnd"/>
      <w:r>
        <w:rPr>
          <w:w w:val="110"/>
        </w:rPr>
        <w:t xml:space="preserve">. Indeed, code is produced from model in batch mode. When it is reversed, it is revered to the model in batch mode. There is no real need for synchronization strategies since only code or model is the </w:t>
      </w:r>
      <w:proofErr w:type="gramStart"/>
      <w:r>
        <w:rPr>
          <w:w w:val="110"/>
        </w:rPr>
        <w:t xml:space="preserve">reference </w:t>
      </w:r>
      <w:r>
        <w:rPr>
          <w:spacing w:val="7"/>
          <w:w w:val="110"/>
        </w:rPr>
        <w:t xml:space="preserve"> </w:t>
      </w:r>
      <w:r>
        <w:rPr>
          <w:w w:val="110"/>
        </w:rPr>
        <w:t>artifact</w:t>
      </w:r>
      <w:proofErr w:type="gramEnd"/>
      <w:r>
        <w:rPr>
          <w:w w:val="110"/>
        </w:rPr>
        <w:t>,</w:t>
      </w:r>
    </w:p>
    <w:p w:rsidR="003D382C" w:rsidRDefault="00C35252">
      <w:pPr>
        <w:pStyle w:val="Corpsdetexte"/>
        <w:spacing w:line="242" w:lineRule="auto"/>
        <w:ind w:left="110" w:right="99"/>
        <w:jc w:val="both"/>
      </w:pPr>
      <w:proofErr w:type="gramStart"/>
      <w:r>
        <w:rPr>
          <w:w w:val="110"/>
        </w:rPr>
        <w:t>i.e</w:t>
      </w:r>
      <w:proofErr w:type="gramEnd"/>
      <w:r>
        <w:rPr>
          <w:w w:val="110"/>
        </w:rPr>
        <w:t>.</w:t>
      </w:r>
      <w:r>
        <w:rPr>
          <w:spacing w:val="19"/>
          <w:w w:val="110"/>
        </w:rPr>
        <w:t xml:space="preserve"> </w:t>
      </w:r>
      <w:r>
        <w:rPr>
          <w:w w:val="110"/>
        </w:rPr>
        <w:t>only</w:t>
      </w:r>
      <w:r>
        <w:rPr>
          <w:spacing w:val="-8"/>
          <w:w w:val="110"/>
        </w:rPr>
        <w:t xml:space="preserve"> </w:t>
      </w:r>
      <w:r>
        <w:rPr>
          <w:w w:val="110"/>
        </w:rPr>
        <w:t>one</w:t>
      </w:r>
      <w:r>
        <w:rPr>
          <w:spacing w:val="-8"/>
          <w:w w:val="110"/>
        </w:rPr>
        <w:t xml:space="preserve"> </w:t>
      </w:r>
      <w:r>
        <w:rPr>
          <w:w w:val="110"/>
        </w:rPr>
        <w:t>is</w:t>
      </w:r>
      <w:r>
        <w:rPr>
          <w:spacing w:val="-8"/>
          <w:w w:val="110"/>
        </w:rPr>
        <w:t xml:space="preserve"> </w:t>
      </w:r>
      <w:r>
        <w:rPr>
          <w:w w:val="110"/>
        </w:rPr>
        <w:t>modified</w:t>
      </w:r>
      <w:r>
        <w:rPr>
          <w:spacing w:val="-8"/>
          <w:w w:val="110"/>
        </w:rPr>
        <w:t xml:space="preserve"> </w:t>
      </w:r>
      <w:r>
        <w:rPr>
          <w:w w:val="110"/>
        </w:rPr>
        <w:t>manually</w:t>
      </w:r>
      <w:r>
        <w:rPr>
          <w:spacing w:val="-8"/>
          <w:w w:val="110"/>
        </w:rPr>
        <w:t xml:space="preserve"> </w:t>
      </w:r>
      <w:r>
        <w:rPr>
          <w:w w:val="110"/>
        </w:rPr>
        <w:t>and</w:t>
      </w:r>
      <w:r>
        <w:rPr>
          <w:spacing w:val="-8"/>
          <w:w w:val="110"/>
        </w:rPr>
        <w:t xml:space="preserve"> </w:t>
      </w:r>
      <w:r>
        <w:rPr>
          <w:w w:val="110"/>
        </w:rPr>
        <w:t>there</w:t>
      </w:r>
      <w:r>
        <w:rPr>
          <w:spacing w:val="-7"/>
          <w:w w:val="110"/>
        </w:rPr>
        <w:t xml:space="preserve"> </w:t>
      </w:r>
      <w:r>
        <w:rPr>
          <w:w w:val="110"/>
        </w:rPr>
        <w:t>is</w:t>
      </w:r>
      <w:r>
        <w:rPr>
          <w:spacing w:val="-8"/>
          <w:w w:val="110"/>
        </w:rPr>
        <w:t xml:space="preserve"> </w:t>
      </w:r>
      <w:r>
        <w:rPr>
          <w:w w:val="110"/>
        </w:rPr>
        <w:t>no</w:t>
      </w:r>
      <w:r>
        <w:rPr>
          <w:spacing w:val="-8"/>
          <w:w w:val="110"/>
        </w:rPr>
        <w:t xml:space="preserve"> </w:t>
      </w:r>
      <w:r>
        <w:rPr>
          <w:w w:val="110"/>
        </w:rPr>
        <w:t>concurrent evolution.</w:t>
      </w:r>
    </w:p>
    <w:p w:rsidR="003D382C" w:rsidRDefault="00C35252">
      <w:pPr>
        <w:pStyle w:val="Corpsdetexte"/>
        <w:spacing w:line="242" w:lineRule="auto"/>
        <w:ind w:left="110" w:right="99" w:firstLine="179"/>
        <w:jc w:val="both"/>
      </w:pPr>
      <w:r>
        <w:rPr>
          <w:w w:val="110"/>
        </w:rPr>
        <w:t xml:space="preserve">In scenario 3, there is no unique reference artifact, there- </w:t>
      </w:r>
      <w:proofErr w:type="spellStart"/>
      <w:r>
        <w:rPr>
          <w:w w:val="110"/>
        </w:rPr>
        <w:t>fore</w:t>
      </w:r>
      <w:proofErr w:type="spellEnd"/>
      <w:r>
        <w:rPr>
          <w:spacing w:val="-4"/>
          <w:w w:val="110"/>
        </w:rPr>
        <w:t xml:space="preserve"> </w:t>
      </w:r>
      <w:r>
        <w:rPr>
          <w:w w:val="110"/>
        </w:rPr>
        <w:t>both</w:t>
      </w:r>
      <w:r>
        <w:rPr>
          <w:spacing w:val="-4"/>
          <w:w w:val="110"/>
        </w:rPr>
        <w:t xml:space="preserve"> </w:t>
      </w:r>
      <w:r>
        <w:rPr>
          <w:w w:val="110"/>
        </w:rPr>
        <w:t>the</w:t>
      </w:r>
      <w:r>
        <w:rPr>
          <w:spacing w:val="-5"/>
          <w:w w:val="110"/>
        </w:rPr>
        <w:t xml:space="preserve"> </w:t>
      </w:r>
      <w:r>
        <w:rPr>
          <w:w w:val="110"/>
        </w:rPr>
        <w:t>model</w:t>
      </w:r>
      <w:r>
        <w:rPr>
          <w:spacing w:val="-4"/>
          <w:w w:val="110"/>
        </w:rPr>
        <w:t xml:space="preserve"> </w:t>
      </w:r>
      <w:r>
        <w:rPr>
          <w:w w:val="110"/>
        </w:rPr>
        <w:t>and</w:t>
      </w:r>
      <w:r>
        <w:rPr>
          <w:spacing w:val="-4"/>
          <w:w w:val="110"/>
        </w:rPr>
        <w:t xml:space="preserve"> </w:t>
      </w:r>
      <w:r>
        <w:rPr>
          <w:w w:val="110"/>
        </w:rPr>
        <w:t>the</w:t>
      </w:r>
      <w:r>
        <w:rPr>
          <w:spacing w:val="-5"/>
          <w:w w:val="110"/>
        </w:rPr>
        <w:t xml:space="preserve"> </w:t>
      </w:r>
      <w:r>
        <w:rPr>
          <w:w w:val="110"/>
        </w:rPr>
        <w:t>code</w:t>
      </w:r>
      <w:r>
        <w:rPr>
          <w:spacing w:val="-5"/>
          <w:w w:val="110"/>
        </w:rPr>
        <w:t xml:space="preserve"> </w:t>
      </w:r>
      <w:r>
        <w:rPr>
          <w:w w:val="110"/>
        </w:rPr>
        <w:t>may</w:t>
      </w:r>
      <w:r>
        <w:rPr>
          <w:spacing w:val="-4"/>
          <w:w w:val="110"/>
        </w:rPr>
        <w:t xml:space="preserve"> </w:t>
      </w:r>
      <w:r>
        <w:rPr>
          <w:spacing w:val="2"/>
          <w:w w:val="110"/>
        </w:rPr>
        <w:t>be</w:t>
      </w:r>
      <w:r>
        <w:rPr>
          <w:spacing w:val="-5"/>
          <w:w w:val="110"/>
        </w:rPr>
        <w:t xml:space="preserve"> </w:t>
      </w:r>
      <w:r>
        <w:rPr>
          <w:w w:val="110"/>
        </w:rPr>
        <w:t>modified</w:t>
      </w:r>
      <w:r>
        <w:rPr>
          <w:spacing w:val="-4"/>
          <w:w w:val="110"/>
        </w:rPr>
        <w:t xml:space="preserve"> </w:t>
      </w:r>
      <w:r>
        <w:rPr>
          <w:spacing w:val="-3"/>
          <w:w w:val="110"/>
        </w:rPr>
        <w:t xml:space="preserve">manually. </w:t>
      </w:r>
      <w:r>
        <w:rPr>
          <w:w w:val="110"/>
        </w:rPr>
        <w:t>Therefore they evolve concurrently during development and several</w:t>
      </w:r>
      <w:r>
        <w:rPr>
          <w:spacing w:val="-11"/>
          <w:w w:val="110"/>
        </w:rPr>
        <w:t xml:space="preserve"> </w:t>
      </w:r>
      <w:r>
        <w:rPr>
          <w:w w:val="110"/>
        </w:rPr>
        <w:t>synchronization</w:t>
      </w:r>
      <w:r>
        <w:rPr>
          <w:spacing w:val="-11"/>
          <w:w w:val="110"/>
        </w:rPr>
        <w:t xml:space="preserve"> </w:t>
      </w:r>
      <w:r>
        <w:rPr>
          <w:w w:val="110"/>
        </w:rPr>
        <w:t>issues</w:t>
      </w:r>
      <w:r>
        <w:rPr>
          <w:spacing w:val="-11"/>
          <w:w w:val="110"/>
        </w:rPr>
        <w:t xml:space="preserve"> </w:t>
      </w:r>
      <w:r>
        <w:rPr>
          <w:w w:val="110"/>
        </w:rPr>
        <w:t>are</w:t>
      </w:r>
      <w:r>
        <w:rPr>
          <w:spacing w:val="-11"/>
          <w:w w:val="110"/>
        </w:rPr>
        <w:t xml:space="preserve"> </w:t>
      </w:r>
      <w:r>
        <w:rPr>
          <w:w w:val="110"/>
        </w:rPr>
        <w:t>raised.</w:t>
      </w:r>
      <w:r>
        <w:rPr>
          <w:spacing w:val="15"/>
          <w:w w:val="110"/>
        </w:rPr>
        <w:t xml:space="preserve"> </w:t>
      </w:r>
      <w:r>
        <w:rPr>
          <w:w w:val="110"/>
        </w:rPr>
        <w:t>This</w:t>
      </w:r>
      <w:r>
        <w:rPr>
          <w:spacing w:val="-11"/>
          <w:w w:val="110"/>
        </w:rPr>
        <w:t xml:space="preserve"> </w:t>
      </w:r>
      <w:r>
        <w:rPr>
          <w:w w:val="110"/>
        </w:rPr>
        <w:t>scenario</w:t>
      </w:r>
      <w:r>
        <w:rPr>
          <w:spacing w:val="-11"/>
          <w:w w:val="110"/>
        </w:rPr>
        <w:t xml:space="preserve"> </w:t>
      </w:r>
      <w:r>
        <w:rPr>
          <w:w w:val="110"/>
        </w:rPr>
        <w:t xml:space="preserve">tack- les the problem where model-driven and code-driven </w:t>
      </w:r>
      <w:proofErr w:type="spellStart"/>
      <w:r>
        <w:rPr>
          <w:w w:val="110"/>
        </w:rPr>
        <w:t>devel</w:t>
      </w:r>
      <w:proofErr w:type="spellEnd"/>
      <w:r>
        <w:rPr>
          <w:w w:val="110"/>
        </w:rPr>
        <w:t xml:space="preserve">- </w:t>
      </w:r>
      <w:proofErr w:type="spellStart"/>
      <w:r>
        <w:rPr>
          <w:w w:val="110"/>
        </w:rPr>
        <w:t>opers</w:t>
      </w:r>
      <w:proofErr w:type="spellEnd"/>
      <w:r>
        <w:rPr>
          <w:spacing w:val="-9"/>
          <w:w w:val="110"/>
        </w:rPr>
        <w:t xml:space="preserve"> </w:t>
      </w:r>
      <w:r>
        <w:rPr>
          <w:w w:val="110"/>
        </w:rPr>
        <w:t>collaborate.</w:t>
      </w:r>
      <w:r>
        <w:rPr>
          <w:spacing w:val="17"/>
          <w:w w:val="110"/>
        </w:rPr>
        <w:t xml:space="preserve"> </w:t>
      </w:r>
      <w:r>
        <w:rPr>
          <w:w w:val="110"/>
        </w:rPr>
        <w:t>Figure</w:t>
      </w:r>
      <w:r>
        <w:rPr>
          <w:spacing w:val="-9"/>
          <w:w w:val="110"/>
        </w:rPr>
        <w:t xml:space="preserve"> </w:t>
      </w:r>
      <w:r>
        <w:rPr>
          <w:w w:val="110"/>
        </w:rPr>
        <w:t>4</w:t>
      </w:r>
      <w:r>
        <w:rPr>
          <w:spacing w:val="-9"/>
          <w:w w:val="110"/>
        </w:rPr>
        <w:t xml:space="preserve"> </w:t>
      </w:r>
      <w:r>
        <w:rPr>
          <w:w w:val="110"/>
        </w:rPr>
        <w:t>shows</w:t>
      </w:r>
      <w:r>
        <w:rPr>
          <w:spacing w:val="-9"/>
          <w:w w:val="110"/>
        </w:rPr>
        <w:t xml:space="preserve"> </w:t>
      </w:r>
      <w:r>
        <w:rPr>
          <w:w w:val="110"/>
        </w:rPr>
        <w:t>the</w:t>
      </w:r>
      <w:r>
        <w:rPr>
          <w:spacing w:val="-9"/>
          <w:w w:val="110"/>
        </w:rPr>
        <w:t xml:space="preserve"> </w:t>
      </w:r>
      <w:r>
        <w:rPr>
          <w:w w:val="110"/>
        </w:rPr>
        <w:t>process</w:t>
      </w:r>
      <w:r>
        <w:rPr>
          <w:spacing w:val="-9"/>
          <w:w w:val="110"/>
        </w:rPr>
        <w:t xml:space="preserve"> </w:t>
      </w:r>
      <w:r>
        <w:rPr>
          <w:w w:val="110"/>
        </w:rPr>
        <w:t>to</w:t>
      </w:r>
      <w:r>
        <w:rPr>
          <w:spacing w:val="-9"/>
          <w:w w:val="110"/>
        </w:rPr>
        <w:t xml:space="preserve"> </w:t>
      </w:r>
      <w:r>
        <w:rPr>
          <w:w w:val="110"/>
        </w:rPr>
        <w:t>synchronize code and model in scenario</w:t>
      </w:r>
      <w:r>
        <w:rPr>
          <w:spacing w:val="23"/>
          <w:w w:val="110"/>
        </w:rPr>
        <w:t xml:space="preserve"> </w:t>
      </w:r>
      <w:r>
        <w:rPr>
          <w:w w:val="110"/>
        </w:rPr>
        <w:t>3.</w:t>
      </w:r>
    </w:p>
    <w:p w:rsidR="003D382C" w:rsidRDefault="00C35252">
      <w:pPr>
        <w:pStyle w:val="Corpsdetexte"/>
        <w:spacing w:line="242" w:lineRule="auto"/>
        <w:ind w:left="110" w:right="99" w:firstLine="179"/>
        <w:jc w:val="both"/>
      </w:pPr>
      <w:r>
        <w:rPr>
          <w:w w:val="110"/>
        </w:rPr>
        <w:t>Steps of the process shown by Figure 4 are described as follows:</w:t>
      </w:r>
    </w:p>
    <w:p w:rsidR="003D382C" w:rsidRDefault="003D382C">
      <w:pPr>
        <w:spacing w:line="242" w:lineRule="auto"/>
        <w:jc w:val="both"/>
        <w:sectPr w:rsidR="003D382C">
          <w:type w:val="continuous"/>
          <w:pgSz w:w="12240" w:h="15840"/>
          <w:pgMar w:top="1360" w:right="1020" w:bottom="280" w:left="960" w:header="720" w:footer="720" w:gutter="0"/>
          <w:cols w:num="2" w:space="720" w:equalWidth="0">
            <w:col w:w="5226" w:space="40"/>
            <w:col w:w="4994"/>
          </w:cols>
        </w:sectPr>
      </w:pPr>
    </w:p>
    <w:p w:rsidR="003D382C" w:rsidRDefault="003D382C">
      <w:pPr>
        <w:pStyle w:val="Corpsdetexte"/>
        <w:spacing w:before="3"/>
        <w:rPr>
          <w:sz w:val="2"/>
        </w:rPr>
      </w:pPr>
    </w:p>
    <w:p w:rsidR="003D382C" w:rsidRDefault="00C35252">
      <w:pPr>
        <w:pStyle w:val="Corpsdetexte"/>
        <w:spacing w:line="42" w:lineRule="exact"/>
        <w:ind w:left="4337"/>
        <w:rPr>
          <w:sz w:val="4"/>
        </w:rPr>
      </w:pPr>
      <w:r>
        <w:rPr>
          <w:noProof/>
          <w:sz w:val="4"/>
          <w:lang w:val="fr-FR" w:eastAsia="fr-FR"/>
        </w:rPr>
        <w:drawing>
          <wp:inline distT="0" distB="0" distL="0" distR="0" wp14:anchorId="71518657" wp14:editId="5F9BA1ED">
            <wp:extent cx="306363" cy="26670"/>
            <wp:effectExtent l="0" t="0" r="0" b="0"/>
            <wp:docPr id="3"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4.png"/>
                    <pic:cNvPicPr/>
                  </pic:nvPicPr>
                  <pic:blipFill>
                    <a:blip r:embed="rId31" cstate="print"/>
                    <a:stretch>
                      <a:fillRect/>
                    </a:stretch>
                  </pic:blipFill>
                  <pic:spPr>
                    <a:xfrm>
                      <a:off x="0" y="0"/>
                      <a:ext cx="306363" cy="26670"/>
                    </a:xfrm>
                    <a:prstGeom prst="rect">
                      <a:avLst/>
                    </a:prstGeom>
                  </pic:spPr>
                </pic:pic>
              </a:graphicData>
            </a:graphic>
          </wp:inline>
        </w:drawing>
      </w:r>
    </w:p>
    <w:p w:rsidR="003D382C" w:rsidRDefault="003D382C">
      <w:pPr>
        <w:pStyle w:val="Corpsdetexte"/>
        <w:spacing w:before="6"/>
        <w:rPr>
          <w:sz w:val="11"/>
        </w:rPr>
      </w:pPr>
    </w:p>
    <w:p w:rsidR="003D382C" w:rsidRDefault="0020624D">
      <w:pPr>
        <w:spacing w:line="259" w:lineRule="auto"/>
        <w:ind w:left="5597" w:right="-1" w:hanging="67"/>
        <w:rPr>
          <w:rFonts w:ascii="Arial"/>
          <w:sz w:val="12"/>
        </w:rPr>
      </w:pPr>
      <w:r>
        <w:rPr>
          <w:noProof/>
          <w:lang w:val="fr-FR" w:eastAsia="fr-FR"/>
        </w:rPr>
        <mc:AlternateContent>
          <mc:Choice Requires="wpg">
            <w:drawing>
              <wp:anchor distT="0" distB="0" distL="114300" distR="114300" simplePos="0" relativeHeight="2224" behindDoc="0" locked="0" layoutInCell="1" allowOverlap="1" wp14:anchorId="709FF7B5" wp14:editId="6F22135B">
                <wp:simplePos x="0" y="0"/>
                <wp:positionH relativeFrom="page">
                  <wp:posOffset>682625</wp:posOffset>
                </wp:positionH>
                <wp:positionV relativeFrom="paragraph">
                  <wp:posOffset>-80645</wp:posOffset>
                </wp:positionV>
                <wp:extent cx="3038475" cy="507365"/>
                <wp:effectExtent l="6350" t="0" r="3175" b="0"/>
                <wp:wrapNone/>
                <wp:docPr id="157" name="Group 1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38475" cy="507365"/>
                          <a:chOff x="1075" y="-127"/>
                          <a:chExt cx="4785" cy="799"/>
                        </a:xfrm>
                      </wpg:grpSpPr>
                      <pic:pic xmlns:pic="http://schemas.openxmlformats.org/drawingml/2006/picture">
                        <pic:nvPicPr>
                          <pic:cNvPr id="158" name="Picture 17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1883" y="-82"/>
                            <a:ext cx="186" cy="1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59" name="Freeform 169"/>
                        <wps:cNvSpPr>
                          <a:spLocks/>
                        </wps:cNvSpPr>
                        <wps:spPr bwMode="auto">
                          <a:xfrm>
                            <a:off x="5080" y="4"/>
                            <a:ext cx="775" cy="424"/>
                          </a:xfrm>
                          <a:custGeom>
                            <a:avLst/>
                            <a:gdLst>
                              <a:gd name="T0" fmla="+- 0 5855 5080"/>
                              <a:gd name="T1" fmla="*/ T0 w 775"/>
                              <a:gd name="T2" fmla="+- 0 4 4"/>
                              <a:gd name="T3" fmla="*/ 4 h 424"/>
                              <a:gd name="T4" fmla="+- 0 5080 5080"/>
                              <a:gd name="T5" fmla="*/ T4 w 775"/>
                              <a:gd name="T6" fmla="+- 0 4 4"/>
                              <a:gd name="T7" fmla="*/ 4 h 424"/>
                              <a:gd name="T8" fmla="+- 0 5080 5080"/>
                              <a:gd name="T9" fmla="*/ T8 w 775"/>
                              <a:gd name="T10" fmla="+- 0 405 4"/>
                              <a:gd name="T11" fmla="*/ 405 h 424"/>
                              <a:gd name="T12" fmla="+- 0 5163 5080"/>
                              <a:gd name="T13" fmla="*/ T12 w 775"/>
                              <a:gd name="T14" fmla="+- 0 419 4"/>
                              <a:gd name="T15" fmla="*/ 419 h 424"/>
                              <a:gd name="T16" fmla="+- 0 5234 5080"/>
                              <a:gd name="T17" fmla="*/ T16 w 775"/>
                              <a:gd name="T18" fmla="+- 0 426 4"/>
                              <a:gd name="T19" fmla="*/ 426 h 424"/>
                              <a:gd name="T20" fmla="+- 0 5296 5080"/>
                              <a:gd name="T21" fmla="*/ T20 w 775"/>
                              <a:gd name="T22" fmla="+- 0 428 4"/>
                              <a:gd name="T23" fmla="*/ 428 h 424"/>
                              <a:gd name="T24" fmla="+- 0 5324 5080"/>
                              <a:gd name="T25" fmla="*/ T24 w 775"/>
                              <a:gd name="T26" fmla="+- 0 427 4"/>
                              <a:gd name="T27" fmla="*/ 427 h 424"/>
                              <a:gd name="T28" fmla="+- 0 5399 5080"/>
                              <a:gd name="T29" fmla="*/ T28 w 775"/>
                              <a:gd name="T30" fmla="+- 0 419 4"/>
                              <a:gd name="T31" fmla="*/ 419 h 424"/>
                              <a:gd name="T32" fmla="+- 0 5468 5080"/>
                              <a:gd name="T33" fmla="*/ T32 w 775"/>
                              <a:gd name="T34" fmla="+- 0 404 4"/>
                              <a:gd name="T35" fmla="*/ 404 h 424"/>
                              <a:gd name="T36" fmla="+- 0 5560 5080"/>
                              <a:gd name="T37" fmla="*/ T36 w 775"/>
                              <a:gd name="T38" fmla="+- 0 381 4"/>
                              <a:gd name="T39" fmla="*/ 381 h 424"/>
                              <a:gd name="T40" fmla="+- 0 5585 5080"/>
                              <a:gd name="T41" fmla="*/ T40 w 775"/>
                              <a:gd name="T42" fmla="+- 0 376 4"/>
                              <a:gd name="T43" fmla="*/ 376 h 424"/>
                              <a:gd name="T44" fmla="+- 0 5669 5080"/>
                              <a:gd name="T45" fmla="*/ T44 w 775"/>
                              <a:gd name="T46" fmla="+- 0 360 4"/>
                              <a:gd name="T47" fmla="*/ 360 h 424"/>
                              <a:gd name="T48" fmla="+- 0 5735 5080"/>
                              <a:gd name="T49" fmla="*/ T48 w 775"/>
                              <a:gd name="T50" fmla="+- 0 353 4"/>
                              <a:gd name="T51" fmla="*/ 353 h 424"/>
                              <a:gd name="T52" fmla="+- 0 5812 5080"/>
                              <a:gd name="T53" fmla="*/ T52 w 775"/>
                              <a:gd name="T54" fmla="+- 0 349 4"/>
                              <a:gd name="T55" fmla="*/ 349 h 424"/>
                              <a:gd name="T56" fmla="+- 0 5855 5080"/>
                              <a:gd name="T57" fmla="*/ T56 w 775"/>
                              <a:gd name="T58" fmla="+- 0 348 4"/>
                              <a:gd name="T59" fmla="*/ 348 h 424"/>
                              <a:gd name="T60" fmla="+- 0 5855 5080"/>
                              <a:gd name="T61" fmla="*/ T60 w 775"/>
                              <a:gd name="T62" fmla="+- 0 4 4"/>
                              <a:gd name="T63" fmla="*/ 4 h 4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775" h="424">
                                <a:moveTo>
                                  <a:pt x="775" y="0"/>
                                </a:moveTo>
                                <a:lnTo>
                                  <a:pt x="0" y="0"/>
                                </a:lnTo>
                                <a:lnTo>
                                  <a:pt x="0" y="401"/>
                                </a:lnTo>
                                <a:lnTo>
                                  <a:pt x="83" y="415"/>
                                </a:lnTo>
                                <a:lnTo>
                                  <a:pt x="154" y="422"/>
                                </a:lnTo>
                                <a:lnTo>
                                  <a:pt x="216" y="424"/>
                                </a:lnTo>
                                <a:lnTo>
                                  <a:pt x="244" y="423"/>
                                </a:lnTo>
                                <a:lnTo>
                                  <a:pt x="319" y="415"/>
                                </a:lnTo>
                                <a:lnTo>
                                  <a:pt x="388" y="400"/>
                                </a:lnTo>
                                <a:lnTo>
                                  <a:pt x="480" y="377"/>
                                </a:lnTo>
                                <a:lnTo>
                                  <a:pt x="505" y="372"/>
                                </a:lnTo>
                                <a:lnTo>
                                  <a:pt x="589" y="356"/>
                                </a:lnTo>
                                <a:lnTo>
                                  <a:pt x="655" y="349"/>
                                </a:lnTo>
                                <a:lnTo>
                                  <a:pt x="732" y="345"/>
                                </a:lnTo>
                                <a:lnTo>
                                  <a:pt x="775" y="344"/>
                                </a:lnTo>
                                <a:lnTo>
                                  <a:pt x="775" y="0"/>
                                </a:lnTo>
                                <a:close/>
                              </a:path>
                            </a:pathLst>
                          </a:custGeom>
                          <a:solidFill>
                            <a:srgbClr val="CC99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0" name="Freeform 168"/>
                        <wps:cNvSpPr>
                          <a:spLocks/>
                        </wps:cNvSpPr>
                        <wps:spPr bwMode="auto">
                          <a:xfrm>
                            <a:off x="5080" y="4"/>
                            <a:ext cx="775" cy="424"/>
                          </a:xfrm>
                          <a:custGeom>
                            <a:avLst/>
                            <a:gdLst>
                              <a:gd name="T0" fmla="+- 0 5080 5080"/>
                              <a:gd name="T1" fmla="*/ T0 w 775"/>
                              <a:gd name="T2" fmla="+- 0 4 4"/>
                              <a:gd name="T3" fmla="*/ 4 h 424"/>
                              <a:gd name="T4" fmla="+- 0 5855 5080"/>
                              <a:gd name="T5" fmla="*/ T4 w 775"/>
                              <a:gd name="T6" fmla="+- 0 4 4"/>
                              <a:gd name="T7" fmla="*/ 4 h 424"/>
                              <a:gd name="T8" fmla="+- 0 5855 5080"/>
                              <a:gd name="T9" fmla="*/ T8 w 775"/>
                              <a:gd name="T10" fmla="+- 0 348 4"/>
                              <a:gd name="T11" fmla="*/ 348 h 424"/>
                              <a:gd name="T12" fmla="+- 0 5812 5080"/>
                              <a:gd name="T13" fmla="*/ T12 w 775"/>
                              <a:gd name="T14" fmla="+- 0 349 4"/>
                              <a:gd name="T15" fmla="*/ 349 h 424"/>
                              <a:gd name="T16" fmla="+- 0 5772 5080"/>
                              <a:gd name="T17" fmla="*/ T16 w 775"/>
                              <a:gd name="T18" fmla="+- 0 350 4"/>
                              <a:gd name="T19" fmla="*/ 350 h 424"/>
                              <a:gd name="T20" fmla="+- 0 5701 5080"/>
                              <a:gd name="T21" fmla="*/ T20 w 775"/>
                              <a:gd name="T22" fmla="+- 0 356 4"/>
                              <a:gd name="T23" fmla="*/ 356 h 424"/>
                              <a:gd name="T24" fmla="+- 0 5639 5080"/>
                              <a:gd name="T25" fmla="*/ T24 w 775"/>
                              <a:gd name="T26" fmla="+- 0 365 4"/>
                              <a:gd name="T27" fmla="*/ 365 h 424"/>
                              <a:gd name="T28" fmla="+- 0 5560 5080"/>
                              <a:gd name="T29" fmla="*/ T28 w 775"/>
                              <a:gd name="T30" fmla="+- 0 381 4"/>
                              <a:gd name="T31" fmla="*/ 381 h 424"/>
                              <a:gd name="T32" fmla="+- 0 5490 5080"/>
                              <a:gd name="T33" fmla="*/ T32 w 775"/>
                              <a:gd name="T34" fmla="+- 0 399 4"/>
                              <a:gd name="T35" fmla="*/ 399 h 424"/>
                              <a:gd name="T36" fmla="+- 0 5468 5080"/>
                              <a:gd name="T37" fmla="*/ T36 w 775"/>
                              <a:gd name="T38" fmla="+- 0 404 4"/>
                              <a:gd name="T39" fmla="*/ 404 h 424"/>
                              <a:gd name="T40" fmla="+- 0 5399 5080"/>
                              <a:gd name="T41" fmla="*/ T40 w 775"/>
                              <a:gd name="T42" fmla="+- 0 419 4"/>
                              <a:gd name="T43" fmla="*/ 419 h 424"/>
                              <a:gd name="T44" fmla="+- 0 5324 5080"/>
                              <a:gd name="T45" fmla="*/ T44 w 775"/>
                              <a:gd name="T46" fmla="+- 0 427 4"/>
                              <a:gd name="T47" fmla="*/ 427 h 424"/>
                              <a:gd name="T48" fmla="+- 0 5296 5080"/>
                              <a:gd name="T49" fmla="*/ T48 w 775"/>
                              <a:gd name="T50" fmla="+- 0 428 4"/>
                              <a:gd name="T51" fmla="*/ 428 h 424"/>
                              <a:gd name="T52" fmla="+- 0 5266 5080"/>
                              <a:gd name="T53" fmla="*/ T52 w 775"/>
                              <a:gd name="T54" fmla="+- 0 427 4"/>
                              <a:gd name="T55" fmla="*/ 427 h 424"/>
                              <a:gd name="T56" fmla="+- 0 5200 5080"/>
                              <a:gd name="T57" fmla="*/ T56 w 775"/>
                              <a:gd name="T58" fmla="+- 0 423 4"/>
                              <a:gd name="T59" fmla="*/ 423 h 424"/>
                              <a:gd name="T60" fmla="+- 0 5123 5080"/>
                              <a:gd name="T61" fmla="*/ T60 w 775"/>
                              <a:gd name="T62" fmla="+- 0 413 4"/>
                              <a:gd name="T63" fmla="*/ 413 h 424"/>
                              <a:gd name="T64" fmla="+- 0 5080 5080"/>
                              <a:gd name="T65" fmla="*/ T64 w 775"/>
                              <a:gd name="T66" fmla="+- 0 405 4"/>
                              <a:gd name="T67" fmla="*/ 405 h 424"/>
                              <a:gd name="T68" fmla="+- 0 5080 5080"/>
                              <a:gd name="T69" fmla="*/ T68 w 775"/>
                              <a:gd name="T70" fmla="+- 0 4 4"/>
                              <a:gd name="T71" fmla="*/ 4 h 4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775" h="424">
                                <a:moveTo>
                                  <a:pt x="0" y="0"/>
                                </a:moveTo>
                                <a:lnTo>
                                  <a:pt x="775" y="0"/>
                                </a:lnTo>
                                <a:lnTo>
                                  <a:pt x="775" y="344"/>
                                </a:lnTo>
                                <a:lnTo>
                                  <a:pt x="732" y="345"/>
                                </a:lnTo>
                                <a:lnTo>
                                  <a:pt x="692" y="346"/>
                                </a:lnTo>
                                <a:lnTo>
                                  <a:pt x="621" y="352"/>
                                </a:lnTo>
                                <a:lnTo>
                                  <a:pt x="559" y="361"/>
                                </a:lnTo>
                                <a:lnTo>
                                  <a:pt x="480" y="377"/>
                                </a:lnTo>
                                <a:lnTo>
                                  <a:pt x="410" y="395"/>
                                </a:lnTo>
                                <a:lnTo>
                                  <a:pt x="388" y="400"/>
                                </a:lnTo>
                                <a:lnTo>
                                  <a:pt x="319" y="415"/>
                                </a:lnTo>
                                <a:lnTo>
                                  <a:pt x="244" y="423"/>
                                </a:lnTo>
                                <a:lnTo>
                                  <a:pt x="216" y="424"/>
                                </a:lnTo>
                                <a:lnTo>
                                  <a:pt x="186" y="423"/>
                                </a:lnTo>
                                <a:lnTo>
                                  <a:pt x="120" y="419"/>
                                </a:lnTo>
                                <a:lnTo>
                                  <a:pt x="43" y="409"/>
                                </a:lnTo>
                                <a:lnTo>
                                  <a:pt x="0" y="401"/>
                                </a:lnTo>
                                <a:lnTo>
                                  <a:pt x="0" y="0"/>
                                </a:lnTo>
                                <a:close/>
                              </a:path>
                            </a:pathLst>
                          </a:custGeom>
                          <a:noFill/>
                          <a:ln w="541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1" name="AutoShape 167"/>
                        <wps:cNvSpPr>
                          <a:spLocks/>
                        </wps:cNvSpPr>
                        <wps:spPr bwMode="auto">
                          <a:xfrm>
                            <a:off x="1855" y="192"/>
                            <a:ext cx="1080" cy="54"/>
                          </a:xfrm>
                          <a:custGeom>
                            <a:avLst/>
                            <a:gdLst>
                              <a:gd name="T0" fmla="+- 0 2846 1855"/>
                              <a:gd name="T1" fmla="*/ T0 w 1080"/>
                              <a:gd name="T2" fmla="+- 0 192 192"/>
                              <a:gd name="T3" fmla="*/ 192 h 54"/>
                              <a:gd name="T4" fmla="+- 0 2846 1855"/>
                              <a:gd name="T5" fmla="*/ T4 w 1080"/>
                              <a:gd name="T6" fmla="+- 0 245 192"/>
                              <a:gd name="T7" fmla="*/ 245 h 54"/>
                              <a:gd name="T8" fmla="+- 0 2920 1855"/>
                              <a:gd name="T9" fmla="*/ T8 w 1080"/>
                              <a:gd name="T10" fmla="+- 0 223 192"/>
                              <a:gd name="T11" fmla="*/ 223 h 54"/>
                              <a:gd name="T12" fmla="+- 0 2855 1855"/>
                              <a:gd name="T13" fmla="*/ T12 w 1080"/>
                              <a:gd name="T14" fmla="+- 0 223 192"/>
                              <a:gd name="T15" fmla="*/ 223 h 54"/>
                              <a:gd name="T16" fmla="+- 0 2855 1855"/>
                              <a:gd name="T17" fmla="*/ T16 w 1080"/>
                              <a:gd name="T18" fmla="+- 0 214 192"/>
                              <a:gd name="T19" fmla="*/ 214 h 54"/>
                              <a:gd name="T20" fmla="+- 0 2920 1855"/>
                              <a:gd name="T21" fmla="*/ T20 w 1080"/>
                              <a:gd name="T22" fmla="+- 0 214 192"/>
                              <a:gd name="T23" fmla="*/ 214 h 54"/>
                              <a:gd name="T24" fmla="+- 0 2846 1855"/>
                              <a:gd name="T25" fmla="*/ T24 w 1080"/>
                              <a:gd name="T26" fmla="+- 0 192 192"/>
                              <a:gd name="T27" fmla="*/ 192 h 54"/>
                              <a:gd name="T28" fmla="+- 0 2846 1855"/>
                              <a:gd name="T29" fmla="*/ T28 w 1080"/>
                              <a:gd name="T30" fmla="+- 0 214 192"/>
                              <a:gd name="T31" fmla="*/ 214 h 54"/>
                              <a:gd name="T32" fmla="+- 0 1855 1855"/>
                              <a:gd name="T33" fmla="*/ T32 w 1080"/>
                              <a:gd name="T34" fmla="+- 0 214 192"/>
                              <a:gd name="T35" fmla="*/ 214 h 54"/>
                              <a:gd name="T36" fmla="+- 0 1855 1855"/>
                              <a:gd name="T37" fmla="*/ T36 w 1080"/>
                              <a:gd name="T38" fmla="+- 0 223 192"/>
                              <a:gd name="T39" fmla="*/ 223 h 54"/>
                              <a:gd name="T40" fmla="+- 0 2846 1855"/>
                              <a:gd name="T41" fmla="*/ T40 w 1080"/>
                              <a:gd name="T42" fmla="+- 0 223 192"/>
                              <a:gd name="T43" fmla="*/ 223 h 54"/>
                              <a:gd name="T44" fmla="+- 0 2846 1855"/>
                              <a:gd name="T45" fmla="*/ T44 w 1080"/>
                              <a:gd name="T46" fmla="+- 0 214 192"/>
                              <a:gd name="T47" fmla="*/ 214 h 54"/>
                              <a:gd name="T48" fmla="+- 0 2920 1855"/>
                              <a:gd name="T49" fmla="*/ T48 w 1080"/>
                              <a:gd name="T50" fmla="+- 0 214 192"/>
                              <a:gd name="T51" fmla="*/ 214 h 54"/>
                              <a:gd name="T52" fmla="+- 0 2855 1855"/>
                              <a:gd name="T53" fmla="*/ T52 w 1080"/>
                              <a:gd name="T54" fmla="+- 0 214 192"/>
                              <a:gd name="T55" fmla="*/ 214 h 54"/>
                              <a:gd name="T56" fmla="+- 0 2855 1855"/>
                              <a:gd name="T57" fmla="*/ T56 w 1080"/>
                              <a:gd name="T58" fmla="+- 0 223 192"/>
                              <a:gd name="T59" fmla="*/ 223 h 54"/>
                              <a:gd name="T60" fmla="+- 0 2920 1855"/>
                              <a:gd name="T61" fmla="*/ T60 w 1080"/>
                              <a:gd name="T62" fmla="+- 0 223 192"/>
                              <a:gd name="T63" fmla="*/ 223 h 54"/>
                              <a:gd name="T64" fmla="+- 0 2935 1855"/>
                              <a:gd name="T65" fmla="*/ T64 w 1080"/>
                              <a:gd name="T66" fmla="+- 0 219 192"/>
                              <a:gd name="T67" fmla="*/ 219 h 54"/>
                              <a:gd name="T68" fmla="+- 0 2920 1855"/>
                              <a:gd name="T69" fmla="*/ T68 w 1080"/>
                              <a:gd name="T70" fmla="+- 0 214 192"/>
                              <a:gd name="T71" fmla="*/ 214 h 5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1080" h="54">
                                <a:moveTo>
                                  <a:pt x="991" y="0"/>
                                </a:moveTo>
                                <a:lnTo>
                                  <a:pt x="991" y="53"/>
                                </a:lnTo>
                                <a:lnTo>
                                  <a:pt x="1065" y="31"/>
                                </a:lnTo>
                                <a:lnTo>
                                  <a:pt x="1000" y="31"/>
                                </a:lnTo>
                                <a:lnTo>
                                  <a:pt x="1000" y="22"/>
                                </a:lnTo>
                                <a:lnTo>
                                  <a:pt x="1065" y="22"/>
                                </a:lnTo>
                                <a:lnTo>
                                  <a:pt x="991" y="0"/>
                                </a:lnTo>
                                <a:close/>
                                <a:moveTo>
                                  <a:pt x="991" y="22"/>
                                </a:moveTo>
                                <a:lnTo>
                                  <a:pt x="0" y="22"/>
                                </a:lnTo>
                                <a:lnTo>
                                  <a:pt x="0" y="31"/>
                                </a:lnTo>
                                <a:lnTo>
                                  <a:pt x="991" y="31"/>
                                </a:lnTo>
                                <a:lnTo>
                                  <a:pt x="991" y="22"/>
                                </a:lnTo>
                                <a:close/>
                                <a:moveTo>
                                  <a:pt x="1065" y="22"/>
                                </a:moveTo>
                                <a:lnTo>
                                  <a:pt x="1000" y="22"/>
                                </a:lnTo>
                                <a:lnTo>
                                  <a:pt x="1000" y="31"/>
                                </a:lnTo>
                                <a:lnTo>
                                  <a:pt x="1065" y="31"/>
                                </a:lnTo>
                                <a:lnTo>
                                  <a:pt x="1080" y="27"/>
                                </a:lnTo>
                                <a:lnTo>
                                  <a:pt x="1065" y="2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2" name="Freeform 166"/>
                        <wps:cNvSpPr>
                          <a:spLocks/>
                        </wps:cNvSpPr>
                        <wps:spPr bwMode="auto">
                          <a:xfrm>
                            <a:off x="2935" y="4"/>
                            <a:ext cx="1066" cy="424"/>
                          </a:xfrm>
                          <a:custGeom>
                            <a:avLst/>
                            <a:gdLst>
                              <a:gd name="T0" fmla="+- 0 4001 2935"/>
                              <a:gd name="T1" fmla="*/ T0 w 1066"/>
                              <a:gd name="T2" fmla="+- 0 4 4"/>
                              <a:gd name="T3" fmla="*/ 4 h 424"/>
                              <a:gd name="T4" fmla="+- 0 2935 2935"/>
                              <a:gd name="T5" fmla="*/ T4 w 1066"/>
                              <a:gd name="T6" fmla="+- 0 4 4"/>
                              <a:gd name="T7" fmla="*/ 4 h 424"/>
                              <a:gd name="T8" fmla="+- 0 2935 2935"/>
                              <a:gd name="T9" fmla="*/ T8 w 1066"/>
                              <a:gd name="T10" fmla="+- 0 405 4"/>
                              <a:gd name="T11" fmla="*/ 405 h 424"/>
                              <a:gd name="T12" fmla="+- 0 3024 2935"/>
                              <a:gd name="T13" fmla="*/ T12 w 1066"/>
                              <a:gd name="T14" fmla="+- 0 416 4"/>
                              <a:gd name="T15" fmla="*/ 416 h 424"/>
                              <a:gd name="T16" fmla="+- 0 3103 2935"/>
                              <a:gd name="T17" fmla="*/ T16 w 1066"/>
                              <a:gd name="T18" fmla="+- 0 423 4"/>
                              <a:gd name="T19" fmla="*/ 423 h 424"/>
                              <a:gd name="T20" fmla="+- 0 3173 2935"/>
                              <a:gd name="T21" fmla="*/ T20 w 1066"/>
                              <a:gd name="T22" fmla="+- 0 427 4"/>
                              <a:gd name="T23" fmla="*/ 427 h 424"/>
                              <a:gd name="T24" fmla="+- 0 3237 2935"/>
                              <a:gd name="T25" fmla="*/ T24 w 1066"/>
                              <a:gd name="T26" fmla="+- 0 428 4"/>
                              <a:gd name="T27" fmla="*/ 428 h 424"/>
                              <a:gd name="T28" fmla="+- 0 3266 2935"/>
                              <a:gd name="T29" fmla="*/ T28 w 1066"/>
                              <a:gd name="T30" fmla="+- 0 427 4"/>
                              <a:gd name="T31" fmla="*/ 427 h 424"/>
                              <a:gd name="T32" fmla="+- 0 3347 2935"/>
                              <a:gd name="T33" fmla="*/ T32 w 1066"/>
                              <a:gd name="T34" fmla="+- 0 422 4"/>
                              <a:gd name="T35" fmla="*/ 422 h 424"/>
                              <a:gd name="T36" fmla="+- 0 3421 2935"/>
                              <a:gd name="T37" fmla="*/ T36 w 1066"/>
                              <a:gd name="T38" fmla="+- 0 412 4"/>
                              <a:gd name="T39" fmla="*/ 412 h 424"/>
                              <a:gd name="T40" fmla="+- 0 3589 2935"/>
                              <a:gd name="T41" fmla="*/ T40 w 1066"/>
                              <a:gd name="T42" fmla="+- 0 382 4"/>
                              <a:gd name="T43" fmla="*/ 382 h 424"/>
                              <a:gd name="T44" fmla="+- 0 3615 2935"/>
                              <a:gd name="T45" fmla="*/ T44 w 1066"/>
                              <a:gd name="T46" fmla="+- 0 378 4"/>
                              <a:gd name="T47" fmla="*/ 378 h 424"/>
                              <a:gd name="T48" fmla="+- 0 3699 2935"/>
                              <a:gd name="T49" fmla="*/ T48 w 1066"/>
                              <a:gd name="T50" fmla="+- 0 366 4"/>
                              <a:gd name="T51" fmla="*/ 366 h 424"/>
                              <a:gd name="T52" fmla="+- 0 3763 2935"/>
                              <a:gd name="T53" fmla="*/ T52 w 1066"/>
                              <a:gd name="T54" fmla="+- 0 359 4"/>
                              <a:gd name="T55" fmla="*/ 359 h 424"/>
                              <a:gd name="T56" fmla="+- 0 3833 2935"/>
                              <a:gd name="T57" fmla="*/ T56 w 1066"/>
                              <a:gd name="T58" fmla="+- 0 353 4"/>
                              <a:gd name="T59" fmla="*/ 353 h 424"/>
                              <a:gd name="T60" fmla="+- 0 3912 2935"/>
                              <a:gd name="T61" fmla="*/ T60 w 1066"/>
                              <a:gd name="T62" fmla="+- 0 350 4"/>
                              <a:gd name="T63" fmla="*/ 350 h 424"/>
                              <a:gd name="T64" fmla="+- 0 4001 2935"/>
                              <a:gd name="T65" fmla="*/ T64 w 1066"/>
                              <a:gd name="T66" fmla="+- 0 348 4"/>
                              <a:gd name="T67" fmla="*/ 348 h 424"/>
                              <a:gd name="T68" fmla="+- 0 4001 2935"/>
                              <a:gd name="T69" fmla="*/ T68 w 1066"/>
                              <a:gd name="T70" fmla="+- 0 4 4"/>
                              <a:gd name="T71" fmla="*/ 4 h 4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1066" h="424">
                                <a:moveTo>
                                  <a:pt x="1066" y="0"/>
                                </a:moveTo>
                                <a:lnTo>
                                  <a:pt x="0" y="0"/>
                                </a:lnTo>
                                <a:lnTo>
                                  <a:pt x="0" y="401"/>
                                </a:lnTo>
                                <a:lnTo>
                                  <a:pt x="89" y="412"/>
                                </a:lnTo>
                                <a:lnTo>
                                  <a:pt x="168" y="419"/>
                                </a:lnTo>
                                <a:lnTo>
                                  <a:pt x="238" y="423"/>
                                </a:lnTo>
                                <a:lnTo>
                                  <a:pt x="302" y="424"/>
                                </a:lnTo>
                                <a:lnTo>
                                  <a:pt x="331" y="423"/>
                                </a:lnTo>
                                <a:lnTo>
                                  <a:pt x="412" y="418"/>
                                </a:lnTo>
                                <a:lnTo>
                                  <a:pt x="486" y="408"/>
                                </a:lnTo>
                                <a:lnTo>
                                  <a:pt x="654" y="378"/>
                                </a:lnTo>
                                <a:lnTo>
                                  <a:pt x="680" y="374"/>
                                </a:lnTo>
                                <a:lnTo>
                                  <a:pt x="764" y="362"/>
                                </a:lnTo>
                                <a:lnTo>
                                  <a:pt x="828" y="355"/>
                                </a:lnTo>
                                <a:lnTo>
                                  <a:pt x="898" y="349"/>
                                </a:lnTo>
                                <a:lnTo>
                                  <a:pt x="977" y="346"/>
                                </a:lnTo>
                                <a:lnTo>
                                  <a:pt x="1066" y="344"/>
                                </a:lnTo>
                                <a:lnTo>
                                  <a:pt x="1066" y="0"/>
                                </a:lnTo>
                                <a:close/>
                              </a:path>
                            </a:pathLst>
                          </a:custGeom>
                          <a:solidFill>
                            <a:srgbClr val="CC99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3" name="Freeform 165"/>
                        <wps:cNvSpPr>
                          <a:spLocks/>
                        </wps:cNvSpPr>
                        <wps:spPr bwMode="auto">
                          <a:xfrm>
                            <a:off x="2935" y="4"/>
                            <a:ext cx="1066" cy="424"/>
                          </a:xfrm>
                          <a:custGeom>
                            <a:avLst/>
                            <a:gdLst>
                              <a:gd name="T0" fmla="+- 0 2935 2935"/>
                              <a:gd name="T1" fmla="*/ T0 w 1066"/>
                              <a:gd name="T2" fmla="+- 0 4 4"/>
                              <a:gd name="T3" fmla="*/ 4 h 424"/>
                              <a:gd name="T4" fmla="+- 0 4001 2935"/>
                              <a:gd name="T5" fmla="*/ T4 w 1066"/>
                              <a:gd name="T6" fmla="+- 0 4 4"/>
                              <a:gd name="T7" fmla="*/ 4 h 424"/>
                              <a:gd name="T8" fmla="+- 0 4001 2935"/>
                              <a:gd name="T9" fmla="*/ T8 w 1066"/>
                              <a:gd name="T10" fmla="+- 0 348 4"/>
                              <a:gd name="T11" fmla="*/ 348 h 424"/>
                              <a:gd name="T12" fmla="+- 0 3955 2935"/>
                              <a:gd name="T13" fmla="*/ T12 w 1066"/>
                              <a:gd name="T14" fmla="+- 0 349 4"/>
                              <a:gd name="T15" fmla="*/ 349 h 424"/>
                              <a:gd name="T16" fmla="+- 0 3912 2935"/>
                              <a:gd name="T17" fmla="*/ T16 w 1066"/>
                              <a:gd name="T18" fmla="+- 0 350 4"/>
                              <a:gd name="T19" fmla="*/ 350 h 424"/>
                              <a:gd name="T20" fmla="+- 0 3833 2935"/>
                              <a:gd name="T21" fmla="*/ T20 w 1066"/>
                              <a:gd name="T22" fmla="+- 0 353 4"/>
                              <a:gd name="T23" fmla="*/ 353 h 424"/>
                              <a:gd name="T24" fmla="+- 0 3763 2935"/>
                              <a:gd name="T25" fmla="*/ T24 w 1066"/>
                              <a:gd name="T26" fmla="+- 0 359 4"/>
                              <a:gd name="T27" fmla="*/ 359 h 424"/>
                              <a:gd name="T28" fmla="+- 0 3699 2935"/>
                              <a:gd name="T29" fmla="*/ T28 w 1066"/>
                              <a:gd name="T30" fmla="+- 0 366 4"/>
                              <a:gd name="T31" fmla="*/ 366 h 424"/>
                              <a:gd name="T32" fmla="+- 0 3615 2935"/>
                              <a:gd name="T33" fmla="*/ T32 w 1066"/>
                              <a:gd name="T34" fmla="+- 0 378 4"/>
                              <a:gd name="T35" fmla="*/ 378 h 424"/>
                              <a:gd name="T36" fmla="+- 0 3539 2935"/>
                              <a:gd name="T37" fmla="*/ T36 w 1066"/>
                              <a:gd name="T38" fmla="+- 0 391 4"/>
                              <a:gd name="T39" fmla="*/ 391 h 424"/>
                              <a:gd name="T40" fmla="+- 0 3515 2935"/>
                              <a:gd name="T41" fmla="*/ T40 w 1066"/>
                              <a:gd name="T42" fmla="+- 0 396 4"/>
                              <a:gd name="T43" fmla="*/ 396 h 424"/>
                              <a:gd name="T44" fmla="+- 0 3492 2935"/>
                              <a:gd name="T45" fmla="*/ T44 w 1066"/>
                              <a:gd name="T46" fmla="+- 0 400 4"/>
                              <a:gd name="T47" fmla="*/ 400 h 424"/>
                              <a:gd name="T48" fmla="+- 0 3421 2935"/>
                              <a:gd name="T49" fmla="*/ T48 w 1066"/>
                              <a:gd name="T50" fmla="+- 0 412 4"/>
                              <a:gd name="T51" fmla="*/ 412 h 424"/>
                              <a:gd name="T52" fmla="+- 0 3347 2935"/>
                              <a:gd name="T53" fmla="*/ T52 w 1066"/>
                              <a:gd name="T54" fmla="+- 0 422 4"/>
                              <a:gd name="T55" fmla="*/ 422 h 424"/>
                              <a:gd name="T56" fmla="+- 0 3266 2935"/>
                              <a:gd name="T57" fmla="*/ T56 w 1066"/>
                              <a:gd name="T58" fmla="+- 0 427 4"/>
                              <a:gd name="T59" fmla="*/ 427 h 424"/>
                              <a:gd name="T60" fmla="+- 0 3237 2935"/>
                              <a:gd name="T61" fmla="*/ T60 w 1066"/>
                              <a:gd name="T62" fmla="+- 0 428 4"/>
                              <a:gd name="T63" fmla="*/ 428 h 424"/>
                              <a:gd name="T64" fmla="+- 0 3206 2935"/>
                              <a:gd name="T65" fmla="*/ T64 w 1066"/>
                              <a:gd name="T66" fmla="+- 0 428 4"/>
                              <a:gd name="T67" fmla="*/ 428 h 424"/>
                              <a:gd name="T68" fmla="+- 0 3139 2935"/>
                              <a:gd name="T69" fmla="*/ T68 w 1066"/>
                              <a:gd name="T70" fmla="+- 0 425 4"/>
                              <a:gd name="T71" fmla="*/ 425 h 424"/>
                              <a:gd name="T72" fmla="+- 0 3065 2935"/>
                              <a:gd name="T73" fmla="*/ T72 w 1066"/>
                              <a:gd name="T74" fmla="+- 0 420 4"/>
                              <a:gd name="T75" fmla="*/ 420 h 424"/>
                              <a:gd name="T76" fmla="+- 0 2981 2935"/>
                              <a:gd name="T77" fmla="*/ T76 w 1066"/>
                              <a:gd name="T78" fmla="+- 0 411 4"/>
                              <a:gd name="T79" fmla="*/ 411 h 424"/>
                              <a:gd name="T80" fmla="+- 0 2935 2935"/>
                              <a:gd name="T81" fmla="*/ T80 w 1066"/>
                              <a:gd name="T82" fmla="+- 0 405 4"/>
                              <a:gd name="T83" fmla="*/ 405 h 424"/>
                              <a:gd name="T84" fmla="+- 0 2935 2935"/>
                              <a:gd name="T85" fmla="*/ T84 w 1066"/>
                              <a:gd name="T86" fmla="+- 0 4 4"/>
                              <a:gd name="T87" fmla="*/ 4 h 4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1066" h="424">
                                <a:moveTo>
                                  <a:pt x="0" y="0"/>
                                </a:moveTo>
                                <a:lnTo>
                                  <a:pt x="1066" y="0"/>
                                </a:lnTo>
                                <a:lnTo>
                                  <a:pt x="1066" y="344"/>
                                </a:lnTo>
                                <a:lnTo>
                                  <a:pt x="1020" y="345"/>
                                </a:lnTo>
                                <a:lnTo>
                                  <a:pt x="977" y="346"/>
                                </a:lnTo>
                                <a:lnTo>
                                  <a:pt x="898" y="349"/>
                                </a:lnTo>
                                <a:lnTo>
                                  <a:pt x="828" y="355"/>
                                </a:lnTo>
                                <a:lnTo>
                                  <a:pt x="764" y="362"/>
                                </a:lnTo>
                                <a:lnTo>
                                  <a:pt x="680" y="374"/>
                                </a:lnTo>
                                <a:lnTo>
                                  <a:pt x="604" y="387"/>
                                </a:lnTo>
                                <a:lnTo>
                                  <a:pt x="580" y="392"/>
                                </a:lnTo>
                                <a:lnTo>
                                  <a:pt x="557" y="396"/>
                                </a:lnTo>
                                <a:lnTo>
                                  <a:pt x="486" y="408"/>
                                </a:lnTo>
                                <a:lnTo>
                                  <a:pt x="412" y="418"/>
                                </a:lnTo>
                                <a:lnTo>
                                  <a:pt x="331" y="423"/>
                                </a:lnTo>
                                <a:lnTo>
                                  <a:pt x="302" y="424"/>
                                </a:lnTo>
                                <a:lnTo>
                                  <a:pt x="271" y="424"/>
                                </a:lnTo>
                                <a:lnTo>
                                  <a:pt x="204" y="421"/>
                                </a:lnTo>
                                <a:lnTo>
                                  <a:pt x="130" y="416"/>
                                </a:lnTo>
                                <a:lnTo>
                                  <a:pt x="46" y="407"/>
                                </a:lnTo>
                                <a:lnTo>
                                  <a:pt x="0" y="401"/>
                                </a:lnTo>
                                <a:lnTo>
                                  <a:pt x="0" y="0"/>
                                </a:lnTo>
                                <a:close/>
                              </a:path>
                            </a:pathLst>
                          </a:custGeom>
                          <a:noFill/>
                          <a:ln w="541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4" name="AutoShape 164"/>
                        <wps:cNvSpPr>
                          <a:spLocks/>
                        </wps:cNvSpPr>
                        <wps:spPr bwMode="auto">
                          <a:xfrm>
                            <a:off x="4001" y="192"/>
                            <a:ext cx="1080" cy="54"/>
                          </a:xfrm>
                          <a:custGeom>
                            <a:avLst/>
                            <a:gdLst>
                              <a:gd name="T0" fmla="+- 0 4090 4001"/>
                              <a:gd name="T1" fmla="*/ T0 w 1080"/>
                              <a:gd name="T2" fmla="+- 0 192 192"/>
                              <a:gd name="T3" fmla="*/ 192 h 54"/>
                              <a:gd name="T4" fmla="+- 0 4001 4001"/>
                              <a:gd name="T5" fmla="*/ T4 w 1080"/>
                              <a:gd name="T6" fmla="+- 0 219 192"/>
                              <a:gd name="T7" fmla="*/ 219 h 54"/>
                              <a:gd name="T8" fmla="+- 0 4090 4001"/>
                              <a:gd name="T9" fmla="*/ T8 w 1080"/>
                              <a:gd name="T10" fmla="+- 0 245 192"/>
                              <a:gd name="T11" fmla="*/ 245 h 54"/>
                              <a:gd name="T12" fmla="+- 0 4090 4001"/>
                              <a:gd name="T13" fmla="*/ T12 w 1080"/>
                              <a:gd name="T14" fmla="+- 0 223 192"/>
                              <a:gd name="T15" fmla="*/ 223 h 54"/>
                              <a:gd name="T16" fmla="+- 0 4081 4001"/>
                              <a:gd name="T17" fmla="*/ T16 w 1080"/>
                              <a:gd name="T18" fmla="+- 0 223 192"/>
                              <a:gd name="T19" fmla="*/ 223 h 54"/>
                              <a:gd name="T20" fmla="+- 0 4081 4001"/>
                              <a:gd name="T21" fmla="*/ T20 w 1080"/>
                              <a:gd name="T22" fmla="+- 0 214 192"/>
                              <a:gd name="T23" fmla="*/ 214 h 54"/>
                              <a:gd name="T24" fmla="+- 0 4090 4001"/>
                              <a:gd name="T25" fmla="*/ T24 w 1080"/>
                              <a:gd name="T26" fmla="+- 0 214 192"/>
                              <a:gd name="T27" fmla="*/ 214 h 54"/>
                              <a:gd name="T28" fmla="+- 0 4090 4001"/>
                              <a:gd name="T29" fmla="*/ T28 w 1080"/>
                              <a:gd name="T30" fmla="+- 0 192 192"/>
                              <a:gd name="T31" fmla="*/ 192 h 54"/>
                              <a:gd name="T32" fmla="+- 0 4992 4001"/>
                              <a:gd name="T33" fmla="*/ T32 w 1080"/>
                              <a:gd name="T34" fmla="+- 0 192 192"/>
                              <a:gd name="T35" fmla="*/ 192 h 54"/>
                              <a:gd name="T36" fmla="+- 0 4992 4001"/>
                              <a:gd name="T37" fmla="*/ T36 w 1080"/>
                              <a:gd name="T38" fmla="+- 0 245 192"/>
                              <a:gd name="T39" fmla="*/ 245 h 54"/>
                              <a:gd name="T40" fmla="+- 0 5066 4001"/>
                              <a:gd name="T41" fmla="*/ T40 w 1080"/>
                              <a:gd name="T42" fmla="+- 0 223 192"/>
                              <a:gd name="T43" fmla="*/ 223 h 54"/>
                              <a:gd name="T44" fmla="+- 0 5001 4001"/>
                              <a:gd name="T45" fmla="*/ T44 w 1080"/>
                              <a:gd name="T46" fmla="+- 0 223 192"/>
                              <a:gd name="T47" fmla="*/ 223 h 54"/>
                              <a:gd name="T48" fmla="+- 0 5001 4001"/>
                              <a:gd name="T49" fmla="*/ T48 w 1080"/>
                              <a:gd name="T50" fmla="+- 0 214 192"/>
                              <a:gd name="T51" fmla="*/ 214 h 54"/>
                              <a:gd name="T52" fmla="+- 0 5066 4001"/>
                              <a:gd name="T53" fmla="*/ T52 w 1080"/>
                              <a:gd name="T54" fmla="+- 0 214 192"/>
                              <a:gd name="T55" fmla="*/ 214 h 54"/>
                              <a:gd name="T56" fmla="+- 0 4992 4001"/>
                              <a:gd name="T57" fmla="*/ T56 w 1080"/>
                              <a:gd name="T58" fmla="+- 0 192 192"/>
                              <a:gd name="T59" fmla="*/ 192 h 54"/>
                              <a:gd name="T60" fmla="+- 0 4090 4001"/>
                              <a:gd name="T61" fmla="*/ T60 w 1080"/>
                              <a:gd name="T62" fmla="+- 0 214 192"/>
                              <a:gd name="T63" fmla="*/ 214 h 54"/>
                              <a:gd name="T64" fmla="+- 0 4081 4001"/>
                              <a:gd name="T65" fmla="*/ T64 w 1080"/>
                              <a:gd name="T66" fmla="+- 0 214 192"/>
                              <a:gd name="T67" fmla="*/ 214 h 54"/>
                              <a:gd name="T68" fmla="+- 0 4081 4001"/>
                              <a:gd name="T69" fmla="*/ T68 w 1080"/>
                              <a:gd name="T70" fmla="+- 0 223 192"/>
                              <a:gd name="T71" fmla="*/ 223 h 54"/>
                              <a:gd name="T72" fmla="+- 0 4090 4001"/>
                              <a:gd name="T73" fmla="*/ T72 w 1080"/>
                              <a:gd name="T74" fmla="+- 0 223 192"/>
                              <a:gd name="T75" fmla="*/ 223 h 54"/>
                              <a:gd name="T76" fmla="+- 0 4090 4001"/>
                              <a:gd name="T77" fmla="*/ T76 w 1080"/>
                              <a:gd name="T78" fmla="+- 0 214 192"/>
                              <a:gd name="T79" fmla="*/ 214 h 54"/>
                              <a:gd name="T80" fmla="+- 0 4992 4001"/>
                              <a:gd name="T81" fmla="*/ T80 w 1080"/>
                              <a:gd name="T82" fmla="+- 0 214 192"/>
                              <a:gd name="T83" fmla="*/ 214 h 54"/>
                              <a:gd name="T84" fmla="+- 0 4090 4001"/>
                              <a:gd name="T85" fmla="*/ T84 w 1080"/>
                              <a:gd name="T86" fmla="+- 0 214 192"/>
                              <a:gd name="T87" fmla="*/ 214 h 54"/>
                              <a:gd name="T88" fmla="+- 0 4090 4001"/>
                              <a:gd name="T89" fmla="*/ T88 w 1080"/>
                              <a:gd name="T90" fmla="+- 0 223 192"/>
                              <a:gd name="T91" fmla="*/ 223 h 54"/>
                              <a:gd name="T92" fmla="+- 0 4992 4001"/>
                              <a:gd name="T93" fmla="*/ T92 w 1080"/>
                              <a:gd name="T94" fmla="+- 0 223 192"/>
                              <a:gd name="T95" fmla="*/ 223 h 54"/>
                              <a:gd name="T96" fmla="+- 0 4992 4001"/>
                              <a:gd name="T97" fmla="*/ T96 w 1080"/>
                              <a:gd name="T98" fmla="+- 0 214 192"/>
                              <a:gd name="T99" fmla="*/ 214 h 54"/>
                              <a:gd name="T100" fmla="+- 0 5066 4001"/>
                              <a:gd name="T101" fmla="*/ T100 w 1080"/>
                              <a:gd name="T102" fmla="+- 0 214 192"/>
                              <a:gd name="T103" fmla="*/ 214 h 54"/>
                              <a:gd name="T104" fmla="+- 0 5001 4001"/>
                              <a:gd name="T105" fmla="*/ T104 w 1080"/>
                              <a:gd name="T106" fmla="+- 0 214 192"/>
                              <a:gd name="T107" fmla="*/ 214 h 54"/>
                              <a:gd name="T108" fmla="+- 0 5001 4001"/>
                              <a:gd name="T109" fmla="*/ T108 w 1080"/>
                              <a:gd name="T110" fmla="+- 0 223 192"/>
                              <a:gd name="T111" fmla="*/ 223 h 54"/>
                              <a:gd name="T112" fmla="+- 0 5066 4001"/>
                              <a:gd name="T113" fmla="*/ T112 w 1080"/>
                              <a:gd name="T114" fmla="+- 0 223 192"/>
                              <a:gd name="T115" fmla="*/ 223 h 54"/>
                              <a:gd name="T116" fmla="+- 0 5081 4001"/>
                              <a:gd name="T117" fmla="*/ T116 w 1080"/>
                              <a:gd name="T118" fmla="+- 0 219 192"/>
                              <a:gd name="T119" fmla="*/ 219 h 54"/>
                              <a:gd name="T120" fmla="+- 0 5066 4001"/>
                              <a:gd name="T121" fmla="*/ T120 w 1080"/>
                              <a:gd name="T122" fmla="+- 0 214 192"/>
                              <a:gd name="T123" fmla="*/ 214 h 5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Lst>
                            <a:rect l="0" t="0" r="r" b="b"/>
                            <a:pathLst>
                              <a:path w="1080" h="54">
                                <a:moveTo>
                                  <a:pt x="89" y="0"/>
                                </a:moveTo>
                                <a:lnTo>
                                  <a:pt x="0" y="27"/>
                                </a:lnTo>
                                <a:lnTo>
                                  <a:pt x="89" y="53"/>
                                </a:lnTo>
                                <a:lnTo>
                                  <a:pt x="89" y="31"/>
                                </a:lnTo>
                                <a:lnTo>
                                  <a:pt x="80" y="31"/>
                                </a:lnTo>
                                <a:lnTo>
                                  <a:pt x="80" y="22"/>
                                </a:lnTo>
                                <a:lnTo>
                                  <a:pt x="89" y="22"/>
                                </a:lnTo>
                                <a:lnTo>
                                  <a:pt x="89" y="0"/>
                                </a:lnTo>
                                <a:close/>
                                <a:moveTo>
                                  <a:pt x="991" y="0"/>
                                </a:moveTo>
                                <a:lnTo>
                                  <a:pt x="991" y="53"/>
                                </a:lnTo>
                                <a:lnTo>
                                  <a:pt x="1065" y="31"/>
                                </a:lnTo>
                                <a:lnTo>
                                  <a:pt x="1000" y="31"/>
                                </a:lnTo>
                                <a:lnTo>
                                  <a:pt x="1000" y="22"/>
                                </a:lnTo>
                                <a:lnTo>
                                  <a:pt x="1065" y="22"/>
                                </a:lnTo>
                                <a:lnTo>
                                  <a:pt x="991" y="0"/>
                                </a:lnTo>
                                <a:close/>
                                <a:moveTo>
                                  <a:pt x="89" y="22"/>
                                </a:moveTo>
                                <a:lnTo>
                                  <a:pt x="80" y="22"/>
                                </a:lnTo>
                                <a:lnTo>
                                  <a:pt x="80" y="31"/>
                                </a:lnTo>
                                <a:lnTo>
                                  <a:pt x="89" y="31"/>
                                </a:lnTo>
                                <a:lnTo>
                                  <a:pt x="89" y="22"/>
                                </a:lnTo>
                                <a:close/>
                                <a:moveTo>
                                  <a:pt x="991" y="22"/>
                                </a:moveTo>
                                <a:lnTo>
                                  <a:pt x="89" y="22"/>
                                </a:lnTo>
                                <a:lnTo>
                                  <a:pt x="89" y="31"/>
                                </a:lnTo>
                                <a:lnTo>
                                  <a:pt x="991" y="31"/>
                                </a:lnTo>
                                <a:lnTo>
                                  <a:pt x="991" y="22"/>
                                </a:lnTo>
                                <a:close/>
                                <a:moveTo>
                                  <a:pt x="1065" y="22"/>
                                </a:moveTo>
                                <a:lnTo>
                                  <a:pt x="1000" y="22"/>
                                </a:lnTo>
                                <a:lnTo>
                                  <a:pt x="1000" y="31"/>
                                </a:lnTo>
                                <a:lnTo>
                                  <a:pt x="1065" y="31"/>
                                </a:lnTo>
                                <a:lnTo>
                                  <a:pt x="1080" y="27"/>
                                </a:lnTo>
                                <a:lnTo>
                                  <a:pt x="1065" y="2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65" name="Picture 16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4041" y="-53"/>
                            <a:ext cx="187" cy="1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66" name="AutoShape 162"/>
                        <wps:cNvSpPr>
                          <a:spLocks/>
                        </wps:cNvSpPr>
                        <wps:spPr bwMode="auto">
                          <a:xfrm>
                            <a:off x="1855" y="281"/>
                            <a:ext cx="1080" cy="54"/>
                          </a:xfrm>
                          <a:custGeom>
                            <a:avLst/>
                            <a:gdLst>
                              <a:gd name="T0" fmla="+- 0 1944 1855"/>
                              <a:gd name="T1" fmla="*/ T0 w 1080"/>
                              <a:gd name="T2" fmla="+- 0 281 281"/>
                              <a:gd name="T3" fmla="*/ 281 h 54"/>
                              <a:gd name="T4" fmla="+- 0 1855 1855"/>
                              <a:gd name="T5" fmla="*/ T4 w 1080"/>
                              <a:gd name="T6" fmla="+- 0 307 281"/>
                              <a:gd name="T7" fmla="*/ 307 h 54"/>
                              <a:gd name="T8" fmla="+- 0 1944 1855"/>
                              <a:gd name="T9" fmla="*/ T8 w 1080"/>
                              <a:gd name="T10" fmla="+- 0 334 281"/>
                              <a:gd name="T11" fmla="*/ 334 h 54"/>
                              <a:gd name="T12" fmla="+- 0 1944 1855"/>
                              <a:gd name="T13" fmla="*/ T12 w 1080"/>
                              <a:gd name="T14" fmla="+- 0 312 281"/>
                              <a:gd name="T15" fmla="*/ 312 h 54"/>
                              <a:gd name="T16" fmla="+- 0 1935 1855"/>
                              <a:gd name="T17" fmla="*/ T16 w 1080"/>
                              <a:gd name="T18" fmla="+- 0 312 281"/>
                              <a:gd name="T19" fmla="*/ 312 h 54"/>
                              <a:gd name="T20" fmla="+- 0 1935 1855"/>
                              <a:gd name="T21" fmla="*/ T20 w 1080"/>
                              <a:gd name="T22" fmla="+- 0 303 281"/>
                              <a:gd name="T23" fmla="*/ 303 h 54"/>
                              <a:gd name="T24" fmla="+- 0 1944 1855"/>
                              <a:gd name="T25" fmla="*/ T24 w 1080"/>
                              <a:gd name="T26" fmla="+- 0 303 281"/>
                              <a:gd name="T27" fmla="*/ 303 h 54"/>
                              <a:gd name="T28" fmla="+- 0 1944 1855"/>
                              <a:gd name="T29" fmla="*/ T28 w 1080"/>
                              <a:gd name="T30" fmla="+- 0 281 281"/>
                              <a:gd name="T31" fmla="*/ 281 h 54"/>
                              <a:gd name="T32" fmla="+- 0 1944 1855"/>
                              <a:gd name="T33" fmla="*/ T32 w 1080"/>
                              <a:gd name="T34" fmla="+- 0 303 281"/>
                              <a:gd name="T35" fmla="*/ 303 h 54"/>
                              <a:gd name="T36" fmla="+- 0 1935 1855"/>
                              <a:gd name="T37" fmla="*/ T36 w 1080"/>
                              <a:gd name="T38" fmla="+- 0 303 281"/>
                              <a:gd name="T39" fmla="*/ 303 h 54"/>
                              <a:gd name="T40" fmla="+- 0 1935 1855"/>
                              <a:gd name="T41" fmla="*/ T40 w 1080"/>
                              <a:gd name="T42" fmla="+- 0 312 281"/>
                              <a:gd name="T43" fmla="*/ 312 h 54"/>
                              <a:gd name="T44" fmla="+- 0 1944 1855"/>
                              <a:gd name="T45" fmla="*/ T44 w 1080"/>
                              <a:gd name="T46" fmla="+- 0 312 281"/>
                              <a:gd name="T47" fmla="*/ 312 h 54"/>
                              <a:gd name="T48" fmla="+- 0 1944 1855"/>
                              <a:gd name="T49" fmla="*/ T48 w 1080"/>
                              <a:gd name="T50" fmla="+- 0 303 281"/>
                              <a:gd name="T51" fmla="*/ 303 h 54"/>
                              <a:gd name="T52" fmla="+- 0 2935 1855"/>
                              <a:gd name="T53" fmla="*/ T52 w 1080"/>
                              <a:gd name="T54" fmla="+- 0 303 281"/>
                              <a:gd name="T55" fmla="*/ 303 h 54"/>
                              <a:gd name="T56" fmla="+- 0 1944 1855"/>
                              <a:gd name="T57" fmla="*/ T56 w 1080"/>
                              <a:gd name="T58" fmla="+- 0 303 281"/>
                              <a:gd name="T59" fmla="*/ 303 h 54"/>
                              <a:gd name="T60" fmla="+- 0 1944 1855"/>
                              <a:gd name="T61" fmla="*/ T60 w 1080"/>
                              <a:gd name="T62" fmla="+- 0 312 281"/>
                              <a:gd name="T63" fmla="*/ 312 h 54"/>
                              <a:gd name="T64" fmla="+- 0 2935 1855"/>
                              <a:gd name="T65" fmla="*/ T64 w 1080"/>
                              <a:gd name="T66" fmla="+- 0 312 281"/>
                              <a:gd name="T67" fmla="*/ 312 h 54"/>
                              <a:gd name="T68" fmla="+- 0 2935 1855"/>
                              <a:gd name="T69" fmla="*/ T68 w 1080"/>
                              <a:gd name="T70" fmla="+- 0 303 281"/>
                              <a:gd name="T71" fmla="*/ 303 h 5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1080" h="54">
                                <a:moveTo>
                                  <a:pt x="89" y="0"/>
                                </a:moveTo>
                                <a:lnTo>
                                  <a:pt x="0" y="26"/>
                                </a:lnTo>
                                <a:lnTo>
                                  <a:pt x="89" y="53"/>
                                </a:lnTo>
                                <a:lnTo>
                                  <a:pt x="89" y="31"/>
                                </a:lnTo>
                                <a:lnTo>
                                  <a:pt x="80" y="31"/>
                                </a:lnTo>
                                <a:lnTo>
                                  <a:pt x="80" y="22"/>
                                </a:lnTo>
                                <a:lnTo>
                                  <a:pt x="89" y="22"/>
                                </a:lnTo>
                                <a:lnTo>
                                  <a:pt x="89" y="0"/>
                                </a:lnTo>
                                <a:close/>
                                <a:moveTo>
                                  <a:pt x="89" y="22"/>
                                </a:moveTo>
                                <a:lnTo>
                                  <a:pt x="80" y="22"/>
                                </a:lnTo>
                                <a:lnTo>
                                  <a:pt x="80" y="31"/>
                                </a:lnTo>
                                <a:lnTo>
                                  <a:pt x="89" y="31"/>
                                </a:lnTo>
                                <a:lnTo>
                                  <a:pt x="89" y="22"/>
                                </a:lnTo>
                                <a:close/>
                                <a:moveTo>
                                  <a:pt x="1080" y="22"/>
                                </a:moveTo>
                                <a:lnTo>
                                  <a:pt x="89" y="22"/>
                                </a:lnTo>
                                <a:lnTo>
                                  <a:pt x="89" y="31"/>
                                </a:lnTo>
                                <a:lnTo>
                                  <a:pt x="1080" y="31"/>
                                </a:lnTo>
                                <a:lnTo>
                                  <a:pt x="1080" y="2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67" name="Picture 16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1813" y="435"/>
                            <a:ext cx="187" cy="1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68" name="Freeform 160"/>
                        <wps:cNvSpPr>
                          <a:spLocks/>
                        </wps:cNvSpPr>
                        <wps:spPr bwMode="auto">
                          <a:xfrm>
                            <a:off x="1079" y="4"/>
                            <a:ext cx="776" cy="424"/>
                          </a:xfrm>
                          <a:custGeom>
                            <a:avLst/>
                            <a:gdLst>
                              <a:gd name="T0" fmla="+- 0 1855 1079"/>
                              <a:gd name="T1" fmla="*/ T0 w 776"/>
                              <a:gd name="T2" fmla="+- 0 4 4"/>
                              <a:gd name="T3" fmla="*/ 4 h 424"/>
                              <a:gd name="T4" fmla="+- 0 1079 1079"/>
                              <a:gd name="T5" fmla="*/ T4 w 776"/>
                              <a:gd name="T6" fmla="+- 0 4 4"/>
                              <a:gd name="T7" fmla="*/ 4 h 424"/>
                              <a:gd name="T8" fmla="+- 0 1079 1079"/>
                              <a:gd name="T9" fmla="*/ T8 w 776"/>
                              <a:gd name="T10" fmla="+- 0 405 4"/>
                              <a:gd name="T11" fmla="*/ 405 h 424"/>
                              <a:gd name="T12" fmla="+- 0 1162 1079"/>
                              <a:gd name="T13" fmla="*/ T12 w 776"/>
                              <a:gd name="T14" fmla="+- 0 419 4"/>
                              <a:gd name="T15" fmla="*/ 419 h 424"/>
                              <a:gd name="T16" fmla="+- 0 1233 1079"/>
                              <a:gd name="T17" fmla="*/ T16 w 776"/>
                              <a:gd name="T18" fmla="+- 0 426 4"/>
                              <a:gd name="T19" fmla="*/ 426 h 424"/>
                              <a:gd name="T20" fmla="+- 0 1295 1079"/>
                              <a:gd name="T21" fmla="*/ T20 w 776"/>
                              <a:gd name="T22" fmla="+- 0 428 4"/>
                              <a:gd name="T23" fmla="*/ 428 h 424"/>
                              <a:gd name="T24" fmla="+- 0 1323 1079"/>
                              <a:gd name="T25" fmla="*/ T24 w 776"/>
                              <a:gd name="T26" fmla="+- 0 427 4"/>
                              <a:gd name="T27" fmla="*/ 427 h 424"/>
                              <a:gd name="T28" fmla="+- 0 1399 1079"/>
                              <a:gd name="T29" fmla="*/ T28 w 776"/>
                              <a:gd name="T30" fmla="+- 0 419 4"/>
                              <a:gd name="T31" fmla="*/ 419 h 424"/>
                              <a:gd name="T32" fmla="+- 0 1467 1079"/>
                              <a:gd name="T33" fmla="*/ T32 w 776"/>
                              <a:gd name="T34" fmla="+- 0 404 4"/>
                              <a:gd name="T35" fmla="*/ 404 h 424"/>
                              <a:gd name="T36" fmla="+- 0 1559 1079"/>
                              <a:gd name="T37" fmla="*/ T36 w 776"/>
                              <a:gd name="T38" fmla="+- 0 381 4"/>
                              <a:gd name="T39" fmla="*/ 381 h 424"/>
                              <a:gd name="T40" fmla="+- 0 1584 1079"/>
                              <a:gd name="T41" fmla="*/ T40 w 776"/>
                              <a:gd name="T42" fmla="+- 0 376 4"/>
                              <a:gd name="T43" fmla="*/ 376 h 424"/>
                              <a:gd name="T44" fmla="+- 0 1668 1079"/>
                              <a:gd name="T45" fmla="*/ T44 w 776"/>
                              <a:gd name="T46" fmla="+- 0 360 4"/>
                              <a:gd name="T47" fmla="*/ 360 h 424"/>
                              <a:gd name="T48" fmla="+- 0 1735 1079"/>
                              <a:gd name="T49" fmla="*/ T48 w 776"/>
                              <a:gd name="T50" fmla="+- 0 353 4"/>
                              <a:gd name="T51" fmla="*/ 353 h 424"/>
                              <a:gd name="T52" fmla="+- 0 1812 1079"/>
                              <a:gd name="T53" fmla="*/ T52 w 776"/>
                              <a:gd name="T54" fmla="+- 0 349 4"/>
                              <a:gd name="T55" fmla="*/ 349 h 424"/>
                              <a:gd name="T56" fmla="+- 0 1855 1079"/>
                              <a:gd name="T57" fmla="*/ T56 w 776"/>
                              <a:gd name="T58" fmla="+- 0 348 4"/>
                              <a:gd name="T59" fmla="*/ 348 h 424"/>
                              <a:gd name="T60" fmla="+- 0 1855 1079"/>
                              <a:gd name="T61" fmla="*/ T60 w 776"/>
                              <a:gd name="T62" fmla="+- 0 4 4"/>
                              <a:gd name="T63" fmla="*/ 4 h 4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776" h="424">
                                <a:moveTo>
                                  <a:pt x="776" y="0"/>
                                </a:moveTo>
                                <a:lnTo>
                                  <a:pt x="0" y="0"/>
                                </a:lnTo>
                                <a:lnTo>
                                  <a:pt x="0" y="401"/>
                                </a:lnTo>
                                <a:lnTo>
                                  <a:pt x="83" y="415"/>
                                </a:lnTo>
                                <a:lnTo>
                                  <a:pt x="154" y="422"/>
                                </a:lnTo>
                                <a:lnTo>
                                  <a:pt x="216" y="424"/>
                                </a:lnTo>
                                <a:lnTo>
                                  <a:pt x="244" y="423"/>
                                </a:lnTo>
                                <a:lnTo>
                                  <a:pt x="320" y="415"/>
                                </a:lnTo>
                                <a:lnTo>
                                  <a:pt x="388" y="400"/>
                                </a:lnTo>
                                <a:lnTo>
                                  <a:pt x="480" y="377"/>
                                </a:lnTo>
                                <a:lnTo>
                                  <a:pt x="505" y="372"/>
                                </a:lnTo>
                                <a:lnTo>
                                  <a:pt x="589" y="356"/>
                                </a:lnTo>
                                <a:lnTo>
                                  <a:pt x="656" y="349"/>
                                </a:lnTo>
                                <a:lnTo>
                                  <a:pt x="733" y="345"/>
                                </a:lnTo>
                                <a:lnTo>
                                  <a:pt x="776" y="344"/>
                                </a:lnTo>
                                <a:lnTo>
                                  <a:pt x="776" y="0"/>
                                </a:lnTo>
                                <a:close/>
                              </a:path>
                            </a:pathLst>
                          </a:custGeom>
                          <a:solidFill>
                            <a:srgbClr val="9999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9" name="Freeform 159"/>
                        <wps:cNvSpPr>
                          <a:spLocks/>
                        </wps:cNvSpPr>
                        <wps:spPr bwMode="auto">
                          <a:xfrm>
                            <a:off x="1079" y="4"/>
                            <a:ext cx="776" cy="424"/>
                          </a:xfrm>
                          <a:custGeom>
                            <a:avLst/>
                            <a:gdLst>
                              <a:gd name="T0" fmla="+- 0 1079 1079"/>
                              <a:gd name="T1" fmla="*/ T0 w 776"/>
                              <a:gd name="T2" fmla="+- 0 4 4"/>
                              <a:gd name="T3" fmla="*/ 4 h 424"/>
                              <a:gd name="T4" fmla="+- 0 1855 1079"/>
                              <a:gd name="T5" fmla="*/ T4 w 776"/>
                              <a:gd name="T6" fmla="+- 0 4 4"/>
                              <a:gd name="T7" fmla="*/ 4 h 424"/>
                              <a:gd name="T8" fmla="+- 0 1855 1079"/>
                              <a:gd name="T9" fmla="*/ T8 w 776"/>
                              <a:gd name="T10" fmla="+- 0 348 4"/>
                              <a:gd name="T11" fmla="*/ 348 h 424"/>
                              <a:gd name="T12" fmla="+- 0 1812 1079"/>
                              <a:gd name="T13" fmla="*/ T12 w 776"/>
                              <a:gd name="T14" fmla="+- 0 349 4"/>
                              <a:gd name="T15" fmla="*/ 349 h 424"/>
                              <a:gd name="T16" fmla="+- 0 1772 1079"/>
                              <a:gd name="T17" fmla="*/ T16 w 776"/>
                              <a:gd name="T18" fmla="+- 0 350 4"/>
                              <a:gd name="T19" fmla="*/ 350 h 424"/>
                              <a:gd name="T20" fmla="+- 0 1700 1079"/>
                              <a:gd name="T21" fmla="*/ T20 w 776"/>
                              <a:gd name="T22" fmla="+- 0 356 4"/>
                              <a:gd name="T23" fmla="*/ 356 h 424"/>
                              <a:gd name="T24" fmla="+- 0 1639 1079"/>
                              <a:gd name="T25" fmla="*/ T24 w 776"/>
                              <a:gd name="T26" fmla="+- 0 365 4"/>
                              <a:gd name="T27" fmla="*/ 365 h 424"/>
                              <a:gd name="T28" fmla="+- 0 1559 1079"/>
                              <a:gd name="T29" fmla="*/ T28 w 776"/>
                              <a:gd name="T30" fmla="+- 0 381 4"/>
                              <a:gd name="T31" fmla="*/ 381 h 424"/>
                              <a:gd name="T32" fmla="+- 0 1489 1079"/>
                              <a:gd name="T33" fmla="*/ T32 w 776"/>
                              <a:gd name="T34" fmla="+- 0 399 4"/>
                              <a:gd name="T35" fmla="*/ 399 h 424"/>
                              <a:gd name="T36" fmla="+- 0 1467 1079"/>
                              <a:gd name="T37" fmla="*/ T36 w 776"/>
                              <a:gd name="T38" fmla="+- 0 404 4"/>
                              <a:gd name="T39" fmla="*/ 404 h 424"/>
                              <a:gd name="T40" fmla="+- 0 1399 1079"/>
                              <a:gd name="T41" fmla="*/ T40 w 776"/>
                              <a:gd name="T42" fmla="+- 0 419 4"/>
                              <a:gd name="T43" fmla="*/ 419 h 424"/>
                              <a:gd name="T44" fmla="+- 0 1323 1079"/>
                              <a:gd name="T45" fmla="*/ T44 w 776"/>
                              <a:gd name="T46" fmla="+- 0 427 4"/>
                              <a:gd name="T47" fmla="*/ 427 h 424"/>
                              <a:gd name="T48" fmla="+- 0 1295 1079"/>
                              <a:gd name="T49" fmla="*/ T48 w 776"/>
                              <a:gd name="T50" fmla="+- 0 428 4"/>
                              <a:gd name="T51" fmla="*/ 428 h 424"/>
                              <a:gd name="T52" fmla="+- 0 1265 1079"/>
                              <a:gd name="T53" fmla="*/ T52 w 776"/>
                              <a:gd name="T54" fmla="+- 0 427 4"/>
                              <a:gd name="T55" fmla="*/ 427 h 424"/>
                              <a:gd name="T56" fmla="+- 0 1199 1079"/>
                              <a:gd name="T57" fmla="*/ T56 w 776"/>
                              <a:gd name="T58" fmla="+- 0 423 4"/>
                              <a:gd name="T59" fmla="*/ 423 h 424"/>
                              <a:gd name="T60" fmla="+- 0 1122 1079"/>
                              <a:gd name="T61" fmla="*/ T60 w 776"/>
                              <a:gd name="T62" fmla="+- 0 413 4"/>
                              <a:gd name="T63" fmla="*/ 413 h 424"/>
                              <a:gd name="T64" fmla="+- 0 1079 1079"/>
                              <a:gd name="T65" fmla="*/ T64 w 776"/>
                              <a:gd name="T66" fmla="+- 0 405 4"/>
                              <a:gd name="T67" fmla="*/ 405 h 424"/>
                              <a:gd name="T68" fmla="+- 0 1079 1079"/>
                              <a:gd name="T69" fmla="*/ T68 w 776"/>
                              <a:gd name="T70" fmla="+- 0 4 4"/>
                              <a:gd name="T71" fmla="*/ 4 h 4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776" h="424">
                                <a:moveTo>
                                  <a:pt x="0" y="0"/>
                                </a:moveTo>
                                <a:lnTo>
                                  <a:pt x="776" y="0"/>
                                </a:lnTo>
                                <a:lnTo>
                                  <a:pt x="776" y="344"/>
                                </a:lnTo>
                                <a:lnTo>
                                  <a:pt x="733" y="345"/>
                                </a:lnTo>
                                <a:lnTo>
                                  <a:pt x="693" y="346"/>
                                </a:lnTo>
                                <a:lnTo>
                                  <a:pt x="621" y="352"/>
                                </a:lnTo>
                                <a:lnTo>
                                  <a:pt x="560" y="361"/>
                                </a:lnTo>
                                <a:lnTo>
                                  <a:pt x="480" y="377"/>
                                </a:lnTo>
                                <a:lnTo>
                                  <a:pt x="410" y="395"/>
                                </a:lnTo>
                                <a:lnTo>
                                  <a:pt x="388" y="400"/>
                                </a:lnTo>
                                <a:lnTo>
                                  <a:pt x="320" y="415"/>
                                </a:lnTo>
                                <a:lnTo>
                                  <a:pt x="244" y="423"/>
                                </a:lnTo>
                                <a:lnTo>
                                  <a:pt x="216" y="424"/>
                                </a:lnTo>
                                <a:lnTo>
                                  <a:pt x="186" y="423"/>
                                </a:lnTo>
                                <a:lnTo>
                                  <a:pt x="120" y="419"/>
                                </a:lnTo>
                                <a:lnTo>
                                  <a:pt x="43" y="409"/>
                                </a:lnTo>
                                <a:lnTo>
                                  <a:pt x="0" y="401"/>
                                </a:lnTo>
                                <a:lnTo>
                                  <a:pt x="0" y="0"/>
                                </a:lnTo>
                                <a:close/>
                              </a:path>
                            </a:pathLst>
                          </a:custGeom>
                          <a:noFill/>
                          <a:ln w="541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 name="Text Box 158"/>
                        <wps:cNvSpPr txBox="1">
                          <a:spLocks noChangeArrowheads="1"/>
                        </wps:cNvSpPr>
                        <wps:spPr bwMode="auto">
                          <a:xfrm>
                            <a:off x="1942" y="-44"/>
                            <a:ext cx="70" cy="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35252" w:rsidRDefault="00C35252">
                              <w:pPr>
                                <w:spacing w:line="125" w:lineRule="exact"/>
                                <w:rPr>
                                  <w:rFonts w:ascii="Arial"/>
                                  <w:sz w:val="12"/>
                                </w:rPr>
                              </w:pPr>
                              <w:r>
                                <w:rPr>
                                  <w:rFonts w:ascii="Arial"/>
                                  <w:color w:val="FFFFFF"/>
                                  <w:w w:val="104"/>
                                  <w:sz w:val="12"/>
                                </w:rPr>
                                <w:t>1</w:t>
                              </w:r>
                            </w:p>
                          </w:txbxContent>
                        </wps:txbx>
                        <wps:bodyPr rot="0" vert="horz" wrap="square" lIns="0" tIns="0" rIns="0" bIns="0" anchor="t" anchorCtr="0" upright="1">
                          <a:noAutofit/>
                        </wps:bodyPr>
                      </wps:wsp>
                      <wps:wsp>
                        <wps:cNvPr id="171" name="Text Box 157"/>
                        <wps:cNvSpPr txBox="1">
                          <a:spLocks noChangeArrowheads="1"/>
                        </wps:cNvSpPr>
                        <wps:spPr bwMode="auto">
                          <a:xfrm>
                            <a:off x="1231" y="47"/>
                            <a:ext cx="472" cy="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35252" w:rsidRDefault="00C35252">
                              <w:pPr>
                                <w:spacing w:line="127" w:lineRule="exact"/>
                                <w:ind w:left="66" w:right="-1" w:hanging="67"/>
                                <w:rPr>
                                  <w:rFonts w:ascii="Arial"/>
                                  <w:sz w:val="12"/>
                                </w:rPr>
                              </w:pPr>
                              <w:r>
                                <w:rPr>
                                  <w:rFonts w:ascii="Arial"/>
                                  <w:color w:val="FFFFFF"/>
                                  <w:sz w:val="12"/>
                                </w:rPr>
                                <w:t>Modified</w:t>
                              </w:r>
                            </w:p>
                            <w:p w:rsidR="00C35252" w:rsidRDefault="00C35252">
                              <w:pPr>
                                <w:spacing w:before="11" w:line="136" w:lineRule="exact"/>
                                <w:ind w:left="66" w:right="-1"/>
                                <w:rPr>
                                  <w:rFonts w:ascii="Arial"/>
                                  <w:sz w:val="12"/>
                                </w:rPr>
                              </w:pPr>
                              <w:proofErr w:type="gramStart"/>
                              <w:r>
                                <w:rPr>
                                  <w:rFonts w:ascii="Arial"/>
                                  <w:color w:val="FFFFFF"/>
                                  <w:w w:val="105"/>
                                  <w:sz w:val="12"/>
                                </w:rPr>
                                <w:t>model</w:t>
                              </w:r>
                              <w:proofErr w:type="gramEnd"/>
                            </w:p>
                          </w:txbxContent>
                        </wps:txbx>
                        <wps:bodyPr rot="0" vert="horz" wrap="square" lIns="0" tIns="0" rIns="0" bIns="0" anchor="t" anchorCtr="0" upright="1">
                          <a:noAutofit/>
                        </wps:bodyPr>
                      </wps:wsp>
                      <wps:wsp>
                        <wps:cNvPr id="172" name="Text Box 156"/>
                        <wps:cNvSpPr txBox="1">
                          <a:spLocks noChangeArrowheads="1"/>
                        </wps:cNvSpPr>
                        <wps:spPr bwMode="auto">
                          <a:xfrm>
                            <a:off x="2119" y="-127"/>
                            <a:ext cx="1794" cy="4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35252" w:rsidRDefault="00C35252">
                              <w:pPr>
                                <w:spacing w:line="127" w:lineRule="exact"/>
                                <w:ind w:right="-5"/>
                                <w:rPr>
                                  <w:rFonts w:ascii="Arial"/>
                                  <w:sz w:val="12"/>
                                </w:rPr>
                              </w:pPr>
                              <w:r>
                                <w:rPr>
                                  <w:rFonts w:ascii="Arial"/>
                                  <w:w w:val="105"/>
                                  <w:sz w:val="12"/>
                                </w:rPr>
                                <w:t>Generate</w:t>
                              </w:r>
                            </w:p>
                            <w:p w:rsidR="00C35252" w:rsidRDefault="00C35252">
                              <w:pPr>
                                <w:spacing w:before="16"/>
                                <w:ind w:right="-5"/>
                                <w:rPr>
                                  <w:rFonts w:ascii="Arial"/>
                                  <w:sz w:val="12"/>
                                </w:rPr>
                              </w:pPr>
                              <w:r>
                                <w:rPr>
                                  <w:rFonts w:ascii="Arial"/>
                                  <w:w w:val="105"/>
                                  <w:position w:val="2"/>
                                  <w:sz w:val="12"/>
                                </w:rPr>
                                <w:t xml:space="preserve">Code (Batch)    </w:t>
                              </w:r>
                              <w:r>
                                <w:rPr>
                                  <w:rFonts w:ascii="Arial"/>
                                  <w:color w:val="FFFFFF"/>
                                  <w:w w:val="105"/>
                                  <w:sz w:val="12"/>
                                </w:rPr>
                                <w:t>Synchronization</w:t>
                              </w:r>
                            </w:p>
                            <w:p w:rsidR="00C35252" w:rsidRDefault="00C35252">
                              <w:pPr>
                                <w:spacing w:before="11" w:line="136" w:lineRule="exact"/>
                                <w:ind w:left="969" w:right="-5"/>
                                <w:rPr>
                                  <w:rFonts w:ascii="Arial"/>
                                  <w:sz w:val="12"/>
                                </w:rPr>
                              </w:pPr>
                              <w:proofErr w:type="gramStart"/>
                              <w:r>
                                <w:rPr>
                                  <w:rFonts w:ascii="Arial"/>
                                  <w:color w:val="FFFFFF"/>
                                  <w:w w:val="105"/>
                                  <w:sz w:val="12"/>
                                </w:rPr>
                                <w:t>artifact</w:t>
                              </w:r>
                              <w:proofErr w:type="gramEnd"/>
                              <w:r>
                                <w:rPr>
                                  <w:rFonts w:ascii="Arial"/>
                                  <w:color w:val="FFFFFF"/>
                                  <w:w w:val="105"/>
                                  <w:sz w:val="12"/>
                                </w:rPr>
                                <w:t xml:space="preserve"> (code)</w:t>
                              </w:r>
                            </w:p>
                          </w:txbxContent>
                        </wps:txbx>
                        <wps:bodyPr rot="0" vert="horz" wrap="square" lIns="0" tIns="0" rIns="0" bIns="0" anchor="t" anchorCtr="0" upright="1">
                          <a:noAutofit/>
                        </wps:bodyPr>
                      </wps:wsp>
                      <wps:wsp>
                        <wps:cNvPr id="173" name="Text Box 155"/>
                        <wps:cNvSpPr txBox="1">
                          <a:spLocks noChangeArrowheads="1"/>
                        </wps:cNvSpPr>
                        <wps:spPr bwMode="auto">
                          <a:xfrm>
                            <a:off x="4101" y="-92"/>
                            <a:ext cx="1603" cy="4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35252" w:rsidRDefault="00C35252">
                              <w:pPr>
                                <w:spacing w:line="168" w:lineRule="exact"/>
                                <w:rPr>
                                  <w:rFonts w:ascii="Arial"/>
                                  <w:sz w:val="12"/>
                                </w:rPr>
                              </w:pPr>
                              <w:r>
                                <w:rPr>
                                  <w:rFonts w:ascii="Arial"/>
                                  <w:color w:val="FFFFFF"/>
                                  <w:w w:val="105"/>
                                  <w:position w:val="-7"/>
                                  <w:sz w:val="12"/>
                                </w:rPr>
                                <w:t xml:space="preserve">2   </w:t>
                              </w:r>
                              <w:r>
                                <w:rPr>
                                  <w:rFonts w:ascii="Arial"/>
                                  <w:w w:val="105"/>
                                  <w:sz w:val="12"/>
                                </w:rPr>
                                <w:t>Synchronize</w:t>
                              </w:r>
                            </w:p>
                            <w:p w:rsidR="00C35252" w:rsidRDefault="00C35252">
                              <w:pPr>
                                <w:tabs>
                                  <w:tab w:val="left" w:pos="1131"/>
                                </w:tabs>
                                <w:spacing w:line="109" w:lineRule="exact"/>
                                <w:ind w:left="187"/>
                                <w:rPr>
                                  <w:rFonts w:ascii="Arial"/>
                                  <w:sz w:val="12"/>
                                </w:rPr>
                              </w:pPr>
                              <w:r>
                                <w:rPr>
                                  <w:rFonts w:ascii="Arial"/>
                                  <w:w w:val="105"/>
                                  <w:sz w:val="12"/>
                                </w:rPr>
                                <w:t>Code</w:t>
                              </w:r>
                              <w:r>
                                <w:rPr>
                                  <w:rFonts w:ascii="Arial"/>
                                  <w:w w:val="105"/>
                                  <w:sz w:val="12"/>
                                </w:rPr>
                                <w:tab/>
                              </w:r>
                              <w:r>
                                <w:rPr>
                                  <w:rFonts w:ascii="Arial"/>
                                  <w:color w:val="FFFFFF"/>
                                  <w:spacing w:val="-1"/>
                                  <w:w w:val="105"/>
                                  <w:position w:val="1"/>
                                  <w:sz w:val="12"/>
                                </w:rPr>
                                <w:t>Modified</w:t>
                              </w:r>
                            </w:p>
                            <w:p w:rsidR="00C35252" w:rsidRDefault="00C35252">
                              <w:pPr>
                                <w:spacing w:before="1" w:line="136" w:lineRule="exact"/>
                                <w:ind w:right="97"/>
                                <w:jc w:val="right"/>
                                <w:rPr>
                                  <w:rFonts w:ascii="Arial"/>
                                  <w:sz w:val="12"/>
                                </w:rPr>
                              </w:pPr>
                              <w:proofErr w:type="gramStart"/>
                              <w:r>
                                <w:rPr>
                                  <w:rFonts w:ascii="Arial"/>
                                  <w:color w:val="FFFFFF"/>
                                  <w:w w:val="105"/>
                                  <w:sz w:val="12"/>
                                </w:rPr>
                                <w:t>code</w:t>
                              </w:r>
                              <w:proofErr w:type="gramEnd"/>
                            </w:p>
                          </w:txbxContent>
                        </wps:txbx>
                        <wps:bodyPr rot="0" vert="horz" wrap="square" lIns="0" tIns="0" rIns="0" bIns="0" anchor="t" anchorCtr="0" upright="1">
                          <a:noAutofit/>
                        </wps:bodyPr>
                      </wps:wsp>
                      <wps:wsp>
                        <wps:cNvPr id="174" name="Text Box 154"/>
                        <wps:cNvSpPr txBox="1">
                          <a:spLocks noChangeArrowheads="1"/>
                        </wps:cNvSpPr>
                        <wps:spPr bwMode="auto">
                          <a:xfrm>
                            <a:off x="1872" y="397"/>
                            <a:ext cx="976" cy="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35252" w:rsidRDefault="00C35252">
                              <w:pPr>
                                <w:spacing w:line="173" w:lineRule="exact"/>
                                <w:jc w:val="center"/>
                                <w:rPr>
                                  <w:rFonts w:ascii="Arial"/>
                                  <w:sz w:val="12"/>
                                </w:rPr>
                              </w:pPr>
                              <w:r>
                                <w:rPr>
                                  <w:rFonts w:ascii="Arial"/>
                                  <w:color w:val="FFFFFF"/>
                                  <w:w w:val="105"/>
                                  <w:position w:val="-7"/>
                                  <w:sz w:val="12"/>
                                </w:rPr>
                                <w:t xml:space="preserve">3   </w:t>
                              </w:r>
                              <w:r>
                                <w:rPr>
                                  <w:rFonts w:ascii="Arial"/>
                                  <w:w w:val="105"/>
                                  <w:sz w:val="12"/>
                                </w:rPr>
                                <w:t>Reverse</w:t>
                              </w:r>
                              <w:r>
                                <w:rPr>
                                  <w:rFonts w:ascii="Arial"/>
                                  <w:spacing w:val="-7"/>
                                  <w:w w:val="105"/>
                                  <w:sz w:val="12"/>
                                </w:rPr>
                                <w:t xml:space="preserve"> </w:t>
                              </w:r>
                              <w:r>
                                <w:rPr>
                                  <w:rFonts w:ascii="Arial"/>
                                  <w:w w:val="105"/>
                                  <w:sz w:val="12"/>
                                </w:rPr>
                                <w:t>Code</w:t>
                              </w:r>
                            </w:p>
                            <w:p w:rsidR="00C35252" w:rsidRDefault="00C35252">
                              <w:pPr>
                                <w:spacing w:line="102" w:lineRule="exact"/>
                                <w:ind w:left="118"/>
                                <w:jc w:val="center"/>
                                <w:rPr>
                                  <w:rFonts w:ascii="Arial"/>
                                  <w:sz w:val="12"/>
                                </w:rPr>
                              </w:pPr>
                              <w:r>
                                <w:rPr>
                                  <w:rFonts w:ascii="Arial"/>
                                  <w:w w:val="105"/>
                                  <w:sz w:val="12"/>
                                </w:rPr>
                                <w:t>(Incremental)</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09FF7B5" id="Group 153" o:spid="_x0000_s1106" style="position:absolute;left:0;text-align:left;margin-left:53.75pt;margin-top:-6.35pt;width:239.25pt;height:39.95pt;z-index:2224;mso-position-horizontal-relative:page;mso-position-vertical-relative:text" coordorigin="1075,-127" coordsize="4785,7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">
                <v:shape id="Picture 170" o:spid="_x0000_s1107" type="#_x0000_t75" style="position:absolute;left:1883;top:-82;width:186;height:18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mWRLjGAAAA3AAAAA8AAABkcnMvZG93bnJldi54bWxEj0FrwkAQhe+F/odlCr3VTQuVmrpKKa0U&#10;xIKJYI9DdkyC2dmwu5r03zsHwdsM781738yXo+vUmUJsPRt4nmSgiCtvW64N7MrvpzdQMSFb7DyT&#10;gX+KsFzc380xt37gLZ2LVCsJ4ZijgSalPtc6Vg05jBPfE4t28MFhkjXU2gYcJNx1+iXLptphy9LQ&#10;YE+fDVXH4uQMbEI58rD9WxWz/ao8rg+ncvf1a8zjw/jxDirRmG7m6/WPFfxXoZVnZAK9uA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mZZEuMYAAADcAAAADwAAAAAAAAAAAAAA&#10;AACfAgAAZHJzL2Rvd25yZXYueG1sUEsFBgAAAAAEAAQA9wAAAJIDAAAAAA==&#10;">
                  <v:imagedata r:id="rId35" o:title=""/>
                </v:shape>
                <v:shape id="Freeform 169" o:spid="_x0000_s1108" style="position:absolute;left:5080;top:4;width:775;height:424;visibility:visible;mso-wrap-style:square;v-text-anchor:top" coordsize="775,4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8QsfMQA&#10;AADcAAAADwAAAGRycy9kb3ducmV2LnhtbERPS2vCQBC+F/wPyxS81U1FS42uooKPXqqNHvQ2ZMck&#10;mJ0N2VWTf+8WCr3Nx/ecyawxpbhT7QrLCt57EQji1OqCMwXHw+rtE4TzyBpLy6SgJQezaedlgrG2&#10;D/6he+IzEULYxagg976KpXRpTgZdz1bEgbvY2qAPsM6krvERwk0p+1H0IQ0WHBpyrGiZU3pNbkbB&#10;5rwf9Hffq69d6ZL9uj1tF6Y9KdV9beZjEJ4a/y/+c291mD8cwe8z4QI5f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vELHzEAAAA3AAAAA8AAAAAAAAAAAAAAAAAmAIAAGRycy9k&#10;b3ducmV2LnhtbFBLBQYAAAAABAAEAPUAAACJAwAAAAA=&#10;" path="m775,l,,,401r83,14l154,422r62,2l244,423r75,-8l388,400r92,-23l505,372r84,-16l655,349r77,-4l775,344,775,xe" fillcolor="#c90" stroked="f">
                  <v:path arrowok="t" o:connecttype="custom" o:connectlocs="775,4;0,4;0,405;83,419;154,426;216,428;244,427;319,419;388,404;480,381;505,376;589,360;655,353;732,349;775,348;775,4" o:connectangles="0,0,0,0,0,0,0,0,0,0,0,0,0,0,0,0"/>
                </v:shape>
                <v:shape id="Freeform 168" o:spid="_x0000_s1109" style="position:absolute;left:5080;top:4;width:775;height:424;visibility:visible;mso-wrap-style:square;v-text-anchor:top" coordsize="775,4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66f3cMA&#10;AADcAAAADwAAAGRycy9kb3ducmV2LnhtbESPT2/CMAzF75P4DpGRuI2UHaqpEFABTeLADuPf2WpM&#10;W9E4VRKgfPv5MGk3W+/5vZ8Xq8F16kEhtp4NzKYZKOLK25ZrA6fj1/snqJiQLXaeycCLIqyWo7cF&#10;FtY/+Yceh1QrCeFYoIEmpb7QOlYNOYxT3xOLdvXBYZI11NoGfEq46/RHluXaYcvS0GBPm4aq2+Hu&#10;DPC2O5fr/SUdX77Py+88lBsKxkzGQzkHlWhI/+a/650V/Fzw5RmZQC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66f3cMAAADcAAAADwAAAAAAAAAAAAAAAACYAgAAZHJzL2Rv&#10;d25yZXYueG1sUEsFBgAAAAAEAAQA9QAAAIgDAAAAAA==&#10;" path="m,l775,r,344l732,345r-40,1l621,352r-62,9l480,377r-70,18l388,400r-69,15l244,423r-28,1l186,423r-66,-4l43,409,,401,,xe" filled="f" strokeweight=".15053mm">
                  <v:path arrowok="t" o:connecttype="custom" o:connectlocs="0,4;775,4;775,348;732,349;692,350;621,356;559,365;480,381;410,399;388,404;319,419;244,427;216,428;186,427;120,423;43,413;0,405;0,4" o:connectangles="0,0,0,0,0,0,0,0,0,0,0,0,0,0,0,0,0,0"/>
                </v:shape>
                <v:shape id="AutoShape 167" o:spid="_x0000_s1110" style="position:absolute;left:1855;top:192;width:1080;height:54;visibility:visible;mso-wrap-style:square;v-text-anchor:top" coordsize="1080,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k2GZr8A&#10;AADcAAAADwAAAGRycy9kb3ducmV2LnhtbESPQQvCMAyF74L/oUTwpp0eRKdVRBGGJ50ePIY1bsM1&#10;HWud899bQfCW8F7e97LadKYSLTWutKxgMo5AEGdWl5wruF4OozkI55E1VpZJwZscbNb93gpjbV98&#10;pjb1uQgh7GJUUHhfx1K6rCCDbmxr4qDdbWPQh7XJpW7wFcJNJadRNJMGSw6EAmvaFZQ90qcJ3KRd&#10;0C7BNJd7fcpu+rE9dpFSw0G3XYLw1Pm/+Xed6FB/NoHvM2ECuf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uTYZmvwAAANwAAAAPAAAAAAAAAAAAAAAAAJgCAABkcnMvZG93bnJl&#10;di54bWxQSwUGAAAAAAQABAD1AAAAhAMAAAAA&#10;" path="m991,r,53l1065,31r-65,l1000,22r65,l991,xm991,22l,22r,9l991,31r,-9xm1065,22r-65,l1000,31r65,l1080,27r-15,-5xe" fillcolor="black" stroked="f">
                  <v:path arrowok="t" o:connecttype="custom" o:connectlocs="991,192;991,245;1065,223;1000,223;1000,214;1065,214;991,192;991,214;0,214;0,223;991,223;991,214;1065,214;1000,214;1000,223;1065,223;1080,219;1065,214" o:connectangles="0,0,0,0,0,0,0,0,0,0,0,0,0,0,0,0,0,0"/>
                </v:shape>
                <v:shape id="Freeform 166" o:spid="_x0000_s1111" style="position:absolute;left:2935;top:4;width:1066;height:424;visibility:visible;mso-wrap-style:square;v-text-anchor:top" coordsize="1066,4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6vxCsUA&#10;AADcAAAADwAAAGRycy9kb3ducmV2LnhtbERPTWvCQBC9F/wPywi9NRstRE1dRQqFWgrFKGpvQ3ZM&#10;otnZmN1q+u/dgtDbPN7nTOedqcWFWldZVjCIYhDEudUVFwo267enMQjnkTXWlknBLzmYz3oPU0y1&#10;vfKKLpkvRAhhl6KC0vsmldLlJRl0kW2IA3ewrUEfYFtI3eI1hJtaDuM4kQYrDg0lNvRaUn7KfoyC&#10;L7/cr/aT0WmXjZbH8/P3R/K5PSv12O8WLyA8df5ffHe/6zA/GcLfM+ECObs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q/EKxQAAANwAAAAPAAAAAAAAAAAAAAAAAJgCAABkcnMv&#10;ZG93bnJldi54bWxQSwUGAAAAAAQABAD1AAAAigMAAAAA&#10;" path="m1066,l,,,401r89,11l168,419r70,4l302,424r29,-1l412,418r74,-10l654,378r26,-4l764,362r64,-7l898,349r79,-3l1066,344,1066,xe" fillcolor="#c90" stroked="f">
                  <v:path arrowok="t" o:connecttype="custom" o:connectlocs="1066,4;0,4;0,405;89,416;168,423;238,427;302,428;331,427;412,422;486,412;654,382;680,378;764,366;828,359;898,353;977,350;1066,348;1066,4" o:connectangles="0,0,0,0,0,0,0,0,0,0,0,0,0,0,0,0,0,0"/>
                </v:shape>
                <v:shape id="Freeform 165" o:spid="_x0000_s1112" style="position:absolute;left:2935;top:4;width:1066;height:424;visibility:visible;mso-wrap-style:square;v-text-anchor:top" coordsize="1066,4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NiY8MA&#10;AADcAAAADwAAAGRycy9kb3ducmV2LnhtbERPTWvCQBC9F/wPyxR6q5smVCW6igoNJfVi9OBxyE6T&#10;0OxsyK5J+u+7hUJv83ifs9lNphUD9a6xrOBlHoEgLq1uuFJwvbw9r0A4j6yxtUwKvsnBbjt72GCq&#10;7chnGgpfiRDCLkUFtfddKqUrazLo5rYjDtyn7Q36APtK6h7HEG5aGUfRQhpsODTU2NGxpvKruBsF&#10;2ZQnH2MbH26V3y+le81O+TVT6ulx2q9BeJr8v/jP/a7D/EUCv8+EC+T2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ENiY8MAAADcAAAADwAAAAAAAAAAAAAAAACYAgAAZHJzL2Rv&#10;d25yZXYueG1sUEsFBgAAAAAEAAQA9QAAAIgDAAAAAA==&#10;" path="m,l1066,r,344l1020,345r-43,1l898,349r-70,6l764,362r-84,12l604,387r-24,5l557,396r-71,12l412,418r-81,5l302,424r-31,l204,421r-74,-5l46,407,,401,,xe" filled="f" strokeweight=".15053mm">
                  <v:path arrowok="t" o:connecttype="custom" o:connectlocs="0,4;1066,4;1066,348;1020,349;977,350;898,353;828,359;764,366;680,378;604,391;580,396;557,400;486,412;412,422;331,427;302,428;271,428;204,425;130,420;46,411;0,405;0,4" o:connectangles="0,0,0,0,0,0,0,0,0,0,0,0,0,0,0,0,0,0,0,0,0,0"/>
                </v:shape>
                <v:shape id="AutoShape 164" o:spid="_x0000_s1113" style="position:absolute;left:4001;top:192;width:1080;height:54;visibility:visible;mso-wrap-style:square;v-text-anchor:top" coordsize="1080,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ol/sMA&#10;AADcAAAADwAAAGRycy9kb3ducmV2LnhtbESPQWuDQBCF74X+h2UCvdU1oUhrXCWkFKSn1uTQ4+BO&#10;VHRnxd2o/ffdQiC3Gd6b973JitUMYqbJdZYVbKMYBHFtdceNgvPp4/kVhPPIGgfLpOCXHBT540OG&#10;qbYLf9Nc+UaEEHYpKmi9H1MpXd2SQRfZkThoFzsZ9GGdGqknXEK4GeQujhNpsONAaHGkY0t1X11N&#10;4JbzGx1LrBr5rr/qH90fPtdYqafNetiD8LT6u/l2XepQP3mB/2fCBDL/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ol/sMAAADcAAAADwAAAAAAAAAAAAAAAACYAgAAZHJzL2Rv&#10;d25yZXYueG1sUEsFBgAAAAAEAAQA9QAAAIgDAAAAAA==&#10;" path="m89,l,27,89,53r,-22l80,31r,-9l89,22,89,xm991,r,53l1065,31r-65,l1000,22r65,l991,xm89,22r-9,l80,31r9,l89,22xm991,22l89,22r,9l991,31r,-9xm1065,22r-65,l1000,31r65,l1080,27r-15,-5xe" fillcolor="black" stroked="f">
                  <v:path arrowok="t" o:connecttype="custom" o:connectlocs="89,192;0,219;89,245;89,223;80,223;80,214;89,214;89,192;991,192;991,245;1065,223;1000,223;1000,214;1065,214;991,192;89,214;80,214;80,223;89,223;89,214;991,214;89,214;89,223;991,223;991,214;1065,214;1000,214;1000,223;1065,223;1080,219;1065,214" o:connectangles="0,0,0,0,0,0,0,0,0,0,0,0,0,0,0,0,0,0,0,0,0,0,0,0,0,0,0,0,0,0,0"/>
                </v:shape>
                <v:shape id="Picture 163" o:spid="_x0000_s1114" type="#_x0000_t75" style="position:absolute;left:4041;top:-53;width:187;height:18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QhhHHCAAAA3AAAAA8AAABkcnMvZG93bnJldi54bWxET9uKwjAQfV/wH8IIvsiaKlilGkVEUWRR&#10;1t0PGJqxLW0mtYla/94sCPs2h3Od+bI1lbhT4wrLCoaDCARxanXBmYLfn+3nFITzyBory6TgSQ6W&#10;i87HHBNtH/xN97PPRAhhl6CC3Ps6kdKlORl0A1sTB+5iG4M+wCaTusFHCDeVHEVRLA0WHBpyrGmd&#10;U1qeb0ZB1J4Om3I/nRxjvbP9r3I1MtdMqV63Xc1AeGr9v/jt3uswPx7D3zPhArl4A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kIYRxwgAAANwAAAAPAAAAAAAAAAAAAAAAAJ8C&#10;AABkcnMvZG93bnJldi54bWxQSwUGAAAAAAQABAD3AAAAjgMAAAAA&#10;">
                  <v:imagedata r:id="rId36" o:title=""/>
                </v:shape>
                <v:shape id="AutoShape 162" o:spid="_x0000_s1115" style="position:absolute;left:1855;top:281;width:1080;height:54;visibility:visible;mso-wrap-style:square;v-text-anchor:top" coordsize="1080,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aQeEsIA&#10;AADcAAAADwAAAGRycy9kb3ducmV2LnhtbESPQYvCMBCF7wv+hzCCtzXVQ9mtxiKKUDy51YPHoRnb&#10;0mZSmljrvzfCgrcZ3pv3vVmno2nFQL2rLStYzCMQxIXVNZcKLufD9w8I55E1tpZJwZMcpJvJ1xoT&#10;bR/8R0PuSxFC2CWooPK+S6R0RUUG3dx2xEG72d6gD2tfSt3jI4SbVi6jKJYGaw6ECjvaVVQ0+d0E&#10;bjb80i7DvJR7fSquutkex0ip2XTcrkB4Gv3H/H+d6VA/juH9TJhAbl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hpB4SwgAAANwAAAAPAAAAAAAAAAAAAAAAAJgCAABkcnMvZG93&#10;bnJldi54bWxQSwUGAAAAAAQABAD1AAAAhwMAAAAA&#10;" path="m89,l,26,89,53r,-22l80,31r,-9l89,22,89,xm89,22r-9,l80,31r9,l89,22xm1080,22l89,22r,9l1080,31r,-9xe" fillcolor="black" stroked="f">
                  <v:path arrowok="t" o:connecttype="custom" o:connectlocs="89,281;0,307;89,334;89,312;80,312;80,303;89,303;89,281;89,303;80,303;80,312;89,312;89,303;1080,303;89,303;89,312;1080,312;1080,303" o:connectangles="0,0,0,0,0,0,0,0,0,0,0,0,0,0,0,0,0,0"/>
                </v:shape>
                <v:shape id="Picture 161" o:spid="_x0000_s1116" type="#_x0000_t75" style="position:absolute;left:1813;top:435;width:187;height:18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MAHzAAAAA3AAAAA8AAABkcnMvZG93bnJldi54bWxET8uqwjAQ3Qv+QxjBnaYKVqlG8YFwcXOx&#10;1v3QjG2xmZQmav37G+GCuzmc56w2nanFk1pXWVYwGUcgiHOrKy4UZJfjaAHCeWSNtWVS8CYHm3W/&#10;t8JE2xef6Zn6QoQQdgkqKL1vEildXpJBN7YNceButjXoA2wLqVt8hXBTy2kUxdJgxaGhxIb2JeX3&#10;9GEU1OfrJI1Oad7F29+H3R0yOZ1lSg0H3XYJwlPnv+J/948O8+M5fJ4JF8j1H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X8wAfMAAAADcAAAADwAAAAAAAAAAAAAAAACfAgAA&#10;ZHJzL2Rvd25yZXYueG1sUEsFBgAAAAAEAAQA9wAAAIwDAAAAAA==&#10;">
                  <v:imagedata r:id="rId37" o:title=""/>
                </v:shape>
                <v:shape id="Freeform 160" o:spid="_x0000_s1117" style="position:absolute;left:1079;top:4;width:776;height:424;visibility:visible;mso-wrap-style:square;v-text-anchor:top" coordsize="776,4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A3+8MA&#10;AADcAAAADwAAAGRycy9kb3ducmV2LnhtbESPQWvCQBCF7wX/wzKCt7pRqJXUVYoi9CZV8Txkp0lq&#10;djburib6651DobcZ3pv3vlmseteoG4VYezYwGWegiAtvay4NHA/b1zmomJAtNp7JwJ0irJaDlwXm&#10;1nf8Tbd9KpWEcMzRQJVSm2sdi4ocxrFviUX78cFhkjWU2gbsJNw1epplM+2wZmmosKV1RcV5f3UG&#10;Tt0jvPH6fWdxgtPuQr+b8/1gzGjYf36AStSnf/Pf9ZcV/JnQyjMygV4+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PA3+8MAAADcAAAADwAAAAAAAAAAAAAAAACYAgAAZHJzL2Rv&#10;d25yZXYueG1sUEsFBgAAAAAEAAQA9QAAAIgDAAAAAA==&#10;" path="m776,l,,,401r83,14l154,422r62,2l244,423r76,-8l388,400r92,-23l505,372r84,-16l656,349r77,-4l776,344,776,xe" fillcolor="#99f" stroked="f">
                  <v:path arrowok="t" o:connecttype="custom" o:connectlocs="776,4;0,4;0,405;83,419;154,426;216,428;244,427;320,419;388,404;480,381;505,376;589,360;656,353;733,349;776,348;776,4" o:connectangles="0,0,0,0,0,0,0,0,0,0,0,0,0,0,0,0"/>
                </v:shape>
                <v:shape id="Freeform 159" o:spid="_x0000_s1118" style="position:absolute;left:1079;top:4;width:776;height:424;visibility:visible;mso-wrap-style:square;v-text-anchor:top" coordsize="776,4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boj78EA&#10;AADcAAAADwAAAGRycy9kb3ducmV2LnhtbERPTYvCMBC9C/6HMMLeNFVRtBpFF4T1IqwK4m1oxrba&#10;TEqS1bq/fiMseJvH+5z5sjGVuJPzpWUF/V4CgjizuuRcwfGw6U5A+ICssbJMCp7kYblot+aYavvg&#10;b7rvQy5iCPsUFRQh1KmUPivIoO/ZmjhyF+sMhghdLrXDRww3lRwkyVgaLDk2FFjTZ0HZbf9jFKzP&#10;8lrlv+V2G0YXk3l92q3dUKmPTrOagQjUhLf43/2l4/zxFF7PxAvk4g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G6I+/BAAAA3AAAAA8AAAAAAAAAAAAAAAAAmAIAAGRycy9kb3du&#10;cmV2LnhtbFBLBQYAAAAABAAEAPUAAACGAwAAAAA=&#10;" path="m,l776,r,344l733,345r-40,1l621,352r-61,9l480,377r-70,18l388,400r-68,15l244,423r-28,1l186,423r-66,-4l43,409,,401,,xe" filled="f" strokeweight=".15053mm">
                  <v:path arrowok="t" o:connecttype="custom" o:connectlocs="0,4;776,4;776,348;733,349;693,350;621,356;560,365;480,381;410,399;388,404;320,419;244,427;216,428;186,427;120,423;43,413;0,405;0,4" o:connectangles="0,0,0,0,0,0,0,0,0,0,0,0,0,0,0,0,0,0"/>
                </v:shape>
                <v:shape id="Text Box 158" o:spid="_x0000_s1119" type="#_x0000_t202" style="position:absolute;left:1942;top:-44;width:70;height:1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dgiksYA&#10;AADcAAAADwAAAGRycy9kb3ducmV2LnhtbESPQWvCQBCF74X+h2WE3urGHrSmriLFQqEgxvTQ4zQ7&#10;JovZ2Zjdavz3zkHobYb35r1vFqvBt+pMfXSBDUzGGSjiKljHtYHv8uP5FVRMyBbbwGTgShFWy8eH&#10;BeY2XLig8z7VSkI45migSanLtY5VQx7jOHTEoh1C7zHJ2tfa9niRcN/qlyybao+OpaHBjt4bqo77&#10;P29g/cPFxp22v7viULiynGf8NT0a8zQa1m+gEg3p33y//rSCPxN8eUYm0Ms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dgiksYAAADcAAAADwAAAAAAAAAAAAAAAACYAgAAZHJz&#10;L2Rvd25yZXYueG1sUEsFBgAAAAAEAAQA9QAAAIsDAAAAAA==&#10;" filled="f" stroked="f">
                  <v:textbox inset="0,0,0,0">
                    <w:txbxContent>
                      <w:p w:rsidR="00C35252" w:rsidRDefault="00C35252">
                        <w:pPr>
                          <w:spacing w:line="125" w:lineRule="exact"/>
                          <w:rPr>
                            <w:rFonts w:ascii="Arial"/>
                            <w:sz w:val="12"/>
                          </w:rPr>
                        </w:pPr>
                        <w:r>
                          <w:rPr>
                            <w:rFonts w:ascii="Arial"/>
                            <w:color w:val="FFFFFF"/>
                            <w:w w:val="104"/>
                            <w:sz w:val="12"/>
                          </w:rPr>
                          <w:t>1</w:t>
                        </w:r>
                      </w:p>
                    </w:txbxContent>
                  </v:textbox>
                </v:shape>
                <v:shape id="Text Box 157" o:spid="_x0000_s1120" type="#_x0000_t202" style="position:absolute;left:1231;top:47;width:472;height:2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pSHCcMA&#10;AADcAAAADwAAAGRycy9kb3ducmV2LnhtbERPTWvCQBC9F/oflhG81Y0etI1uRIpCQSiN6cHjmB2T&#10;JdnZmN1q+u/dQsHbPN7nrNaDbcWVem8cK5hOEhDEpdOGKwXfxe7lFYQPyBpbx6Tglzyss+enFaba&#10;3Tin6yFUIoawT1FBHUKXSunLmiz6ieuII3d2vcUQYV9J3eMthttWzpJkLi0ajg01dvReU9kcfqyC&#10;zZHzrbl8nr7yc26K4i3h/bxRajwaNksQgYbwEP+7P3Scv5jC3zPxApnd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pSHCcMAAADcAAAADwAAAAAAAAAAAAAAAACYAgAAZHJzL2Rv&#10;d25yZXYueG1sUEsFBgAAAAAEAAQA9QAAAIgDAAAAAA==&#10;" filled="f" stroked="f">
                  <v:textbox inset="0,0,0,0">
                    <w:txbxContent>
                      <w:p w:rsidR="00C35252" w:rsidRDefault="00C35252">
                        <w:pPr>
                          <w:spacing w:line="127" w:lineRule="exact"/>
                          <w:ind w:left="66" w:right="-1" w:hanging="67"/>
                          <w:rPr>
                            <w:rFonts w:ascii="Arial"/>
                            <w:sz w:val="12"/>
                          </w:rPr>
                        </w:pPr>
                        <w:r>
                          <w:rPr>
                            <w:rFonts w:ascii="Arial"/>
                            <w:color w:val="FFFFFF"/>
                            <w:sz w:val="12"/>
                          </w:rPr>
                          <w:t>Modified</w:t>
                        </w:r>
                      </w:p>
                      <w:p w:rsidR="00C35252" w:rsidRDefault="00C35252">
                        <w:pPr>
                          <w:spacing w:before="11" w:line="136" w:lineRule="exact"/>
                          <w:ind w:left="66" w:right="-1"/>
                          <w:rPr>
                            <w:rFonts w:ascii="Arial"/>
                            <w:sz w:val="12"/>
                          </w:rPr>
                        </w:pPr>
                        <w:proofErr w:type="gramStart"/>
                        <w:r>
                          <w:rPr>
                            <w:rFonts w:ascii="Arial"/>
                            <w:color w:val="FFFFFF"/>
                            <w:w w:val="105"/>
                            <w:sz w:val="12"/>
                          </w:rPr>
                          <w:t>model</w:t>
                        </w:r>
                        <w:proofErr w:type="gramEnd"/>
                      </w:p>
                    </w:txbxContent>
                  </v:textbox>
                </v:shape>
                <v:shape id="Text Box 156" o:spid="_x0000_s1121" type="#_x0000_t202" style="position:absolute;left:2119;top:-127;width:1794;height:4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kYZfsMA&#10;AADcAAAADwAAAGRycy9kb3ducmV2LnhtbERPTWvCQBC9F/oflil4azb1oDZ1I1IUBKE0pocep9kx&#10;WZKdTbOrpv/eLQje5vE+Z7kabSfONHjjWMFLkoIgrpw2XCv4KrfPCxA+IGvsHJOCP/Kwyh8flphp&#10;d+GCzodQixjCPkMFTQh9JqWvGrLoE9cTR+7oBoshwqGWesBLDLednKbpTFo0HBsa7Om9oao9nKyC&#10;9TcXG/P78fNZHAtTlq8p72etUpOncf0GItAY7uKbe6fj/PkU/p+JF8j8C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kYZfsMAAADcAAAADwAAAAAAAAAAAAAAAACYAgAAZHJzL2Rv&#10;d25yZXYueG1sUEsFBgAAAAAEAAQA9QAAAIgDAAAAAA==&#10;" filled="f" stroked="f">
                  <v:textbox inset="0,0,0,0">
                    <w:txbxContent>
                      <w:p w:rsidR="00C35252" w:rsidRDefault="00C35252">
                        <w:pPr>
                          <w:spacing w:line="127" w:lineRule="exact"/>
                          <w:ind w:right="-5"/>
                          <w:rPr>
                            <w:rFonts w:ascii="Arial"/>
                            <w:sz w:val="12"/>
                          </w:rPr>
                        </w:pPr>
                        <w:r>
                          <w:rPr>
                            <w:rFonts w:ascii="Arial"/>
                            <w:w w:val="105"/>
                            <w:sz w:val="12"/>
                          </w:rPr>
                          <w:t>Generate</w:t>
                        </w:r>
                      </w:p>
                      <w:p w:rsidR="00C35252" w:rsidRDefault="00C35252">
                        <w:pPr>
                          <w:spacing w:before="16"/>
                          <w:ind w:right="-5"/>
                          <w:rPr>
                            <w:rFonts w:ascii="Arial"/>
                            <w:sz w:val="12"/>
                          </w:rPr>
                        </w:pPr>
                        <w:r>
                          <w:rPr>
                            <w:rFonts w:ascii="Arial"/>
                            <w:w w:val="105"/>
                            <w:position w:val="2"/>
                            <w:sz w:val="12"/>
                          </w:rPr>
                          <w:t xml:space="preserve">Code (Batch)    </w:t>
                        </w:r>
                        <w:r>
                          <w:rPr>
                            <w:rFonts w:ascii="Arial"/>
                            <w:color w:val="FFFFFF"/>
                            <w:w w:val="105"/>
                            <w:sz w:val="12"/>
                          </w:rPr>
                          <w:t>Synchronization</w:t>
                        </w:r>
                      </w:p>
                      <w:p w:rsidR="00C35252" w:rsidRDefault="00C35252">
                        <w:pPr>
                          <w:spacing w:before="11" w:line="136" w:lineRule="exact"/>
                          <w:ind w:left="969" w:right="-5"/>
                          <w:rPr>
                            <w:rFonts w:ascii="Arial"/>
                            <w:sz w:val="12"/>
                          </w:rPr>
                        </w:pPr>
                        <w:proofErr w:type="gramStart"/>
                        <w:r>
                          <w:rPr>
                            <w:rFonts w:ascii="Arial"/>
                            <w:color w:val="FFFFFF"/>
                            <w:w w:val="105"/>
                            <w:sz w:val="12"/>
                          </w:rPr>
                          <w:t>artifact</w:t>
                        </w:r>
                        <w:proofErr w:type="gramEnd"/>
                        <w:r>
                          <w:rPr>
                            <w:rFonts w:ascii="Arial"/>
                            <w:color w:val="FFFFFF"/>
                            <w:w w:val="105"/>
                            <w:sz w:val="12"/>
                          </w:rPr>
                          <w:t xml:space="preserve"> (code)</w:t>
                        </w:r>
                      </w:p>
                    </w:txbxContent>
                  </v:textbox>
                </v:shape>
                <v:shape id="Text Box 155" o:spid="_x0000_s1122" type="#_x0000_t202" style="position:absolute;left:4101;top:-92;width:1603;height:4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Qq85cMA&#10;AADcAAAADwAAAGRycy9kb3ducmV2LnhtbERPTWvCQBC9F/wPywi91Y0tWI2uIqIgFKQxHjyO2TFZ&#10;zM6m2VXTf+8WCt7m8T5ntuhsLW7UeuNYwXCQgCAunDZcKjjkm7cxCB+QNdaOScEveVjMey8zTLW7&#10;c0a3fShFDGGfooIqhCaV0hcVWfQD1xBH7uxaiyHCtpS6xXsMt7V8T5KRtGg4NlTY0Kqi4rK/WgXL&#10;I2dr87M7fWfnzOT5JOGv0UWp1363nIII1IWn+N+91XH+5wf8PRMvkP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Qq85cMAAADcAAAADwAAAAAAAAAAAAAAAACYAgAAZHJzL2Rv&#10;d25yZXYueG1sUEsFBgAAAAAEAAQA9QAAAIgDAAAAAA==&#10;" filled="f" stroked="f">
                  <v:textbox inset="0,0,0,0">
                    <w:txbxContent>
                      <w:p w:rsidR="00C35252" w:rsidRDefault="00C35252">
                        <w:pPr>
                          <w:spacing w:line="168" w:lineRule="exact"/>
                          <w:rPr>
                            <w:rFonts w:ascii="Arial"/>
                            <w:sz w:val="12"/>
                          </w:rPr>
                        </w:pPr>
                        <w:r>
                          <w:rPr>
                            <w:rFonts w:ascii="Arial"/>
                            <w:color w:val="FFFFFF"/>
                            <w:w w:val="105"/>
                            <w:position w:val="-7"/>
                            <w:sz w:val="12"/>
                          </w:rPr>
                          <w:t xml:space="preserve">2   </w:t>
                        </w:r>
                        <w:r>
                          <w:rPr>
                            <w:rFonts w:ascii="Arial"/>
                            <w:w w:val="105"/>
                            <w:sz w:val="12"/>
                          </w:rPr>
                          <w:t>Synchronize</w:t>
                        </w:r>
                      </w:p>
                      <w:p w:rsidR="00C35252" w:rsidRDefault="00C35252">
                        <w:pPr>
                          <w:tabs>
                            <w:tab w:val="left" w:pos="1131"/>
                          </w:tabs>
                          <w:spacing w:line="109" w:lineRule="exact"/>
                          <w:ind w:left="187"/>
                          <w:rPr>
                            <w:rFonts w:ascii="Arial"/>
                            <w:sz w:val="12"/>
                          </w:rPr>
                        </w:pPr>
                        <w:r>
                          <w:rPr>
                            <w:rFonts w:ascii="Arial"/>
                            <w:w w:val="105"/>
                            <w:sz w:val="12"/>
                          </w:rPr>
                          <w:t>Code</w:t>
                        </w:r>
                        <w:r>
                          <w:rPr>
                            <w:rFonts w:ascii="Arial"/>
                            <w:w w:val="105"/>
                            <w:sz w:val="12"/>
                          </w:rPr>
                          <w:tab/>
                        </w:r>
                        <w:r>
                          <w:rPr>
                            <w:rFonts w:ascii="Arial"/>
                            <w:color w:val="FFFFFF"/>
                            <w:spacing w:val="-1"/>
                            <w:w w:val="105"/>
                            <w:position w:val="1"/>
                            <w:sz w:val="12"/>
                          </w:rPr>
                          <w:t>Modified</w:t>
                        </w:r>
                      </w:p>
                      <w:p w:rsidR="00C35252" w:rsidRDefault="00C35252">
                        <w:pPr>
                          <w:spacing w:before="1" w:line="136" w:lineRule="exact"/>
                          <w:ind w:right="97"/>
                          <w:jc w:val="right"/>
                          <w:rPr>
                            <w:rFonts w:ascii="Arial"/>
                            <w:sz w:val="12"/>
                          </w:rPr>
                        </w:pPr>
                        <w:proofErr w:type="gramStart"/>
                        <w:r>
                          <w:rPr>
                            <w:rFonts w:ascii="Arial"/>
                            <w:color w:val="FFFFFF"/>
                            <w:w w:val="105"/>
                            <w:sz w:val="12"/>
                          </w:rPr>
                          <w:t>code</w:t>
                        </w:r>
                        <w:proofErr w:type="gramEnd"/>
                      </w:p>
                    </w:txbxContent>
                  </v:textbox>
                </v:shape>
                <v:shape id="Text Box 154" o:spid="_x0000_s1123" type="#_x0000_t202" style="position:absolute;left:1872;top:397;width:976;height:2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uMkkcMA&#10;AADcAAAADwAAAGRycy9kb3ducmV2LnhtbERPTWvCQBC9F/wPywi91Y2lWI2uIqIgFKQxHjyO2TFZ&#10;zM6m2VXTf+8WCt7m8T5ntuhsLW7UeuNYwXCQgCAunDZcKjjkm7cxCB+QNdaOScEveVjMey8zTLW7&#10;c0a3fShFDGGfooIqhCaV0hcVWfQD1xBH7uxaiyHCtpS6xXsMt7V8T5KRtGg4NlTY0Kqi4rK/WgXL&#10;I2dr87M7fWfnzOT5JOGv0UWp1363nIII1IWn+N+91XH+5wf8PRMvkP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uMkkcMAAADcAAAADwAAAAAAAAAAAAAAAACYAgAAZHJzL2Rv&#10;d25yZXYueG1sUEsFBgAAAAAEAAQA9QAAAIgDAAAAAA==&#10;" filled="f" stroked="f">
                  <v:textbox inset="0,0,0,0">
                    <w:txbxContent>
                      <w:p w:rsidR="00C35252" w:rsidRDefault="00C35252">
                        <w:pPr>
                          <w:spacing w:line="173" w:lineRule="exact"/>
                          <w:jc w:val="center"/>
                          <w:rPr>
                            <w:rFonts w:ascii="Arial"/>
                            <w:sz w:val="12"/>
                          </w:rPr>
                        </w:pPr>
                        <w:r>
                          <w:rPr>
                            <w:rFonts w:ascii="Arial"/>
                            <w:color w:val="FFFFFF"/>
                            <w:w w:val="105"/>
                            <w:position w:val="-7"/>
                            <w:sz w:val="12"/>
                          </w:rPr>
                          <w:t xml:space="preserve">3   </w:t>
                        </w:r>
                        <w:r>
                          <w:rPr>
                            <w:rFonts w:ascii="Arial"/>
                            <w:w w:val="105"/>
                            <w:sz w:val="12"/>
                          </w:rPr>
                          <w:t>Reverse</w:t>
                        </w:r>
                        <w:r>
                          <w:rPr>
                            <w:rFonts w:ascii="Arial"/>
                            <w:spacing w:val="-7"/>
                            <w:w w:val="105"/>
                            <w:sz w:val="12"/>
                          </w:rPr>
                          <w:t xml:space="preserve"> </w:t>
                        </w:r>
                        <w:r>
                          <w:rPr>
                            <w:rFonts w:ascii="Arial"/>
                            <w:w w:val="105"/>
                            <w:sz w:val="12"/>
                          </w:rPr>
                          <w:t>Code</w:t>
                        </w:r>
                      </w:p>
                      <w:p w:rsidR="00C35252" w:rsidRDefault="00C35252">
                        <w:pPr>
                          <w:spacing w:line="102" w:lineRule="exact"/>
                          <w:ind w:left="118"/>
                          <w:jc w:val="center"/>
                          <w:rPr>
                            <w:rFonts w:ascii="Arial"/>
                            <w:sz w:val="12"/>
                          </w:rPr>
                        </w:pPr>
                        <w:r>
                          <w:rPr>
                            <w:rFonts w:ascii="Arial"/>
                            <w:w w:val="105"/>
                            <w:sz w:val="12"/>
                          </w:rPr>
                          <w:t>(Incremental)</w:t>
                        </w:r>
                      </w:p>
                    </w:txbxContent>
                  </v:textbox>
                </v:shape>
                <w10:wrap anchorx="page"/>
              </v:group>
            </w:pict>
          </mc:Fallback>
        </mc:AlternateContent>
      </w:r>
      <w:r w:rsidR="00C35252">
        <w:rPr>
          <w:rFonts w:ascii="Arial"/>
          <w:color w:val="FFFFFF"/>
          <w:sz w:val="12"/>
        </w:rPr>
        <w:t xml:space="preserve">Modified </w:t>
      </w:r>
      <w:r w:rsidR="00C35252">
        <w:rPr>
          <w:rFonts w:ascii="Arial"/>
          <w:color w:val="FFFFFF"/>
          <w:w w:val="105"/>
          <w:sz w:val="12"/>
        </w:rPr>
        <w:t>model</w:t>
      </w:r>
    </w:p>
    <w:p w:rsidR="003D382C" w:rsidRDefault="00C35252">
      <w:pPr>
        <w:spacing w:before="68" w:line="109" w:lineRule="exact"/>
        <w:ind w:left="388" w:right="-16"/>
        <w:rPr>
          <w:rFonts w:ascii="Arial"/>
          <w:sz w:val="12"/>
        </w:rPr>
      </w:pPr>
      <w:r>
        <w:br w:type="column"/>
      </w:r>
      <w:r>
        <w:rPr>
          <w:rFonts w:ascii="Arial"/>
          <w:spacing w:val="-1"/>
          <w:w w:val="105"/>
          <w:sz w:val="12"/>
        </w:rPr>
        <w:t>Synchronize</w:t>
      </w:r>
    </w:p>
    <w:p w:rsidR="003D382C" w:rsidRDefault="0020624D">
      <w:pPr>
        <w:pStyle w:val="Paragraphedeliste"/>
        <w:numPr>
          <w:ilvl w:val="0"/>
          <w:numId w:val="4"/>
        </w:numPr>
        <w:tabs>
          <w:tab w:val="left" w:pos="389"/>
        </w:tabs>
        <w:spacing w:line="179" w:lineRule="exact"/>
        <w:ind w:left="388" w:hanging="177"/>
        <w:jc w:val="left"/>
        <w:rPr>
          <w:rFonts w:ascii="Arial"/>
          <w:color w:val="FFFFFF"/>
          <w:sz w:val="12"/>
        </w:rPr>
      </w:pPr>
      <w:r>
        <w:rPr>
          <w:noProof/>
          <w:lang w:val="fr-FR" w:eastAsia="fr-FR"/>
        </w:rPr>
        <mc:AlternateContent>
          <mc:Choice Requires="wpg">
            <w:drawing>
              <wp:anchor distT="0" distB="0" distL="114300" distR="114300" simplePos="0" relativeHeight="503276576" behindDoc="1" locked="0" layoutInCell="1" allowOverlap="1" wp14:anchorId="43EEC933" wp14:editId="434108D2">
                <wp:simplePos x="0" y="0"/>
                <wp:positionH relativeFrom="page">
                  <wp:posOffset>4022725</wp:posOffset>
                </wp:positionH>
                <wp:positionV relativeFrom="paragraph">
                  <wp:posOffset>-41910</wp:posOffset>
                </wp:positionV>
                <wp:extent cx="3038475" cy="424815"/>
                <wp:effectExtent l="3175" t="0" r="6350" b="0"/>
                <wp:wrapNone/>
                <wp:docPr id="144" name="Group 1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38475" cy="424815"/>
                          <a:chOff x="6335" y="-66"/>
                          <a:chExt cx="4785" cy="669"/>
                        </a:xfrm>
                      </wpg:grpSpPr>
                      <pic:pic xmlns:pic="http://schemas.openxmlformats.org/drawingml/2006/picture">
                        <pic:nvPicPr>
                          <pic:cNvPr id="145" name="Picture 15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7155" y="-52"/>
                            <a:ext cx="187" cy="1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46" name="AutoShape 151"/>
                        <wps:cNvSpPr>
                          <a:spLocks/>
                        </wps:cNvSpPr>
                        <wps:spPr bwMode="auto">
                          <a:xfrm>
                            <a:off x="7115" y="180"/>
                            <a:ext cx="1080" cy="54"/>
                          </a:xfrm>
                          <a:custGeom>
                            <a:avLst/>
                            <a:gdLst>
                              <a:gd name="T0" fmla="+- 0 7204 7115"/>
                              <a:gd name="T1" fmla="*/ T0 w 1080"/>
                              <a:gd name="T2" fmla="+- 0 180 180"/>
                              <a:gd name="T3" fmla="*/ 180 h 54"/>
                              <a:gd name="T4" fmla="+- 0 7115 7115"/>
                              <a:gd name="T5" fmla="*/ T4 w 1080"/>
                              <a:gd name="T6" fmla="+- 0 207 180"/>
                              <a:gd name="T7" fmla="*/ 207 h 54"/>
                              <a:gd name="T8" fmla="+- 0 7204 7115"/>
                              <a:gd name="T9" fmla="*/ T8 w 1080"/>
                              <a:gd name="T10" fmla="+- 0 234 180"/>
                              <a:gd name="T11" fmla="*/ 234 h 54"/>
                              <a:gd name="T12" fmla="+- 0 7204 7115"/>
                              <a:gd name="T13" fmla="*/ T12 w 1080"/>
                              <a:gd name="T14" fmla="+- 0 211 180"/>
                              <a:gd name="T15" fmla="*/ 211 h 54"/>
                              <a:gd name="T16" fmla="+- 0 7195 7115"/>
                              <a:gd name="T17" fmla="*/ T16 w 1080"/>
                              <a:gd name="T18" fmla="+- 0 211 180"/>
                              <a:gd name="T19" fmla="*/ 211 h 54"/>
                              <a:gd name="T20" fmla="+- 0 7195 7115"/>
                              <a:gd name="T21" fmla="*/ T20 w 1080"/>
                              <a:gd name="T22" fmla="+- 0 202 180"/>
                              <a:gd name="T23" fmla="*/ 202 h 54"/>
                              <a:gd name="T24" fmla="+- 0 7204 7115"/>
                              <a:gd name="T25" fmla="*/ T24 w 1080"/>
                              <a:gd name="T26" fmla="+- 0 202 180"/>
                              <a:gd name="T27" fmla="*/ 202 h 54"/>
                              <a:gd name="T28" fmla="+- 0 7204 7115"/>
                              <a:gd name="T29" fmla="*/ T28 w 1080"/>
                              <a:gd name="T30" fmla="+- 0 180 180"/>
                              <a:gd name="T31" fmla="*/ 180 h 54"/>
                              <a:gd name="T32" fmla="+- 0 8106 7115"/>
                              <a:gd name="T33" fmla="*/ T32 w 1080"/>
                              <a:gd name="T34" fmla="+- 0 180 180"/>
                              <a:gd name="T35" fmla="*/ 180 h 54"/>
                              <a:gd name="T36" fmla="+- 0 8106 7115"/>
                              <a:gd name="T37" fmla="*/ T36 w 1080"/>
                              <a:gd name="T38" fmla="+- 0 234 180"/>
                              <a:gd name="T39" fmla="*/ 234 h 54"/>
                              <a:gd name="T40" fmla="+- 0 8180 7115"/>
                              <a:gd name="T41" fmla="*/ T40 w 1080"/>
                              <a:gd name="T42" fmla="+- 0 211 180"/>
                              <a:gd name="T43" fmla="*/ 211 h 54"/>
                              <a:gd name="T44" fmla="+- 0 8115 7115"/>
                              <a:gd name="T45" fmla="*/ T44 w 1080"/>
                              <a:gd name="T46" fmla="+- 0 211 180"/>
                              <a:gd name="T47" fmla="*/ 211 h 54"/>
                              <a:gd name="T48" fmla="+- 0 8115 7115"/>
                              <a:gd name="T49" fmla="*/ T48 w 1080"/>
                              <a:gd name="T50" fmla="+- 0 202 180"/>
                              <a:gd name="T51" fmla="*/ 202 h 54"/>
                              <a:gd name="T52" fmla="+- 0 8180 7115"/>
                              <a:gd name="T53" fmla="*/ T52 w 1080"/>
                              <a:gd name="T54" fmla="+- 0 202 180"/>
                              <a:gd name="T55" fmla="*/ 202 h 54"/>
                              <a:gd name="T56" fmla="+- 0 8106 7115"/>
                              <a:gd name="T57" fmla="*/ T56 w 1080"/>
                              <a:gd name="T58" fmla="+- 0 180 180"/>
                              <a:gd name="T59" fmla="*/ 180 h 54"/>
                              <a:gd name="T60" fmla="+- 0 7204 7115"/>
                              <a:gd name="T61" fmla="*/ T60 w 1080"/>
                              <a:gd name="T62" fmla="+- 0 202 180"/>
                              <a:gd name="T63" fmla="*/ 202 h 54"/>
                              <a:gd name="T64" fmla="+- 0 7195 7115"/>
                              <a:gd name="T65" fmla="*/ T64 w 1080"/>
                              <a:gd name="T66" fmla="+- 0 202 180"/>
                              <a:gd name="T67" fmla="*/ 202 h 54"/>
                              <a:gd name="T68" fmla="+- 0 7195 7115"/>
                              <a:gd name="T69" fmla="*/ T68 w 1080"/>
                              <a:gd name="T70" fmla="+- 0 211 180"/>
                              <a:gd name="T71" fmla="*/ 211 h 54"/>
                              <a:gd name="T72" fmla="+- 0 7204 7115"/>
                              <a:gd name="T73" fmla="*/ T72 w 1080"/>
                              <a:gd name="T74" fmla="+- 0 211 180"/>
                              <a:gd name="T75" fmla="*/ 211 h 54"/>
                              <a:gd name="T76" fmla="+- 0 7204 7115"/>
                              <a:gd name="T77" fmla="*/ T76 w 1080"/>
                              <a:gd name="T78" fmla="+- 0 202 180"/>
                              <a:gd name="T79" fmla="*/ 202 h 54"/>
                              <a:gd name="T80" fmla="+- 0 8106 7115"/>
                              <a:gd name="T81" fmla="*/ T80 w 1080"/>
                              <a:gd name="T82" fmla="+- 0 202 180"/>
                              <a:gd name="T83" fmla="*/ 202 h 54"/>
                              <a:gd name="T84" fmla="+- 0 7204 7115"/>
                              <a:gd name="T85" fmla="*/ T84 w 1080"/>
                              <a:gd name="T86" fmla="+- 0 202 180"/>
                              <a:gd name="T87" fmla="*/ 202 h 54"/>
                              <a:gd name="T88" fmla="+- 0 7204 7115"/>
                              <a:gd name="T89" fmla="*/ T88 w 1080"/>
                              <a:gd name="T90" fmla="+- 0 211 180"/>
                              <a:gd name="T91" fmla="*/ 211 h 54"/>
                              <a:gd name="T92" fmla="+- 0 8106 7115"/>
                              <a:gd name="T93" fmla="*/ T92 w 1080"/>
                              <a:gd name="T94" fmla="+- 0 211 180"/>
                              <a:gd name="T95" fmla="*/ 211 h 54"/>
                              <a:gd name="T96" fmla="+- 0 8106 7115"/>
                              <a:gd name="T97" fmla="*/ T96 w 1080"/>
                              <a:gd name="T98" fmla="+- 0 202 180"/>
                              <a:gd name="T99" fmla="*/ 202 h 54"/>
                              <a:gd name="T100" fmla="+- 0 8180 7115"/>
                              <a:gd name="T101" fmla="*/ T100 w 1080"/>
                              <a:gd name="T102" fmla="+- 0 202 180"/>
                              <a:gd name="T103" fmla="*/ 202 h 54"/>
                              <a:gd name="T104" fmla="+- 0 8115 7115"/>
                              <a:gd name="T105" fmla="*/ T104 w 1080"/>
                              <a:gd name="T106" fmla="+- 0 202 180"/>
                              <a:gd name="T107" fmla="*/ 202 h 54"/>
                              <a:gd name="T108" fmla="+- 0 8115 7115"/>
                              <a:gd name="T109" fmla="*/ T108 w 1080"/>
                              <a:gd name="T110" fmla="+- 0 211 180"/>
                              <a:gd name="T111" fmla="*/ 211 h 54"/>
                              <a:gd name="T112" fmla="+- 0 8180 7115"/>
                              <a:gd name="T113" fmla="*/ T112 w 1080"/>
                              <a:gd name="T114" fmla="+- 0 211 180"/>
                              <a:gd name="T115" fmla="*/ 211 h 54"/>
                              <a:gd name="T116" fmla="+- 0 8195 7115"/>
                              <a:gd name="T117" fmla="*/ T116 w 1080"/>
                              <a:gd name="T118" fmla="+- 0 207 180"/>
                              <a:gd name="T119" fmla="*/ 207 h 54"/>
                              <a:gd name="T120" fmla="+- 0 8180 7115"/>
                              <a:gd name="T121" fmla="*/ T120 w 1080"/>
                              <a:gd name="T122" fmla="+- 0 202 180"/>
                              <a:gd name="T123" fmla="*/ 202 h 5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Lst>
                            <a:rect l="0" t="0" r="r" b="b"/>
                            <a:pathLst>
                              <a:path w="1080" h="54">
                                <a:moveTo>
                                  <a:pt x="89" y="0"/>
                                </a:moveTo>
                                <a:lnTo>
                                  <a:pt x="0" y="27"/>
                                </a:lnTo>
                                <a:lnTo>
                                  <a:pt x="89" y="54"/>
                                </a:lnTo>
                                <a:lnTo>
                                  <a:pt x="89" y="31"/>
                                </a:lnTo>
                                <a:lnTo>
                                  <a:pt x="80" y="31"/>
                                </a:lnTo>
                                <a:lnTo>
                                  <a:pt x="80" y="22"/>
                                </a:lnTo>
                                <a:lnTo>
                                  <a:pt x="89" y="22"/>
                                </a:lnTo>
                                <a:lnTo>
                                  <a:pt x="89" y="0"/>
                                </a:lnTo>
                                <a:close/>
                                <a:moveTo>
                                  <a:pt x="991" y="0"/>
                                </a:moveTo>
                                <a:lnTo>
                                  <a:pt x="991" y="54"/>
                                </a:lnTo>
                                <a:lnTo>
                                  <a:pt x="1065" y="31"/>
                                </a:lnTo>
                                <a:lnTo>
                                  <a:pt x="1000" y="31"/>
                                </a:lnTo>
                                <a:lnTo>
                                  <a:pt x="1000" y="22"/>
                                </a:lnTo>
                                <a:lnTo>
                                  <a:pt x="1065" y="22"/>
                                </a:lnTo>
                                <a:lnTo>
                                  <a:pt x="991" y="0"/>
                                </a:lnTo>
                                <a:close/>
                                <a:moveTo>
                                  <a:pt x="89" y="22"/>
                                </a:moveTo>
                                <a:lnTo>
                                  <a:pt x="80" y="22"/>
                                </a:lnTo>
                                <a:lnTo>
                                  <a:pt x="80" y="31"/>
                                </a:lnTo>
                                <a:lnTo>
                                  <a:pt x="89" y="31"/>
                                </a:lnTo>
                                <a:lnTo>
                                  <a:pt x="89" y="22"/>
                                </a:lnTo>
                                <a:close/>
                                <a:moveTo>
                                  <a:pt x="991" y="22"/>
                                </a:moveTo>
                                <a:lnTo>
                                  <a:pt x="89" y="22"/>
                                </a:lnTo>
                                <a:lnTo>
                                  <a:pt x="89" y="31"/>
                                </a:lnTo>
                                <a:lnTo>
                                  <a:pt x="991" y="31"/>
                                </a:lnTo>
                                <a:lnTo>
                                  <a:pt x="991" y="22"/>
                                </a:lnTo>
                                <a:close/>
                                <a:moveTo>
                                  <a:pt x="1065" y="22"/>
                                </a:moveTo>
                                <a:lnTo>
                                  <a:pt x="1000" y="22"/>
                                </a:lnTo>
                                <a:lnTo>
                                  <a:pt x="1000" y="31"/>
                                </a:lnTo>
                                <a:lnTo>
                                  <a:pt x="1065" y="31"/>
                                </a:lnTo>
                                <a:lnTo>
                                  <a:pt x="1080" y="27"/>
                                </a:lnTo>
                                <a:lnTo>
                                  <a:pt x="1065" y="2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7" name="Freeform 150"/>
                        <wps:cNvSpPr>
                          <a:spLocks/>
                        </wps:cNvSpPr>
                        <wps:spPr bwMode="auto">
                          <a:xfrm>
                            <a:off x="8196" y="-8"/>
                            <a:ext cx="1066" cy="424"/>
                          </a:xfrm>
                          <a:custGeom>
                            <a:avLst/>
                            <a:gdLst>
                              <a:gd name="T0" fmla="+- 0 9261 8196"/>
                              <a:gd name="T1" fmla="*/ T0 w 1066"/>
                              <a:gd name="T2" fmla="+- 0 -8 -8"/>
                              <a:gd name="T3" fmla="*/ -8 h 424"/>
                              <a:gd name="T4" fmla="+- 0 8196 8196"/>
                              <a:gd name="T5" fmla="*/ T4 w 1066"/>
                              <a:gd name="T6" fmla="+- 0 -8 -8"/>
                              <a:gd name="T7" fmla="*/ -8 h 424"/>
                              <a:gd name="T8" fmla="+- 0 8196 8196"/>
                              <a:gd name="T9" fmla="*/ T8 w 1066"/>
                              <a:gd name="T10" fmla="+- 0 393 -8"/>
                              <a:gd name="T11" fmla="*/ 393 h 424"/>
                              <a:gd name="T12" fmla="+- 0 8284 8196"/>
                              <a:gd name="T13" fmla="*/ T12 w 1066"/>
                              <a:gd name="T14" fmla="+- 0 404 -8"/>
                              <a:gd name="T15" fmla="*/ 404 h 424"/>
                              <a:gd name="T16" fmla="+- 0 8363 8196"/>
                              <a:gd name="T17" fmla="*/ T16 w 1066"/>
                              <a:gd name="T18" fmla="+- 0 411 -8"/>
                              <a:gd name="T19" fmla="*/ 411 h 424"/>
                              <a:gd name="T20" fmla="+- 0 8434 8196"/>
                              <a:gd name="T21" fmla="*/ T20 w 1066"/>
                              <a:gd name="T22" fmla="+- 0 415 -8"/>
                              <a:gd name="T23" fmla="*/ 415 h 424"/>
                              <a:gd name="T24" fmla="+- 0 8497 8196"/>
                              <a:gd name="T25" fmla="*/ T24 w 1066"/>
                              <a:gd name="T26" fmla="+- 0 416 -8"/>
                              <a:gd name="T27" fmla="*/ 416 h 424"/>
                              <a:gd name="T28" fmla="+- 0 8526 8196"/>
                              <a:gd name="T29" fmla="*/ T28 w 1066"/>
                              <a:gd name="T30" fmla="+- 0 415 -8"/>
                              <a:gd name="T31" fmla="*/ 415 h 424"/>
                              <a:gd name="T32" fmla="+- 0 8607 8196"/>
                              <a:gd name="T33" fmla="*/ T32 w 1066"/>
                              <a:gd name="T34" fmla="+- 0 410 -8"/>
                              <a:gd name="T35" fmla="*/ 410 h 424"/>
                              <a:gd name="T36" fmla="+- 0 8681 8196"/>
                              <a:gd name="T37" fmla="*/ T36 w 1066"/>
                              <a:gd name="T38" fmla="+- 0 400 -8"/>
                              <a:gd name="T39" fmla="*/ 400 h 424"/>
                              <a:gd name="T40" fmla="+- 0 8849 8196"/>
                              <a:gd name="T41" fmla="*/ T40 w 1066"/>
                              <a:gd name="T42" fmla="+- 0 371 -8"/>
                              <a:gd name="T43" fmla="*/ 371 h 424"/>
                              <a:gd name="T44" fmla="+- 0 8875 8196"/>
                              <a:gd name="T45" fmla="*/ T44 w 1066"/>
                              <a:gd name="T46" fmla="+- 0 366 -8"/>
                              <a:gd name="T47" fmla="*/ 366 h 424"/>
                              <a:gd name="T48" fmla="+- 0 8960 8196"/>
                              <a:gd name="T49" fmla="*/ T48 w 1066"/>
                              <a:gd name="T50" fmla="+- 0 354 -8"/>
                              <a:gd name="T51" fmla="*/ 354 h 424"/>
                              <a:gd name="T52" fmla="+- 0 9023 8196"/>
                              <a:gd name="T53" fmla="*/ T52 w 1066"/>
                              <a:gd name="T54" fmla="+- 0 347 -8"/>
                              <a:gd name="T55" fmla="*/ 347 h 424"/>
                              <a:gd name="T56" fmla="+- 0 9093 8196"/>
                              <a:gd name="T57" fmla="*/ T56 w 1066"/>
                              <a:gd name="T58" fmla="+- 0 341 -8"/>
                              <a:gd name="T59" fmla="*/ 341 h 424"/>
                              <a:gd name="T60" fmla="+- 0 9172 8196"/>
                              <a:gd name="T61" fmla="*/ T60 w 1066"/>
                              <a:gd name="T62" fmla="+- 0 338 -8"/>
                              <a:gd name="T63" fmla="*/ 338 h 424"/>
                              <a:gd name="T64" fmla="+- 0 9261 8196"/>
                              <a:gd name="T65" fmla="*/ T64 w 1066"/>
                              <a:gd name="T66" fmla="+- 0 336 -8"/>
                              <a:gd name="T67" fmla="*/ 336 h 424"/>
                              <a:gd name="T68" fmla="+- 0 9261 8196"/>
                              <a:gd name="T69" fmla="*/ T68 w 1066"/>
                              <a:gd name="T70" fmla="+- 0 -8 -8"/>
                              <a:gd name="T71" fmla="*/ -8 h 4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1066" h="424">
                                <a:moveTo>
                                  <a:pt x="1065" y="0"/>
                                </a:moveTo>
                                <a:lnTo>
                                  <a:pt x="0" y="0"/>
                                </a:lnTo>
                                <a:lnTo>
                                  <a:pt x="0" y="401"/>
                                </a:lnTo>
                                <a:lnTo>
                                  <a:pt x="88" y="412"/>
                                </a:lnTo>
                                <a:lnTo>
                                  <a:pt x="167" y="419"/>
                                </a:lnTo>
                                <a:lnTo>
                                  <a:pt x="238" y="423"/>
                                </a:lnTo>
                                <a:lnTo>
                                  <a:pt x="301" y="424"/>
                                </a:lnTo>
                                <a:lnTo>
                                  <a:pt x="330" y="423"/>
                                </a:lnTo>
                                <a:lnTo>
                                  <a:pt x="411" y="418"/>
                                </a:lnTo>
                                <a:lnTo>
                                  <a:pt x="485" y="408"/>
                                </a:lnTo>
                                <a:lnTo>
                                  <a:pt x="653" y="379"/>
                                </a:lnTo>
                                <a:lnTo>
                                  <a:pt x="679" y="374"/>
                                </a:lnTo>
                                <a:lnTo>
                                  <a:pt x="764" y="362"/>
                                </a:lnTo>
                                <a:lnTo>
                                  <a:pt x="827" y="355"/>
                                </a:lnTo>
                                <a:lnTo>
                                  <a:pt x="897" y="349"/>
                                </a:lnTo>
                                <a:lnTo>
                                  <a:pt x="976" y="346"/>
                                </a:lnTo>
                                <a:lnTo>
                                  <a:pt x="1065" y="344"/>
                                </a:lnTo>
                                <a:lnTo>
                                  <a:pt x="1065" y="0"/>
                                </a:lnTo>
                                <a:close/>
                              </a:path>
                            </a:pathLst>
                          </a:custGeom>
                          <a:solidFill>
                            <a:srgbClr val="9999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8" name="Freeform 149"/>
                        <wps:cNvSpPr>
                          <a:spLocks/>
                        </wps:cNvSpPr>
                        <wps:spPr bwMode="auto">
                          <a:xfrm>
                            <a:off x="8196" y="-8"/>
                            <a:ext cx="1066" cy="424"/>
                          </a:xfrm>
                          <a:custGeom>
                            <a:avLst/>
                            <a:gdLst>
                              <a:gd name="T0" fmla="+- 0 8196 8196"/>
                              <a:gd name="T1" fmla="*/ T0 w 1066"/>
                              <a:gd name="T2" fmla="+- 0 -8 -8"/>
                              <a:gd name="T3" fmla="*/ -8 h 424"/>
                              <a:gd name="T4" fmla="+- 0 9261 8196"/>
                              <a:gd name="T5" fmla="*/ T4 w 1066"/>
                              <a:gd name="T6" fmla="+- 0 -8 -8"/>
                              <a:gd name="T7" fmla="*/ -8 h 424"/>
                              <a:gd name="T8" fmla="+- 0 9261 8196"/>
                              <a:gd name="T9" fmla="*/ T8 w 1066"/>
                              <a:gd name="T10" fmla="+- 0 336 -8"/>
                              <a:gd name="T11" fmla="*/ 336 h 424"/>
                              <a:gd name="T12" fmla="+- 0 9215 8196"/>
                              <a:gd name="T13" fmla="*/ T12 w 1066"/>
                              <a:gd name="T14" fmla="+- 0 337 -8"/>
                              <a:gd name="T15" fmla="*/ 337 h 424"/>
                              <a:gd name="T16" fmla="+- 0 9172 8196"/>
                              <a:gd name="T17" fmla="*/ T16 w 1066"/>
                              <a:gd name="T18" fmla="+- 0 338 -8"/>
                              <a:gd name="T19" fmla="*/ 338 h 424"/>
                              <a:gd name="T20" fmla="+- 0 9093 8196"/>
                              <a:gd name="T21" fmla="*/ T20 w 1066"/>
                              <a:gd name="T22" fmla="+- 0 341 -8"/>
                              <a:gd name="T23" fmla="*/ 341 h 424"/>
                              <a:gd name="T24" fmla="+- 0 9023 8196"/>
                              <a:gd name="T25" fmla="*/ T24 w 1066"/>
                              <a:gd name="T26" fmla="+- 0 347 -8"/>
                              <a:gd name="T27" fmla="*/ 347 h 424"/>
                              <a:gd name="T28" fmla="+- 0 8960 8196"/>
                              <a:gd name="T29" fmla="*/ T28 w 1066"/>
                              <a:gd name="T30" fmla="+- 0 354 -8"/>
                              <a:gd name="T31" fmla="*/ 354 h 424"/>
                              <a:gd name="T32" fmla="+- 0 8875 8196"/>
                              <a:gd name="T33" fmla="*/ T32 w 1066"/>
                              <a:gd name="T34" fmla="+- 0 366 -8"/>
                              <a:gd name="T35" fmla="*/ 366 h 424"/>
                              <a:gd name="T36" fmla="+- 0 8800 8196"/>
                              <a:gd name="T37" fmla="*/ T36 w 1066"/>
                              <a:gd name="T38" fmla="+- 0 380 -8"/>
                              <a:gd name="T39" fmla="*/ 380 h 424"/>
                              <a:gd name="T40" fmla="+- 0 8776 8196"/>
                              <a:gd name="T41" fmla="*/ T40 w 1066"/>
                              <a:gd name="T42" fmla="+- 0 384 -8"/>
                              <a:gd name="T43" fmla="*/ 384 h 424"/>
                              <a:gd name="T44" fmla="+- 0 8752 8196"/>
                              <a:gd name="T45" fmla="*/ T44 w 1066"/>
                              <a:gd name="T46" fmla="+- 0 388 -8"/>
                              <a:gd name="T47" fmla="*/ 388 h 424"/>
                              <a:gd name="T48" fmla="+- 0 8681 8196"/>
                              <a:gd name="T49" fmla="*/ T48 w 1066"/>
                              <a:gd name="T50" fmla="+- 0 400 -8"/>
                              <a:gd name="T51" fmla="*/ 400 h 424"/>
                              <a:gd name="T52" fmla="+- 0 8607 8196"/>
                              <a:gd name="T53" fmla="*/ T52 w 1066"/>
                              <a:gd name="T54" fmla="+- 0 410 -8"/>
                              <a:gd name="T55" fmla="*/ 410 h 424"/>
                              <a:gd name="T56" fmla="+- 0 8526 8196"/>
                              <a:gd name="T57" fmla="*/ T56 w 1066"/>
                              <a:gd name="T58" fmla="+- 0 415 -8"/>
                              <a:gd name="T59" fmla="*/ 415 h 424"/>
                              <a:gd name="T60" fmla="+- 0 8497 8196"/>
                              <a:gd name="T61" fmla="*/ T60 w 1066"/>
                              <a:gd name="T62" fmla="+- 0 416 -8"/>
                              <a:gd name="T63" fmla="*/ 416 h 424"/>
                              <a:gd name="T64" fmla="+- 0 8466 8196"/>
                              <a:gd name="T65" fmla="*/ T64 w 1066"/>
                              <a:gd name="T66" fmla="+- 0 416 -8"/>
                              <a:gd name="T67" fmla="*/ 416 h 424"/>
                              <a:gd name="T68" fmla="+- 0 8399 8196"/>
                              <a:gd name="T69" fmla="*/ T68 w 1066"/>
                              <a:gd name="T70" fmla="+- 0 414 -8"/>
                              <a:gd name="T71" fmla="*/ 414 h 424"/>
                              <a:gd name="T72" fmla="+- 0 8325 8196"/>
                              <a:gd name="T73" fmla="*/ T72 w 1066"/>
                              <a:gd name="T74" fmla="+- 0 408 -8"/>
                              <a:gd name="T75" fmla="*/ 408 h 424"/>
                              <a:gd name="T76" fmla="+- 0 8241 8196"/>
                              <a:gd name="T77" fmla="*/ T76 w 1066"/>
                              <a:gd name="T78" fmla="+- 0 399 -8"/>
                              <a:gd name="T79" fmla="*/ 399 h 424"/>
                              <a:gd name="T80" fmla="+- 0 8196 8196"/>
                              <a:gd name="T81" fmla="*/ T80 w 1066"/>
                              <a:gd name="T82" fmla="+- 0 393 -8"/>
                              <a:gd name="T83" fmla="*/ 393 h 424"/>
                              <a:gd name="T84" fmla="+- 0 8196 8196"/>
                              <a:gd name="T85" fmla="*/ T84 w 1066"/>
                              <a:gd name="T86" fmla="+- 0 -8 -8"/>
                              <a:gd name="T87" fmla="*/ -8 h 4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1066" h="424">
                                <a:moveTo>
                                  <a:pt x="0" y="0"/>
                                </a:moveTo>
                                <a:lnTo>
                                  <a:pt x="1065" y="0"/>
                                </a:lnTo>
                                <a:lnTo>
                                  <a:pt x="1065" y="344"/>
                                </a:lnTo>
                                <a:lnTo>
                                  <a:pt x="1019" y="345"/>
                                </a:lnTo>
                                <a:lnTo>
                                  <a:pt x="976" y="346"/>
                                </a:lnTo>
                                <a:lnTo>
                                  <a:pt x="897" y="349"/>
                                </a:lnTo>
                                <a:lnTo>
                                  <a:pt x="827" y="355"/>
                                </a:lnTo>
                                <a:lnTo>
                                  <a:pt x="764" y="362"/>
                                </a:lnTo>
                                <a:lnTo>
                                  <a:pt x="679" y="374"/>
                                </a:lnTo>
                                <a:lnTo>
                                  <a:pt x="604" y="388"/>
                                </a:lnTo>
                                <a:lnTo>
                                  <a:pt x="580" y="392"/>
                                </a:lnTo>
                                <a:lnTo>
                                  <a:pt x="556" y="396"/>
                                </a:lnTo>
                                <a:lnTo>
                                  <a:pt x="485" y="408"/>
                                </a:lnTo>
                                <a:lnTo>
                                  <a:pt x="411" y="418"/>
                                </a:lnTo>
                                <a:lnTo>
                                  <a:pt x="330" y="423"/>
                                </a:lnTo>
                                <a:lnTo>
                                  <a:pt x="301" y="424"/>
                                </a:lnTo>
                                <a:lnTo>
                                  <a:pt x="270" y="424"/>
                                </a:lnTo>
                                <a:lnTo>
                                  <a:pt x="203" y="422"/>
                                </a:lnTo>
                                <a:lnTo>
                                  <a:pt x="129" y="416"/>
                                </a:lnTo>
                                <a:lnTo>
                                  <a:pt x="45" y="407"/>
                                </a:lnTo>
                                <a:lnTo>
                                  <a:pt x="0" y="401"/>
                                </a:lnTo>
                                <a:lnTo>
                                  <a:pt x="0" y="0"/>
                                </a:lnTo>
                                <a:close/>
                              </a:path>
                            </a:pathLst>
                          </a:custGeom>
                          <a:noFill/>
                          <a:ln w="541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9" name="Freeform 148"/>
                        <wps:cNvSpPr>
                          <a:spLocks/>
                        </wps:cNvSpPr>
                        <wps:spPr bwMode="auto">
                          <a:xfrm>
                            <a:off x="10341" y="-8"/>
                            <a:ext cx="775" cy="424"/>
                          </a:xfrm>
                          <a:custGeom>
                            <a:avLst/>
                            <a:gdLst>
                              <a:gd name="T0" fmla="+- 0 11115 10341"/>
                              <a:gd name="T1" fmla="*/ T0 w 775"/>
                              <a:gd name="T2" fmla="+- 0 -8 -8"/>
                              <a:gd name="T3" fmla="*/ -8 h 424"/>
                              <a:gd name="T4" fmla="+- 0 10341 10341"/>
                              <a:gd name="T5" fmla="*/ T4 w 775"/>
                              <a:gd name="T6" fmla="+- 0 -8 -8"/>
                              <a:gd name="T7" fmla="*/ -8 h 424"/>
                              <a:gd name="T8" fmla="+- 0 10341 10341"/>
                              <a:gd name="T9" fmla="*/ T8 w 775"/>
                              <a:gd name="T10" fmla="+- 0 393 -8"/>
                              <a:gd name="T11" fmla="*/ 393 h 424"/>
                              <a:gd name="T12" fmla="+- 0 10423 10341"/>
                              <a:gd name="T13" fmla="*/ T12 w 775"/>
                              <a:gd name="T14" fmla="+- 0 407 -8"/>
                              <a:gd name="T15" fmla="*/ 407 h 424"/>
                              <a:gd name="T16" fmla="+- 0 10495 10341"/>
                              <a:gd name="T17" fmla="*/ T16 w 775"/>
                              <a:gd name="T18" fmla="+- 0 414 -8"/>
                              <a:gd name="T19" fmla="*/ 414 h 424"/>
                              <a:gd name="T20" fmla="+- 0 10556 10341"/>
                              <a:gd name="T21" fmla="*/ T20 w 775"/>
                              <a:gd name="T22" fmla="+- 0 416 -8"/>
                              <a:gd name="T23" fmla="*/ 416 h 424"/>
                              <a:gd name="T24" fmla="+- 0 10584 10341"/>
                              <a:gd name="T25" fmla="*/ T24 w 775"/>
                              <a:gd name="T26" fmla="+- 0 415 -8"/>
                              <a:gd name="T27" fmla="*/ 415 h 424"/>
                              <a:gd name="T28" fmla="+- 0 10660 10341"/>
                              <a:gd name="T29" fmla="*/ T28 w 775"/>
                              <a:gd name="T30" fmla="+- 0 407 -8"/>
                              <a:gd name="T31" fmla="*/ 407 h 424"/>
                              <a:gd name="T32" fmla="+- 0 10728 10341"/>
                              <a:gd name="T33" fmla="*/ T32 w 775"/>
                              <a:gd name="T34" fmla="+- 0 393 -8"/>
                              <a:gd name="T35" fmla="*/ 393 h 424"/>
                              <a:gd name="T36" fmla="+- 0 10820 10341"/>
                              <a:gd name="T37" fmla="*/ T36 w 775"/>
                              <a:gd name="T38" fmla="+- 0 370 -8"/>
                              <a:gd name="T39" fmla="*/ 370 h 424"/>
                              <a:gd name="T40" fmla="+- 0 10845 10341"/>
                              <a:gd name="T41" fmla="*/ T40 w 775"/>
                              <a:gd name="T42" fmla="+- 0 364 -8"/>
                              <a:gd name="T43" fmla="*/ 364 h 424"/>
                              <a:gd name="T44" fmla="+- 0 10929 10341"/>
                              <a:gd name="T45" fmla="*/ T44 w 775"/>
                              <a:gd name="T46" fmla="+- 0 349 -8"/>
                              <a:gd name="T47" fmla="*/ 349 h 424"/>
                              <a:gd name="T48" fmla="+- 0 10995 10341"/>
                              <a:gd name="T49" fmla="*/ T48 w 775"/>
                              <a:gd name="T50" fmla="+- 0 341 -8"/>
                              <a:gd name="T51" fmla="*/ 341 h 424"/>
                              <a:gd name="T52" fmla="+- 0 11072 10341"/>
                              <a:gd name="T53" fmla="*/ T52 w 775"/>
                              <a:gd name="T54" fmla="+- 0 337 -8"/>
                              <a:gd name="T55" fmla="*/ 337 h 424"/>
                              <a:gd name="T56" fmla="+- 0 11115 10341"/>
                              <a:gd name="T57" fmla="*/ T56 w 775"/>
                              <a:gd name="T58" fmla="+- 0 336 -8"/>
                              <a:gd name="T59" fmla="*/ 336 h 424"/>
                              <a:gd name="T60" fmla="+- 0 11115 10341"/>
                              <a:gd name="T61" fmla="*/ T60 w 775"/>
                              <a:gd name="T62" fmla="+- 0 -8 -8"/>
                              <a:gd name="T63" fmla="*/ -8 h 4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775" h="424">
                                <a:moveTo>
                                  <a:pt x="774" y="0"/>
                                </a:moveTo>
                                <a:lnTo>
                                  <a:pt x="0" y="0"/>
                                </a:lnTo>
                                <a:lnTo>
                                  <a:pt x="0" y="401"/>
                                </a:lnTo>
                                <a:lnTo>
                                  <a:pt x="82" y="415"/>
                                </a:lnTo>
                                <a:lnTo>
                                  <a:pt x="154" y="422"/>
                                </a:lnTo>
                                <a:lnTo>
                                  <a:pt x="215" y="424"/>
                                </a:lnTo>
                                <a:lnTo>
                                  <a:pt x="243" y="423"/>
                                </a:lnTo>
                                <a:lnTo>
                                  <a:pt x="319" y="415"/>
                                </a:lnTo>
                                <a:lnTo>
                                  <a:pt x="387" y="401"/>
                                </a:lnTo>
                                <a:lnTo>
                                  <a:pt x="479" y="378"/>
                                </a:lnTo>
                                <a:lnTo>
                                  <a:pt x="504" y="372"/>
                                </a:lnTo>
                                <a:lnTo>
                                  <a:pt x="588" y="357"/>
                                </a:lnTo>
                                <a:lnTo>
                                  <a:pt x="654" y="349"/>
                                </a:lnTo>
                                <a:lnTo>
                                  <a:pt x="731" y="345"/>
                                </a:lnTo>
                                <a:lnTo>
                                  <a:pt x="774" y="344"/>
                                </a:lnTo>
                                <a:lnTo>
                                  <a:pt x="774" y="0"/>
                                </a:lnTo>
                                <a:close/>
                              </a:path>
                            </a:pathLst>
                          </a:custGeom>
                          <a:solidFill>
                            <a:srgbClr val="CC99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0" name="Freeform 147"/>
                        <wps:cNvSpPr>
                          <a:spLocks/>
                        </wps:cNvSpPr>
                        <wps:spPr bwMode="auto">
                          <a:xfrm>
                            <a:off x="10341" y="-8"/>
                            <a:ext cx="775" cy="424"/>
                          </a:xfrm>
                          <a:custGeom>
                            <a:avLst/>
                            <a:gdLst>
                              <a:gd name="T0" fmla="+- 0 10341 10341"/>
                              <a:gd name="T1" fmla="*/ T0 w 775"/>
                              <a:gd name="T2" fmla="+- 0 -8 -8"/>
                              <a:gd name="T3" fmla="*/ -8 h 424"/>
                              <a:gd name="T4" fmla="+- 0 11115 10341"/>
                              <a:gd name="T5" fmla="*/ T4 w 775"/>
                              <a:gd name="T6" fmla="+- 0 -8 -8"/>
                              <a:gd name="T7" fmla="*/ -8 h 424"/>
                              <a:gd name="T8" fmla="+- 0 11115 10341"/>
                              <a:gd name="T9" fmla="*/ T8 w 775"/>
                              <a:gd name="T10" fmla="+- 0 336 -8"/>
                              <a:gd name="T11" fmla="*/ 336 h 424"/>
                              <a:gd name="T12" fmla="+- 0 11072 10341"/>
                              <a:gd name="T13" fmla="*/ T12 w 775"/>
                              <a:gd name="T14" fmla="+- 0 337 -8"/>
                              <a:gd name="T15" fmla="*/ 337 h 424"/>
                              <a:gd name="T16" fmla="+- 0 11032 10341"/>
                              <a:gd name="T17" fmla="*/ T16 w 775"/>
                              <a:gd name="T18" fmla="+- 0 339 -8"/>
                              <a:gd name="T19" fmla="*/ 339 h 424"/>
                              <a:gd name="T20" fmla="+- 0 10961 10341"/>
                              <a:gd name="T21" fmla="*/ T20 w 775"/>
                              <a:gd name="T22" fmla="+- 0 344 -8"/>
                              <a:gd name="T23" fmla="*/ 344 h 424"/>
                              <a:gd name="T24" fmla="+- 0 10899 10341"/>
                              <a:gd name="T25" fmla="*/ T24 w 775"/>
                              <a:gd name="T26" fmla="+- 0 353 -8"/>
                              <a:gd name="T27" fmla="*/ 353 h 424"/>
                              <a:gd name="T28" fmla="+- 0 10820 10341"/>
                              <a:gd name="T29" fmla="*/ T28 w 775"/>
                              <a:gd name="T30" fmla="+- 0 370 -8"/>
                              <a:gd name="T31" fmla="*/ 370 h 424"/>
                              <a:gd name="T32" fmla="+- 0 10750 10341"/>
                              <a:gd name="T33" fmla="*/ T32 w 775"/>
                              <a:gd name="T34" fmla="+- 0 387 -8"/>
                              <a:gd name="T35" fmla="*/ 387 h 424"/>
                              <a:gd name="T36" fmla="+- 0 10728 10341"/>
                              <a:gd name="T37" fmla="*/ T36 w 775"/>
                              <a:gd name="T38" fmla="+- 0 393 -8"/>
                              <a:gd name="T39" fmla="*/ 393 h 424"/>
                              <a:gd name="T40" fmla="+- 0 10660 10341"/>
                              <a:gd name="T41" fmla="*/ T40 w 775"/>
                              <a:gd name="T42" fmla="+- 0 407 -8"/>
                              <a:gd name="T43" fmla="*/ 407 h 424"/>
                              <a:gd name="T44" fmla="+- 0 10584 10341"/>
                              <a:gd name="T45" fmla="*/ T44 w 775"/>
                              <a:gd name="T46" fmla="+- 0 415 -8"/>
                              <a:gd name="T47" fmla="*/ 415 h 424"/>
                              <a:gd name="T48" fmla="+- 0 10556 10341"/>
                              <a:gd name="T49" fmla="*/ T48 w 775"/>
                              <a:gd name="T50" fmla="+- 0 416 -8"/>
                              <a:gd name="T51" fmla="*/ 416 h 424"/>
                              <a:gd name="T52" fmla="+- 0 10527 10341"/>
                              <a:gd name="T53" fmla="*/ T52 w 775"/>
                              <a:gd name="T54" fmla="+- 0 415 -8"/>
                              <a:gd name="T55" fmla="*/ 415 h 424"/>
                              <a:gd name="T56" fmla="+- 0 10460 10341"/>
                              <a:gd name="T57" fmla="*/ T56 w 775"/>
                              <a:gd name="T58" fmla="+- 0 411 -8"/>
                              <a:gd name="T59" fmla="*/ 411 h 424"/>
                              <a:gd name="T60" fmla="+- 0 10384 10341"/>
                              <a:gd name="T61" fmla="*/ T60 w 775"/>
                              <a:gd name="T62" fmla="+- 0 401 -8"/>
                              <a:gd name="T63" fmla="*/ 401 h 424"/>
                              <a:gd name="T64" fmla="+- 0 10341 10341"/>
                              <a:gd name="T65" fmla="*/ T64 w 775"/>
                              <a:gd name="T66" fmla="+- 0 393 -8"/>
                              <a:gd name="T67" fmla="*/ 393 h 424"/>
                              <a:gd name="T68" fmla="+- 0 10341 10341"/>
                              <a:gd name="T69" fmla="*/ T68 w 775"/>
                              <a:gd name="T70" fmla="+- 0 -8 -8"/>
                              <a:gd name="T71" fmla="*/ -8 h 4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775" h="424">
                                <a:moveTo>
                                  <a:pt x="0" y="0"/>
                                </a:moveTo>
                                <a:lnTo>
                                  <a:pt x="774" y="0"/>
                                </a:lnTo>
                                <a:lnTo>
                                  <a:pt x="774" y="344"/>
                                </a:lnTo>
                                <a:lnTo>
                                  <a:pt x="731" y="345"/>
                                </a:lnTo>
                                <a:lnTo>
                                  <a:pt x="691" y="347"/>
                                </a:lnTo>
                                <a:lnTo>
                                  <a:pt x="620" y="352"/>
                                </a:lnTo>
                                <a:lnTo>
                                  <a:pt x="558" y="361"/>
                                </a:lnTo>
                                <a:lnTo>
                                  <a:pt x="479" y="378"/>
                                </a:lnTo>
                                <a:lnTo>
                                  <a:pt x="409" y="395"/>
                                </a:lnTo>
                                <a:lnTo>
                                  <a:pt x="387" y="401"/>
                                </a:lnTo>
                                <a:lnTo>
                                  <a:pt x="319" y="415"/>
                                </a:lnTo>
                                <a:lnTo>
                                  <a:pt x="243" y="423"/>
                                </a:lnTo>
                                <a:lnTo>
                                  <a:pt x="215" y="424"/>
                                </a:lnTo>
                                <a:lnTo>
                                  <a:pt x="186" y="423"/>
                                </a:lnTo>
                                <a:lnTo>
                                  <a:pt x="119" y="419"/>
                                </a:lnTo>
                                <a:lnTo>
                                  <a:pt x="43" y="409"/>
                                </a:lnTo>
                                <a:lnTo>
                                  <a:pt x="0" y="401"/>
                                </a:lnTo>
                                <a:lnTo>
                                  <a:pt x="0" y="0"/>
                                </a:lnTo>
                                <a:close/>
                              </a:path>
                            </a:pathLst>
                          </a:custGeom>
                          <a:noFill/>
                          <a:ln w="541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1" name="AutoShape 146"/>
                        <wps:cNvSpPr>
                          <a:spLocks/>
                        </wps:cNvSpPr>
                        <wps:spPr bwMode="auto">
                          <a:xfrm>
                            <a:off x="9261" y="180"/>
                            <a:ext cx="1080" cy="54"/>
                          </a:xfrm>
                          <a:custGeom>
                            <a:avLst/>
                            <a:gdLst>
                              <a:gd name="T0" fmla="+- 0 9350 9261"/>
                              <a:gd name="T1" fmla="*/ T0 w 1080"/>
                              <a:gd name="T2" fmla="+- 0 180 180"/>
                              <a:gd name="T3" fmla="*/ 180 h 54"/>
                              <a:gd name="T4" fmla="+- 0 9261 9261"/>
                              <a:gd name="T5" fmla="*/ T4 w 1080"/>
                              <a:gd name="T6" fmla="+- 0 207 180"/>
                              <a:gd name="T7" fmla="*/ 207 h 54"/>
                              <a:gd name="T8" fmla="+- 0 9350 9261"/>
                              <a:gd name="T9" fmla="*/ T8 w 1080"/>
                              <a:gd name="T10" fmla="+- 0 234 180"/>
                              <a:gd name="T11" fmla="*/ 234 h 54"/>
                              <a:gd name="T12" fmla="+- 0 9350 9261"/>
                              <a:gd name="T13" fmla="*/ T12 w 1080"/>
                              <a:gd name="T14" fmla="+- 0 211 180"/>
                              <a:gd name="T15" fmla="*/ 211 h 54"/>
                              <a:gd name="T16" fmla="+- 0 9341 9261"/>
                              <a:gd name="T17" fmla="*/ T16 w 1080"/>
                              <a:gd name="T18" fmla="+- 0 211 180"/>
                              <a:gd name="T19" fmla="*/ 211 h 54"/>
                              <a:gd name="T20" fmla="+- 0 9341 9261"/>
                              <a:gd name="T21" fmla="*/ T20 w 1080"/>
                              <a:gd name="T22" fmla="+- 0 202 180"/>
                              <a:gd name="T23" fmla="*/ 202 h 54"/>
                              <a:gd name="T24" fmla="+- 0 9350 9261"/>
                              <a:gd name="T25" fmla="*/ T24 w 1080"/>
                              <a:gd name="T26" fmla="+- 0 202 180"/>
                              <a:gd name="T27" fmla="*/ 202 h 54"/>
                              <a:gd name="T28" fmla="+- 0 9350 9261"/>
                              <a:gd name="T29" fmla="*/ T28 w 1080"/>
                              <a:gd name="T30" fmla="+- 0 180 180"/>
                              <a:gd name="T31" fmla="*/ 180 h 54"/>
                              <a:gd name="T32" fmla="+- 0 9350 9261"/>
                              <a:gd name="T33" fmla="*/ T32 w 1080"/>
                              <a:gd name="T34" fmla="+- 0 202 180"/>
                              <a:gd name="T35" fmla="*/ 202 h 54"/>
                              <a:gd name="T36" fmla="+- 0 9341 9261"/>
                              <a:gd name="T37" fmla="*/ T36 w 1080"/>
                              <a:gd name="T38" fmla="+- 0 202 180"/>
                              <a:gd name="T39" fmla="*/ 202 h 54"/>
                              <a:gd name="T40" fmla="+- 0 9341 9261"/>
                              <a:gd name="T41" fmla="*/ T40 w 1080"/>
                              <a:gd name="T42" fmla="+- 0 211 180"/>
                              <a:gd name="T43" fmla="*/ 211 h 54"/>
                              <a:gd name="T44" fmla="+- 0 9350 9261"/>
                              <a:gd name="T45" fmla="*/ T44 w 1080"/>
                              <a:gd name="T46" fmla="+- 0 211 180"/>
                              <a:gd name="T47" fmla="*/ 211 h 54"/>
                              <a:gd name="T48" fmla="+- 0 9350 9261"/>
                              <a:gd name="T49" fmla="*/ T48 w 1080"/>
                              <a:gd name="T50" fmla="+- 0 202 180"/>
                              <a:gd name="T51" fmla="*/ 202 h 54"/>
                              <a:gd name="T52" fmla="+- 0 10341 9261"/>
                              <a:gd name="T53" fmla="*/ T52 w 1080"/>
                              <a:gd name="T54" fmla="+- 0 202 180"/>
                              <a:gd name="T55" fmla="*/ 202 h 54"/>
                              <a:gd name="T56" fmla="+- 0 9350 9261"/>
                              <a:gd name="T57" fmla="*/ T56 w 1080"/>
                              <a:gd name="T58" fmla="+- 0 202 180"/>
                              <a:gd name="T59" fmla="*/ 202 h 54"/>
                              <a:gd name="T60" fmla="+- 0 9350 9261"/>
                              <a:gd name="T61" fmla="*/ T60 w 1080"/>
                              <a:gd name="T62" fmla="+- 0 211 180"/>
                              <a:gd name="T63" fmla="*/ 211 h 54"/>
                              <a:gd name="T64" fmla="+- 0 10341 9261"/>
                              <a:gd name="T65" fmla="*/ T64 w 1080"/>
                              <a:gd name="T66" fmla="+- 0 211 180"/>
                              <a:gd name="T67" fmla="*/ 211 h 54"/>
                              <a:gd name="T68" fmla="+- 0 10341 9261"/>
                              <a:gd name="T69" fmla="*/ T68 w 1080"/>
                              <a:gd name="T70" fmla="+- 0 202 180"/>
                              <a:gd name="T71" fmla="*/ 202 h 5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1080" h="54">
                                <a:moveTo>
                                  <a:pt x="89" y="0"/>
                                </a:moveTo>
                                <a:lnTo>
                                  <a:pt x="0" y="27"/>
                                </a:lnTo>
                                <a:lnTo>
                                  <a:pt x="89" y="54"/>
                                </a:lnTo>
                                <a:lnTo>
                                  <a:pt x="89" y="31"/>
                                </a:lnTo>
                                <a:lnTo>
                                  <a:pt x="80" y="31"/>
                                </a:lnTo>
                                <a:lnTo>
                                  <a:pt x="80" y="22"/>
                                </a:lnTo>
                                <a:lnTo>
                                  <a:pt x="89" y="22"/>
                                </a:lnTo>
                                <a:lnTo>
                                  <a:pt x="89" y="0"/>
                                </a:lnTo>
                                <a:close/>
                                <a:moveTo>
                                  <a:pt x="89" y="22"/>
                                </a:moveTo>
                                <a:lnTo>
                                  <a:pt x="80" y="22"/>
                                </a:lnTo>
                                <a:lnTo>
                                  <a:pt x="80" y="31"/>
                                </a:lnTo>
                                <a:lnTo>
                                  <a:pt x="89" y="31"/>
                                </a:lnTo>
                                <a:lnTo>
                                  <a:pt x="89" y="22"/>
                                </a:lnTo>
                                <a:close/>
                                <a:moveTo>
                                  <a:pt x="1080" y="22"/>
                                </a:moveTo>
                                <a:lnTo>
                                  <a:pt x="89" y="22"/>
                                </a:lnTo>
                                <a:lnTo>
                                  <a:pt x="89" y="31"/>
                                </a:lnTo>
                                <a:lnTo>
                                  <a:pt x="1080" y="31"/>
                                </a:lnTo>
                                <a:lnTo>
                                  <a:pt x="1080" y="2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52" name="Picture 14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9302" y="-66"/>
                            <a:ext cx="187" cy="1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53" name="AutoShape 144"/>
                        <wps:cNvSpPr>
                          <a:spLocks/>
                        </wps:cNvSpPr>
                        <wps:spPr bwMode="auto">
                          <a:xfrm>
                            <a:off x="9261" y="268"/>
                            <a:ext cx="1080" cy="54"/>
                          </a:xfrm>
                          <a:custGeom>
                            <a:avLst/>
                            <a:gdLst>
                              <a:gd name="T0" fmla="+- 0 10252 9261"/>
                              <a:gd name="T1" fmla="*/ T0 w 1080"/>
                              <a:gd name="T2" fmla="+- 0 268 268"/>
                              <a:gd name="T3" fmla="*/ 268 h 54"/>
                              <a:gd name="T4" fmla="+- 0 10252 9261"/>
                              <a:gd name="T5" fmla="*/ T4 w 1080"/>
                              <a:gd name="T6" fmla="+- 0 321 268"/>
                              <a:gd name="T7" fmla="*/ 321 h 54"/>
                              <a:gd name="T8" fmla="+- 0 10326 9261"/>
                              <a:gd name="T9" fmla="*/ T8 w 1080"/>
                              <a:gd name="T10" fmla="+- 0 299 268"/>
                              <a:gd name="T11" fmla="*/ 299 h 54"/>
                              <a:gd name="T12" fmla="+- 0 10261 9261"/>
                              <a:gd name="T13" fmla="*/ T12 w 1080"/>
                              <a:gd name="T14" fmla="+- 0 299 268"/>
                              <a:gd name="T15" fmla="*/ 299 h 54"/>
                              <a:gd name="T16" fmla="+- 0 10261 9261"/>
                              <a:gd name="T17" fmla="*/ T16 w 1080"/>
                              <a:gd name="T18" fmla="+- 0 290 268"/>
                              <a:gd name="T19" fmla="*/ 290 h 54"/>
                              <a:gd name="T20" fmla="+- 0 10326 9261"/>
                              <a:gd name="T21" fmla="*/ T20 w 1080"/>
                              <a:gd name="T22" fmla="+- 0 290 268"/>
                              <a:gd name="T23" fmla="*/ 290 h 54"/>
                              <a:gd name="T24" fmla="+- 0 10252 9261"/>
                              <a:gd name="T25" fmla="*/ T24 w 1080"/>
                              <a:gd name="T26" fmla="+- 0 268 268"/>
                              <a:gd name="T27" fmla="*/ 268 h 54"/>
                              <a:gd name="T28" fmla="+- 0 10252 9261"/>
                              <a:gd name="T29" fmla="*/ T28 w 1080"/>
                              <a:gd name="T30" fmla="+- 0 290 268"/>
                              <a:gd name="T31" fmla="*/ 290 h 54"/>
                              <a:gd name="T32" fmla="+- 0 9261 9261"/>
                              <a:gd name="T33" fmla="*/ T32 w 1080"/>
                              <a:gd name="T34" fmla="+- 0 290 268"/>
                              <a:gd name="T35" fmla="*/ 290 h 54"/>
                              <a:gd name="T36" fmla="+- 0 9261 9261"/>
                              <a:gd name="T37" fmla="*/ T36 w 1080"/>
                              <a:gd name="T38" fmla="+- 0 299 268"/>
                              <a:gd name="T39" fmla="*/ 299 h 54"/>
                              <a:gd name="T40" fmla="+- 0 10252 9261"/>
                              <a:gd name="T41" fmla="*/ T40 w 1080"/>
                              <a:gd name="T42" fmla="+- 0 299 268"/>
                              <a:gd name="T43" fmla="*/ 299 h 54"/>
                              <a:gd name="T44" fmla="+- 0 10252 9261"/>
                              <a:gd name="T45" fmla="*/ T44 w 1080"/>
                              <a:gd name="T46" fmla="+- 0 290 268"/>
                              <a:gd name="T47" fmla="*/ 290 h 54"/>
                              <a:gd name="T48" fmla="+- 0 10326 9261"/>
                              <a:gd name="T49" fmla="*/ T48 w 1080"/>
                              <a:gd name="T50" fmla="+- 0 290 268"/>
                              <a:gd name="T51" fmla="*/ 290 h 54"/>
                              <a:gd name="T52" fmla="+- 0 10261 9261"/>
                              <a:gd name="T53" fmla="*/ T52 w 1080"/>
                              <a:gd name="T54" fmla="+- 0 290 268"/>
                              <a:gd name="T55" fmla="*/ 290 h 54"/>
                              <a:gd name="T56" fmla="+- 0 10261 9261"/>
                              <a:gd name="T57" fmla="*/ T56 w 1080"/>
                              <a:gd name="T58" fmla="+- 0 299 268"/>
                              <a:gd name="T59" fmla="*/ 299 h 54"/>
                              <a:gd name="T60" fmla="+- 0 10326 9261"/>
                              <a:gd name="T61" fmla="*/ T60 w 1080"/>
                              <a:gd name="T62" fmla="+- 0 299 268"/>
                              <a:gd name="T63" fmla="*/ 299 h 54"/>
                              <a:gd name="T64" fmla="+- 0 10341 9261"/>
                              <a:gd name="T65" fmla="*/ T64 w 1080"/>
                              <a:gd name="T66" fmla="+- 0 294 268"/>
                              <a:gd name="T67" fmla="*/ 294 h 54"/>
                              <a:gd name="T68" fmla="+- 0 10326 9261"/>
                              <a:gd name="T69" fmla="*/ T68 w 1080"/>
                              <a:gd name="T70" fmla="+- 0 290 268"/>
                              <a:gd name="T71" fmla="*/ 290 h 5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1080" h="54">
                                <a:moveTo>
                                  <a:pt x="991" y="0"/>
                                </a:moveTo>
                                <a:lnTo>
                                  <a:pt x="991" y="53"/>
                                </a:lnTo>
                                <a:lnTo>
                                  <a:pt x="1065" y="31"/>
                                </a:lnTo>
                                <a:lnTo>
                                  <a:pt x="1000" y="31"/>
                                </a:lnTo>
                                <a:lnTo>
                                  <a:pt x="1000" y="22"/>
                                </a:lnTo>
                                <a:lnTo>
                                  <a:pt x="1065" y="22"/>
                                </a:lnTo>
                                <a:lnTo>
                                  <a:pt x="991" y="0"/>
                                </a:lnTo>
                                <a:close/>
                                <a:moveTo>
                                  <a:pt x="991" y="22"/>
                                </a:moveTo>
                                <a:lnTo>
                                  <a:pt x="0" y="22"/>
                                </a:lnTo>
                                <a:lnTo>
                                  <a:pt x="0" y="31"/>
                                </a:lnTo>
                                <a:lnTo>
                                  <a:pt x="991" y="31"/>
                                </a:lnTo>
                                <a:lnTo>
                                  <a:pt x="991" y="22"/>
                                </a:lnTo>
                                <a:close/>
                                <a:moveTo>
                                  <a:pt x="1065" y="22"/>
                                </a:moveTo>
                                <a:lnTo>
                                  <a:pt x="1000" y="22"/>
                                </a:lnTo>
                                <a:lnTo>
                                  <a:pt x="1000" y="31"/>
                                </a:lnTo>
                                <a:lnTo>
                                  <a:pt x="1065" y="31"/>
                                </a:lnTo>
                                <a:lnTo>
                                  <a:pt x="1080" y="26"/>
                                </a:lnTo>
                                <a:lnTo>
                                  <a:pt x="1065" y="2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54" name="Picture 14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9196" y="417"/>
                            <a:ext cx="186" cy="1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55" name="Freeform 142"/>
                        <wps:cNvSpPr>
                          <a:spLocks/>
                        </wps:cNvSpPr>
                        <wps:spPr bwMode="auto">
                          <a:xfrm>
                            <a:off x="6339" y="-8"/>
                            <a:ext cx="776" cy="424"/>
                          </a:xfrm>
                          <a:custGeom>
                            <a:avLst/>
                            <a:gdLst>
                              <a:gd name="T0" fmla="+- 0 7115 6339"/>
                              <a:gd name="T1" fmla="*/ T0 w 776"/>
                              <a:gd name="T2" fmla="+- 0 -8 -8"/>
                              <a:gd name="T3" fmla="*/ -8 h 424"/>
                              <a:gd name="T4" fmla="+- 0 6339 6339"/>
                              <a:gd name="T5" fmla="*/ T4 w 776"/>
                              <a:gd name="T6" fmla="+- 0 -8 -8"/>
                              <a:gd name="T7" fmla="*/ -8 h 424"/>
                              <a:gd name="T8" fmla="+- 0 6339 6339"/>
                              <a:gd name="T9" fmla="*/ T8 w 776"/>
                              <a:gd name="T10" fmla="+- 0 393 -8"/>
                              <a:gd name="T11" fmla="*/ 393 h 424"/>
                              <a:gd name="T12" fmla="+- 0 6422 6339"/>
                              <a:gd name="T13" fmla="*/ T12 w 776"/>
                              <a:gd name="T14" fmla="+- 0 407 -8"/>
                              <a:gd name="T15" fmla="*/ 407 h 424"/>
                              <a:gd name="T16" fmla="+- 0 6494 6339"/>
                              <a:gd name="T17" fmla="*/ T16 w 776"/>
                              <a:gd name="T18" fmla="+- 0 414 -8"/>
                              <a:gd name="T19" fmla="*/ 414 h 424"/>
                              <a:gd name="T20" fmla="+- 0 6555 6339"/>
                              <a:gd name="T21" fmla="*/ T20 w 776"/>
                              <a:gd name="T22" fmla="+- 0 416 -8"/>
                              <a:gd name="T23" fmla="*/ 416 h 424"/>
                              <a:gd name="T24" fmla="+- 0 6583 6339"/>
                              <a:gd name="T25" fmla="*/ T24 w 776"/>
                              <a:gd name="T26" fmla="+- 0 415 -8"/>
                              <a:gd name="T27" fmla="*/ 415 h 424"/>
                              <a:gd name="T28" fmla="+- 0 6659 6339"/>
                              <a:gd name="T29" fmla="*/ T28 w 776"/>
                              <a:gd name="T30" fmla="+- 0 407 -8"/>
                              <a:gd name="T31" fmla="*/ 407 h 424"/>
                              <a:gd name="T32" fmla="+- 0 6727 6339"/>
                              <a:gd name="T33" fmla="*/ T32 w 776"/>
                              <a:gd name="T34" fmla="+- 0 393 -8"/>
                              <a:gd name="T35" fmla="*/ 393 h 424"/>
                              <a:gd name="T36" fmla="+- 0 6819 6339"/>
                              <a:gd name="T37" fmla="*/ T36 w 776"/>
                              <a:gd name="T38" fmla="+- 0 370 -8"/>
                              <a:gd name="T39" fmla="*/ 370 h 424"/>
                              <a:gd name="T40" fmla="+- 0 6845 6339"/>
                              <a:gd name="T41" fmla="*/ T40 w 776"/>
                              <a:gd name="T42" fmla="+- 0 364 -8"/>
                              <a:gd name="T43" fmla="*/ 364 h 424"/>
                              <a:gd name="T44" fmla="+- 0 6929 6339"/>
                              <a:gd name="T45" fmla="*/ T44 w 776"/>
                              <a:gd name="T46" fmla="+- 0 349 -8"/>
                              <a:gd name="T47" fmla="*/ 349 h 424"/>
                              <a:gd name="T48" fmla="+- 0 6995 6339"/>
                              <a:gd name="T49" fmla="*/ T48 w 776"/>
                              <a:gd name="T50" fmla="+- 0 341 -8"/>
                              <a:gd name="T51" fmla="*/ 341 h 424"/>
                              <a:gd name="T52" fmla="+- 0 7072 6339"/>
                              <a:gd name="T53" fmla="*/ T52 w 776"/>
                              <a:gd name="T54" fmla="+- 0 337 -8"/>
                              <a:gd name="T55" fmla="*/ 337 h 424"/>
                              <a:gd name="T56" fmla="+- 0 7115 6339"/>
                              <a:gd name="T57" fmla="*/ T56 w 776"/>
                              <a:gd name="T58" fmla="+- 0 336 -8"/>
                              <a:gd name="T59" fmla="*/ 336 h 424"/>
                              <a:gd name="T60" fmla="+- 0 7115 6339"/>
                              <a:gd name="T61" fmla="*/ T60 w 776"/>
                              <a:gd name="T62" fmla="+- 0 -8 -8"/>
                              <a:gd name="T63" fmla="*/ -8 h 4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776" h="424">
                                <a:moveTo>
                                  <a:pt x="776" y="0"/>
                                </a:moveTo>
                                <a:lnTo>
                                  <a:pt x="0" y="0"/>
                                </a:lnTo>
                                <a:lnTo>
                                  <a:pt x="0" y="401"/>
                                </a:lnTo>
                                <a:lnTo>
                                  <a:pt x="83" y="415"/>
                                </a:lnTo>
                                <a:lnTo>
                                  <a:pt x="155" y="422"/>
                                </a:lnTo>
                                <a:lnTo>
                                  <a:pt x="216" y="424"/>
                                </a:lnTo>
                                <a:lnTo>
                                  <a:pt x="244" y="423"/>
                                </a:lnTo>
                                <a:lnTo>
                                  <a:pt x="320" y="415"/>
                                </a:lnTo>
                                <a:lnTo>
                                  <a:pt x="388" y="401"/>
                                </a:lnTo>
                                <a:lnTo>
                                  <a:pt x="480" y="378"/>
                                </a:lnTo>
                                <a:lnTo>
                                  <a:pt x="506" y="372"/>
                                </a:lnTo>
                                <a:lnTo>
                                  <a:pt x="590" y="357"/>
                                </a:lnTo>
                                <a:lnTo>
                                  <a:pt x="656" y="349"/>
                                </a:lnTo>
                                <a:lnTo>
                                  <a:pt x="733" y="345"/>
                                </a:lnTo>
                                <a:lnTo>
                                  <a:pt x="776" y="344"/>
                                </a:lnTo>
                                <a:lnTo>
                                  <a:pt x="776" y="0"/>
                                </a:lnTo>
                                <a:close/>
                              </a:path>
                            </a:pathLst>
                          </a:custGeom>
                          <a:solidFill>
                            <a:srgbClr val="9999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6" name="Freeform 141"/>
                        <wps:cNvSpPr>
                          <a:spLocks/>
                        </wps:cNvSpPr>
                        <wps:spPr bwMode="auto">
                          <a:xfrm>
                            <a:off x="6339" y="-8"/>
                            <a:ext cx="776" cy="424"/>
                          </a:xfrm>
                          <a:custGeom>
                            <a:avLst/>
                            <a:gdLst>
                              <a:gd name="T0" fmla="+- 0 6339 6339"/>
                              <a:gd name="T1" fmla="*/ T0 w 776"/>
                              <a:gd name="T2" fmla="+- 0 -8 -8"/>
                              <a:gd name="T3" fmla="*/ -8 h 424"/>
                              <a:gd name="T4" fmla="+- 0 7115 6339"/>
                              <a:gd name="T5" fmla="*/ T4 w 776"/>
                              <a:gd name="T6" fmla="+- 0 -8 -8"/>
                              <a:gd name="T7" fmla="*/ -8 h 424"/>
                              <a:gd name="T8" fmla="+- 0 7115 6339"/>
                              <a:gd name="T9" fmla="*/ T8 w 776"/>
                              <a:gd name="T10" fmla="+- 0 336 -8"/>
                              <a:gd name="T11" fmla="*/ 336 h 424"/>
                              <a:gd name="T12" fmla="+- 0 7072 6339"/>
                              <a:gd name="T13" fmla="*/ T12 w 776"/>
                              <a:gd name="T14" fmla="+- 0 337 -8"/>
                              <a:gd name="T15" fmla="*/ 337 h 424"/>
                              <a:gd name="T16" fmla="+- 0 7032 6339"/>
                              <a:gd name="T17" fmla="*/ T16 w 776"/>
                              <a:gd name="T18" fmla="+- 0 339 -8"/>
                              <a:gd name="T19" fmla="*/ 339 h 424"/>
                              <a:gd name="T20" fmla="+- 0 6961 6339"/>
                              <a:gd name="T21" fmla="*/ T20 w 776"/>
                              <a:gd name="T22" fmla="+- 0 344 -8"/>
                              <a:gd name="T23" fmla="*/ 344 h 424"/>
                              <a:gd name="T24" fmla="+- 0 6899 6339"/>
                              <a:gd name="T25" fmla="*/ T24 w 776"/>
                              <a:gd name="T26" fmla="+- 0 353 -8"/>
                              <a:gd name="T27" fmla="*/ 353 h 424"/>
                              <a:gd name="T28" fmla="+- 0 6819 6339"/>
                              <a:gd name="T29" fmla="*/ T28 w 776"/>
                              <a:gd name="T30" fmla="+- 0 370 -8"/>
                              <a:gd name="T31" fmla="*/ 370 h 424"/>
                              <a:gd name="T32" fmla="+- 0 6750 6339"/>
                              <a:gd name="T33" fmla="*/ T32 w 776"/>
                              <a:gd name="T34" fmla="+- 0 387 -8"/>
                              <a:gd name="T35" fmla="*/ 387 h 424"/>
                              <a:gd name="T36" fmla="+- 0 6727 6339"/>
                              <a:gd name="T37" fmla="*/ T36 w 776"/>
                              <a:gd name="T38" fmla="+- 0 393 -8"/>
                              <a:gd name="T39" fmla="*/ 393 h 424"/>
                              <a:gd name="T40" fmla="+- 0 6659 6339"/>
                              <a:gd name="T41" fmla="*/ T40 w 776"/>
                              <a:gd name="T42" fmla="+- 0 407 -8"/>
                              <a:gd name="T43" fmla="*/ 407 h 424"/>
                              <a:gd name="T44" fmla="+- 0 6583 6339"/>
                              <a:gd name="T45" fmla="*/ T44 w 776"/>
                              <a:gd name="T46" fmla="+- 0 415 -8"/>
                              <a:gd name="T47" fmla="*/ 415 h 424"/>
                              <a:gd name="T48" fmla="+- 0 6555 6339"/>
                              <a:gd name="T49" fmla="*/ T48 w 776"/>
                              <a:gd name="T50" fmla="+- 0 416 -8"/>
                              <a:gd name="T51" fmla="*/ 416 h 424"/>
                              <a:gd name="T52" fmla="+- 0 6526 6339"/>
                              <a:gd name="T53" fmla="*/ T52 w 776"/>
                              <a:gd name="T54" fmla="+- 0 415 -8"/>
                              <a:gd name="T55" fmla="*/ 415 h 424"/>
                              <a:gd name="T56" fmla="+- 0 6459 6339"/>
                              <a:gd name="T57" fmla="*/ T56 w 776"/>
                              <a:gd name="T58" fmla="+- 0 411 -8"/>
                              <a:gd name="T59" fmla="*/ 411 h 424"/>
                              <a:gd name="T60" fmla="+- 0 6383 6339"/>
                              <a:gd name="T61" fmla="*/ T60 w 776"/>
                              <a:gd name="T62" fmla="+- 0 401 -8"/>
                              <a:gd name="T63" fmla="*/ 401 h 424"/>
                              <a:gd name="T64" fmla="+- 0 6339 6339"/>
                              <a:gd name="T65" fmla="*/ T64 w 776"/>
                              <a:gd name="T66" fmla="+- 0 393 -8"/>
                              <a:gd name="T67" fmla="*/ 393 h 424"/>
                              <a:gd name="T68" fmla="+- 0 6339 6339"/>
                              <a:gd name="T69" fmla="*/ T68 w 776"/>
                              <a:gd name="T70" fmla="+- 0 -8 -8"/>
                              <a:gd name="T71" fmla="*/ -8 h 4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776" h="424">
                                <a:moveTo>
                                  <a:pt x="0" y="0"/>
                                </a:moveTo>
                                <a:lnTo>
                                  <a:pt x="776" y="0"/>
                                </a:lnTo>
                                <a:lnTo>
                                  <a:pt x="776" y="344"/>
                                </a:lnTo>
                                <a:lnTo>
                                  <a:pt x="733" y="345"/>
                                </a:lnTo>
                                <a:lnTo>
                                  <a:pt x="693" y="347"/>
                                </a:lnTo>
                                <a:lnTo>
                                  <a:pt x="622" y="352"/>
                                </a:lnTo>
                                <a:lnTo>
                                  <a:pt x="560" y="361"/>
                                </a:lnTo>
                                <a:lnTo>
                                  <a:pt x="480" y="378"/>
                                </a:lnTo>
                                <a:lnTo>
                                  <a:pt x="411" y="395"/>
                                </a:lnTo>
                                <a:lnTo>
                                  <a:pt x="388" y="401"/>
                                </a:lnTo>
                                <a:lnTo>
                                  <a:pt x="320" y="415"/>
                                </a:lnTo>
                                <a:lnTo>
                                  <a:pt x="244" y="423"/>
                                </a:lnTo>
                                <a:lnTo>
                                  <a:pt x="216" y="424"/>
                                </a:lnTo>
                                <a:lnTo>
                                  <a:pt x="187" y="423"/>
                                </a:lnTo>
                                <a:lnTo>
                                  <a:pt x="120" y="419"/>
                                </a:lnTo>
                                <a:lnTo>
                                  <a:pt x="44" y="409"/>
                                </a:lnTo>
                                <a:lnTo>
                                  <a:pt x="0" y="401"/>
                                </a:lnTo>
                                <a:lnTo>
                                  <a:pt x="0" y="0"/>
                                </a:lnTo>
                                <a:close/>
                              </a:path>
                            </a:pathLst>
                          </a:custGeom>
                          <a:noFill/>
                          <a:ln w="541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9055004" id="Group 140" o:spid="_x0000_s1026" style="position:absolute;margin-left:316.75pt;margin-top:-3.3pt;width:239.25pt;height:33.45pt;z-index:-39904;mso-position-horizontal-relative:page" coordorigin="6335,-66" coordsize="4785,6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">
                <v:shape id="Picture 152" o:spid="_x0000_s1027" type="#_x0000_t75" style="position:absolute;left:7155;top:-52;width:187;height:18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O0K7CAAAA3AAAAA8AAABkcnMvZG93bnJldi54bWxET01rwkAQvRf6H5YpeGs2Fi0ldRNKQfAi&#10;1ljodciO2Wh2Ns1uNPbXu4LQ2zze5yyK0bbiRL1vHCuYJikI4srphmsF37vl8xsIH5A1to5JwYU8&#10;FPnjwwIz7c68pVMZahFD2GeowITQZVL6ypBFn7iOOHJ711sMEfa11D2eY7ht5UuavkqLDccGgx19&#10;GqqO5WAVUGmnzuyXv17/DIew/dsM6y+p1ORp/HgHEWgM/+K7e6Xj/Nkcbs/EC2R+B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fztCuwgAAANwAAAAPAAAAAAAAAAAAAAAAAJ8C&#10;AABkcnMvZG93bnJldi54bWxQSwUGAAAAAAQABAD3AAAAjgMAAAAA&#10;">
                  <v:imagedata r:id="rId41" o:title=""/>
                </v:shape>
                <v:shape id="AutoShape 151" o:spid="_x0000_s1028" style="position:absolute;left:7115;top:180;width:1080;height:54;visibility:visible;mso-wrap-style:square;v-text-anchor:top" coordsize="1080,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hFCcsMA&#10;AADcAAAADwAAAGRycy9kb3ducmV2LnhtbESPQWuDQBCF74X+h2UCvdU1oUhrXCWkFKSn1uTQ4+BO&#10;VHRnxd2o/ffdQiC3Gd6b973JitUMYqbJdZYVbKMYBHFtdceNgvPp4/kVhPPIGgfLpOCXHBT540OG&#10;qbYLf9Nc+UaEEHYpKmi9H1MpXd2SQRfZkThoFzsZ9GGdGqknXEK4GeQujhNpsONAaHGkY0t1X11N&#10;4JbzGx1LrBr5rr/qH90fPtdYqafNetiD8LT6u/l2XepQ/yWB/2fCBDL/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hFCcsMAAADcAAAADwAAAAAAAAAAAAAAAACYAgAAZHJzL2Rv&#10;d25yZXYueG1sUEsFBgAAAAAEAAQA9QAAAIgDAAAAAA==&#10;" path="m89,l,27,89,54r,-23l80,31r,-9l89,22,89,xm991,r,54l1065,31r-65,l1000,22r65,l991,xm89,22r-9,l80,31r9,l89,22xm991,22l89,22r,9l991,31r,-9xm1065,22r-65,l1000,31r65,l1080,27r-15,-5xe" fillcolor="black" stroked="f">
                  <v:path arrowok="t" o:connecttype="custom" o:connectlocs="89,180;0,207;89,234;89,211;80,211;80,202;89,202;89,180;991,180;991,234;1065,211;1000,211;1000,202;1065,202;991,180;89,202;80,202;80,211;89,211;89,202;991,202;89,202;89,211;991,211;991,202;1065,202;1000,202;1000,211;1065,211;1080,207;1065,202" o:connectangles="0,0,0,0,0,0,0,0,0,0,0,0,0,0,0,0,0,0,0,0,0,0,0,0,0,0,0,0,0,0,0"/>
                </v:shape>
                <v:shape id="Freeform 150" o:spid="_x0000_s1029" style="position:absolute;left:8196;top:-8;width:1066;height:424;visibility:visible;mso-wrap-style:square;v-text-anchor:top" coordsize="1066,4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XAAEcUA&#10;AADcAAAADwAAAGRycy9kb3ducmV2LnhtbERPS2vCQBC+F/oflhG81Y0PjEZXKQXBk9AoqLcxOybR&#10;7GyaXTX213cLhd7m43vOfNmaStypcaVlBf1eBII4s7rkXMFuu3qbgHAeWWNlmRQ8ycFy8foyx0Tb&#10;B3/SPfW5CCHsElRQeF8nUrqsIIOuZ2viwJ1tY9AH2ORSN/gI4aaSgygaS4Mlh4YCa/ooKLumN6Pg&#10;eHpuLv3TbnpLD/vhKB6OB9/xl1LdTvs+A+Gp9f/iP/dah/mjGH6fCRfIx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xcAARxQAAANwAAAAPAAAAAAAAAAAAAAAAAJgCAABkcnMv&#10;ZG93bnJldi54bWxQSwUGAAAAAAQABAD1AAAAigMAAAAA&#10;" path="m1065,l,,,401r88,11l167,419r71,4l301,424r29,-1l411,418r74,-10l653,379r26,-5l764,362r63,-7l897,349r79,-3l1065,344,1065,xe" fillcolor="#99f" stroked="f">
                  <v:path arrowok="t" o:connecttype="custom" o:connectlocs="1065,-8;0,-8;0,393;88,404;167,411;238,415;301,416;330,415;411,410;485,400;653,371;679,366;764,354;827,347;897,341;976,338;1065,336;1065,-8" o:connectangles="0,0,0,0,0,0,0,0,0,0,0,0,0,0,0,0,0,0"/>
                </v:shape>
                <v:shape id="Freeform 149" o:spid="_x0000_s1030" style="position:absolute;left:8196;top:-8;width:1066;height:424;visibility:visible;mso-wrap-style:square;v-text-anchor:top" coordsize="1066,4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VKscsUA&#10;AADcAAAADwAAAGRycy9kb3ducmV2LnhtbESPQW/CMAyF70j8h8iTuI10jG2oIyCYRIVglwGHHa3G&#10;tBWNUzWBdv9+PiBxs/We3/s8X/auVjdqQ+XZwMs4AUWce1txYeB03DzPQIWIbLH2TAb+KMByMRzM&#10;MbW+4x+6HWKhJIRDigbKGJtU65CX5DCMfUMs2tm3DqOsbaFti52Eu1pPkuRdO6xYGkps6Kuk/HK4&#10;OgNZv3vdd/Vk/VvE1YcOb9n37pQZM3rqV5+gIvXxYb5fb63gT4VWnpEJ9OI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NUqxyxQAAANwAAAAPAAAAAAAAAAAAAAAAAJgCAABkcnMv&#10;ZG93bnJldi54bWxQSwUGAAAAAAQABAD1AAAAigMAAAAA&#10;" path="m,l1065,r,344l1019,345r-43,1l897,349r-70,6l764,362r-85,12l604,388r-24,4l556,396r-71,12l411,418r-81,5l301,424r-31,l203,422r-74,-6l45,407,,401,,xe" filled="f" strokeweight=".15053mm">
                  <v:path arrowok="t" o:connecttype="custom" o:connectlocs="0,-8;1065,-8;1065,336;1019,337;976,338;897,341;827,347;764,354;679,366;604,380;580,384;556,388;485,400;411,410;330,415;301,416;270,416;203,414;129,408;45,399;0,393;0,-8" o:connectangles="0,0,0,0,0,0,0,0,0,0,0,0,0,0,0,0,0,0,0,0,0,0"/>
                </v:shape>
                <v:shape id="Freeform 148" o:spid="_x0000_s1031" style="position:absolute;left:10341;top:-8;width:775;height:424;visibility:visible;mso-wrap-style:square;v-text-anchor:top" coordsize="775,4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h26ocQA&#10;AADcAAAADwAAAGRycy9kb3ducmV2LnhtbERPS2vCQBC+F/oflil4azYVKTa6ShV89KI2etDbkJ0m&#10;odnZkF01+feuIHibj+8542lrKnGhxpWWFXxEMQjizOqScwWH/eJ9CMJ5ZI2VZVLQkYPp5PVljIm2&#10;V/6lS+pzEULYJaig8L5OpHRZQQZdZGviwP3ZxqAPsMmlbvAawk0l+3H8KQ2WHBoKrGleUPafno2C&#10;1Wk36G83i59t5dLdsjuuZ6Y7KtV7a79HIDy1/il+uNc6zB98wf2ZcIGc3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4duqHEAAAA3AAAAA8AAAAAAAAAAAAAAAAAmAIAAGRycy9k&#10;b3ducmV2LnhtbFBLBQYAAAAABAAEAPUAAACJAwAAAAA=&#10;" path="m774,l,,,401r82,14l154,422r61,2l243,423r76,-8l387,401r92,-23l504,372r84,-15l654,349r77,-4l774,344,774,xe" fillcolor="#c90" stroked="f">
                  <v:path arrowok="t" o:connecttype="custom" o:connectlocs="774,-8;0,-8;0,393;82,407;154,414;215,416;243,415;319,407;387,393;479,370;504,364;588,349;654,341;731,337;774,336;774,-8" o:connectangles="0,0,0,0,0,0,0,0,0,0,0,0,0,0,0,0"/>
                </v:shape>
                <v:shape id="Freeform 147" o:spid="_x0000_s1032" style="position:absolute;left:10341;top:-8;width:775;height:424;visibility:visible;mso-wrap-style:square;v-text-anchor:top" coordsize="775,4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cJVYMQA&#10;AADcAAAADwAAAGRycy9kb3ducmV2LnhtbESPT2vDMAzF74V+B6PCbq2zwsLI6oYsZbDDdlj/7Cxi&#10;NQmN5WB7bfrtp8NgN4n39N5Pm3Jyg7pSiL1nA4+rDBRx423PrYHj4W35DComZIuDZzJwpwjldj7b&#10;YGH9jb/ouk+tkhCOBRroUhoLrWPTkcO48iOxaGcfHCZZQ6ttwJuEu0GvsyzXDnuWhg5HqjtqLvsf&#10;Z4B3w6l6/fhOh7sf8+ozD1VNwZiHxVS9gEo0pX/z3/W7FfwnwZdnZAK9/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nCVWDEAAAA3AAAAA8AAAAAAAAAAAAAAAAAmAIAAGRycy9k&#10;b3ducmV2LnhtbFBLBQYAAAAABAAEAPUAAACJAwAAAAA=&#10;" path="m,l774,r,344l731,345r-40,2l620,352r-62,9l479,378r-70,17l387,401r-68,14l243,423r-28,1l186,423r-67,-4l43,409,,401,,xe" filled="f" strokeweight=".15053mm">
                  <v:path arrowok="t" o:connecttype="custom" o:connectlocs="0,-8;774,-8;774,336;731,337;691,339;620,344;558,353;479,370;409,387;387,393;319,407;243,415;215,416;186,415;119,411;43,401;0,393;0,-8" o:connectangles="0,0,0,0,0,0,0,0,0,0,0,0,0,0,0,0,0,0"/>
                </v:shape>
                <v:shape id="AutoShape 146" o:spid="_x0000_s1033" style="position:absolute;left:9261;top:180;width:1080;height:54;visibility:visible;mso-wrap-style:square;v-text-anchor:top" coordsize="1080,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CFM28IA&#10;AADcAAAADwAAAGRycy9kb3ducmV2LnhtbESPQYvCMBCF74L/IYzgTVMFRatpEWWh7Em7e/A4NGNb&#10;bCalydb6782C4G2G9+Z9b/bpYBrRU+dqywoW8wgEcWF1zaWC35+v2QaE88gaG8uk4EkO0mQ82mOs&#10;7YMv1Oe+FCGEXYwKKu/bWEpXVGTQzW1LHLSb7Qz6sHal1B0+Qrhp5DKK1tJgzYFQYUvHiop7/mcC&#10;N+u3dMwwL+VJn4urvh++h0ip6WQ47EB4GvzH/L7OdKi/WsD/M2ECmb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gIUzbwgAAANwAAAAPAAAAAAAAAAAAAAAAAJgCAABkcnMvZG93&#10;bnJldi54bWxQSwUGAAAAAAQABAD1AAAAhwMAAAAA&#10;" path="m89,l,27,89,54r,-23l80,31r,-9l89,22,89,xm89,22r-9,l80,31r9,l89,22xm1080,22l89,22r,9l1080,31r,-9xe" fillcolor="black" stroked="f">
                  <v:path arrowok="t" o:connecttype="custom" o:connectlocs="89,180;0,207;89,234;89,211;80,211;80,202;89,202;89,180;89,202;80,202;80,211;89,211;89,202;1080,202;89,202;89,211;1080,211;1080,202" o:connectangles="0,0,0,0,0,0,0,0,0,0,0,0,0,0,0,0,0,0"/>
                </v:shape>
                <v:shape id="Picture 145" o:spid="_x0000_s1034" type="#_x0000_t75" style="position:absolute;left:9302;top:-66;width:187;height:18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Yo+LrDAAAA3AAAAA8AAABkcnMvZG93bnJldi54bWxET01rwkAQvQv9D8sUvOlGpSWkriItghcr&#10;TSttb0N2moRmZ5PsmsR/7wqCt3m8z1muB1OJjlpXWlYwm0YgiDOrS84VfH1uJzEI55E1VpZJwZkc&#10;rFcPoyUm2vb8QV3qcxFC2CWooPC+TqR0WUEG3dTWxIH7s61BH2CbS91iH8JNJedR9CwNlhwaCqzp&#10;taDsPz0ZBaVt3n9i+f3bHHT9ZvB43C/SSqnx47B5AeFp8Hfxzb3TYf7THK7PhAvk6gI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Vij4usMAAADcAAAADwAAAAAAAAAAAAAAAACf&#10;AgAAZHJzL2Rvd25yZXYueG1sUEsFBgAAAAAEAAQA9wAAAI8DAAAAAA==&#10;">
                  <v:imagedata r:id="rId42" o:title=""/>
                </v:shape>
                <v:shape id="AutoShape 144" o:spid="_x0000_s1035" style="position:absolute;left:9261;top:268;width:1080;height:54;visibility:visible;mso-wrap-style:square;v-text-anchor:top" coordsize="1080,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793N8MA&#10;AADcAAAADwAAAGRycy9kb3ducmV2LnhtbESPQYvCMBCF74L/IYzgTdNVXNyuqYgiFE+71YPHoZlt&#10;S5tJaWKt/94Iwt5meG/e92azHUwjeupcZVnBxzwCQZxbXXGh4HI+ztYgnEfW2FgmBQ9ysE3Gow3G&#10;2t75l/rMFyKEsItRQel9G0vp8pIMurltiYP2ZzuDPqxdIXWH9xBuGrmIok9psOJAKLGlfUl5nd1M&#10;4Kb9F+1TzAp50D/5Vde70xApNZ0Mu28Qngb/b35fpzrUXy3h9UyYQCZ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793N8MAAADcAAAADwAAAAAAAAAAAAAAAACYAgAAZHJzL2Rv&#10;d25yZXYueG1sUEsFBgAAAAAEAAQA9QAAAIgDAAAAAA==&#10;" path="m991,r,53l1065,31r-65,l1000,22r65,l991,xm991,22l,22r,9l991,31r,-9xm1065,22r-65,l1000,31r65,l1080,26r-15,-4xe" fillcolor="black" stroked="f">
                  <v:path arrowok="t" o:connecttype="custom" o:connectlocs="991,268;991,321;1065,299;1000,299;1000,290;1065,290;991,268;991,290;0,290;0,299;991,299;991,290;1065,290;1000,290;1000,299;1065,299;1080,294;1065,290" o:connectangles="0,0,0,0,0,0,0,0,0,0,0,0,0,0,0,0,0,0"/>
                </v:shape>
                <v:shape id="Picture 143" o:spid="_x0000_s1036" type="#_x0000_t75" style="position:absolute;left:9196;top:417;width:186;height:18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n9kTjDAAAA3AAAAA8AAABkcnMvZG93bnJldi54bWxEj0GLwjAQhe/C/ocwgjdNFRXpGsUVXL1a&#10;12WPQzO2tc2kNNla/70RBG8zvPe+ebNcd6YSLTWusKxgPIpAEKdWF5wp+DnthgsQziNrrCyTgjs5&#10;WK8+ekuMtb3xkdrEZyJA2MWoIPe+jqV0aU4G3cjWxEG72MagD2uTSd3gLcBNJSdRNJcGCw4Xcqxp&#10;m1NaJv8mUNLL+LualItzcj3X+7+N+WrLX6UG/W7zCcJT59/mV/qgQ/3ZFJ7PhAnk6g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Sf2ROMMAAADcAAAADwAAAAAAAAAAAAAAAACf&#10;AgAAZHJzL2Rvd25yZXYueG1sUEsFBgAAAAAEAAQA9wAAAI8DAAAAAA==&#10;">
                  <v:imagedata r:id="rId43" o:title=""/>
                </v:shape>
                <v:shape id="Freeform 142" o:spid="_x0000_s1037" style="position:absolute;left:6339;top:-8;width:776;height:424;visibility:visible;mso-wrap-style:square;v-text-anchor:top" coordsize="776,4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1S2MAA&#10;AADcAAAADwAAAGRycy9kb3ducmV2LnhtbERPTYvCMBC9C/6HMII3TRXqSjWKuAjeRF32PDRjW20m&#10;Ncna6q83Cwt7m8f7nOW6M7V4kPOVZQWTcQKCOLe64kLB13k3moPwAVljbZkUPMnDetXvLTHTtuUj&#10;PU6hEDGEfYYKyhCaTEqfl2TQj21DHLmLdQZDhK6Q2mEbw00tp0kykwYrjg0lNrQtKb+dfoyC7/bl&#10;Ut5+HDROcNre6fp5e56VGg66zQJEoC78i//cex3npyn8PhMvkKs3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uJ1S2MAAAADcAAAADwAAAAAAAAAAAAAAAACYAgAAZHJzL2Rvd25y&#10;ZXYueG1sUEsFBgAAAAAEAAQA9QAAAIUDAAAAAA==&#10;" path="m776,l,,,401r83,14l155,422r61,2l244,423r76,-8l388,401r92,-23l506,372r84,-15l656,349r77,-4l776,344,776,xe" fillcolor="#99f" stroked="f">
                  <v:path arrowok="t" o:connecttype="custom" o:connectlocs="776,-8;0,-8;0,393;83,407;155,414;216,416;244,415;320,407;388,393;480,370;506,364;590,349;656,341;733,337;776,336;776,-8" o:connectangles="0,0,0,0,0,0,0,0,0,0,0,0,0,0,0,0"/>
                </v:shape>
                <v:shape id="Freeform 141" o:spid="_x0000_s1038" style="position:absolute;left:6339;top:-8;width:776;height:424;visibility:visible;mso-wrap-style:square;v-text-anchor:top" coordsize="776,4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kl9IMEA&#10;AADcAAAADwAAAGRycy9kb3ducmV2LnhtbERPS4vCMBC+C/6HMIK3NXVFkWoUFRb0IvgA8TY0Y1tt&#10;JiWJ2t1fb4QFb/PxPWc6b0wlHuR8aVlBv5eAIM6sLjlXcDz8fI1B+ICssbJMCn7Jw3zWbk0x1fbJ&#10;O3rsQy5iCPsUFRQh1KmUPivIoO/ZmjhyF+sMhghdLrXDZww3lfxOkpE0WHJsKLCmVUHZbX83CpZn&#10;ea3yv3KzCcOLybw+bZduoFS30ywmIAI14SP+d691nD8cwfuZeIGcvQ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5JfSDBAAAA3AAAAA8AAAAAAAAAAAAAAAAAmAIAAGRycy9kb3du&#10;cmV2LnhtbFBLBQYAAAAABAAEAPUAAACGAwAAAAA=&#10;" path="m,l776,r,344l733,345r-40,2l622,352r-62,9l480,378r-69,17l388,401r-68,14l244,423r-28,1l187,423r-67,-4l44,409,,401,,xe" filled="f" strokeweight=".15053mm">
                  <v:path arrowok="t" o:connecttype="custom" o:connectlocs="0,-8;776,-8;776,336;733,337;693,339;622,344;560,353;480,370;411,387;388,393;320,407;244,415;216,416;187,415;120,411;44,401;0,393;0,-8" o:connectangles="0,0,0,0,0,0,0,0,0,0,0,0,0,0,0,0,0,0"/>
                </v:shape>
                <w10:wrap anchorx="page"/>
              </v:group>
            </w:pict>
          </mc:Fallback>
        </mc:AlternateContent>
      </w:r>
      <w:r w:rsidR="00C35252">
        <w:rPr>
          <w:rFonts w:ascii="Arial"/>
          <w:w w:val="105"/>
          <w:sz w:val="12"/>
        </w:rPr>
        <w:t>Model</w:t>
      </w:r>
    </w:p>
    <w:p w:rsidR="003D382C" w:rsidRDefault="00C35252">
      <w:pPr>
        <w:pStyle w:val="Corpsdetexte"/>
        <w:spacing w:before="5"/>
        <w:rPr>
          <w:rFonts w:ascii="Arial"/>
          <w:sz w:val="17"/>
        </w:rPr>
      </w:pPr>
      <w:r>
        <w:br w:type="column"/>
      </w:r>
    </w:p>
    <w:p w:rsidR="003D382C" w:rsidRDefault="00C35252">
      <w:pPr>
        <w:spacing w:line="259" w:lineRule="auto"/>
        <w:ind w:left="197" w:right="-13" w:hanging="29"/>
        <w:rPr>
          <w:rFonts w:ascii="Arial"/>
          <w:sz w:val="12"/>
        </w:rPr>
      </w:pPr>
      <w:r>
        <w:rPr>
          <w:rFonts w:ascii="Arial"/>
          <w:color w:val="FFFFFF"/>
          <w:spacing w:val="-1"/>
          <w:w w:val="105"/>
          <w:sz w:val="12"/>
        </w:rPr>
        <w:t xml:space="preserve">Synchronization </w:t>
      </w:r>
      <w:r>
        <w:rPr>
          <w:rFonts w:ascii="Arial"/>
          <w:color w:val="FFFFFF"/>
          <w:w w:val="105"/>
          <w:sz w:val="12"/>
        </w:rPr>
        <w:t>artifact (model)</w:t>
      </w:r>
    </w:p>
    <w:p w:rsidR="003D382C" w:rsidRDefault="00C35252">
      <w:pPr>
        <w:spacing w:before="61" w:line="109" w:lineRule="exact"/>
        <w:ind w:left="335" w:right="-16"/>
        <w:rPr>
          <w:rFonts w:ascii="Arial"/>
          <w:sz w:val="12"/>
        </w:rPr>
      </w:pPr>
      <w:r>
        <w:br w:type="column"/>
      </w:r>
      <w:r>
        <w:rPr>
          <w:rFonts w:ascii="Arial"/>
          <w:w w:val="105"/>
          <w:sz w:val="12"/>
        </w:rPr>
        <w:t>Reverse</w:t>
      </w:r>
    </w:p>
    <w:p w:rsidR="003D382C" w:rsidRDefault="00C35252">
      <w:pPr>
        <w:spacing w:line="179" w:lineRule="exact"/>
        <w:ind w:left="148" w:right="-16"/>
        <w:rPr>
          <w:rFonts w:ascii="Arial"/>
          <w:sz w:val="12"/>
        </w:rPr>
      </w:pPr>
      <w:r>
        <w:rPr>
          <w:rFonts w:ascii="Arial"/>
          <w:color w:val="FFFFFF"/>
          <w:w w:val="105"/>
          <w:position w:val="7"/>
          <w:sz w:val="12"/>
        </w:rPr>
        <w:t xml:space="preserve">1   </w:t>
      </w:r>
      <w:r>
        <w:rPr>
          <w:rFonts w:ascii="Arial"/>
          <w:w w:val="105"/>
          <w:sz w:val="12"/>
        </w:rPr>
        <w:t>Code (Batch)</w:t>
      </w:r>
    </w:p>
    <w:p w:rsidR="003D382C" w:rsidRDefault="00C35252">
      <w:pPr>
        <w:pStyle w:val="Corpsdetexte"/>
        <w:spacing w:before="2"/>
        <w:rPr>
          <w:rFonts w:ascii="Arial"/>
          <w:sz w:val="2"/>
        </w:rPr>
      </w:pPr>
      <w:r>
        <w:br w:type="column"/>
      </w:r>
    </w:p>
    <w:p w:rsidR="003D382C" w:rsidRDefault="00C35252">
      <w:pPr>
        <w:pStyle w:val="Corpsdetexte"/>
        <w:spacing w:line="39" w:lineRule="exact"/>
        <w:ind w:left="235"/>
        <w:rPr>
          <w:rFonts w:ascii="Arial"/>
          <w:sz w:val="3"/>
        </w:rPr>
      </w:pPr>
      <w:r>
        <w:rPr>
          <w:rFonts w:ascii="Arial"/>
          <w:noProof/>
          <w:sz w:val="3"/>
          <w:lang w:val="fr-FR" w:eastAsia="fr-FR"/>
        </w:rPr>
        <w:drawing>
          <wp:inline distT="0" distB="0" distL="0" distR="0" wp14:anchorId="3AA9797A" wp14:editId="12A60FE5">
            <wp:extent cx="306777" cy="25336"/>
            <wp:effectExtent l="0" t="0" r="0" b="0"/>
            <wp:docPr id="5"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4.png"/>
                    <pic:cNvPicPr/>
                  </pic:nvPicPr>
                  <pic:blipFill>
                    <a:blip r:embed="rId31" cstate="print"/>
                    <a:stretch>
                      <a:fillRect/>
                    </a:stretch>
                  </pic:blipFill>
                  <pic:spPr>
                    <a:xfrm>
                      <a:off x="0" y="0"/>
                      <a:ext cx="306777" cy="25336"/>
                    </a:xfrm>
                    <a:prstGeom prst="rect">
                      <a:avLst/>
                    </a:prstGeom>
                  </pic:spPr>
                </pic:pic>
              </a:graphicData>
            </a:graphic>
          </wp:inline>
        </w:drawing>
      </w:r>
    </w:p>
    <w:p w:rsidR="003D382C" w:rsidRDefault="003D382C">
      <w:pPr>
        <w:pStyle w:val="Corpsdetexte"/>
        <w:spacing w:before="10"/>
        <w:rPr>
          <w:rFonts w:ascii="Arial"/>
          <w:sz w:val="11"/>
        </w:rPr>
      </w:pPr>
    </w:p>
    <w:p w:rsidR="003D382C" w:rsidRDefault="00C35252">
      <w:pPr>
        <w:spacing w:line="259" w:lineRule="auto"/>
        <w:ind w:left="270" w:right="432" w:hanging="101"/>
        <w:rPr>
          <w:rFonts w:ascii="Arial"/>
          <w:sz w:val="12"/>
        </w:rPr>
      </w:pPr>
      <w:r>
        <w:rPr>
          <w:rFonts w:ascii="Arial"/>
          <w:color w:val="FFFFFF"/>
          <w:sz w:val="12"/>
        </w:rPr>
        <w:t xml:space="preserve">Modified </w:t>
      </w:r>
      <w:r>
        <w:rPr>
          <w:rFonts w:ascii="Arial"/>
          <w:color w:val="FFFFFF"/>
          <w:w w:val="105"/>
          <w:sz w:val="12"/>
        </w:rPr>
        <w:t>code</w:t>
      </w:r>
    </w:p>
    <w:p w:rsidR="003D382C" w:rsidRDefault="003D382C">
      <w:pPr>
        <w:spacing w:line="259" w:lineRule="auto"/>
        <w:rPr>
          <w:rFonts w:ascii="Arial"/>
          <w:sz w:val="12"/>
        </w:rPr>
        <w:sectPr w:rsidR="003D382C">
          <w:pgSz w:w="12240" w:h="15840"/>
          <w:pgMar w:top="1080" w:right="840" w:bottom="280" w:left="960" w:header="720" w:footer="720" w:gutter="0"/>
          <w:cols w:num="5" w:space="720" w:equalWidth="0">
            <w:col w:w="6003" w:space="40"/>
            <w:col w:w="1075" w:space="40"/>
            <w:col w:w="1057" w:space="40"/>
            <w:col w:w="1070" w:space="40"/>
            <w:col w:w="1075"/>
          </w:cols>
        </w:sectPr>
      </w:pPr>
    </w:p>
    <w:p w:rsidR="003D382C" w:rsidRDefault="00C35252">
      <w:pPr>
        <w:spacing w:before="102" w:line="120" w:lineRule="auto"/>
        <w:ind w:left="8475" w:right="457" w:hanging="181"/>
        <w:rPr>
          <w:rFonts w:ascii="Arial"/>
          <w:sz w:val="12"/>
        </w:rPr>
      </w:pPr>
      <w:r>
        <w:rPr>
          <w:rFonts w:ascii="Arial"/>
          <w:color w:val="FFFFFF"/>
          <w:w w:val="105"/>
          <w:position w:val="-7"/>
          <w:sz w:val="12"/>
        </w:rPr>
        <w:t xml:space="preserve">3 </w:t>
      </w:r>
      <w:r>
        <w:rPr>
          <w:rFonts w:ascii="Arial"/>
          <w:w w:val="105"/>
          <w:sz w:val="12"/>
        </w:rPr>
        <w:t>Generate Code (Incremental)</w:t>
      </w:r>
    </w:p>
    <w:p w:rsidR="003D382C" w:rsidRDefault="003D382C">
      <w:pPr>
        <w:pStyle w:val="Corpsdetexte"/>
        <w:spacing w:before="8"/>
        <w:rPr>
          <w:rFonts w:ascii="Arial"/>
          <w:sz w:val="21"/>
        </w:rPr>
      </w:pPr>
    </w:p>
    <w:p w:rsidR="003D382C" w:rsidRDefault="003D382C">
      <w:pPr>
        <w:rPr>
          <w:rFonts w:ascii="Arial"/>
          <w:sz w:val="21"/>
        </w:rPr>
        <w:sectPr w:rsidR="003D382C">
          <w:type w:val="continuous"/>
          <w:pgSz w:w="12240" w:h="15840"/>
          <w:pgMar w:top="1360" w:right="840" w:bottom="280" w:left="960" w:header="720" w:footer="720" w:gutter="0"/>
          <w:cols w:space="720"/>
        </w:sectPr>
      </w:pPr>
    </w:p>
    <w:p w:rsidR="003D382C" w:rsidRDefault="00C35252">
      <w:pPr>
        <w:pStyle w:val="Titre4"/>
        <w:spacing w:before="112" w:line="244" w:lineRule="auto"/>
      </w:pPr>
      <w:r>
        <w:t xml:space="preserve">Figure 5: Synchronization strategy 1 using code as </w:t>
      </w:r>
      <w:proofErr w:type="gramStart"/>
      <w:r>
        <w:rPr>
          <w:w w:val="95"/>
        </w:rPr>
        <w:t>synchronization  artifact</w:t>
      </w:r>
      <w:proofErr w:type="gramEnd"/>
    </w:p>
    <w:p w:rsidR="003D382C" w:rsidRDefault="003D382C">
      <w:pPr>
        <w:pStyle w:val="Corpsdetexte"/>
        <w:rPr>
          <w:rFonts w:ascii="Georgia"/>
          <w:b/>
        </w:rPr>
      </w:pPr>
    </w:p>
    <w:p w:rsidR="003D382C" w:rsidRDefault="00C35252">
      <w:pPr>
        <w:pStyle w:val="Titre5"/>
        <w:spacing w:before="145"/>
      </w:pPr>
      <w:r>
        <w:rPr>
          <w:w w:val="105"/>
        </w:rPr>
        <w:t>- Steps of synchronization process for scenario 3 -</w:t>
      </w:r>
    </w:p>
    <w:p w:rsidR="003D382C" w:rsidRDefault="00C35252">
      <w:pPr>
        <w:pStyle w:val="Corpsdetexte"/>
        <w:spacing w:before="147"/>
        <w:ind w:left="564" w:right="257" w:hanging="449"/>
        <w:jc w:val="both"/>
      </w:pPr>
      <w:r>
        <w:rPr>
          <w:rFonts w:ascii="Georgia"/>
          <w:b/>
          <w:w w:val="105"/>
        </w:rPr>
        <w:t xml:space="preserve">Step 1 </w:t>
      </w:r>
      <w:r>
        <w:rPr>
          <w:w w:val="105"/>
        </w:rPr>
        <w:t xml:space="preserve">Like in the other processes, in step </w:t>
      </w:r>
      <w:r>
        <w:rPr>
          <w:rFonts w:ascii="Georgia"/>
          <w:b/>
          <w:w w:val="105"/>
        </w:rPr>
        <w:t xml:space="preserve">(1) </w:t>
      </w:r>
      <w:r>
        <w:rPr>
          <w:w w:val="105"/>
        </w:rPr>
        <w:t xml:space="preserve">code is gen- </w:t>
      </w:r>
      <w:proofErr w:type="spellStart"/>
      <w:proofErr w:type="gramStart"/>
      <w:r>
        <w:rPr>
          <w:w w:val="105"/>
        </w:rPr>
        <w:t>erated</w:t>
      </w:r>
      <w:proofErr w:type="spellEnd"/>
      <w:r>
        <w:rPr>
          <w:w w:val="105"/>
        </w:rPr>
        <w:t xml:space="preserve">  in</w:t>
      </w:r>
      <w:proofErr w:type="gramEnd"/>
      <w:r>
        <w:rPr>
          <w:w w:val="105"/>
        </w:rPr>
        <w:t xml:space="preserve">  batch  mode  from  the model.</w:t>
      </w:r>
    </w:p>
    <w:p w:rsidR="003D382C" w:rsidRDefault="00C35252">
      <w:pPr>
        <w:spacing w:before="130"/>
        <w:ind w:left="564" w:right="187" w:hanging="449"/>
        <w:jc w:val="both"/>
        <w:rPr>
          <w:sz w:val="18"/>
        </w:rPr>
      </w:pPr>
      <w:r>
        <w:rPr>
          <w:rFonts w:ascii="Georgia"/>
          <w:b/>
          <w:w w:val="110"/>
          <w:sz w:val="18"/>
        </w:rPr>
        <w:t>Step</w:t>
      </w:r>
      <w:r>
        <w:rPr>
          <w:rFonts w:ascii="Georgia"/>
          <w:b/>
          <w:spacing w:val="1"/>
          <w:w w:val="110"/>
          <w:sz w:val="18"/>
        </w:rPr>
        <w:t xml:space="preserve"> </w:t>
      </w:r>
      <w:r>
        <w:rPr>
          <w:rFonts w:ascii="Georgia"/>
          <w:b/>
          <w:w w:val="110"/>
          <w:sz w:val="18"/>
        </w:rPr>
        <w:t>2.a</w:t>
      </w:r>
      <w:r>
        <w:rPr>
          <w:rFonts w:ascii="Georgia"/>
          <w:b/>
          <w:spacing w:val="1"/>
          <w:w w:val="110"/>
          <w:sz w:val="18"/>
        </w:rPr>
        <w:t xml:space="preserve"> </w:t>
      </w:r>
      <w:r>
        <w:rPr>
          <w:rFonts w:ascii="Georgia"/>
          <w:b/>
          <w:w w:val="110"/>
          <w:sz w:val="18"/>
        </w:rPr>
        <w:t>and</w:t>
      </w:r>
      <w:r>
        <w:rPr>
          <w:rFonts w:ascii="Georgia"/>
          <w:b/>
          <w:spacing w:val="1"/>
          <w:w w:val="110"/>
          <w:sz w:val="18"/>
        </w:rPr>
        <w:t xml:space="preserve"> </w:t>
      </w:r>
      <w:r>
        <w:rPr>
          <w:rFonts w:ascii="Georgia"/>
          <w:b/>
          <w:w w:val="110"/>
          <w:sz w:val="18"/>
        </w:rPr>
        <w:t>2.b</w:t>
      </w:r>
      <w:r>
        <w:rPr>
          <w:rFonts w:ascii="Georgia"/>
          <w:b/>
          <w:spacing w:val="15"/>
          <w:w w:val="110"/>
          <w:sz w:val="18"/>
        </w:rPr>
        <w:t xml:space="preserve"> </w:t>
      </w:r>
      <w:r>
        <w:rPr>
          <w:w w:val="110"/>
          <w:sz w:val="18"/>
        </w:rPr>
        <w:t>Afterwards</w:t>
      </w:r>
      <w:r>
        <w:rPr>
          <w:spacing w:val="-20"/>
          <w:w w:val="110"/>
          <w:sz w:val="18"/>
        </w:rPr>
        <w:t xml:space="preserve"> </w:t>
      </w:r>
      <w:r>
        <w:rPr>
          <w:w w:val="110"/>
          <w:sz w:val="18"/>
        </w:rPr>
        <w:t>both</w:t>
      </w:r>
      <w:r>
        <w:rPr>
          <w:spacing w:val="-20"/>
          <w:w w:val="110"/>
          <w:sz w:val="18"/>
        </w:rPr>
        <w:t xml:space="preserve"> </w:t>
      </w:r>
      <w:r>
        <w:rPr>
          <w:w w:val="110"/>
          <w:sz w:val="18"/>
        </w:rPr>
        <w:t>the</w:t>
      </w:r>
      <w:r>
        <w:rPr>
          <w:spacing w:val="-20"/>
          <w:w w:val="110"/>
          <w:sz w:val="18"/>
        </w:rPr>
        <w:t xml:space="preserve"> </w:t>
      </w:r>
      <w:r>
        <w:rPr>
          <w:w w:val="110"/>
          <w:sz w:val="18"/>
        </w:rPr>
        <w:t>model</w:t>
      </w:r>
      <w:r>
        <w:rPr>
          <w:spacing w:val="-20"/>
          <w:w w:val="110"/>
          <w:sz w:val="18"/>
        </w:rPr>
        <w:t xml:space="preserve"> </w:t>
      </w:r>
      <w:r>
        <w:rPr>
          <w:w w:val="110"/>
          <w:sz w:val="18"/>
        </w:rPr>
        <w:t>and</w:t>
      </w:r>
      <w:r>
        <w:rPr>
          <w:spacing w:val="-20"/>
          <w:w w:val="110"/>
          <w:sz w:val="18"/>
        </w:rPr>
        <w:t xml:space="preserve"> </w:t>
      </w:r>
      <w:r>
        <w:rPr>
          <w:w w:val="110"/>
          <w:sz w:val="18"/>
        </w:rPr>
        <w:t>code</w:t>
      </w:r>
      <w:r>
        <w:rPr>
          <w:spacing w:val="-20"/>
          <w:w w:val="110"/>
          <w:sz w:val="18"/>
        </w:rPr>
        <w:t xml:space="preserve"> </w:t>
      </w:r>
      <w:r>
        <w:rPr>
          <w:w w:val="110"/>
          <w:sz w:val="18"/>
        </w:rPr>
        <w:t xml:space="preserve">may </w:t>
      </w:r>
      <w:r>
        <w:rPr>
          <w:spacing w:val="2"/>
          <w:w w:val="110"/>
          <w:sz w:val="18"/>
        </w:rPr>
        <w:t>be</w:t>
      </w:r>
      <w:r>
        <w:rPr>
          <w:spacing w:val="-9"/>
          <w:w w:val="110"/>
          <w:sz w:val="18"/>
        </w:rPr>
        <w:t xml:space="preserve"> </w:t>
      </w:r>
      <w:r>
        <w:rPr>
          <w:w w:val="110"/>
          <w:sz w:val="18"/>
        </w:rPr>
        <w:t>modified</w:t>
      </w:r>
      <w:r>
        <w:rPr>
          <w:spacing w:val="-9"/>
          <w:w w:val="110"/>
          <w:sz w:val="18"/>
        </w:rPr>
        <w:t xml:space="preserve"> </w:t>
      </w:r>
      <w:r>
        <w:rPr>
          <w:w w:val="110"/>
          <w:sz w:val="18"/>
        </w:rPr>
        <w:t>in</w:t>
      </w:r>
      <w:r>
        <w:rPr>
          <w:spacing w:val="-9"/>
          <w:w w:val="110"/>
          <w:sz w:val="18"/>
        </w:rPr>
        <w:t xml:space="preserve"> </w:t>
      </w:r>
      <w:r>
        <w:rPr>
          <w:w w:val="110"/>
          <w:sz w:val="18"/>
        </w:rPr>
        <w:t>step</w:t>
      </w:r>
      <w:r>
        <w:rPr>
          <w:spacing w:val="-9"/>
          <w:w w:val="110"/>
          <w:sz w:val="18"/>
        </w:rPr>
        <w:t xml:space="preserve"> </w:t>
      </w:r>
      <w:r>
        <w:rPr>
          <w:rFonts w:ascii="Georgia"/>
          <w:b/>
          <w:w w:val="110"/>
          <w:sz w:val="18"/>
        </w:rPr>
        <w:t>(2.a)</w:t>
      </w:r>
      <w:r>
        <w:rPr>
          <w:rFonts w:ascii="Georgia"/>
          <w:b/>
          <w:spacing w:val="-10"/>
          <w:w w:val="110"/>
          <w:sz w:val="18"/>
        </w:rPr>
        <w:t xml:space="preserve"> </w:t>
      </w:r>
      <w:r>
        <w:rPr>
          <w:w w:val="110"/>
          <w:sz w:val="18"/>
        </w:rPr>
        <w:t>and</w:t>
      </w:r>
      <w:r>
        <w:rPr>
          <w:spacing w:val="-9"/>
          <w:w w:val="110"/>
          <w:sz w:val="18"/>
        </w:rPr>
        <w:t xml:space="preserve"> </w:t>
      </w:r>
      <w:r>
        <w:rPr>
          <w:rFonts w:ascii="Georgia"/>
          <w:b/>
          <w:w w:val="110"/>
          <w:sz w:val="18"/>
        </w:rPr>
        <w:t>(2.b)</w:t>
      </w:r>
      <w:r>
        <w:rPr>
          <w:rFonts w:ascii="Georgia"/>
          <w:b/>
          <w:spacing w:val="-10"/>
          <w:w w:val="110"/>
          <w:sz w:val="18"/>
        </w:rPr>
        <w:t xml:space="preserve"> </w:t>
      </w:r>
      <w:r>
        <w:rPr>
          <w:w w:val="110"/>
          <w:sz w:val="18"/>
        </w:rPr>
        <w:t>respectively.</w:t>
      </w:r>
    </w:p>
    <w:p w:rsidR="003D382C" w:rsidRDefault="00C35252">
      <w:pPr>
        <w:pStyle w:val="Corpsdetexte"/>
        <w:spacing w:before="129"/>
        <w:ind w:left="564" w:right="191" w:hanging="449"/>
        <w:jc w:val="both"/>
      </w:pPr>
      <w:r>
        <w:rPr>
          <w:rFonts w:ascii="Georgia"/>
          <w:b/>
          <w:w w:val="110"/>
        </w:rPr>
        <w:t>Step</w:t>
      </w:r>
      <w:r>
        <w:rPr>
          <w:rFonts w:ascii="Georgia"/>
          <w:b/>
          <w:spacing w:val="11"/>
          <w:w w:val="110"/>
        </w:rPr>
        <w:t xml:space="preserve"> </w:t>
      </w:r>
      <w:r>
        <w:rPr>
          <w:rFonts w:ascii="Georgia"/>
          <w:b/>
          <w:w w:val="110"/>
        </w:rPr>
        <w:t>3</w:t>
      </w:r>
      <w:r>
        <w:rPr>
          <w:rFonts w:ascii="Georgia"/>
          <w:b/>
          <w:spacing w:val="27"/>
          <w:w w:val="110"/>
        </w:rPr>
        <w:t xml:space="preserve"> </w:t>
      </w:r>
      <w:r>
        <w:rPr>
          <w:w w:val="110"/>
        </w:rPr>
        <w:t>After</w:t>
      </w:r>
      <w:r>
        <w:rPr>
          <w:spacing w:val="-15"/>
          <w:w w:val="110"/>
        </w:rPr>
        <w:t xml:space="preserve"> </w:t>
      </w:r>
      <w:r>
        <w:rPr>
          <w:w w:val="110"/>
        </w:rPr>
        <w:t>both</w:t>
      </w:r>
      <w:r>
        <w:rPr>
          <w:spacing w:val="-15"/>
          <w:w w:val="110"/>
        </w:rPr>
        <w:t xml:space="preserve"> </w:t>
      </w:r>
      <w:r>
        <w:rPr>
          <w:w w:val="110"/>
        </w:rPr>
        <w:t>artifacts</w:t>
      </w:r>
      <w:r>
        <w:rPr>
          <w:spacing w:val="-15"/>
          <w:w w:val="110"/>
        </w:rPr>
        <w:t xml:space="preserve"> </w:t>
      </w:r>
      <w:r>
        <w:rPr>
          <w:spacing w:val="-3"/>
          <w:w w:val="110"/>
        </w:rPr>
        <w:t>have</w:t>
      </w:r>
      <w:r>
        <w:rPr>
          <w:spacing w:val="-15"/>
          <w:w w:val="110"/>
        </w:rPr>
        <w:t xml:space="preserve"> </w:t>
      </w:r>
      <w:r>
        <w:rPr>
          <w:w w:val="110"/>
        </w:rPr>
        <w:t>been</w:t>
      </w:r>
      <w:r>
        <w:rPr>
          <w:spacing w:val="-15"/>
          <w:w w:val="110"/>
        </w:rPr>
        <w:t xml:space="preserve"> </w:t>
      </w:r>
      <w:r>
        <w:rPr>
          <w:w w:val="110"/>
        </w:rPr>
        <w:t>modified</w:t>
      </w:r>
      <w:r>
        <w:rPr>
          <w:spacing w:val="-15"/>
          <w:w w:val="110"/>
        </w:rPr>
        <w:t xml:space="preserve"> </w:t>
      </w:r>
      <w:r>
        <w:rPr>
          <w:w w:val="110"/>
        </w:rPr>
        <w:t xml:space="preserve">concurrently, </w:t>
      </w:r>
      <w:r>
        <w:rPr>
          <w:spacing w:val="-3"/>
          <w:w w:val="110"/>
        </w:rPr>
        <w:t xml:space="preserve">we </w:t>
      </w:r>
      <w:r>
        <w:rPr>
          <w:w w:val="110"/>
        </w:rPr>
        <w:t xml:space="preserve">need to synchronize these artifacts in </w:t>
      </w:r>
      <w:proofErr w:type="gramStart"/>
      <w:r>
        <w:rPr>
          <w:w w:val="110"/>
        </w:rPr>
        <w:t xml:space="preserve">step </w:t>
      </w:r>
      <w:r>
        <w:rPr>
          <w:spacing w:val="5"/>
          <w:w w:val="110"/>
        </w:rPr>
        <w:t xml:space="preserve"> </w:t>
      </w:r>
      <w:r>
        <w:rPr>
          <w:rFonts w:ascii="Georgia"/>
          <w:b/>
          <w:w w:val="110"/>
        </w:rPr>
        <w:t>(</w:t>
      </w:r>
      <w:proofErr w:type="gramEnd"/>
      <w:r>
        <w:rPr>
          <w:rFonts w:ascii="Georgia"/>
          <w:b/>
          <w:w w:val="110"/>
        </w:rPr>
        <w:t>3)</w:t>
      </w:r>
      <w:r>
        <w:rPr>
          <w:w w:val="110"/>
        </w:rPr>
        <w:t>.</w:t>
      </w:r>
    </w:p>
    <w:p w:rsidR="003D382C" w:rsidRDefault="00C35252">
      <w:pPr>
        <w:pStyle w:val="Corpsdetexte"/>
        <w:spacing w:before="146" w:line="242" w:lineRule="auto"/>
        <w:ind w:left="115" w:right="255" w:firstLine="179"/>
        <w:jc w:val="both"/>
      </w:pPr>
      <w:r>
        <w:rPr>
          <w:w w:val="110"/>
        </w:rPr>
        <w:t>In this paper we propose two synchronization strategies. The general approach behind our synchronization strategies is to represent the one artifact in the language of the other artifact. These artifacts can then be compared. Let us define a concept of a synchronization artifact within the scope of our work:</w:t>
      </w:r>
    </w:p>
    <w:p w:rsidR="003D382C" w:rsidRDefault="00C35252">
      <w:pPr>
        <w:tabs>
          <w:tab w:val="left" w:pos="1663"/>
        </w:tabs>
        <w:spacing w:before="145" w:line="210" w:lineRule="exact"/>
        <w:ind w:left="115" w:firstLine="199"/>
        <w:rPr>
          <w:rFonts w:ascii="Arial"/>
          <w:i/>
          <w:sz w:val="18"/>
        </w:rPr>
      </w:pPr>
      <w:r>
        <w:rPr>
          <w:rFonts w:ascii="PMingLiU"/>
          <w:w w:val="125"/>
          <w:sz w:val="18"/>
        </w:rPr>
        <w:t>Definition</w:t>
      </w:r>
      <w:r>
        <w:rPr>
          <w:rFonts w:ascii="PMingLiU"/>
          <w:spacing w:val="32"/>
          <w:w w:val="125"/>
          <w:sz w:val="18"/>
        </w:rPr>
        <w:t xml:space="preserve"> </w:t>
      </w:r>
      <w:r>
        <w:rPr>
          <w:rFonts w:ascii="PMingLiU"/>
          <w:w w:val="125"/>
          <w:sz w:val="18"/>
        </w:rPr>
        <w:t>9</w:t>
      </w:r>
      <w:r>
        <w:rPr>
          <w:rFonts w:ascii="PMingLiU"/>
          <w:w w:val="125"/>
          <w:sz w:val="18"/>
        </w:rPr>
        <w:tab/>
        <w:t>(</w:t>
      </w:r>
      <w:proofErr w:type="gramStart"/>
      <w:r>
        <w:rPr>
          <w:rFonts w:ascii="PMingLiU"/>
          <w:w w:val="125"/>
          <w:sz w:val="18"/>
        </w:rPr>
        <w:t xml:space="preserve">Synchronization  </w:t>
      </w:r>
      <w:r>
        <w:rPr>
          <w:rFonts w:ascii="PMingLiU"/>
          <w:spacing w:val="-4"/>
          <w:w w:val="140"/>
          <w:sz w:val="18"/>
        </w:rPr>
        <w:t>artifact</w:t>
      </w:r>
      <w:proofErr w:type="gramEnd"/>
      <w:r>
        <w:rPr>
          <w:rFonts w:ascii="PMingLiU"/>
          <w:spacing w:val="-4"/>
          <w:w w:val="140"/>
          <w:sz w:val="18"/>
        </w:rPr>
        <w:t xml:space="preserve">). </w:t>
      </w:r>
      <w:r>
        <w:rPr>
          <w:rFonts w:ascii="PMingLiU"/>
          <w:spacing w:val="49"/>
          <w:w w:val="140"/>
          <w:sz w:val="18"/>
        </w:rPr>
        <w:t xml:space="preserve"> </w:t>
      </w:r>
      <w:r>
        <w:rPr>
          <w:rFonts w:ascii="Arial"/>
          <w:i/>
          <w:w w:val="125"/>
          <w:sz w:val="18"/>
        </w:rPr>
        <w:t>A</w:t>
      </w:r>
      <w:r>
        <w:rPr>
          <w:rFonts w:ascii="Arial"/>
          <w:i/>
          <w:spacing w:val="25"/>
          <w:w w:val="125"/>
          <w:sz w:val="18"/>
        </w:rPr>
        <w:t xml:space="preserve"> </w:t>
      </w:r>
      <w:r>
        <w:rPr>
          <w:rFonts w:ascii="Arial"/>
          <w:i/>
          <w:w w:val="105"/>
          <w:sz w:val="18"/>
        </w:rPr>
        <w:t>synchro-</w:t>
      </w:r>
      <w:r>
        <w:rPr>
          <w:rFonts w:ascii="Arial"/>
          <w:i/>
          <w:w w:val="109"/>
          <w:sz w:val="18"/>
        </w:rPr>
        <w:t xml:space="preserve"> </w:t>
      </w:r>
      <w:proofErr w:type="spellStart"/>
      <w:r>
        <w:rPr>
          <w:rFonts w:ascii="Arial"/>
          <w:i/>
          <w:w w:val="105"/>
          <w:sz w:val="18"/>
        </w:rPr>
        <w:t>nization</w:t>
      </w:r>
      <w:proofErr w:type="spellEnd"/>
      <w:r>
        <w:rPr>
          <w:rFonts w:ascii="Arial"/>
          <w:i/>
          <w:spacing w:val="-33"/>
          <w:w w:val="105"/>
          <w:sz w:val="18"/>
        </w:rPr>
        <w:t xml:space="preserve"> </w:t>
      </w:r>
      <w:r>
        <w:rPr>
          <w:rFonts w:ascii="Arial"/>
          <w:i/>
          <w:w w:val="125"/>
          <w:sz w:val="18"/>
        </w:rPr>
        <w:t>artifact</w:t>
      </w:r>
      <w:r>
        <w:rPr>
          <w:rFonts w:ascii="Arial"/>
          <w:i/>
          <w:spacing w:val="-43"/>
          <w:w w:val="125"/>
          <w:sz w:val="18"/>
        </w:rPr>
        <w:t xml:space="preserve"> </w:t>
      </w:r>
      <w:r>
        <w:rPr>
          <w:rFonts w:ascii="Arial"/>
          <w:i/>
          <w:w w:val="125"/>
          <w:sz w:val="18"/>
        </w:rPr>
        <w:t>is</w:t>
      </w:r>
      <w:r>
        <w:rPr>
          <w:rFonts w:ascii="Arial"/>
          <w:i/>
          <w:spacing w:val="-43"/>
          <w:w w:val="125"/>
          <w:sz w:val="18"/>
        </w:rPr>
        <w:t xml:space="preserve"> </w:t>
      </w:r>
      <w:r>
        <w:rPr>
          <w:rFonts w:ascii="Arial"/>
          <w:i/>
          <w:w w:val="105"/>
          <w:sz w:val="18"/>
        </w:rPr>
        <w:t>an</w:t>
      </w:r>
      <w:r>
        <w:rPr>
          <w:rFonts w:ascii="Arial"/>
          <w:i/>
          <w:spacing w:val="-33"/>
          <w:w w:val="105"/>
          <w:sz w:val="18"/>
        </w:rPr>
        <w:t xml:space="preserve"> </w:t>
      </w:r>
      <w:r>
        <w:rPr>
          <w:rFonts w:ascii="Arial"/>
          <w:i/>
          <w:w w:val="125"/>
          <w:sz w:val="18"/>
        </w:rPr>
        <w:t>artifact</w:t>
      </w:r>
      <w:r>
        <w:rPr>
          <w:rFonts w:ascii="Arial"/>
          <w:i/>
          <w:spacing w:val="-43"/>
          <w:w w:val="125"/>
          <w:sz w:val="18"/>
        </w:rPr>
        <w:t xml:space="preserve"> </w:t>
      </w:r>
      <w:r>
        <w:rPr>
          <w:rFonts w:ascii="Arial"/>
          <w:i/>
          <w:spacing w:val="-3"/>
          <w:w w:val="105"/>
          <w:sz w:val="18"/>
        </w:rPr>
        <w:t>used</w:t>
      </w:r>
      <w:r>
        <w:rPr>
          <w:rFonts w:ascii="Arial"/>
          <w:i/>
          <w:spacing w:val="-33"/>
          <w:w w:val="105"/>
          <w:sz w:val="18"/>
        </w:rPr>
        <w:t xml:space="preserve"> </w:t>
      </w:r>
      <w:r>
        <w:rPr>
          <w:rFonts w:ascii="Arial"/>
          <w:i/>
          <w:w w:val="105"/>
          <w:sz w:val="18"/>
        </w:rPr>
        <w:t>to</w:t>
      </w:r>
      <w:r>
        <w:rPr>
          <w:rFonts w:ascii="Arial"/>
          <w:i/>
          <w:spacing w:val="-33"/>
          <w:w w:val="105"/>
          <w:sz w:val="18"/>
        </w:rPr>
        <w:t xml:space="preserve"> </w:t>
      </w:r>
      <w:r>
        <w:rPr>
          <w:rFonts w:ascii="Arial"/>
          <w:i/>
          <w:w w:val="105"/>
          <w:sz w:val="18"/>
        </w:rPr>
        <w:t>synchronize</w:t>
      </w:r>
      <w:r>
        <w:rPr>
          <w:rFonts w:ascii="Arial"/>
          <w:i/>
          <w:spacing w:val="-33"/>
          <w:w w:val="105"/>
          <w:sz w:val="18"/>
        </w:rPr>
        <w:t xml:space="preserve"> </w:t>
      </w:r>
      <w:r>
        <w:rPr>
          <w:rFonts w:ascii="Arial"/>
          <w:i/>
          <w:spacing w:val="-3"/>
          <w:w w:val="105"/>
          <w:sz w:val="18"/>
        </w:rPr>
        <w:t>model</w:t>
      </w:r>
      <w:r>
        <w:rPr>
          <w:rFonts w:ascii="Arial"/>
          <w:i/>
          <w:spacing w:val="-33"/>
          <w:w w:val="105"/>
          <w:sz w:val="18"/>
        </w:rPr>
        <w:t xml:space="preserve"> </w:t>
      </w:r>
      <w:r>
        <w:rPr>
          <w:rFonts w:ascii="Arial"/>
          <w:i/>
          <w:w w:val="105"/>
          <w:sz w:val="18"/>
        </w:rPr>
        <w:t xml:space="preserve">and </w:t>
      </w:r>
      <w:r>
        <w:rPr>
          <w:rFonts w:ascii="Arial"/>
          <w:i/>
          <w:spacing w:val="-5"/>
          <w:w w:val="105"/>
          <w:sz w:val="18"/>
        </w:rPr>
        <w:t xml:space="preserve">code. </w:t>
      </w:r>
      <w:r>
        <w:rPr>
          <w:rFonts w:ascii="Arial"/>
          <w:i/>
          <w:w w:val="125"/>
          <w:sz w:val="18"/>
        </w:rPr>
        <w:t xml:space="preserve">It is </w:t>
      </w:r>
      <w:r>
        <w:rPr>
          <w:rFonts w:ascii="Arial"/>
          <w:i/>
          <w:w w:val="105"/>
          <w:sz w:val="18"/>
        </w:rPr>
        <w:t xml:space="preserve">an image of one of the artifacts, either </w:t>
      </w:r>
      <w:r>
        <w:rPr>
          <w:rFonts w:ascii="Arial"/>
          <w:i/>
          <w:spacing w:val="-3"/>
          <w:w w:val="105"/>
          <w:sz w:val="18"/>
        </w:rPr>
        <w:t xml:space="preserve">model </w:t>
      </w:r>
      <w:r>
        <w:rPr>
          <w:rFonts w:ascii="Arial"/>
          <w:i/>
          <w:w w:val="125"/>
          <w:sz w:val="18"/>
        </w:rPr>
        <w:t xml:space="preserve">or </w:t>
      </w:r>
      <w:r>
        <w:rPr>
          <w:rFonts w:ascii="Arial"/>
          <w:i/>
          <w:spacing w:val="-5"/>
          <w:w w:val="105"/>
          <w:sz w:val="18"/>
        </w:rPr>
        <w:t>code.</w:t>
      </w:r>
      <w:r>
        <w:rPr>
          <w:rFonts w:ascii="Arial"/>
          <w:i/>
          <w:spacing w:val="-6"/>
          <w:w w:val="105"/>
          <w:sz w:val="18"/>
        </w:rPr>
        <w:t xml:space="preserve"> </w:t>
      </w:r>
      <w:r>
        <w:rPr>
          <w:rFonts w:ascii="Arial"/>
          <w:i/>
          <w:w w:val="125"/>
          <w:sz w:val="18"/>
        </w:rPr>
        <w:t>In</w:t>
      </w:r>
      <w:r>
        <w:rPr>
          <w:rFonts w:ascii="Arial"/>
          <w:i/>
          <w:spacing w:val="-28"/>
          <w:w w:val="125"/>
          <w:sz w:val="18"/>
        </w:rPr>
        <w:t xml:space="preserve"> </w:t>
      </w:r>
      <w:r>
        <w:rPr>
          <w:rFonts w:ascii="Arial"/>
          <w:i/>
          <w:w w:val="105"/>
          <w:sz w:val="18"/>
        </w:rPr>
        <w:t>this</w:t>
      </w:r>
      <w:r>
        <w:rPr>
          <w:rFonts w:ascii="Arial"/>
          <w:i/>
          <w:spacing w:val="-18"/>
          <w:w w:val="105"/>
          <w:sz w:val="18"/>
        </w:rPr>
        <w:t xml:space="preserve"> </w:t>
      </w:r>
      <w:r>
        <w:rPr>
          <w:rFonts w:ascii="Arial"/>
          <w:i/>
          <w:spacing w:val="-4"/>
          <w:w w:val="105"/>
          <w:sz w:val="18"/>
        </w:rPr>
        <w:t>paper,</w:t>
      </w:r>
      <w:r>
        <w:rPr>
          <w:rFonts w:ascii="Arial"/>
          <w:i/>
          <w:spacing w:val="-17"/>
          <w:w w:val="105"/>
          <w:sz w:val="18"/>
        </w:rPr>
        <w:t xml:space="preserve"> </w:t>
      </w:r>
      <w:r>
        <w:rPr>
          <w:rFonts w:ascii="Arial"/>
          <w:i/>
          <w:w w:val="105"/>
          <w:sz w:val="18"/>
        </w:rPr>
        <w:t>an</w:t>
      </w:r>
      <w:r>
        <w:rPr>
          <w:rFonts w:ascii="Arial"/>
          <w:i/>
          <w:spacing w:val="-18"/>
          <w:w w:val="105"/>
          <w:sz w:val="18"/>
        </w:rPr>
        <w:t xml:space="preserve"> </w:t>
      </w:r>
      <w:r>
        <w:rPr>
          <w:rFonts w:ascii="Arial"/>
          <w:i/>
          <w:w w:val="105"/>
          <w:sz w:val="18"/>
        </w:rPr>
        <w:t>image</w:t>
      </w:r>
      <w:r>
        <w:rPr>
          <w:rFonts w:ascii="Arial"/>
          <w:i/>
          <w:spacing w:val="-18"/>
          <w:w w:val="105"/>
          <w:sz w:val="18"/>
        </w:rPr>
        <w:t xml:space="preserve"> </w:t>
      </w:r>
      <w:r>
        <w:rPr>
          <w:rFonts w:ascii="Verdana"/>
          <w:i/>
          <w:w w:val="105"/>
          <w:sz w:val="18"/>
        </w:rPr>
        <w:t>I</w:t>
      </w:r>
      <w:r>
        <w:rPr>
          <w:rFonts w:ascii="Verdana"/>
          <w:i/>
          <w:spacing w:val="-23"/>
          <w:w w:val="105"/>
          <w:sz w:val="18"/>
        </w:rPr>
        <w:t xml:space="preserve"> </w:t>
      </w:r>
      <w:r>
        <w:rPr>
          <w:rFonts w:ascii="Arial"/>
          <w:i/>
          <w:w w:val="105"/>
          <w:sz w:val="18"/>
        </w:rPr>
        <w:t>of</w:t>
      </w:r>
      <w:r>
        <w:rPr>
          <w:rFonts w:ascii="Arial"/>
          <w:i/>
          <w:spacing w:val="-18"/>
          <w:w w:val="105"/>
          <w:sz w:val="18"/>
        </w:rPr>
        <w:t xml:space="preserve"> </w:t>
      </w:r>
      <w:r>
        <w:rPr>
          <w:rFonts w:ascii="Arial"/>
          <w:i/>
          <w:w w:val="105"/>
          <w:sz w:val="18"/>
        </w:rPr>
        <w:t>an</w:t>
      </w:r>
      <w:r>
        <w:rPr>
          <w:rFonts w:ascii="Arial"/>
          <w:i/>
          <w:spacing w:val="-18"/>
          <w:w w:val="105"/>
          <w:sz w:val="18"/>
        </w:rPr>
        <w:t xml:space="preserve"> </w:t>
      </w:r>
      <w:r>
        <w:rPr>
          <w:rFonts w:ascii="Arial"/>
          <w:i/>
          <w:w w:val="125"/>
          <w:sz w:val="18"/>
        </w:rPr>
        <w:t>artifact</w:t>
      </w:r>
      <w:r>
        <w:rPr>
          <w:rFonts w:ascii="Arial"/>
          <w:i/>
          <w:spacing w:val="-28"/>
          <w:w w:val="125"/>
          <w:sz w:val="18"/>
        </w:rPr>
        <w:t xml:space="preserve"> </w:t>
      </w:r>
      <w:r>
        <w:rPr>
          <w:rFonts w:ascii="Verdana"/>
          <w:i/>
          <w:w w:val="125"/>
          <w:sz w:val="18"/>
        </w:rPr>
        <w:t>A</w:t>
      </w:r>
      <w:r>
        <w:rPr>
          <w:rFonts w:ascii="Verdana"/>
          <w:i/>
          <w:spacing w:val="-44"/>
          <w:w w:val="125"/>
          <w:sz w:val="18"/>
        </w:rPr>
        <w:t xml:space="preserve"> </w:t>
      </w:r>
      <w:r>
        <w:rPr>
          <w:rFonts w:ascii="Arial"/>
          <w:i/>
          <w:w w:val="125"/>
          <w:sz w:val="18"/>
        </w:rPr>
        <w:t>is</w:t>
      </w:r>
      <w:r>
        <w:rPr>
          <w:rFonts w:ascii="Arial"/>
          <w:i/>
          <w:spacing w:val="-28"/>
          <w:w w:val="125"/>
          <w:sz w:val="18"/>
        </w:rPr>
        <w:t xml:space="preserve"> </w:t>
      </w:r>
      <w:r>
        <w:rPr>
          <w:rFonts w:ascii="Arial"/>
          <w:i/>
          <w:w w:val="105"/>
          <w:sz w:val="18"/>
        </w:rPr>
        <w:t>a</w:t>
      </w:r>
      <w:r>
        <w:rPr>
          <w:rFonts w:ascii="Arial"/>
          <w:i/>
          <w:spacing w:val="-18"/>
          <w:w w:val="105"/>
          <w:sz w:val="18"/>
        </w:rPr>
        <w:t xml:space="preserve"> </w:t>
      </w:r>
      <w:r>
        <w:rPr>
          <w:rFonts w:ascii="Arial"/>
          <w:i/>
          <w:spacing w:val="-3"/>
          <w:w w:val="105"/>
          <w:sz w:val="18"/>
        </w:rPr>
        <w:t>copy</w:t>
      </w:r>
      <w:r>
        <w:rPr>
          <w:rFonts w:ascii="Arial"/>
          <w:i/>
          <w:spacing w:val="-18"/>
          <w:w w:val="105"/>
          <w:sz w:val="18"/>
        </w:rPr>
        <w:t xml:space="preserve"> </w:t>
      </w:r>
      <w:r>
        <w:rPr>
          <w:rFonts w:ascii="Arial"/>
          <w:i/>
          <w:w w:val="105"/>
          <w:sz w:val="18"/>
        </w:rPr>
        <w:t>of</w:t>
      </w:r>
    </w:p>
    <w:p w:rsidR="003D382C" w:rsidRDefault="00C35252">
      <w:pPr>
        <w:spacing w:line="210" w:lineRule="exact"/>
        <w:ind w:left="115" w:right="186"/>
        <w:rPr>
          <w:rFonts w:ascii="Arial"/>
          <w:i/>
          <w:sz w:val="18"/>
        </w:rPr>
      </w:pPr>
      <w:proofErr w:type="gramStart"/>
      <w:r>
        <w:rPr>
          <w:rFonts w:ascii="Verdana"/>
          <w:i/>
          <w:w w:val="105"/>
          <w:sz w:val="18"/>
        </w:rPr>
        <w:t>A</w:t>
      </w:r>
      <w:proofErr w:type="gramEnd"/>
      <w:r>
        <w:rPr>
          <w:rFonts w:ascii="Verdana"/>
          <w:i/>
          <w:w w:val="105"/>
          <w:sz w:val="18"/>
        </w:rPr>
        <w:t xml:space="preserve"> </w:t>
      </w:r>
      <w:r>
        <w:rPr>
          <w:rFonts w:ascii="Arial"/>
          <w:i/>
          <w:w w:val="105"/>
          <w:sz w:val="18"/>
        </w:rPr>
        <w:t xml:space="preserve">obtained by transforming </w:t>
      </w:r>
      <w:r>
        <w:rPr>
          <w:rFonts w:ascii="Verdana"/>
          <w:i/>
          <w:w w:val="105"/>
          <w:sz w:val="18"/>
        </w:rPr>
        <w:t xml:space="preserve">A </w:t>
      </w:r>
      <w:r>
        <w:rPr>
          <w:rFonts w:ascii="Arial"/>
          <w:i/>
          <w:w w:val="105"/>
          <w:sz w:val="18"/>
        </w:rPr>
        <w:t xml:space="preserve">to </w:t>
      </w:r>
      <w:r>
        <w:rPr>
          <w:rFonts w:ascii="Verdana"/>
          <w:i/>
          <w:w w:val="105"/>
          <w:sz w:val="18"/>
        </w:rPr>
        <w:t>I</w:t>
      </w:r>
      <w:r>
        <w:rPr>
          <w:rFonts w:ascii="Arial"/>
          <w:i/>
          <w:w w:val="105"/>
          <w:sz w:val="18"/>
        </w:rPr>
        <w:t xml:space="preserve">. </w:t>
      </w:r>
      <w:proofErr w:type="gramStart"/>
      <w:r>
        <w:rPr>
          <w:rFonts w:ascii="Verdana"/>
          <w:i/>
          <w:w w:val="105"/>
          <w:sz w:val="18"/>
        </w:rPr>
        <w:t xml:space="preserve">A </w:t>
      </w:r>
      <w:r>
        <w:rPr>
          <w:rFonts w:ascii="Arial"/>
          <w:i/>
          <w:w w:val="105"/>
          <w:sz w:val="18"/>
        </w:rPr>
        <w:t>and</w:t>
      </w:r>
      <w:proofErr w:type="gramEnd"/>
      <w:r>
        <w:rPr>
          <w:rFonts w:ascii="Arial"/>
          <w:i/>
          <w:w w:val="105"/>
          <w:sz w:val="18"/>
        </w:rPr>
        <w:t xml:space="preserve"> </w:t>
      </w:r>
      <w:r>
        <w:rPr>
          <w:rFonts w:ascii="Verdana"/>
          <w:i/>
          <w:w w:val="105"/>
          <w:sz w:val="18"/>
        </w:rPr>
        <w:t xml:space="preserve">I </w:t>
      </w:r>
      <w:r>
        <w:rPr>
          <w:rFonts w:ascii="Arial"/>
          <w:i/>
          <w:w w:val="105"/>
          <w:sz w:val="18"/>
        </w:rPr>
        <w:t>are in different languages.</w:t>
      </w:r>
    </w:p>
    <w:p w:rsidR="003D382C" w:rsidRDefault="00C35252">
      <w:pPr>
        <w:pStyle w:val="Corpsdetexte"/>
        <w:spacing w:before="144" w:line="242" w:lineRule="auto"/>
        <w:ind w:left="115" w:right="256" w:firstLine="179"/>
        <w:jc w:val="both"/>
      </w:pPr>
      <w:r>
        <w:rPr>
          <w:w w:val="110"/>
        </w:rPr>
        <w:t xml:space="preserve">For example a synchronization artifact can be code gen- </w:t>
      </w:r>
      <w:proofErr w:type="spellStart"/>
      <w:r>
        <w:rPr>
          <w:w w:val="110"/>
        </w:rPr>
        <w:t>erated</w:t>
      </w:r>
      <w:proofErr w:type="spellEnd"/>
      <w:r>
        <w:rPr>
          <w:w w:val="110"/>
        </w:rPr>
        <w:t xml:space="preserve"> from the modified model in batch mode. In this case it is code that represents an image of the modified   model.</w:t>
      </w:r>
    </w:p>
    <w:p w:rsidR="003D382C" w:rsidRDefault="00C35252">
      <w:pPr>
        <w:pStyle w:val="Corpsdetexte"/>
        <w:spacing w:line="242" w:lineRule="auto"/>
        <w:ind w:left="115" w:right="255" w:firstLine="179"/>
        <w:jc w:val="both"/>
      </w:pPr>
      <w:r>
        <w:rPr>
          <w:w w:val="110"/>
        </w:rPr>
        <w:t xml:space="preserve">Using the concept of synchronization artifact, two </w:t>
      </w:r>
      <w:proofErr w:type="spellStart"/>
      <w:r>
        <w:rPr>
          <w:w w:val="110"/>
        </w:rPr>
        <w:t>strate</w:t>
      </w:r>
      <w:proofErr w:type="spellEnd"/>
      <w:r>
        <w:rPr>
          <w:w w:val="110"/>
        </w:rPr>
        <w:t xml:space="preserve">- </w:t>
      </w:r>
      <w:proofErr w:type="spellStart"/>
      <w:r>
        <w:rPr>
          <w:w w:val="110"/>
        </w:rPr>
        <w:t>gies</w:t>
      </w:r>
      <w:proofErr w:type="spellEnd"/>
      <w:r>
        <w:rPr>
          <w:w w:val="110"/>
        </w:rPr>
        <w:t xml:space="preserve"> are proposed in this paper: one where the </w:t>
      </w:r>
      <w:proofErr w:type="spellStart"/>
      <w:r>
        <w:rPr>
          <w:w w:val="110"/>
        </w:rPr>
        <w:t>synchroniza</w:t>
      </w:r>
      <w:proofErr w:type="spellEnd"/>
      <w:r>
        <w:rPr>
          <w:w w:val="110"/>
        </w:rPr>
        <w:t xml:space="preserve">- </w:t>
      </w:r>
      <w:proofErr w:type="spellStart"/>
      <w:r>
        <w:rPr>
          <w:w w:val="110"/>
        </w:rPr>
        <w:t>tion</w:t>
      </w:r>
      <w:proofErr w:type="spellEnd"/>
      <w:r>
        <w:rPr>
          <w:w w:val="110"/>
        </w:rPr>
        <w:t xml:space="preserve"> artifact is code, and one where the synchronization </w:t>
      </w:r>
      <w:proofErr w:type="spellStart"/>
      <w:r>
        <w:rPr>
          <w:w w:val="110"/>
        </w:rPr>
        <w:t>ar</w:t>
      </w:r>
      <w:proofErr w:type="spellEnd"/>
      <w:r>
        <w:rPr>
          <w:w w:val="110"/>
        </w:rPr>
        <w:t xml:space="preserve">- </w:t>
      </w:r>
      <w:proofErr w:type="spellStart"/>
      <w:r>
        <w:rPr>
          <w:w w:val="110"/>
        </w:rPr>
        <w:t>tifact</w:t>
      </w:r>
      <w:proofErr w:type="spellEnd"/>
      <w:r>
        <w:rPr>
          <w:w w:val="110"/>
        </w:rPr>
        <w:t xml:space="preserve"> is model. Figure 5 shows the synchronization strategy based on using code as the </w:t>
      </w:r>
      <w:proofErr w:type="gramStart"/>
      <w:r>
        <w:rPr>
          <w:w w:val="110"/>
        </w:rPr>
        <w:t>synchronization  artifact</w:t>
      </w:r>
      <w:proofErr w:type="gramEnd"/>
      <w:r>
        <w:rPr>
          <w:w w:val="110"/>
        </w:rPr>
        <w:t>.</w:t>
      </w:r>
    </w:p>
    <w:p w:rsidR="003D382C" w:rsidRDefault="00C35252">
      <w:pPr>
        <w:pStyle w:val="Corpsdetexte"/>
        <w:spacing w:line="242" w:lineRule="auto"/>
        <w:ind w:left="115" w:right="256" w:firstLine="179"/>
        <w:jc w:val="both"/>
      </w:pPr>
      <w:r>
        <w:rPr>
          <w:w w:val="110"/>
        </w:rPr>
        <w:t xml:space="preserve">The steps of the process shown in Figure 5 are described </w:t>
      </w:r>
      <w:r>
        <w:rPr>
          <w:w w:val="105"/>
        </w:rPr>
        <w:t>as follows:</w:t>
      </w:r>
    </w:p>
    <w:p w:rsidR="003D382C" w:rsidRDefault="00C35252">
      <w:pPr>
        <w:pStyle w:val="Titre5"/>
        <w:spacing w:before="144"/>
        <w:ind w:left="695" w:right="835"/>
        <w:jc w:val="center"/>
      </w:pPr>
      <w:r>
        <w:rPr>
          <w:w w:val="110"/>
        </w:rPr>
        <w:t>- Steps of synchronization strategy 1 -</w:t>
      </w:r>
    </w:p>
    <w:p w:rsidR="003D382C" w:rsidRDefault="00C35252">
      <w:pPr>
        <w:pStyle w:val="Corpsdetexte"/>
        <w:spacing w:before="147" w:line="242" w:lineRule="auto"/>
        <w:ind w:left="564" w:right="255" w:hanging="449"/>
        <w:jc w:val="both"/>
      </w:pPr>
      <w:r>
        <w:rPr>
          <w:rFonts w:ascii="Georgia"/>
          <w:b/>
          <w:w w:val="110"/>
        </w:rPr>
        <w:t xml:space="preserve">Step 1 </w:t>
      </w:r>
      <w:r>
        <w:rPr>
          <w:w w:val="110"/>
        </w:rPr>
        <w:t xml:space="preserve">First we create a synchronization artifact from the modified model in step </w:t>
      </w:r>
      <w:r>
        <w:rPr>
          <w:rFonts w:ascii="Georgia"/>
          <w:b/>
          <w:w w:val="110"/>
        </w:rPr>
        <w:t>(1)</w:t>
      </w:r>
      <w:r>
        <w:rPr>
          <w:w w:val="110"/>
        </w:rPr>
        <w:t>, by generating code in batch mode. This synchronization artifact is code and it is an image of the modified model.</w:t>
      </w:r>
    </w:p>
    <w:p w:rsidR="003D382C" w:rsidRDefault="00C35252">
      <w:pPr>
        <w:pStyle w:val="Corpsdetexte"/>
        <w:spacing w:before="128" w:line="210" w:lineRule="exact"/>
        <w:ind w:left="564" w:right="255" w:hanging="449"/>
        <w:jc w:val="both"/>
      </w:pPr>
      <w:r>
        <w:rPr>
          <w:rFonts w:ascii="Georgia"/>
          <w:b/>
          <w:w w:val="110"/>
        </w:rPr>
        <w:t xml:space="preserve">Step 2 </w:t>
      </w:r>
      <w:r>
        <w:rPr>
          <w:w w:val="110"/>
        </w:rPr>
        <w:t xml:space="preserve">Then in step </w:t>
      </w:r>
      <w:r>
        <w:rPr>
          <w:rFonts w:ascii="Georgia"/>
          <w:b/>
          <w:w w:val="110"/>
        </w:rPr>
        <w:t>(2)</w:t>
      </w:r>
      <w:r>
        <w:rPr>
          <w:w w:val="110"/>
        </w:rPr>
        <w:t xml:space="preserve">, the synchronization artifact is synchronized with the modified code. Since the </w:t>
      </w:r>
      <w:proofErr w:type="spellStart"/>
      <w:r>
        <w:rPr>
          <w:w w:val="110"/>
        </w:rPr>
        <w:t>syn</w:t>
      </w:r>
      <w:proofErr w:type="spellEnd"/>
      <w:r>
        <w:rPr>
          <w:w w:val="110"/>
        </w:rPr>
        <w:t xml:space="preserve">- </w:t>
      </w:r>
      <w:proofErr w:type="spellStart"/>
      <w:r>
        <w:rPr>
          <w:w w:val="110"/>
        </w:rPr>
        <w:t>chronization</w:t>
      </w:r>
      <w:proofErr w:type="spellEnd"/>
      <w:r>
        <w:rPr>
          <w:w w:val="110"/>
        </w:rPr>
        <w:t xml:space="preserve"> artifact is code itself, this step is done </w:t>
      </w:r>
      <w:proofErr w:type="gramStart"/>
      <w:r>
        <w:rPr>
          <w:w w:val="102"/>
        </w:rPr>
        <w:t>w</w:t>
      </w:r>
      <w:r>
        <w:rPr>
          <w:spacing w:val="-1"/>
          <w:w w:val="102"/>
        </w:rPr>
        <w:t>i</w:t>
      </w:r>
      <w:r>
        <w:rPr>
          <w:spacing w:val="-1"/>
          <w:w w:val="143"/>
        </w:rPr>
        <w:t>t</w:t>
      </w:r>
      <w:r>
        <w:rPr>
          <w:w w:val="113"/>
        </w:rPr>
        <w:t>h</w:t>
      </w:r>
      <w:r>
        <w:t xml:space="preserve"> </w:t>
      </w:r>
      <w:r>
        <w:rPr>
          <w:spacing w:val="-7"/>
        </w:rPr>
        <w:t xml:space="preserve"> </w:t>
      </w:r>
      <w:r>
        <w:rPr>
          <w:w w:val="124"/>
        </w:rPr>
        <w:t>th</w:t>
      </w:r>
      <w:r>
        <w:rPr>
          <w:w w:val="102"/>
        </w:rPr>
        <w:t>e</w:t>
      </w:r>
      <w:proofErr w:type="gramEnd"/>
      <w:r>
        <w:t xml:space="preserve"> </w:t>
      </w:r>
      <w:r>
        <w:rPr>
          <w:spacing w:val="-7"/>
        </w:rPr>
        <w:t xml:space="preserve"> </w:t>
      </w:r>
      <w:r>
        <w:rPr>
          <w:w w:val="113"/>
        </w:rPr>
        <w:t>u</w:t>
      </w:r>
      <w:r>
        <w:rPr>
          <w:w w:val="102"/>
        </w:rPr>
        <w:t>se</w:t>
      </w:r>
      <w:r>
        <w:rPr>
          <w:spacing w:val="-1"/>
          <w:w w:val="102"/>
        </w:rPr>
        <w:t>-c</w:t>
      </w:r>
      <w:r>
        <w:rPr>
          <w:w w:val="115"/>
        </w:rPr>
        <w:t>a</w:t>
      </w:r>
      <w:r>
        <w:rPr>
          <w:w w:val="103"/>
        </w:rPr>
        <w:t>se</w:t>
      </w:r>
      <w:r>
        <w:t xml:space="preserve"> </w:t>
      </w:r>
      <w:r>
        <w:rPr>
          <w:spacing w:val="-7"/>
        </w:rPr>
        <w:t xml:space="preserve"> </w:t>
      </w:r>
      <w:r>
        <w:rPr>
          <w:rFonts w:ascii="PMingLiU"/>
          <w:spacing w:val="-1"/>
        </w:rPr>
        <w:t>S</w:t>
      </w:r>
      <w:r>
        <w:rPr>
          <w:rFonts w:ascii="PMingLiU"/>
          <w:spacing w:val="-1"/>
          <w:w w:val="111"/>
        </w:rPr>
        <w:t>yn</w:t>
      </w:r>
      <w:r>
        <w:rPr>
          <w:rFonts w:ascii="PMingLiU"/>
          <w:spacing w:val="-1"/>
          <w:w w:val="125"/>
        </w:rPr>
        <w:t>c</w:t>
      </w:r>
      <w:r>
        <w:rPr>
          <w:rFonts w:ascii="PMingLiU"/>
          <w:spacing w:val="-1"/>
          <w:w w:val="111"/>
        </w:rPr>
        <w:t>h</w:t>
      </w:r>
      <w:r>
        <w:rPr>
          <w:rFonts w:ascii="PMingLiU"/>
          <w:spacing w:val="-1"/>
          <w:w w:val="166"/>
        </w:rPr>
        <w:t>r</w:t>
      </w:r>
      <w:r>
        <w:rPr>
          <w:rFonts w:ascii="PMingLiU"/>
          <w:spacing w:val="-1"/>
          <w:w w:val="111"/>
        </w:rPr>
        <w:t>on</w:t>
      </w:r>
      <w:r>
        <w:rPr>
          <w:rFonts w:ascii="PMingLiU"/>
          <w:spacing w:val="-1"/>
          <w:w w:val="200"/>
        </w:rPr>
        <w:t>i</w:t>
      </w:r>
      <w:r>
        <w:rPr>
          <w:rFonts w:ascii="PMingLiU"/>
          <w:spacing w:val="-1"/>
          <w:w w:val="125"/>
        </w:rPr>
        <w:t>z</w:t>
      </w:r>
      <w:r>
        <w:rPr>
          <w:rFonts w:ascii="PMingLiU"/>
          <w:w w:val="125"/>
        </w:rPr>
        <w:t>e</w:t>
      </w:r>
      <w:r>
        <w:rPr>
          <w:rFonts w:ascii="PMingLiU"/>
        </w:rPr>
        <w:t xml:space="preserve">  </w:t>
      </w:r>
      <w:r>
        <w:rPr>
          <w:rFonts w:ascii="PMingLiU"/>
          <w:spacing w:val="-1"/>
          <w:w w:val="83"/>
        </w:rPr>
        <w:t>C</w:t>
      </w:r>
      <w:r>
        <w:rPr>
          <w:rFonts w:ascii="PMingLiU"/>
          <w:spacing w:val="-1"/>
          <w:w w:val="111"/>
        </w:rPr>
        <w:t>od</w:t>
      </w:r>
      <w:r>
        <w:rPr>
          <w:rFonts w:ascii="PMingLiU"/>
          <w:w w:val="125"/>
        </w:rPr>
        <w:t>e</w:t>
      </w:r>
      <w:r>
        <w:rPr>
          <w:rFonts w:ascii="PMingLiU"/>
        </w:rPr>
        <w:t xml:space="preserve"> </w:t>
      </w:r>
      <w:r>
        <w:rPr>
          <w:rFonts w:ascii="PMingLiU"/>
          <w:spacing w:val="-11"/>
        </w:rPr>
        <w:t xml:space="preserve"> </w:t>
      </w:r>
      <w:r>
        <w:rPr>
          <w:w w:val="102"/>
        </w:rPr>
        <w:t>o</w:t>
      </w:r>
      <w:r>
        <w:rPr>
          <w:w w:val="93"/>
        </w:rPr>
        <w:t>f</w:t>
      </w:r>
      <w:r>
        <w:t xml:space="preserve"> </w:t>
      </w:r>
      <w:r>
        <w:rPr>
          <w:spacing w:val="-7"/>
        </w:rPr>
        <w:t xml:space="preserve"> </w:t>
      </w:r>
      <w:r>
        <w:rPr>
          <w:spacing w:val="-1"/>
          <w:w w:val="143"/>
        </w:rPr>
        <w:t>t</w:t>
      </w:r>
      <w:r>
        <w:rPr>
          <w:w w:val="113"/>
        </w:rPr>
        <w:t>h</w:t>
      </w:r>
      <w:r>
        <w:rPr>
          <w:w w:val="102"/>
        </w:rPr>
        <w:t>e</w:t>
      </w:r>
      <w:r>
        <w:t xml:space="preserve"> </w:t>
      </w:r>
      <w:r>
        <w:rPr>
          <w:spacing w:val="-7"/>
        </w:rPr>
        <w:t xml:space="preserve"> </w:t>
      </w:r>
      <w:r>
        <w:rPr>
          <w:w w:val="113"/>
        </w:rPr>
        <w:t>d</w:t>
      </w:r>
      <w:r>
        <w:rPr>
          <w:w w:val="105"/>
        </w:rPr>
        <w:t>e</w:t>
      </w:r>
      <w:r>
        <w:rPr>
          <w:spacing w:val="-6"/>
          <w:w w:val="105"/>
        </w:rPr>
        <w:t>v</w:t>
      </w:r>
      <w:r>
        <w:rPr>
          <w:w w:val="102"/>
        </w:rPr>
        <w:t>elo</w:t>
      </w:r>
      <w:r>
        <w:rPr>
          <w:w w:val="113"/>
        </w:rPr>
        <w:t>p</w:t>
      </w:r>
      <w:r>
        <w:rPr>
          <w:w w:val="102"/>
        </w:rPr>
        <w:t xml:space="preserve">- </w:t>
      </w:r>
      <w:proofErr w:type="spellStart"/>
      <w:r>
        <w:rPr>
          <w:w w:val="110"/>
        </w:rPr>
        <w:t>ment</w:t>
      </w:r>
      <w:proofErr w:type="spellEnd"/>
      <w:r>
        <w:rPr>
          <w:w w:val="110"/>
        </w:rPr>
        <w:t xml:space="preserve"> environment proposed</w:t>
      </w:r>
      <w:r>
        <w:rPr>
          <w:spacing w:val="13"/>
          <w:w w:val="110"/>
        </w:rPr>
        <w:t xml:space="preserve"> </w:t>
      </w:r>
      <w:r>
        <w:rPr>
          <w:w w:val="110"/>
        </w:rPr>
        <w:t>previously</w:t>
      </w:r>
    </w:p>
    <w:p w:rsidR="003D382C" w:rsidRDefault="00C35252">
      <w:pPr>
        <w:pStyle w:val="Corpsdetexte"/>
        <w:spacing w:before="127" w:line="242" w:lineRule="auto"/>
        <w:ind w:left="564" w:right="256" w:hanging="449"/>
        <w:jc w:val="both"/>
      </w:pPr>
      <w:r>
        <w:rPr>
          <w:rFonts w:ascii="Georgia"/>
          <w:b/>
          <w:w w:val="110"/>
        </w:rPr>
        <w:t xml:space="preserve">Step 3 </w:t>
      </w:r>
      <w:r>
        <w:rPr>
          <w:w w:val="110"/>
        </w:rPr>
        <w:t xml:space="preserve">Once synchronization artifact and modified code are synchronized, in step </w:t>
      </w:r>
      <w:r>
        <w:rPr>
          <w:rFonts w:ascii="Georgia"/>
          <w:b/>
          <w:w w:val="110"/>
        </w:rPr>
        <w:t xml:space="preserve">(3) </w:t>
      </w:r>
      <w:r>
        <w:rPr>
          <w:w w:val="110"/>
        </w:rPr>
        <w:t xml:space="preserve">the synchronization </w:t>
      </w:r>
      <w:proofErr w:type="spellStart"/>
      <w:r>
        <w:rPr>
          <w:w w:val="110"/>
        </w:rPr>
        <w:t>arti</w:t>
      </w:r>
      <w:proofErr w:type="spellEnd"/>
      <w:r>
        <w:rPr>
          <w:w w:val="110"/>
        </w:rPr>
        <w:t>- fact is reversed incrementally to update the modified model.</w:t>
      </w:r>
    </w:p>
    <w:p w:rsidR="003D382C" w:rsidRDefault="00C35252">
      <w:pPr>
        <w:pStyle w:val="Corpsdetexte"/>
        <w:spacing w:before="145" w:line="242" w:lineRule="auto"/>
        <w:ind w:left="115" w:right="255" w:firstLine="179"/>
        <w:jc w:val="both"/>
      </w:pPr>
      <w:r>
        <w:rPr>
          <w:w w:val="110"/>
        </w:rPr>
        <w:t xml:space="preserve">Figure 6 shows the synchronization strategy based on us- </w:t>
      </w:r>
      <w:proofErr w:type="spellStart"/>
      <w:r>
        <w:rPr>
          <w:w w:val="110"/>
        </w:rPr>
        <w:t>ing</w:t>
      </w:r>
      <w:proofErr w:type="spellEnd"/>
      <w:r>
        <w:rPr>
          <w:w w:val="110"/>
        </w:rPr>
        <w:t xml:space="preserve"> model as the synchronization artifact. This strategy is the opposite of the strategy presented in Figure 5. Its steps are described as</w:t>
      </w:r>
      <w:r>
        <w:rPr>
          <w:spacing w:val="-26"/>
          <w:w w:val="110"/>
        </w:rPr>
        <w:t xml:space="preserve"> </w:t>
      </w:r>
      <w:r>
        <w:rPr>
          <w:w w:val="110"/>
        </w:rPr>
        <w:t>follows:</w:t>
      </w:r>
    </w:p>
    <w:p w:rsidR="003D382C" w:rsidRDefault="00C35252">
      <w:pPr>
        <w:pStyle w:val="Titre4"/>
        <w:spacing w:before="70" w:line="244" w:lineRule="auto"/>
        <w:ind w:right="279"/>
        <w:jc w:val="both"/>
      </w:pPr>
      <w:r>
        <w:rPr>
          <w:b w:val="0"/>
        </w:rPr>
        <w:br w:type="column"/>
      </w:r>
      <w:r>
        <w:t xml:space="preserve">Figure 6: Synchronization strategy 2 using model as </w:t>
      </w:r>
      <w:proofErr w:type="gramStart"/>
      <w:r>
        <w:rPr>
          <w:w w:val="95"/>
        </w:rPr>
        <w:t>synchronization  artifact</w:t>
      </w:r>
      <w:proofErr w:type="gramEnd"/>
    </w:p>
    <w:p w:rsidR="003D382C" w:rsidRDefault="003D382C">
      <w:pPr>
        <w:pStyle w:val="Corpsdetexte"/>
        <w:rPr>
          <w:rFonts w:ascii="Georgia"/>
          <w:b/>
        </w:rPr>
      </w:pPr>
    </w:p>
    <w:p w:rsidR="003D382C" w:rsidRDefault="00C35252">
      <w:pPr>
        <w:pStyle w:val="Titre5"/>
        <w:spacing w:before="149"/>
        <w:ind w:left="694" w:right="857"/>
        <w:jc w:val="center"/>
      </w:pPr>
      <w:r>
        <w:rPr>
          <w:w w:val="110"/>
        </w:rPr>
        <w:t>- Steps of synchronization strategy 2 -</w:t>
      </w:r>
    </w:p>
    <w:p w:rsidR="003D382C" w:rsidRDefault="00C35252">
      <w:pPr>
        <w:pStyle w:val="Corpsdetexte"/>
        <w:spacing w:before="153"/>
        <w:ind w:left="564" w:right="279" w:hanging="449"/>
        <w:jc w:val="both"/>
      </w:pPr>
      <w:r>
        <w:rPr>
          <w:rFonts w:ascii="Georgia"/>
          <w:b/>
          <w:w w:val="110"/>
        </w:rPr>
        <w:t xml:space="preserve">Step 1 </w:t>
      </w:r>
      <w:r>
        <w:rPr>
          <w:w w:val="110"/>
        </w:rPr>
        <w:t xml:space="preserve">The synchronization artifact is obtained by revers- </w:t>
      </w:r>
      <w:proofErr w:type="spellStart"/>
      <w:r>
        <w:rPr>
          <w:w w:val="110"/>
        </w:rPr>
        <w:t>ing</w:t>
      </w:r>
      <w:proofErr w:type="spellEnd"/>
      <w:r>
        <w:rPr>
          <w:w w:val="110"/>
        </w:rPr>
        <w:t xml:space="preserve"> the modified code in batch mode in </w:t>
      </w:r>
      <w:proofErr w:type="gramStart"/>
      <w:r>
        <w:rPr>
          <w:w w:val="110"/>
        </w:rPr>
        <w:t xml:space="preserve">step  </w:t>
      </w:r>
      <w:r>
        <w:rPr>
          <w:rFonts w:ascii="Georgia"/>
          <w:b/>
          <w:w w:val="110"/>
        </w:rPr>
        <w:t>(</w:t>
      </w:r>
      <w:proofErr w:type="gramEnd"/>
      <w:r>
        <w:rPr>
          <w:rFonts w:ascii="Georgia"/>
          <w:b/>
          <w:w w:val="110"/>
        </w:rPr>
        <w:t>1)</w:t>
      </w:r>
      <w:r>
        <w:rPr>
          <w:w w:val="110"/>
        </w:rPr>
        <w:t>.</w:t>
      </w:r>
    </w:p>
    <w:p w:rsidR="003D382C" w:rsidRDefault="00C35252">
      <w:pPr>
        <w:pStyle w:val="Corpsdetexte"/>
        <w:spacing w:before="131"/>
        <w:ind w:left="564" w:right="279" w:hanging="449"/>
        <w:jc w:val="both"/>
      </w:pPr>
      <w:r>
        <w:rPr>
          <w:rFonts w:ascii="Georgia"/>
          <w:b/>
          <w:w w:val="110"/>
        </w:rPr>
        <w:t xml:space="preserve">Step 2 </w:t>
      </w:r>
      <w:r>
        <w:rPr>
          <w:w w:val="110"/>
        </w:rPr>
        <w:t xml:space="preserve">Afterwards the synchronization artifact is synchro- </w:t>
      </w:r>
      <w:proofErr w:type="spellStart"/>
      <w:r>
        <w:rPr>
          <w:w w:val="110"/>
        </w:rPr>
        <w:t>nized</w:t>
      </w:r>
      <w:proofErr w:type="spellEnd"/>
      <w:r>
        <w:rPr>
          <w:w w:val="110"/>
        </w:rPr>
        <w:t xml:space="preserve"> with the modified model in step </w:t>
      </w:r>
      <w:r>
        <w:rPr>
          <w:rFonts w:ascii="Georgia"/>
          <w:b/>
          <w:w w:val="110"/>
        </w:rPr>
        <w:t>(2)</w:t>
      </w:r>
      <w:r>
        <w:rPr>
          <w:w w:val="110"/>
        </w:rPr>
        <w:t>.</w:t>
      </w:r>
    </w:p>
    <w:p w:rsidR="003D382C" w:rsidRDefault="00C35252">
      <w:pPr>
        <w:pStyle w:val="Corpsdetexte"/>
        <w:spacing w:before="131" w:line="242" w:lineRule="auto"/>
        <w:ind w:left="564" w:right="279" w:hanging="449"/>
        <w:jc w:val="both"/>
      </w:pPr>
      <w:r>
        <w:rPr>
          <w:rFonts w:ascii="Georgia"/>
          <w:b/>
          <w:w w:val="110"/>
        </w:rPr>
        <w:t xml:space="preserve">Step 3 </w:t>
      </w:r>
      <w:r>
        <w:rPr>
          <w:spacing w:val="-3"/>
          <w:w w:val="110"/>
        </w:rPr>
        <w:t xml:space="preserve">Finally, we </w:t>
      </w:r>
      <w:r>
        <w:rPr>
          <w:w w:val="110"/>
        </w:rPr>
        <w:t xml:space="preserve">generate code incrementally from the synchronization artifact to update the modified </w:t>
      </w:r>
      <w:proofErr w:type="gramStart"/>
      <w:r>
        <w:rPr>
          <w:w w:val="110"/>
        </w:rPr>
        <w:t>code  in</w:t>
      </w:r>
      <w:proofErr w:type="gramEnd"/>
      <w:r>
        <w:rPr>
          <w:w w:val="110"/>
        </w:rPr>
        <w:t xml:space="preserve"> step </w:t>
      </w:r>
      <w:r>
        <w:rPr>
          <w:rFonts w:ascii="Georgia"/>
          <w:b/>
          <w:w w:val="110"/>
        </w:rPr>
        <w:t>(3)</w:t>
      </w:r>
      <w:r>
        <w:rPr>
          <w:w w:val="110"/>
        </w:rPr>
        <w:t>.</w:t>
      </w:r>
    </w:p>
    <w:p w:rsidR="003D382C" w:rsidRDefault="00C35252">
      <w:pPr>
        <w:pStyle w:val="Corpsdetexte"/>
        <w:spacing w:before="149" w:line="210" w:lineRule="exact"/>
        <w:ind w:left="115" w:right="279" w:firstLine="179"/>
        <w:jc w:val="both"/>
      </w:pPr>
      <w:r>
        <w:rPr>
          <w:w w:val="110"/>
        </w:rPr>
        <w:t>Two strategies, with synchronization artifacts in different languages,</w:t>
      </w:r>
      <w:r>
        <w:rPr>
          <w:spacing w:val="-10"/>
          <w:w w:val="110"/>
        </w:rPr>
        <w:t xml:space="preserve"> </w:t>
      </w:r>
      <w:r>
        <w:rPr>
          <w:w w:val="110"/>
        </w:rPr>
        <w:t>are</w:t>
      </w:r>
      <w:r>
        <w:rPr>
          <w:spacing w:val="-13"/>
          <w:w w:val="110"/>
        </w:rPr>
        <w:t xml:space="preserve"> </w:t>
      </w:r>
      <w:r>
        <w:rPr>
          <w:w w:val="110"/>
        </w:rPr>
        <w:t>proposed</w:t>
      </w:r>
      <w:r>
        <w:rPr>
          <w:spacing w:val="-13"/>
          <w:w w:val="110"/>
        </w:rPr>
        <w:t xml:space="preserve"> </w:t>
      </w:r>
      <w:r>
        <w:rPr>
          <w:w w:val="110"/>
        </w:rPr>
        <w:t>so</w:t>
      </w:r>
      <w:r>
        <w:rPr>
          <w:spacing w:val="-13"/>
          <w:w w:val="110"/>
        </w:rPr>
        <w:t xml:space="preserve"> </w:t>
      </w:r>
      <w:r>
        <w:rPr>
          <w:w w:val="110"/>
        </w:rPr>
        <w:t>the</w:t>
      </w:r>
      <w:r>
        <w:rPr>
          <w:spacing w:val="-13"/>
          <w:w w:val="110"/>
        </w:rPr>
        <w:t xml:space="preserve"> </w:t>
      </w:r>
      <w:r>
        <w:rPr>
          <w:w w:val="110"/>
        </w:rPr>
        <w:t>developer</w:t>
      </w:r>
      <w:r>
        <w:rPr>
          <w:spacing w:val="-13"/>
          <w:w w:val="110"/>
        </w:rPr>
        <w:t xml:space="preserve"> </w:t>
      </w:r>
      <w:r>
        <w:rPr>
          <w:w w:val="110"/>
        </w:rPr>
        <w:t>can</w:t>
      </w:r>
      <w:r>
        <w:rPr>
          <w:spacing w:val="-13"/>
          <w:w w:val="110"/>
        </w:rPr>
        <w:t xml:space="preserve"> </w:t>
      </w:r>
      <w:r>
        <w:rPr>
          <w:w w:val="110"/>
        </w:rPr>
        <w:t>choose</w:t>
      </w:r>
      <w:r>
        <w:rPr>
          <w:spacing w:val="-13"/>
          <w:w w:val="110"/>
        </w:rPr>
        <w:t xml:space="preserve"> </w:t>
      </w:r>
      <w:r>
        <w:rPr>
          <w:w w:val="110"/>
        </w:rPr>
        <w:t>to</w:t>
      </w:r>
      <w:r>
        <w:rPr>
          <w:spacing w:val="-13"/>
          <w:w w:val="110"/>
        </w:rPr>
        <w:t xml:space="preserve"> </w:t>
      </w:r>
      <w:r>
        <w:rPr>
          <w:w w:val="110"/>
        </w:rPr>
        <w:t xml:space="preserve">either </w:t>
      </w:r>
      <w:r>
        <w:rPr>
          <w:w w:val="113"/>
        </w:rPr>
        <w:t>u</w:t>
      </w:r>
      <w:r>
        <w:rPr>
          <w:w w:val="103"/>
        </w:rPr>
        <w:t>se</w:t>
      </w:r>
      <w:r>
        <w:rPr>
          <w:spacing w:val="12"/>
        </w:rPr>
        <w:t xml:space="preserve"> </w:t>
      </w:r>
      <w:r>
        <w:rPr>
          <w:spacing w:val="-1"/>
          <w:w w:val="143"/>
        </w:rPr>
        <w:t>t</w:t>
      </w:r>
      <w:r>
        <w:rPr>
          <w:w w:val="113"/>
        </w:rPr>
        <w:t>h</w:t>
      </w:r>
      <w:r>
        <w:rPr>
          <w:w w:val="102"/>
        </w:rPr>
        <w:t>e</w:t>
      </w:r>
      <w:r>
        <w:rPr>
          <w:spacing w:val="12"/>
        </w:rPr>
        <w:t xml:space="preserve"> </w:t>
      </w:r>
      <w:proofErr w:type="gramStart"/>
      <w:r>
        <w:rPr>
          <w:rFonts w:ascii="PMingLiU"/>
          <w:spacing w:val="-1"/>
        </w:rPr>
        <w:t>S</w:t>
      </w:r>
      <w:r>
        <w:rPr>
          <w:rFonts w:ascii="PMingLiU"/>
          <w:spacing w:val="-1"/>
          <w:w w:val="111"/>
        </w:rPr>
        <w:t>yn</w:t>
      </w:r>
      <w:r>
        <w:rPr>
          <w:rFonts w:ascii="PMingLiU"/>
          <w:spacing w:val="-1"/>
          <w:w w:val="125"/>
        </w:rPr>
        <w:t>c</w:t>
      </w:r>
      <w:r>
        <w:rPr>
          <w:rFonts w:ascii="PMingLiU"/>
          <w:spacing w:val="-1"/>
          <w:w w:val="111"/>
        </w:rPr>
        <w:t>h</w:t>
      </w:r>
      <w:r>
        <w:rPr>
          <w:rFonts w:ascii="PMingLiU"/>
          <w:spacing w:val="-1"/>
          <w:w w:val="166"/>
        </w:rPr>
        <w:t>r</w:t>
      </w:r>
      <w:r>
        <w:rPr>
          <w:rFonts w:ascii="PMingLiU"/>
          <w:spacing w:val="-1"/>
          <w:w w:val="111"/>
        </w:rPr>
        <w:t>on</w:t>
      </w:r>
      <w:r>
        <w:rPr>
          <w:rFonts w:ascii="PMingLiU"/>
          <w:spacing w:val="-1"/>
          <w:w w:val="200"/>
        </w:rPr>
        <w:t>i</w:t>
      </w:r>
      <w:r>
        <w:rPr>
          <w:rFonts w:ascii="PMingLiU"/>
          <w:spacing w:val="-1"/>
          <w:w w:val="125"/>
        </w:rPr>
        <w:t>z</w:t>
      </w:r>
      <w:r>
        <w:rPr>
          <w:rFonts w:ascii="PMingLiU"/>
          <w:w w:val="125"/>
        </w:rPr>
        <w:t>e</w:t>
      </w:r>
      <w:r>
        <w:rPr>
          <w:rFonts w:ascii="PMingLiU"/>
        </w:rPr>
        <w:t xml:space="preserve">  </w:t>
      </w:r>
      <w:r>
        <w:rPr>
          <w:rFonts w:ascii="PMingLiU"/>
          <w:spacing w:val="-1"/>
          <w:w w:val="83"/>
        </w:rPr>
        <w:t>C</w:t>
      </w:r>
      <w:r>
        <w:rPr>
          <w:rFonts w:ascii="PMingLiU"/>
          <w:spacing w:val="-1"/>
          <w:w w:val="111"/>
        </w:rPr>
        <w:t>od</w:t>
      </w:r>
      <w:r>
        <w:rPr>
          <w:rFonts w:ascii="PMingLiU"/>
          <w:w w:val="125"/>
        </w:rPr>
        <w:t>e</w:t>
      </w:r>
      <w:proofErr w:type="gramEnd"/>
      <w:r>
        <w:rPr>
          <w:rFonts w:ascii="PMingLiU"/>
          <w:spacing w:val="10"/>
        </w:rPr>
        <w:t xml:space="preserve"> </w:t>
      </w:r>
      <w:r>
        <w:rPr>
          <w:w w:val="102"/>
        </w:rPr>
        <w:t>o</w:t>
      </w:r>
      <w:r>
        <w:rPr>
          <w:w w:val="120"/>
        </w:rPr>
        <w:t>r</w:t>
      </w:r>
      <w:r>
        <w:rPr>
          <w:spacing w:val="12"/>
        </w:rPr>
        <w:t xml:space="preserve"> </w:t>
      </w:r>
      <w:r>
        <w:rPr>
          <w:rFonts w:ascii="PMingLiU"/>
          <w:spacing w:val="-1"/>
        </w:rPr>
        <w:t>S</w:t>
      </w:r>
      <w:r>
        <w:rPr>
          <w:rFonts w:ascii="PMingLiU"/>
          <w:spacing w:val="-1"/>
          <w:w w:val="111"/>
        </w:rPr>
        <w:t>yn</w:t>
      </w:r>
      <w:r>
        <w:rPr>
          <w:rFonts w:ascii="PMingLiU"/>
          <w:spacing w:val="-1"/>
          <w:w w:val="125"/>
        </w:rPr>
        <w:t>c</w:t>
      </w:r>
      <w:r>
        <w:rPr>
          <w:rFonts w:ascii="PMingLiU"/>
          <w:spacing w:val="-1"/>
          <w:w w:val="111"/>
        </w:rPr>
        <w:t>h</w:t>
      </w:r>
      <w:r>
        <w:rPr>
          <w:rFonts w:ascii="PMingLiU"/>
          <w:spacing w:val="-1"/>
          <w:w w:val="166"/>
        </w:rPr>
        <w:t>r</w:t>
      </w:r>
      <w:r>
        <w:rPr>
          <w:rFonts w:ascii="PMingLiU"/>
          <w:spacing w:val="-1"/>
          <w:w w:val="111"/>
        </w:rPr>
        <w:t>on</w:t>
      </w:r>
      <w:r>
        <w:rPr>
          <w:rFonts w:ascii="PMingLiU"/>
          <w:spacing w:val="-1"/>
          <w:w w:val="200"/>
        </w:rPr>
        <w:t>i</w:t>
      </w:r>
      <w:r>
        <w:rPr>
          <w:rFonts w:ascii="PMingLiU"/>
          <w:spacing w:val="-1"/>
          <w:w w:val="125"/>
        </w:rPr>
        <w:t>z</w:t>
      </w:r>
      <w:r>
        <w:rPr>
          <w:rFonts w:ascii="PMingLiU"/>
          <w:w w:val="125"/>
        </w:rPr>
        <w:t>e</w:t>
      </w:r>
      <w:r>
        <w:rPr>
          <w:rFonts w:ascii="PMingLiU"/>
        </w:rPr>
        <w:t xml:space="preserve">  </w:t>
      </w:r>
      <w:r>
        <w:rPr>
          <w:rFonts w:ascii="PMingLiU"/>
          <w:spacing w:val="-1"/>
          <w:w w:val="62"/>
        </w:rPr>
        <w:t>M</w:t>
      </w:r>
      <w:r>
        <w:rPr>
          <w:rFonts w:ascii="PMingLiU"/>
          <w:spacing w:val="-1"/>
          <w:w w:val="111"/>
        </w:rPr>
        <w:t>od</w:t>
      </w:r>
      <w:r>
        <w:rPr>
          <w:rFonts w:ascii="PMingLiU"/>
          <w:spacing w:val="-1"/>
          <w:w w:val="125"/>
        </w:rPr>
        <w:t>e</w:t>
      </w:r>
      <w:r>
        <w:rPr>
          <w:rFonts w:ascii="PMingLiU"/>
          <w:w w:val="200"/>
        </w:rPr>
        <w:t>l</w:t>
      </w:r>
      <w:r>
        <w:rPr>
          <w:rFonts w:ascii="PMingLiU"/>
          <w:spacing w:val="10"/>
        </w:rPr>
        <w:t xml:space="preserve"> </w:t>
      </w:r>
      <w:r>
        <w:rPr>
          <w:w w:val="113"/>
        </w:rPr>
        <w:t>u</w:t>
      </w:r>
      <w:r>
        <w:rPr>
          <w:w w:val="103"/>
        </w:rPr>
        <w:t>s</w:t>
      </w:r>
      <w:r>
        <w:rPr>
          <w:spacing w:val="-1"/>
          <w:w w:val="103"/>
        </w:rPr>
        <w:t>e</w:t>
      </w:r>
      <w:r>
        <w:rPr>
          <w:w w:val="102"/>
        </w:rPr>
        <w:t>-</w:t>
      </w:r>
      <w:r>
        <w:rPr>
          <w:spacing w:val="-1"/>
          <w:w w:val="102"/>
        </w:rPr>
        <w:t>c</w:t>
      </w:r>
      <w:r>
        <w:rPr>
          <w:w w:val="115"/>
        </w:rPr>
        <w:t>a</w:t>
      </w:r>
      <w:r>
        <w:rPr>
          <w:w w:val="103"/>
        </w:rPr>
        <w:t>s</w:t>
      </w:r>
      <w:r>
        <w:rPr>
          <w:spacing w:val="-1"/>
          <w:w w:val="103"/>
        </w:rPr>
        <w:t>e</w:t>
      </w:r>
      <w:r>
        <w:rPr>
          <w:w w:val="103"/>
        </w:rPr>
        <w:t xml:space="preserve">s </w:t>
      </w:r>
      <w:r>
        <w:rPr>
          <w:w w:val="110"/>
        </w:rPr>
        <w:t xml:space="preserve">in the development environment. His choice </w:t>
      </w:r>
      <w:r>
        <w:rPr>
          <w:spacing w:val="-3"/>
          <w:w w:val="110"/>
        </w:rPr>
        <w:t xml:space="preserve">may </w:t>
      </w:r>
      <w:r>
        <w:rPr>
          <w:spacing w:val="2"/>
          <w:w w:val="110"/>
        </w:rPr>
        <w:t xml:space="preserve">be </w:t>
      </w:r>
      <w:r>
        <w:rPr>
          <w:w w:val="110"/>
        </w:rPr>
        <w:t xml:space="preserve">due to development practices, or the </w:t>
      </w:r>
      <w:r>
        <w:rPr>
          <w:spacing w:val="-3"/>
          <w:w w:val="110"/>
        </w:rPr>
        <w:t xml:space="preserve">availability </w:t>
      </w:r>
      <w:r>
        <w:rPr>
          <w:w w:val="110"/>
        </w:rPr>
        <w:t xml:space="preserve">of efficient tools. In the next section </w:t>
      </w:r>
      <w:r>
        <w:rPr>
          <w:spacing w:val="-3"/>
          <w:w w:val="110"/>
        </w:rPr>
        <w:t xml:space="preserve">we </w:t>
      </w:r>
      <w:r>
        <w:rPr>
          <w:w w:val="110"/>
        </w:rPr>
        <w:t xml:space="preserve">propose an implementation of the de- </w:t>
      </w:r>
      <w:proofErr w:type="spellStart"/>
      <w:r>
        <w:rPr>
          <w:w w:val="110"/>
        </w:rPr>
        <w:t>velopment</w:t>
      </w:r>
      <w:proofErr w:type="spellEnd"/>
      <w:r>
        <w:rPr>
          <w:w w:val="110"/>
        </w:rPr>
        <w:t xml:space="preserve"> environment and synchronization processes, thus offering tooling for our</w:t>
      </w:r>
      <w:r>
        <w:rPr>
          <w:spacing w:val="6"/>
          <w:w w:val="110"/>
        </w:rPr>
        <w:t xml:space="preserve"> </w:t>
      </w:r>
      <w:r>
        <w:rPr>
          <w:w w:val="110"/>
        </w:rPr>
        <w:t>method.</w:t>
      </w:r>
    </w:p>
    <w:p w:rsidR="003D382C" w:rsidRDefault="003D382C">
      <w:pPr>
        <w:pStyle w:val="Corpsdetexte"/>
        <w:spacing w:before="3"/>
        <w:rPr>
          <w:sz w:val="17"/>
        </w:rPr>
      </w:pPr>
    </w:p>
    <w:p w:rsidR="003D382C" w:rsidRDefault="00C35252">
      <w:pPr>
        <w:pStyle w:val="Titre1"/>
        <w:numPr>
          <w:ilvl w:val="0"/>
          <w:numId w:val="5"/>
        </w:numPr>
        <w:tabs>
          <w:tab w:val="left" w:pos="534"/>
          <w:tab w:val="left" w:pos="535"/>
        </w:tabs>
        <w:spacing w:line="242" w:lineRule="auto"/>
        <w:ind w:right="115"/>
      </w:pPr>
      <w:r>
        <w:rPr>
          <w:spacing w:val="-4"/>
        </w:rPr>
        <w:t xml:space="preserve">IMPLEMENTATION </w:t>
      </w:r>
      <w:r>
        <w:t>FOR</w:t>
      </w:r>
      <w:r>
        <w:rPr>
          <w:spacing w:val="-40"/>
        </w:rPr>
        <w:t xml:space="preserve"> </w:t>
      </w:r>
      <w:r>
        <w:t>SYNCHRONIZ- ING UML MODEL AND C++</w:t>
      </w:r>
      <w:r>
        <w:rPr>
          <w:spacing w:val="-19"/>
        </w:rPr>
        <w:t xml:space="preserve"> </w:t>
      </w:r>
      <w:r>
        <w:t>CODE</w:t>
      </w:r>
    </w:p>
    <w:p w:rsidR="003D382C" w:rsidRDefault="00C35252">
      <w:pPr>
        <w:pStyle w:val="Corpsdetexte"/>
        <w:spacing w:before="36" w:line="242" w:lineRule="auto"/>
        <w:ind w:left="115" w:right="279" w:firstLine="179"/>
        <w:jc w:val="both"/>
      </w:pPr>
      <w:r>
        <w:rPr>
          <w:w w:val="110"/>
        </w:rPr>
        <w:t xml:space="preserve">Through tooling, the model-code synchronization method can be automated. We propose an Eclipse-based </w:t>
      </w:r>
      <w:proofErr w:type="spellStart"/>
      <w:r>
        <w:rPr>
          <w:w w:val="110"/>
        </w:rPr>
        <w:t>implemen</w:t>
      </w:r>
      <w:proofErr w:type="spellEnd"/>
      <w:r>
        <w:rPr>
          <w:w w:val="110"/>
        </w:rPr>
        <w:t xml:space="preserve">- </w:t>
      </w:r>
      <w:proofErr w:type="spellStart"/>
      <w:r>
        <w:rPr>
          <w:w w:val="110"/>
        </w:rPr>
        <w:t>tation</w:t>
      </w:r>
      <w:proofErr w:type="spellEnd"/>
      <w:r>
        <w:rPr>
          <w:w w:val="110"/>
        </w:rPr>
        <w:t xml:space="preserve"> of the development environment proposed </w:t>
      </w:r>
      <w:proofErr w:type="gramStart"/>
      <w:r>
        <w:rPr>
          <w:w w:val="110"/>
        </w:rPr>
        <w:t>in  Section</w:t>
      </w:r>
      <w:proofErr w:type="gramEnd"/>
    </w:p>
    <w:p w:rsidR="003D382C" w:rsidRDefault="00C35252">
      <w:pPr>
        <w:pStyle w:val="Corpsdetexte"/>
        <w:spacing w:line="242" w:lineRule="auto"/>
        <w:ind w:left="115" w:right="279"/>
        <w:jc w:val="both"/>
      </w:pPr>
      <w:r>
        <w:rPr>
          <w:w w:val="110"/>
        </w:rPr>
        <w:t xml:space="preserve">2. The implementation is used in the synchronization pro- </w:t>
      </w:r>
      <w:proofErr w:type="spellStart"/>
      <w:r>
        <w:rPr>
          <w:w w:val="110"/>
        </w:rPr>
        <w:t>cesses</w:t>
      </w:r>
      <w:proofErr w:type="spellEnd"/>
      <w:r>
        <w:rPr>
          <w:w w:val="110"/>
        </w:rPr>
        <w:t xml:space="preserve"> proposed in Section 3. Our implementation targets synchronization of Object Management Group (OMG) </w:t>
      </w:r>
      <w:proofErr w:type="spellStart"/>
      <w:r>
        <w:rPr>
          <w:w w:val="110"/>
        </w:rPr>
        <w:t>stan</w:t>
      </w:r>
      <w:proofErr w:type="spellEnd"/>
      <w:r>
        <w:rPr>
          <w:w w:val="110"/>
        </w:rPr>
        <w:t xml:space="preserve">- </w:t>
      </w:r>
      <w:proofErr w:type="spellStart"/>
      <w:r>
        <w:rPr>
          <w:w w:val="110"/>
        </w:rPr>
        <w:t>dard</w:t>
      </w:r>
      <w:proofErr w:type="spellEnd"/>
      <w:r>
        <w:rPr>
          <w:w w:val="110"/>
        </w:rPr>
        <w:t xml:space="preserve"> UML 2 [52] and C++</w:t>
      </w:r>
      <w:proofErr w:type="gramStart"/>
      <w:r>
        <w:rPr>
          <w:w w:val="110"/>
        </w:rPr>
        <w:t>11  code</w:t>
      </w:r>
      <w:proofErr w:type="gramEnd"/>
      <w:r>
        <w:rPr>
          <w:w w:val="110"/>
        </w:rPr>
        <w:t>.</w:t>
      </w:r>
    </w:p>
    <w:p w:rsidR="003D382C" w:rsidRDefault="00C35252">
      <w:pPr>
        <w:pStyle w:val="Corpsdetexte"/>
        <w:spacing w:line="242" w:lineRule="auto"/>
        <w:ind w:left="115" w:right="279" w:firstLine="179"/>
        <w:jc w:val="both"/>
      </w:pPr>
      <w:r>
        <w:rPr>
          <w:w w:val="110"/>
        </w:rPr>
        <w:t xml:space="preserve">The use-cases of the development environment are </w:t>
      </w:r>
      <w:proofErr w:type="spellStart"/>
      <w:r>
        <w:rPr>
          <w:w w:val="110"/>
        </w:rPr>
        <w:t>imple</w:t>
      </w:r>
      <w:proofErr w:type="spellEnd"/>
      <w:r>
        <w:rPr>
          <w:w w:val="110"/>
        </w:rPr>
        <w:t xml:space="preserve">- </w:t>
      </w:r>
      <w:proofErr w:type="spellStart"/>
      <w:r>
        <w:rPr>
          <w:w w:val="110"/>
        </w:rPr>
        <w:t>mented</w:t>
      </w:r>
      <w:proofErr w:type="spellEnd"/>
      <w:r>
        <w:rPr>
          <w:spacing w:val="-17"/>
          <w:w w:val="110"/>
        </w:rPr>
        <w:t xml:space="preserve"> </w:t>
      </w:r>
      <w:r>
        <w:rPr>
          <w:w w:val="110"/>
        </w:rPr>
        <w:t>with</w:t>
      </w:r>
      <w:r>
        <w:rPr>
          <w:spacing w:val="-17"/>
          <w:w w:val="110"/>
        </w:rPr>
        <w:t xml:space="preserve"> </w:t>
      </w:r>
      <w:r>
        <w:rPr>
          <w:w w:val="110"/>
        </w:rPr>
        <w:t>some</w:t>
      </w:r>
      <w:r>
        <w:rPr>
          <w:spacing w:val="-17"/>
          <w:w w:val="110"/>
        </w:rPr>
        <w:t xml:space="preserve"> </w:t>
      </w:r>
      <w:r>
        <w:rPr>
          <w:w w:val="110"/>
        </w:rPr>
        <w:t>Eclipse</w:t>
      </w:r>
      <w:r>
        <w:rPr>
          <w:spacing w:val="-17"/>
          <w:w w:val="110"/>
        </w:rPr>
        <w:t xml:space="preserve"> </w:t>
      </w:r>
      <w:r>
        <w:rPr>
          <w:w w:val="110"/>
        </w:rPr>
        <w:t>technologies.</w:t>
      </w:r>
      <w:r>
        <w:rPr>
          <w:spacing w:val="4"/>
          <w:w w:val="110"/>
        </w:rPr>
        <w:t xml:space="preserve"> </w:t>
      </w:r>
      <w:r>
        <w:rPr>
          <w:rFonts w:ascii="Georgia"/>
          <w:b/>
          <w:w w:val="110"/>
        </w:rPr>
        <w:t>Eclipse</w:t>
      </w:r>
      <w:r>
        <w:rPr>
          <w:rFonts w:ascii="Georgia"/>
          <w:b/>
          <w:spacing w:val="-13"/>
          <w:w w:val="110"/>
        </w:rPr>
        <w:t xml:space="preserve"> </w:t>
      </w:r>
      <w:r>
        <w:rPr>
          <w:rFonts w:ascii="Georgia"/>
          <w:b/>
          <w:w w:val="110"/>
        </w:rPr>
        <w:t>CDT</w:t>
      </w:r>
      <w:r>
        <w:rPr>
          <w:rFonts w:ascii="Georgia"/>
          <w:b/>
          <w:spacing w:val="-17"/>
          <w:w w:val="110"/>
        </w:rPr>
        <w:t xml:space="preserve"> </w:t>
      </w:r>
      <w:r>
        <w:rPr>
          <w:w w:val="110"/>
        </w:rPr>
        <w:t>is</w:t>
      </w:r>
      <w:r>
        <w:rPr>
          <w:spacing w:val="-17"/>
          <w:w w:val="110"/>
        </w:rPr>
        <w:t xml:space="preserve"> </w:t>
      </w:r>
      <w:r>
        <w:rPr>
          <w:w w:val="110"/>
        </w:rPr>
        <w:t xml:space="preserve">an IDE for C++ development.  It is used to modify the  </w:t>
      </w:r>
      <w:r>
        <w:rPr>
          <w:spacing w:val="24"/>
          <w:w w:val="110"/>
        </w:rPr>
        <w:t xml:space="preserve"> </w:t>
      </w:r>
      <w:r>
        <w:rPr>
          <w:w w:val="110"/>
        </w:rPr>
        <w:t>code.</w:t>
      </w:r>
    </w:p>
    <w:p w:rsidR="003D382C" w:rsidRDefault="00C35252">
      <w:pPr>
        <w:pStyle w:val="Corpsdetexte"/>
        <w:spacing w:line="242" w:lineRule="auto"/>
        <w:ind w:left="115" w:right="117" w:firstLine="179"/>
      </w:pPr>
      <w:r>
        <w:rPr>
          <w:w w:val="110"/>
        </w:rPr>
        <w:t xml:space="preserve">Eclipse </w:t>
      </w:r>
      <w:r>
        <w:rPr>
          <w:rFonts w:ascii="Georgia"/>
          <w:b/>
          <w:w w:val="110"/>
        </w:rPr>
        <w:t xml:space="preserve">Papyrus </w:t>
      </w:r>
      <w:r>
        <w:rPr>
          <w:w w:val="110"/>
        </w:rPr>
        <w:t xml:space="preserve">[24] is used for model modification. Pa- </w:t>
      </w:r>
      <w:proofErr w:type="spellStart"/>
      <w:r>
        <w:rPr>
          <w:w w:val="110"/>
        </w:rPr>
        <w:t>pyrus</w:t>
      </w:r>
      <w:proofErr w:type="spellEnd"/>
      <w:r>
        <w:rPr>
          <w:w w:val="110"/>
        </w:rPr>
        <w:t xml:space="preserve"> is a UML modeler that uses the Eclipse Modeling Framework (EMF) [64] implementation of the OMG-standard UML 2. Papyrus supports UML profiles for domain-specific modeling, and we may use the UML profile of Papyrus </w:t>
      </w:r>
      <w:proofErr w:type="spellStart"/>
      <w:r>
        <w:rPr>
          <w:w w:val="110"/>
        </w:rPr>
        <w:t>ded</w:t>
      </w:r>
      <w:proofErr w:type="spellEnd"/>
      <w:r>
        <w:rPr>
          <w:w w:val="110"/>
        </w:rPr>
        <w:t xml:space="preserve">- </w:t>
      </w:r>
      <w:proofErr w:type="spellStart"/>
      <w:r>
        <w:rPr>
          <w:w w:val="110"/>
        </w:rPr>
        <w:t>icated</w:t>
      </w:r>
      <w:proofErr w:type="spellEnd"/>
      <w:r>
        <w:rPr>
          <w:w w:val="110"/>
        </w:rPr>
        <w:t xml:space="preserve"> to C++ to facilitate and accelerate modeling of some C+</w:t>
      </w:r>
      <w:proofErr w:type="gramStart"/>
      <w:r>
        <w:rPr>
          <w:w w:val="110"/>
        </w:rPr>
        <w:t>+  features</w:t>
      </w:r>
      <w:proofErr w:type="gramEnd"/>
      <w:r>
        <w:rPr>
          <w:w w:val="110"/>
        </w:rPr>
        <w:t>.</w:t>
      </w:r>
    </w:p>
    <w:p w:rsidR="003D382C" w:rsidRDefault="00C35252">
      <w:pPr>
        <w:pStyle w:val="Corpsdetexte"/>
        <w:spacing w:line="242" w:lineRule="auto"/>
        <w:ind w:left="115" w:right="279" w:firstLine="179"/>
        <w:jc w:val="both"/>
      </w:pPr>
      <w:r>
        <w:rPr>
          <w:spacing w:val="-8"/>
          <w:w w:val="110"/>
        </w:rPr>
        <w:t xml:space="preserve">We </w:t>
      </w:r>
      <w:r>
        <w:rPr>
          <w:w w:val="110"/>
        </w:rPr>
        <w:t xml:space="preserve">developed plugins for Papyrus for C++ code </w:t>
      </w:r>
      <w:proofErr w:type="spellStart"/>
      <w:r>
        <w:rPr>
          <w:w w:val="110"/>
        </w:rPr>
        <w:t>gener</w:t>
      </w:r>
      <w:proofErr w:type="spellEnd"/>
      <w:r>
        <w:rPr>
          <w:w w:val="110"/>
        </w:rPr>
        <w:t xml:space="preserve">- </w:t>
      </w:r>
      <w:proofErr w:type="spellStart"/>
      <w:r>
        <w:rPr>
          <w:w w:val="110"/>
        </w:rPr>
        <w:t>ation</w:t>
      </w:r>
      <w:proofErr w:type="spellEnd"/>
      <w:r>
        <w:rPr>
          <w:w w:val="110"/>
        </w:rPr>
        <w:t xml:space="preserve"> from UML and C++ code reverse to UML. In order   to perform incremental code generation and incremental re- verse,</w:t>
      </w:r>
      <w:r>
        <w:rPr>
          <w:spacing w:val="-9"/>
          <w:w w:val="110"/>
        </w:rPr>
        <w:t xml:space="preserve"> </w:t>
      </w:r>
      <w:r>
        <w:rPr>
          <w:spacing w:val="-3"/>
          <w:w w:val="110"/>
        </w:rPr>
        <w:t>we</w:t>
      </w:r>
      <w:r>
        <w:rPr>
          <w:spacing w:val="-13"/>
          <w:w w:val="110"/>
        </w:rPr>
        <w:t xml:space="preserve"> </w:t>
      </w:r>
      <w:r>
        <w:rPr>
          <w:w w:val="110"/>
        </w:rPr>
        <w:t>choose</w:t>
      </w:r>
      <w:r>
        <w:rPr>
          <w:spacing w:val="-13"/>
          <w:w w:val="110"/>
        </w:rPr>
        <w:t xml:space="preserve"> </w:t>
      </w:r>
      <w:r>
        <w:rPr>
          <w:w w:val="110"/>
        </w:rPr>
        <w:t>to</w:t>
      </w:r>
      <w:r>
        <w:rPr>
          <w:spacing w:val="-13"/>
          <w:w w:val="110"/>
        </w:rPr>
        <w:t xml:space="preserve"> </w:t>
      </w:r>
      <w:r>
        <w:rPr>
          <w:w w:val="110"/>
        </w:rPr>
        <w:t>listen</w:t>
      </w:r>
      <w:r>
        <w:rPr>
          <w:spacing w:val="-13"/>
          <w:w w:val="110"/>
        </w:rPr>
        <w:t xml:space="preserve"> </w:t>
      </w:r>
      <w:r>
        <w:rPr>
          <w:w w:val="110"/>
        </w:rPr>
        <w:t>to</w:t>
      </w:r>
      <w:r>
        <w:rPr>
          <w:spacing w:val="-13"/>
          <w:w w:val="110"/>
        </w:rPr>
        <w:t xml:space="preserve"> </w:t>
      </w:r>
      <w:r>
        <w:rPr>
          <w:w w:val="110"/>
        </w:rPr>
        <w:t>modification</w:t>
      </w:r>
      <w:r>
        <w:rPr>
          <w:spacing w:val="-13"/>
          <w:w w:val="110"/>
        </w:rPr>
        <w:t xml:space="preserve"> </w:t>
      </w:r>
      <w:r>
        <w:rPr>
          <w:w w:val="110"/>
        </w:rPr>
        <w:t>events</w:t>
      </w:r>
      <w:r>
        <w:rPr>
          <w:spacing w:val="-13"/>
          <w:w w:val="110"/>
        </w:rPr>
        <w:t xml:space="preserve"> </w:t>
      </w:r>
      <w:r>
        <w:rPr>
          <w:w w:val="110"/>
        </w:rPr>
        <w:t>in</w:t>
      </w:r>
      <w:r>
        <w:rPr>
          <w:spacing w:val="-13"/>
          <w:w w:val="110"/>
        </w:rPr>
        <w:t xml:space="preserve"> </w:t>
      </w:r>
      <w:r>
        <w:rPr>
          <w:w w:val="110"/>
        </w:rPr>
        <w:t>the</w:t>
      </w:r>
      <w:r>
        <w:rPr>
          <w:spacing w:val="-13"/>
          <w:w w:val="110"/>
        </w:rPr>
        <w:t xml:space="preserve"> </w:t>
      </w:r>
      <w:r>
        <w:rPr>
          <w:w w:val="110"/>
        </w:rPr>
        <w:t xml:space="preserve">model and code respectively. Listening to modification events is one possible approach in incremental model transformation [43]. The </w:t>
      </w:r>
      <w:proofErr w:type="spellStart"/>
      <w:r>
        <w:rPr>
          <w:rFonts w:ascii="Georgia"/>
          <w:b/>
          <w:w w:val="110"/>
        </w:rPr>
        <w:t>Viatra</w:t>
      </w:r>
      <w:proofErr w:type="spellEnd"/>
      <w:r>
        <w:rPr>
          <w:rFonts w:ascii="Georgia"/>
          <w:b/>
          <w:w w:val="110"/>
        </w:rPr>
        <w:t xml:space="preserve"> </w:t>
      </w:r>
      <w:r>
        <w:rPr>
          <w:w w:val="110"/>
        </w:rPr>
        <w:t xml:space="preserve">[5] API is used to listen to such </w:t>
      </w:r>
      <w:r>
        <w:rPr>
          <w:spacing w:val="-2"/>
          <w:w w:val="110"/>
        </w:rPr>
        <w:t xml:space="preserve">events </w:t>
      </w:r>
      <w:r>
        <w:rPr>
          <w:w w:val="110"/>
        </w:rPr>
        <w:t xml:space="preserve">in the model. The Eclipse CDT API is used to listen to </w:t>
      </w:r>
      <w:proofErr w:type="spellStart"/>
      <w:r>
        <w:rPr>
          <w:w w:val="110"/>
        </w:rPr>
        <w:t>modi</w:t>
      </w:r>
      <w:proofErr w:type="spellEnd"/>
      <w:r>
        <w:rPr>
          <w:w w:val="110"/>
        </w:rPr>
        <w:t xml:space="preserve">- </w:t>
      </w:r>
      <w:proofErr w:type="spellStart"/>
      <w:r>
        <w:rPr>
          <w:w w:val="110"/>
        </w:rPr>
        <w:t>fication</w:t>
      </w:r>
      <w:proofErr w:type="spellEnd"/>
      <w:r>
        <w:rPr>
          <w:w w:val="110"/>
        </w:rPr>
        <w:t xml:space="preserve"> </w:t>
      </w:r>
      <w:r>
        <w:rPr>
          <w:spacing w:val="-3"/>
          <w:w w:val="110"/>
        </w:rPr>
        <w:t xml:space="preserve">events </w:t>
      </w:r>
      <w:r>
        <w:rPr>
          <w:w w:val="110"/>
        </w:rPr>
        <w:t>in the code. These list of events are used to either generate code or reverse code</w:t>
      </w:r>
      <w:r>
        <w:rPr>
          <w:spacing w:val="16"/>
          <w:w w:val="110"/>
        </w:rPr>
        <w:t xml:space="preserve"> </w:t>
      </w:r>
      <w:r>
        <w:rPr>
          <w:w w:val="110"/>
        </w:rPr>
        <w:t>incrementally.</w:t>
      </w:r>
    </w:p>
    <w:p w:rsidR="003D382C" w:rsidRDefault="00C35252">
      <w:pPr>
        <w:pStyle w:val="Corpsdetexte"/>
        <w:spacing w:line="242" w:lineRule="auto"/>
        <w:ind w:left="115" w:right="279" w:firstLine="179"/>
        <w:jc w:val="both"/>
      </w:pPr>
      <w:r>
        <w:rPr>
          <w:rFonts w:ascii="Georgia"/>
          <w:b/>
          <w:w w:val="110"/>
        </w:rPr>
        <w:t>EMF</w:t>
      </w:r>
      <w:r>
        <w:rPr>
          <w:rFonts w:ascii="Georgia"/>
          <w:b/>
          <w:spacing w:val="-14"/>
          <w:w w:val="110"/>
        </w:rPr>
        <w:t xml:space="preserve"> </w:t>
      </w:r>
      <w:r>
        <w:rPr>
          <w:rFonts w:ascii="Georgia"/>
          <w:b/>
          <w:w w:val="110"/>
        </w:rPr>
        <w:t>Compare</w:t>
      </w:r>
      <w:r>
        <w:rPr>
          <w:rFonts w:ascii="Georgia"/>
          <w:b/>
          <w:spacing w:val="-19"/>
          <w:w w:val="110"/>
        </w:rPr>
        <w:t xml:space="preserve"> </w:t>
      </w:r>
      <w:r>
        <w:rPr>
          <w:w w:val="110"/>
        </w:rPr>
        <w:t>[9]</w:t>
      </w:r>
      <w:r>
        <w:rPr>
          <w:spacing w:val="-19"/>
          <w:w w:val="110"/>
        </w:rPr>
        <w:t xml:space="preserve"> </w:t>
      </w:r>
      <w:r>
        <w:rPr>
          <w:w w:val="110"/>
        </w:rPr>
        <w:t>is</w:t>
      </w:r>
      <w:r>
        <w:rPr>
          <w:spacing w:val="-19"/>
          <w:w w:val="110"/>
        </w:rPr>
        <w:t xml:space="preserve"> </w:t>
      </w:r>
      <w:r>
        <w:rPr>
          <w:w w:val="110"/>
        </w:rPr>
        <w:t>used</w:t>
      </w:r>
      <w:r>
        <w:rPr>
          <w:spacing w:val="-19"/>
          <w:w w:val="110"/>
        </w:rPr>
        <w:t xml:space="preserve"> </w:t>
      </w:r>
      <w:r>
        <w:rPr>
          <w:w w:val="110"/>
        </w:rPr>
        <w:t>to</w:t>
      </w:r>
      <w:r>
        <w:rPr>
          <w:spacing w:val="-19"/>
          <w:w w:val="110"/>
        </w:rPr>
        <w:t xml:space="preserve"> </w:t>
      </w:r>
      <w:r>
        <w:rPr>
          <w:w w:val="110"/>
        </w:rPr>
        <w:t>synchronize</w:t>
      </w:r>
      <w:r>
        <w:rPr>
          <w:spacing w:val="-18"/>
          <w:w w:val="110"/>
        </w:rPr>
        <w:t xml:space="preserve"> </w:t>
      </w:r>
      <w:r>
        <w:rPr>
          <w:w w:val="110"/>
        </w:rPr>
        <w:t>models</w:t>
      </w:r>
      <w:r>
        <w:rPr>
          <w:spacing w:val="-18"/>
          <w:w w:val="110"/>
        </w:rPr>
        <w:t xml:space="preserve"> </w:t>
      </w:r>
      <w:proofErr w:type="spellStart"/>
      <w:r>
        <w:rPr>
          <w:w w:val="110"/>
        </w:rPr>
        <w:t>imple</w:t>
      </w:r>
      <w:proofErr w:type="spellEnd"/>
      <w:r>
        <w:rPr>
          <w:w w:val="110"/>
        </w:rPr>
        <w:t xml:space="preserve">- </w:t>
      </w:r>
      <w:proofErr w:type="spellStart"/>
      <w:r>
        <w:rPr>
          <w:w w:val="110"/>
        </w:rPr>
        <w:t>mented</w:t>
      </w:r>
      <w:proofErr w:type="spellEnd"/>
      <w:r>
        <w:rPr>
          <w:w w:val="110"/>
        </w:rPr>
        <w:t xml:space="preserve"> with EMF. </w:t>
      </w:r>
      <w:r>
        <w:rPr>
          <w:spacing w:val="-8"/>
          <w:w w:val="110"/>
        </w:rPr>
        <w:t xml:space="preserve">We </w:t>
      </w:r>
      <w:r>
        <w:rPr>
          <w:w w:val="110"/>
        </w:rPr>
        <w:t xml:space="preserve">adapted EMF Compare for </w:t>
      </w:r>
      <w:proofErr w:type="spellStart"/>
      <w:r>
        <w:rPr>
          <w:w w:val="110"/>
        </w:rPr>
        <w:t>for</w:t>
      </w:r>
      <w:proofErr w:type="spellEnd"/>
      <w:r>
        <w:rPr>
          <w:w w:val="110"/>
        </w:rPr>
        <w:t xml:space="preserve"> Pa- </w:t>
      </w:r>
      <w:proofErr w:type="spellStart"/>
      <w:r>
        <w:rPr>
          <w:w w:val="110"/>
        </w:rPr>
        <w:t>pyrus</w:t>
      </w:r>
      <w:proofErr w:type="spellEnd"/>
      <w:r>
        <w:rPr>
          <w:w w:val="110"/>
        </w:rPr>
        <w:t xml:space="preserve"> in order to synchronize UML models for our specific work. Eclipse CDT is used for C++ code synchronization with its built-</w:t>
      </w:r>
      <w:proofErr w:type="gramStart"/>
      <w:r>
        <w:rPr>
          <w:w w:val="110"/>
        </w:rPr>
        <w:t xml:space="preserve">in </w:t>
      </w:r>
      <w:r>
        <w:rPr>
          <w:spacing w:val="6"/>
          <w:w w:val="110"/>
        </w:rPr>
        <w:t xml:space="preserve"> </w:t>
      </w:r>
      <w:r>
        <w:rPr>
          <w:w w:val="110"/>
        </w:rPr>
        <w:t>features</w:t>
      </w:r>
      <w:proofErr w:type="gramEnd"/>
      <w:r>
        <w:rPr>
          <w:w w:val="110"/>
        </w:rPr>
        <w:t>.</w:t>
      </w:r>
    </w:p>
    <w:p w:rsidR="003D382C" w:rsidRDefault="003D382C">
      <w:pPr>
        <w:spacing w:line="242" w:lineRule="auto"/>
        <w:jc w:val="both"/>
        <w:sectPr w:rsidR="003D382C">
          <w:type w:val="continuous"/>
          <w:pgSz w:w="12240" w:h="15840"/>
          <w:pgMar w:top="1360" w:right="840" w:bottom="280" w:left="960" w:header="720" w:footer="720" w:gutter="0"/>
          <w:cols w:num="2" w:space="720" w:equalWidth="0">
            <w:col w:w="5157" w:space="104"/>
            <w:col w:w="5179"/>
          </w:cols>
        </w:sectPr>
      </w:pPr>
    </w:p>
    <w:p w:rsidR="003D382C" w:rsidRDefault="003D382C">
      <w:pPr>
        <w:pStyle w:val="Corpsdetexte"/>
        <w:rPr>
          <w:sz w:val="5"/>
        </w:rPr>
      </w:pPr>
    </w:p>
    <w:p w:rsidR="003D382C" w:rsidRDefault="00C35252">
      <w:pPr>
        <w:pStyle w:val="Corpsdetexte"/>
        <w:spacing w:line="81" w:lineRule="exact"/>
        <w:ind w:left="9598"/>
        <w:rPr>
          <w:sz w:val="8"/>
        </w:rPr>
      </w:pPr>
      <w:r>
        <w:rPr>
          <w:noProof/>
          <w:position w:val="-1"/>
          <w:sz w:val="8"/>
          <w:lang w:val="fr-FR" w:eastAsia="fr-FR"/>
        </w:rPr>
        <w:drawing>
          <wp:inline distT="0" distB="0" distL="0" distR="0" wp14:anchorId="07BC7E1D" wp14:editId="653EE1AB">
            <wp:extent cx="298665" cy="52006"/>
            <wp:effectExtent l="0" t="0" r="0" b="0"/>
            <wp:docPr id="7" name="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1.png"/>
                    <pic:cNvPicPr/>
                  </pic:nvPicPr>
                  <pic:blipFill>
                    <a:blip r:embed="rId44" cstate="print"/>
                    <a:stretch>
                      <a:fillRect/>
                    </a:stretch>
                  </pic:blipFill>
                  <pic:spPr>
                    <a:xfrm>
                      <a:off x="0" y="0"/>
                      <a:ext cx="298665" cy="52006"/>
                    </a:xfrm>
                    <a:prstGeom prst="rect">
                      <a:avLst/>
                    </a:prstGeom>
                  </pic:spPr>
                </pic:pic>
              </a:graphicData>
            </a:graphic>
          </wp:inline>
        </w:drawing>
      </w:r>
    </w:p>
    <w:p w:rsidR="003D382C" w:rsidRDefault="003D382C">
      <w:pPr>
        <w:pStyle w:val="Corpsdetexte"/>
        <w:rPr>
          <w:sz w:val="20"/>
        </w:rPr>
      </w:pPr>
    </w:p>
    <w:p w:rsidR="003D382C" w:rsidRDefault="003D382C">
      <w:pPr>
        <w:pStyle w:val="Corpsdetexte"/>
        <w:rPr>
          <w:sz w:val="20"/>
        </w:rPr>
      </w:pPr>
    </w:p>
    <w:p w:rsidR="003D382C" w:rsidRDefault="003D382C">
      <w:pPr>
        <w:pStyle w:val="Corpsdetexte"/>
        <w:spacing w:before="9"/>
        <w:rPr>
          <w:sz w:val="27"/>
        </w:rPr>
      </w:pPr>
    </w:p>
    <w:p w:rsidR="003D382C" w:rsidRDefault="003D382C">
      <w:pPr>
        <w:rPr>
          <w:sz w:val="27"/>
        </w:rPr>
        <w:sectPr w:rsidR="003D382C">
          <w:pgSz w:w="12240" w:h="15840"/>
          <w:pgMar w:top="1080" w:right="1020" w:bottom="280" w:left="960" w:header="720" w:footer="720" w:gutter="0"/>
          <w:cols w:space="720"/>
        </w:sectPr>
      </w:pPr>
    </w:p>
    <w:p w:rsidR="003D382C" w:rsidRDefault="0020624D">
      <w:pPr>
        <w:spacing w:before="88" w:line="247" w:lineRule="auto"/>
        <w:ind w:left="5634" w:hanging="193"/>
        <w:jc w:val="right"/>
        <w:rPr>
          <w:rFonts w:ascii="Arial"/>
          <w:sz w:val="14"/>
        </w:rPr>
      </w:pPr>
      <w:r>
        <w:rPr>
          <w:noProof/>
          <w:lang w:val="fr-FR" w:eastAsia="fr-FR"/>
        </w:rPr>
        <mc:AlternateContent>
          <mc:Choice Requires="wpg">
            <w:drawing>
              <wp:anchor distT="0" distB="0" distL="114300" distR="114300" simplePos="0" relativeHeight="2680" behindDoc="0" locked="0" layoutInCell="1" allowOverlap="1" wp14:anchorId="386453BC" wp14:editId="1892AEE6">
                <wp:simplePos x="0" y="0"/>
                <wp:positionH relativeFrom="page">
                  <wp:posOffset>680085</wp:posOffset>
                </wp:positionH>
                <wp:positionV relativeFrom="paragraph">
                  <wp:posOffset>-584835</wp:posOffset>
                </wp:positionV>
                <wp:extent cx="3042285" cy="1960880"/>
                <wp:effectExtent l="3810" t="7620" r="1905" b="3175"/>
                <wp:wrapNone/>
                <wp:docPr id="74"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42285" cy="1960880"/>
                          <a:chOff x="1071" y="-921"/>
                          <a:chExt cx="4791" cy="3088"/>
                        </a:xfrm>
                      </wpg:grpSpPr>
                      <pic:pic xmlns:pic="http://schemas.openxmlformats.org/drawingml/2006/picture">
                        <pic:nvPicPr>
                          <pic:cNvPr id="75" name="Picture 139"/>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5298" y="-821"/>
                            <a:ext cx="478" cy="1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6" name="Picture 13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2095" y="-304"/>
                            <a:ext cx="177" cy="1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77" name="Freeform 137"/>
                        <wps:cNvSpPr>
                          <a:spLocks/>
                        </wps:cNvSpPr>
                        <wps:spPr bwMode="auto">
                          <a:xfrm>
                            <a:off x="5124" y="-222"/>
                            <a:ext cx="734" cy="401"/>
                          </a:xfrm>
                          <a:custGeom>
                            <a:avLst/>
                            <a:gdLst>
                              <a:gd name="T0" fmla="+- 0 5857 5124"/>
                              <a:gd name="T1" fmla="*/ T0 w 734"/>
                              <a:gd name="T2" fmla="+- 0 -222 -222"/>
                              <a:gd name="T3" fmla="*/ -222 h 401"/>
                              <a:gd name="T4" fmla="+- 0 5124 5124"/>
                              <a:gd name="T5" fmla="*/ T4 w 734"/>
                              <a:gd name="T6" fmla="+- 0 -222 -222"/>
                              <a:gd name="T7" fmla="*/ -222 h 401"/>
                              <a:gd name="T8" fmla="+- 0 5124 5124"/>
                              <a:gd name="T9" fmla="*/ T8 w 734"/>
                              <a:gd name="T10" fmla="+- 0 157 -222"/>
                              <a:gd name="T11" fmla="*/ 157 h 401"/>
                              <a:gd name="T12" fmla="+- 0 5202 5124"/>
                              <a:gd name="T13" fmla="*/ T12 w 734"/>
                              <a:gd name="T14" fmla="+- 0 170 -222"/>
                              <a:gd name="T15" fmla="*/ 170 h 401"/>
                              <a:gd name="T16" fmla="+- 0 5270 5124"/>
                              <a:gd name="T17" fmla="*/ T16 w 734"/>
                              <a:gd name="T18" fmla="+- 0 177 -222"/>
                              <a:gd name="T19" fmla="*/ 177 h 401"/>
                              <a:gd name="T20" fmla="+- 0 5328 5124"/>
                              <a:gd name="T21" fmla="*/ T20 w 734"/>
                              <a:gd name="T22" fmla="+- 0 179 -222"/>
                              <a:gd name="T23" fmla="*/ 179 h 401"/>
                              <a:gd name="T24" fmla="+- 0 5354 5124"/>
                              <a:gd name="T25" fmla="*/ T24 w 734"/>
                              <a:gd name="T26" fmla="+- 0 178 -222"/>
                              <a:gd name="T27" fmla="*/ 178 h 401"/>
                              <a:gd name="T28" fmla="+- 0 5426 5124"/>
                              <a:gd name="T29" fmla="*/ T28 w 734"/>
                              <a:gd name="T30" fmla="+- 0 170 -222"/>
                              <a:gd name="T31" fmla="*/ 170 h 401"/>
                              <a:gd name="T32" fmla="+- 0 5490 5124"/>
                              <a:gd name="T33" fmla="*/ T32 w 734"/>
                              <a:gd name="T34" fmla="+- 0 157 -222"/>
                              <a:gd name="T35" fmla="*/ 157 h 401"/>
                              <a:gd name="T36" fmla="+- 0 5578 5124"/>
                              <a:gd name="T37" fmla="*/ T36 w 734"/>
                              <a:gd name="T38" fmla="+- 0 135 -222"/>
                              <a:gd name="T39" fmla="*/ 135 h 401"/>
                              <a:gd name="T40" fmla="+- 0 5601 5124"/>
                              <a:gd name="T41" fmla="*/ T40 w 734"/>
                              <a:gd name="T42" fmla="+- 0 129 -222"/>
                              <a:gd name="T43" fmla="*/ 129 h 401"/>
                              <a:gd name="T44" fmla="+- 0 5681 5124"/>
                              <a:gd name="T45" fmla="*/ T44 w 734"/>
                              <a:gd name="T46" fmla="+- 0 115 -222"/>
                              <a:gd name="T47" fmla="*/ 115 h 401"/>
                              <a:gd name="T48" fmla="+- 0 5744 5124"/>
                              <a:gd name="T49" fmla="*/ T48 w 734"/>
                              <a:gd name="T50" fmla="+- 0 108 -222"/>
                              <a:gd name="T51" fmla="*/ 108 h 401"/>
                              <a:gd name="T52" fmla="+- 0 5816 5124"/>
                              <a:gd name="T53" fmla="*/ T52 w 734"/>
                              <a:gd name="T54" fmla="+- 0 104 -222"/>
                              <a:gd name="T55" fmla="*/ 104 h 401"/>
                              <a:gd name="T56" fmla="+- 0 5857 5124"/>
                              <a:gd name="T57" fmla="*/ T56 w 734"/>
                              <a:gd name="T58" fmla="+- 0 103 -222"/>
                              <a:gd name="T59" fmla="*/ 103 h 401"/>
                              <a:gd name="T60" fmla="+- 0 5857 5124"/>
                              <a:gd name="T61" fmla="*/ T60 w 734"/>
                              <a:gd name="T62" fmla="+- 0 -222 -222"/>
                              <a:gd name="T63" fmla="*/ -222 h 4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734" h="401">
                                <a:moveTo>
                                  <a:pt x="733" y="0"/>
                                </a:moveTo>
                                <a:lnTo>
                                  <a:pt x="0" y="0"/>
                                </a:lnTo>
                                <a:lnTo>
                                  <a:pt x="0" y="379"/>
                                </a:lnTo>
                                <a:lnTo>
                                  <a:pt x="78" y="392"/>
                                </a:lnTo>
                                <a:lnTo>
                                  <a:pt x="146" y="399"/>
                                </a:lnTo>
                                <a:lnTo>
                                  <a:pt x="204" y="401"/>
                                </a:lnTo>
                                <a:lnTo>
                                  <a:pt x="230" y="400"/>
                                </a:lnTo>
                                <a:lnTo>
                                  <a:pt x="302" y="392"/>
                                </a:lnTo>
                                <a:lnTo>
                                  <a:pt x="366" y="379"/>
                                </a:lnTo>
                                <a:lnTo>
                                  <a:pt x="454" y="357"/>
                                </a:lnTo>
                                <a:lnTo>
                                  <a:pt x="477" y="351"/>
                                </a:lnTo>
                                <a:lnTo>
                                  <a:pt x="557" y="337"/>
                                </a:lnTo>
                                <a:lnTo>
                                  <a:pt x="620" y="330"/>
                                </a:lnTo>
                                <a:lnTo>
                                  <a:pt x="692" y="326"/>
                                </a:lnTo>
                                <a:lnTo>
                                  <a:pt x="733" y="325"/>
                                </a:lnTo>
                                <a:lnTo>
                                  <a:pt x="733" y="0"/>
                                </a:lnTo>
                                <a:close/>
                              </a:path>
                            </a:pathLst>
                          </a:custGeom>
                          <a:solidFill>
                            <a:srgbClr val="CC99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 name="Freeform 136"/>
                        <wps:cNvSpPr>
                          <a:spLocks/>
                        </wps:cNvSpPr>
                        <wps:spPr bwMode="auto">
                          <a:xfrm>
                            <a:off x="5124" y="-222"/>
                            <a:ext cx="734" cy="401"/>
                          </a:xfrm>
                          <a:custGeom>
                            <a:avLst/>
                            <a:gdLst>
                              <a:gd name="T0" fmla="+- 0 5124 5124"/>
                              <a:gd name="T1" fmla="*/ T0 w 734"/>
                              <a:gd name="T2" fmla="+- 0 -222 -222"/>
                              <a:gd name="T3" fmla="*/ -222 h 401"/>
                              <a:gd name="T4" fmla="+- 0 5857 5124"/>
                              <a:gd name="T5" fmla="*/ T4 w 734"/>
                              <a:gd name="T6" fmla="+- 0 -222 -222"/>
                              <a:gd name="T7" fmla="*/ -222 h 401"/>
                              <a:gd name="T8" fmla="+- 0 5857 5124"/>
                              <a:gd name="T9" fmla="*/ T8 w 734"/>
                              <a:gd name="T10" fmla="+- 0 103 -222"/>
                              <a:gd name="T11" fmla="*/ 103 h 401"/>
                              <a:gd name="T12" fmla="+- 0 5816 5124"/>
                              <a:gd name="T13" fmla="*/ T12 w 734"/>
                              <a:gd name="T14" fmla="+- 0 104 -222"/>
                              <a:gd name="T15" fmla="*/ 104 h 401"/>
                              <a:gd name="T16" fmla="+- 0 5779 5124"/>
                              <a:gd name="T17" fmla="*/ T16 w 734"/>
                              <a:gd name="T18" fmla="+- 0 105 -222"/>
                              <a:gd name="T19" fmla="*/ 105 h 401"/>
                              <a:gd name="T20" fmla="+- 0 5711 5124"/>
                              <a:gd name="T21" fmla="*/ T20 w 734"/>
                              <a:gd name="T22" fmla="+- 0 111 -222"/>
                              <a:gd name="T23" fmla="*/ 111 h 401"/>
                              <a:gd name="T24" fmla="+- 0 5626 5124"/>
                              <a:gd name="T25" fmla="*/ T24 w 734"/>
                              <a:gd name="T26" fmla="+- 0 124 -222"/>
                              <a:gd name="T27" fmla="*/ 124 h 401"/>
                              <a:gd name="T28" fmla="+- 0 5555 5124"/>
                              <a:gd name="T29" fmla="*/ T28 w 734"/>
                              <a:gd name="T30" fmla="+- 0 140 -222"/>
                              <a:gd name="T31" fmla="*/ 140 h 401"/>
                              <a:gd name="T32" fmla="+- 0 5512 5124"/>
                              <a:gd name="T33" fmla="*/ T32 w 734"/>
                              <a:gd name="T34" fmla="+- 0 151 -222"/>
                              <a:gd name="T35" fmla="*/ 151 h 401"/>
                              <a:gd name="T36" fmla="+- 0 5490 5124"/>
                              <a:gd name="T37" fmla="*/ T36 w 734"/>
                              <a:gd name="T38" fmla="+- 0 157 -222"/>
                              <a:gd name="T39" fmla="*/ 157 h 401"/>
                              <a:gd name="T40" fmla="+- 0 5426 5124"/>
                              <a:gd name="T41" fmla="*/ T40 w 734"/>
                              <a:gd name="T42" fmla="+- 0 170 -222"/>
                              <a:gd name="T43" fmla="*/ 170 h 401"/>
                              <a:gd name="T44" fmla="+- 0 5354 5124"/>
                              <a:gd name="T45" fmla="*/ T44 w 734"/>
                              <a:gd name="T46" fmla="+- 0 178 -222"/>
                              <a:gd name="T47" fmla="*/ 178 h 401"/>
                              <a:gd name="T48" fmla="+- 0 5328 5124"/>
                              <a:gd name="T49" fmla="*/ T48 w 734"/>
                              <a:gd name="T50" fmla="+- 0 179 -222"/>
                              <a:gd name="T51" fmla="*/ 179 h 401"/>
                              <a:gd name="T52" fmla="+- 0 5300 5124"/>
                              <a:gd name="T53" fmla="*/ T52 w 734"/>
                              <a:gd name="T54" fmla="+- 0 178 -222"/>
                              <a:gd name="T55" fmla="*/ 178 h 401"/>
                              <a:gd name="T56" fmla="+- 0 5237 5124"/>
                              <a:gd name="T57" fmla="*/ T56 w 734"/>
                              <a:gd name="T58" fmla="+- 0 174 -222"/>
                              <a:gd name="T59" fmla="*/ 174 h 401"/>
                              <a:gd name="T60" fmla="+- 0 5164 5124"/>
                              <a:gd name="T61" fmla="*/ T60 w 734"/>
                              <a:gd name="T62" fmla="+- 0 164 -222"/>
                              <a:gd name="T63" fmla="*/ 164 h 401"/>
                              <a:gd name="T64" fmla="+- 0 5124 5124"/>
                              <a:gd name="T65" fmla="*/ T64 w 734"/>
                              <a:gd name="T66" fmla="+- 0 157 -222"/>
                              <a:gd name="T67" fmla="*/ 157 h 401"/>
                              <a:gd name="T68" fmla="+- 0 5124 5124"/>
                              <a:gd name="T69" fmla="*/ T68 w 734"/>
                              <a:gd name="T70" fmla="+- 0 -222 -222"/>
                              <a:gd name="T71" fmla="*/ -222 h 4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734" h="401">
                                <a:moveTo>
                                  <a:pt x="0" y="0"/>
                                </a:moveTo>
                                <a:lnTo>
                                  <a:pt x="733" y="0"/>
                                </a:lnTo>
                                <a:lnTo>
                                  <a:pt x="733" y="325"/>
                                </a:lnTo>
                                <a:lnTo>
                                  <a:pt x="692" y="326"/>
                                </a:lnTo>
                                <a:lnTo>
                                  <a:pt x="655" y="327"/>
                                </a:lnTo>
                                <a:lnTo>
                                  <a:pt x="587" y="333"/>
                                </a:lnTo>
                                <a:lnTo>
                                  <a:pt x="502" y="346"/>
                                </a:lnTo>
                                <a:lnTo>
                                  <a:pt x="431" y="362"/>
                                </a:lnTo>
                                <a:lnTo>
                                  <a:pt x="388" y="373"/>
                                </a:lnTo>
                                <a:lnTo>
                                  <a:pt x="366" y="379"/>
                                </a:lnTo>
                                <a:lnTo>
                                  <a:pt x="302" y="392"/>
                                </a:lnTo>
                                <a:lnTo>
                                  <a:pt x="230" y="400"/>
                                </a:lnTo>
                                <a:lnTo>
                                  <a:pt x="204" y="401"/>
                                </a:lnTo>
                                <a:lnTo>
                                  <a:pt x="176" y="400"/>
                                </a:lnTo>
                                <a:lnTo>
                                  <a:pt x="113" y="396"/>
                                </a:lnTo>
                                <a:lnTo>
                                  <a:pt x="40" y="386"/>
                                </a:lnTo>
                                <a:lnTo>
                                  <a:pt x="0" y="379"/>
                                </a:lnTo>
                                <a:lnTo>
                                  <a:pt x="0" y="0"/>
                                </a:lnTo>
                                <a:close/>
                              </a:path>
                            </a:pathLst>
                          </a:custGeom>
                          <a:noFill/>
                          <a:ln w="51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 name="AutoShape 135"/>
                        <wps:cNvSpPr>
                          <a:spLocks/>
                        </wps:cNvSpPr>
                        <wps:spPr bwMode="auto">
                          <a:xfrm>
                            <a:off x="2069" y="-45"/>
                            <a:ext cx="1023" cy="51"/>
                          </a:xfrm>
                          <a:custGeom>
                            <a:avLst/>
                            <a:gdLst>
                              <a:gd name="T0" fmla="+- 0 3007 2069"/>
                              <a:gd name="T1" fmla="*/ T0 w 1023"/>
                              <a:gd name="T2" fmla="+- 0 -45 -45"/>
                              <a:gd name="T3" fmla="*/ -45 h 51"/>
                              <a:gd name="T4" fmla="+- 0 3007 2069"/>
                              <a:gd name="T5" fmla="*/ T4 w 1023"/>
                              <a:gd name="T6" fmla="+- 0 6 -45"/>
                              <a:gd name="T7" fmla="*/ 6 h 51"/>
                              <a:gd name="T8" fmla="+- 0 3078 2069"/>
                              <a:gd name="T9" fmla="*/ T8 w 1023"/>
                              <a:gd name="T10" fmla="+- 0 -15 -45"/>
                              <a:gd name="T11" fmla="*/ -15 h 51"/>
                              <a:gd name="T12" fmla="+- 0 3016 2069"/>
                              <a:gd name="T13" fmla="*/ T12 w 1023"/>
                              <a:gd name="T14" fmla="+- 0 -15 -45"/>
                              <a:gd name="T15" fmla="*/ -15 h 51"/>
                              <a:gd name="T16" fmla="+- 0 3016 2069"/>
                              <a:gd name="T17" fmla="*/ T16 w 1023"/>
                              <a:gd name="T18" fmla="+- 0 -24 -45"/>
                              <a:gd name="T19" fmla="*/ -24 h 51"/>
                              <a:gd name="T20" fmla="+- 0 3078 2069"/>
                              <a:gd name="T21" fmla="*/ T20 w 1023"/>
                              <a:gd name="T22" fmla="+- 0 -24 -45"/>
                              <a:gd name="T23" fmla="*/ -24 h 51"/>
                              <a:gd name="T24" fmla="+- 0 3007 2069"/>
                              <a:gd name="T25" fmla="*/ T24 w 1023"/>
                              <a:gd name="T26" fmla="+- 0 -45 -45"/>
                              <a:gd name="T27" fmla="*/ -45 h 51"/>
                              <a:gd name="T28" fmla="+- 0 3007 2069"/>
                              <a:gd name="T29" fmla="*/ T28 w 1023"/>
                              <a:gd name="T30" fmla="+- 0 -24 -45"/>
                              <a:gd name="T31" fmla="*/ -24 h 51"/>
                              <a:gd name="T32" fmla="+- 0 2069 2069"/>
                              <a:gd name="T33" fmla="*/ T32 w 1023"/>
                              <a:gd name="T34" fmla="+- 0 -24 -45"/>
                              <a:gd name="T35" fmla="*/ -24 h 51"/>
                              <a:gd name="T36" fmla="+- 0 2069 2069"/>
                              <a:gd name="T37" fmla="*/ T36 w 1023"/>
                              <a:gd name="T38" fmla="+- 0 -15 -45"/>
                              <a:gd name="T39" fmla="*/ -15 h 51"/>
                              <a:gd name="T40" fmla="+- 0 3007 2069"/>
                              <a:gd name="T41" fmla="*/ T40 w 1023"/>
                              <a:gd name="T42" fmla="+- 0 -15 -45"/>
                              <a:gd name="T43" fmla="*/ -15 h 51"/>
                              <a:gd name="T44" fmla="+- 0 3007 2069"/>
                              <a:gd name="T45" fmla="*/ T44 w 1023"/>
                              <a:gd name="T46" fmla="+- 0 -24 -45"/>
                              <a:gd name="T47" fmla="*/ -24 h 51"/>
                              <a:gd name="T48" fmla="+- 0 3078 2069"/>
                              <a:gd name="T49" fmla="*/ T48 w 1023"/>
                              <a:gd name="T50" fmla="+- 0 -24 -45"/>
                              <a:gd name="T51" fmla="*/ -24 h 51"/>
                              <a:gd name="T52" fmla="+- 0 3016 2069"/>
                              <a:gd name="T53" fmla="*/ T52 w 1023"/>
                              <a:gd name="T54" fmla="+- 0 -24 -45"/>
                              <a:gd name="T55" fmla="*/ -24 h 51"/>
                              <a:gd name="T56" fmla="+- 0 3016 2069"/>
                              <a:gd name="T57" fmla="*/ T56 w 1023"/>
                              <a:gd name="T58" fmla="+- 0 -15 -45"/>
                              <a:gd name="T59" fmla="*/ -15 h 51"/>
                              <a:gd name="T60" fmla="+- 0 3078 2069"/>
                              <a:gd name="T61" fmla="*/ T60 w 1023"/>
                              <a:gd name="T62" fmla="+- 0 -15 -45"/>
                              <a:gd name="T63" fmla="*/ -15 h 51"/>
                              <a:gd name="T64" fmla="+- 0 3092 2069"/>
                              <a:gd name="T65" fmla="*/ T64 w 1023"/>
                              <a:gd name="T66" fmla="+- 0 -19 -45"/>
                              <a:gd name="T67" fmla="*/ -19 h 51"/>
                              <a:gd name="T68" fmla="+- 0 3078 2069"/>
                              <a:gd name="T69" fmla="*/ T68 w 1023"/>
                              <a:gd name="T70" fmla="+- 0 -24 -45"/>
                              <a:gd name="T71" fmla="*/ -24 h 5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1023" h="51">
                                <a:moveTo>
                                  <a:pt x="938" y="0"/>
                                </a:moveTo>
                                <a:lnTo>
                                  <a:pt x="938" y="51"/>
                                </a:lnTo>
                                <a:lnTo>
                                  <a:pt x="1009" y="30"/>
                                </a:lnTo>
                                <a:lnTo>
                                  <a:pt x="947" y="30"/>
                                </a:lnTo>
                                <a:lnTo>
                                  <a:pt x="947" y="21"/>
                                </a:lnTo>
                                <a:lnTo>
                                  <a:pt x="1009" y="21"/>
                                </a:lnTo>
                                <a:lnTo>
                                  <a:pt x="938" y="0"/>
                                </a:lnTo>
                                <a:close/>
                                <a:moveTo>
                                  <a:pt x="938" y="21"/>
                                </a:moveTo>
                                <a:lnTo>
                                  <a:pt x="0" y="21"/>
                                </a:lnTo>
                                <a:lnTo>
                                  <a:pt x="0" y="30"/>
                                </a:lnTo>
                                <a:lnTo>
                                  <a:pt x="938" y="30"/>
                                </a:lnTo>
                                <a:lnTo>
                                  <a:pt x="938" y="21"/>
                                </a:lnTo>
                                <a:close/>
                                <a:moveTo>
                                  <a:pt x="1009" y="21"/>
                                </a:moveTo>
                                <a:lnTo>
                                  <a:pt x="947" y="21"/>
                                </a:lnTo>
                                <a:lnTo>
                                  <a:pt x="947" y="30"/>
                                </a:lnTo>
                                <a:lnTo>
                                  <a:pt x="1009" y="30"/>
                                </a:lnTo>
                                <a:lnTo>
                                  <a:pt x="1023" y="26"/>
                                </a:lnTo>
                                <a:lnTo>
                                  <a:pt x="1009" y="2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0" name="Freeform 134"/>
                        <wps:cNvSpPr>
                          <a:spLocks/>
                        </wps:cNvSpPr>
                        <wps:spPr bwMode="auto">
                          <a:xfrm>
                            <a:off x="3091" y="-222"/>
                            <a:ext cx="1011" cy="401"/>
                          </a:xfrm>
                          <a:custGeom>
                            <a:avLst/>
                            <a:gdLst>
                              <a:gd name="T0" fmla="+- 0 4101 3091"/>
                              <a:gd name="T1" fmla="*/ T0 w 1011"/>
                              <a:gd name="T2" fmla="+- 0 -222 -222"/>
                              <a:gd name="T3" fmla="*/ -222 h 401"/>
                              <a:gd name="T4" fmla="+- 0 3091 3091"/>
                              <a:gd name="T5" fmla="*/ T4 w 1011"/>
                              <a:gd name="T6" fmla="+- 0 -222 -222"/>
                              <a:gd name="T7" fmla="*/ -222 h 401"/>
                              <a:gd name="T8" fmla="+- 0 3091 3091"/>
                              <a:gd name="T9" fmla="*/ T8 w 1011"/>
                              <a:gd name="T10" fmla="+- 0 157 -222"/>
                              <a:gd name="T11" fmla="*/ 157 h 401"/>
                              <a:gd name="T12" fmla="+- 0 3175 3091"/>
                              <a:gd name="T13" fmla="*/ T12 w 1011"/>
                              <a:gd name="T14" fmla="+- 0 167 -222"/>
                              <a:gd name="T15" fmla="*/ 167 h 401"/>
                              <a:gd name="T16" fmla="+- 0 3250 3091"/>
                              <a:gd name="T17" fmla="*/ T16 w 1011"/>
                              <a:gd name="T18" fmla="+- 0 174 -222"/>
                              <a:gd name="T19" fmla="*/ 174 h 401"/>
                              <a:gd name="T20" fmla="+- 0 3317 3091"/>
                              <a:gd name="T21" fmla="*/ T20 w 1011"/>
                              <a:gd name="T22" fmla="+- 0 178 -222"/>
                              <a:gd name="T23" fmla="*/ 178 h 401"/>
                              <a:gd name="T24" fmla="+- 0 3377 3091"/>
                              <a:gd name="T25" fmla="*/ T24 w 1011"/>
                              <a:gd name="T26" fmla="+- 0 179 -222"/>
                              <a:gd name="T27" fmla="*/ 179 h 401"/>
                              <a:gd name="T28" fmla="+- 0 3405 3091"/>
                              <a:gd name="T29" fmla="*/ T28 w 1011"/>
                              <a:gd name="T30" fmla="+- 0 178 -222"/>
                              <a:gd name="T31" fmla="*/ 178 h 401"/>
                              <a:gd name="T32" fmla="+- 0 3482 3091"/>
                              <a:gd name="T33" fmla="*/ T32 w 1011"/>
                              <a:gd name="T34" fmla="+- 0 173 -222"/>
                              <a:gd name="T35" fmla="*/ 173 h 401"/>
                              <a:gd name="T36" fmla="+- 0 3552 3091"/>
                              <a:gd name="T37" fmla="*/ T36 w 1011"/>
                              <a:gd name="T38" fmla="+- 0 164 -222"/>
                              <a:gd name="T39" fmla="*/ 164 h 401"/>
                              <a:gd name="T40" fmla="+- 0 3711 3091"/>
                              <a:gd name="T41" fmla="*/ T40 w 1011"/>
                              <a:gd name="T42" fmla="+- 0 136 -222"/>
                              <a:gd name="T43" fmla="*/ 136 h 401"/>
                              <a:gd name="T44" fmla="+- 0 3736 3091"/>
                              <a:gd name="T45" fmla="*/ T44 w 1011"/>
                              <a:gd name="T46" fmla="+- 0 132 -222"/>
                              <a:gd name="T47" fmla="*/ 132 h 401"/>
                              <a:gd name="T48" fmla="+- 0 3816 3091"/>
                              <a:gd name="T49" fmla="*/ T48 w 1011"/>
                              <a:gd name="T50" fmla="+- 0 120 -222"/>
                              <a:gd name="T51" fmla="*/ 120 h 401"/>
                              <a:gd name="T52" fmla="+- 0 3876 3091"/>
                              <a:gd name="T53" fmla="*/ T52 w 1011"/>
                              <a:gd name="T54" fmla="+- 0 113 -222"/>
                              <a:gd name="T55" fmla="*/ 113 h 401"/>
                              <a:gd name="T56" fmla="+- 0 3942 3091"/>
                              <a:gd name="T57" fmla="*/ T56 w 1011"/>
                              <a:gd name="T58" fmla="+- 0 108 -222"/>
                              <a:gd name="T59" fmla="*/ 108 h 401"/>
                              <a:gd name="T60" fmla="+- 0 4017 3091"/>
                              <a:gd name="T61" fmla="*/ T60 w 1011"/>
                              <a:gd name="T62" fmla="+- 0 105 -222"/>
                              <a:gd name="T63" fmla="*/ 105 h 401"/>
                              <a:gd name="T64" fmla="+- 0 4101 3091"/>
                              <a:gd name="T65" fmla="*/ T64 w 1011"/>
                              <a:gd name="T66" fmla="+- 0 103 -222"/>
                              <a:gd name="T67" fmla="*/ 103 h 401"/>
                              <a:gd name="T68" fmla="+- 0 4101 3091"/>
                              <a:gd name="T69" fmla="*/ T68 w 1011"/>
                              <a:gd name="T70" fmla="+- 0 -222 -222"/>
                              <a:gd name="T71" fmla="*/ -222 h 4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1011" h="401">
                                <a:moveTo>
                                  <a:pt x="1010" y="0"/>
                                </a:moveTo>
                                <a:lnTo>
                                  <a:pt x="0" y="0"/>
                                </a:lnTo>
                                <a:lnTo>
                                  <a:pt x="0" y="379"/>
                                </a:lnTo>
                                <a:lnTo>
                                  <a:pt x="84" y="389"/>
                                </a:lnTo>
                                <a:lnTo>
                                  <a:pt x="159" y="396"/>
                                </a:lnTo>
                                <a:lnTo>
                                  <a:pt x="226" y="400"/>
                                </a:lnTo>
                                <a:lnTo>
                                  <a:pt x="286" y="401"/>
                                </a:lnTo>
                                <a:lnTo>
                                  <a:pt x="314" y="400"/>
                                </a:lnTo>
                                <a:lnTo>
                                  <a:pt x="391" y="395"/>
                                </a:lnTo>
                                <a:lnTo>
                                  <a:pt x="461" y="386"/>
                                </a:lnTo>
                                <a:lnTo>
                                  <a:pt x="620" y="358"/>
                                </a:lnTo>
                                <a:lnTo>
                                  <a:pt x="645" y="354"/>
                                </a:lnTo>
                                <a:lnTo>
                                  <a:pt x="725" y="342"/>
                                </a:lnTo>
                                <a:lnTo>
                                  <a:pt x="785" y="335"/>
                                </a:lnTo>
                                <a:lnTo>
                                  <a:pt x="851" y="330"/>
                                </a:lnTo>
                                <a:lnTo>
                                  <a:pt x="926" y="327"/>
                                </a:lnTo>
                                <a:lnTo>
                                  <a:pt x="1010" y="325"/>
                                </a:lnTo>
                                <a:lnTo>
                                  <a:pt x="1010" y="0"/>
                                </a:lnTo>
                                <a:close/>
                              </a:path>
                            </a:pathLst>
                          </a:custGeom>
                          <a:solidFill>
                            <a:srgbClr val="CC99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1" name="Freeform 133"/>
                        <wps:cNvSpPr>
                          <a:spLocks/>
                        </wps:cNvSpPr>
                        <wps:spPr bwMode="auto">
                          <a:xfrm>
                            <a:off x="3091" y="-222"/>
                            <a:ext cx="1011" cy="401"/>
                          </a:xfrm>
                          <a:custGeom>
                            <a:avLst/>
                            <a:gdLst>
                              <a:gd name="T0" fmla="+- 0 3091 3091"/>
                              <a:gd name="T1" fmla="*/ T0 w 1011"/>
                              <a:gd name="T2" fmla="+- 0 -222 -222"/>
                              <a:gd name="T3" fmla="*/ -222 h 401"/>
                              <a:gd name="T4" fmla="+- 0 4101 3091"/>
                              <a:gd name="T5" fmla="*/ T4 w 1011"/>
                              <a:gd name="T6" fmla="+- 0 -222 -222"/>
                              <a:gd name="T7" fmla="*/ -222 h 401"/>
                              <a:gd name="T8" fmla="+- 0 4101 3091"/>
                              <a:gd name="T9" fmla="*/ T8 w 1011"/>
                              <a:gd name="T10" fmla="+- 0 103 -222"/>
                              <a:gd name="T11" fmla="*/ 103 h 401"/>
                              <a:gd name="T12" fmla="+- 0 4058 3091"/>
                              <a:gd name="T13" fmla="*/ T12 w 1011"/>
                              <a:gd name="T14" fmla="+- 0 104 -222"/>
                              <a:gd name="T15" fmla="*/ 104 h 401"/>
                              <a:gd name="T16" fmla="+- 0 4017 3091"/>
                              <a:gd name="T17" fmla="*/ T16 w 1011"/>
                              <a:gd name="T18" fmla="+- 0 105 -222"/>
                              <a:gd name="T19" fmla="*/ 105 h 401"/>
                              <a:gd name="T20" fmla="+- 0 3942 3091"/>
                              <a:gd name="T21" fmla="*/ T20 w 1011"/>
                              <a:gd name="T22" fmla="+- 0 108 -222"/>
                              <a:gd name="T23" fmla="*/ 108 h 401"/>
                              <a:gd name="T24" fmla="+- 0 3876 3091"/>
                              <a:gd name="T25" fmla="*/ T24 w 1011"/>
                              <a:gd name="T26" fmla="+- 0 113 -222"/>
                              <a:gd name="T27" fmla="*/ 113 h 401"/>
                              <a:gd name="T28" fmla="+- 0 3816 3091"/>
                              <a:gd name="T29" fmla="*/ T28 w 1011"/>
                              <a:gd name="T30" fmla="+- 0 120 -222"/>
                              <a:gd name="T31" fmla="*/ 120 h 401"/>
                              <a:gd name="T32" fmla="+- 0 3736 3091"/>
                              <a:gd name="T33" fmla="*/ T32 w 1011"/>
                              <a:gd name="T34" fmla="+- 0 132 -222"/>
                              <a:gd name="T35" fmla="*/ 132 h 401"/>
                              <a:gd name="T36" fmla="+- 0 3664 3091"/>
                              <a:gd name="T37" fmla="*/ T36 w 1011"/>
                              <a:gd name="T38" fmla="+- 0 144 -222"/>
                              <a:gd name="T39" fmla="*/ 144 h 401"/>
                              <a:gd name="T40" fmla="+- 0 3641 3091"/>
                              <a:gd name="T41" fmla="*/ T40 w 1011"/>
                              <a:gd name="T42" fmla="+- 0 148 -222"/>
                              <a:gd name="T43" fmla="*/ 148 h 401"/>
                              <a:gd name="T44" fmla="+- 0 3619 3091"/>
                              <a:gd name="T45" fmla="*/ T44 w 1011"/>
                              <a:gd name="T46" fmla="+- 0 153 -222"/>
                              <a:gd name="T47" fmla="*/ 153 h 401"/>
                              <a:gd name="T48" fmla="+- 0 3552 3091"/>
                              <a:gd name="T49" fmla="*/ T48 w 1011"/>
                              <a:gd name="T50" fmla="+- 0 164 -222"/>
                              <a:gd name="T51" fmla="*/ 164 h 401"/>
                              <a:gd name="T52" fmla="+- 0 3482 3091"/>
                              <a:gd name="T53" fmla="*/ T52 w 1011"/>
                              <a:gd name="T54" fmla="+- 0 173 -222"/>
                              <a:gd name="T55" fmla="*/ 173 h 401"/>
                              <a:gd name="T56" fmla="+- 0 3405 3091"/>
                              <a:gd name="T57" fmla="*/ T56 w 1011"/>
                              <a:gd name="T58" fmla="+- 0 178 -222"/>
                              <a:gd name="T59" fmla="*/ 178 h 401"/>
                              <a:gd name="T60" fmla="+- 0 3377 3091"/>
                              <a:gd name="T61" fmla="*/ T60 w 1011"/>
                              <a:gd name="T62" fmla="+- 0 179 -222"/>
                              <a:gd name="T63" fmla="*/ 179 h 401"/>
                              <a:gd name="T64" fmla="+- 0 3348 3091"/>
                              <a:gd name="T65" fmla="*/ T64 w 1011"/>
                              <a:gd name="T66" fmla="+- 0 178 -222"/>
                              <a:gd name="T67" fmla="*/ 178 h 401"/>
                              <a:gd name="T68" fmla="+- 0 3285 3091"/>
                              <a:gd name="T69" fmla="*/ T68 w 1011"/>
                              <a:gd name="T70" fmla="+- 0 176 -222"/>
                              <a:gd name="T71" fmla="*/ 176 h 401"/>
                              <a:gd name="T72" fmla="+- 0 3214 3091"/>
                              <a:gd name="T73" fmla="*/ T72 w 1011"/>
                              <a:gd name="T74" fmla="+- 0 171 -222"/>
                              <a:gd name="T75" fmla="*/ 171 h 401"/>
                              <a:gd name="T76" fmla="+- 0 3135 3091"/>
                              <a:gd name="T77" fmla="*/ T76 w 1011"/>
                              <a:gd name="T78" fmla="+- 0 163 -222"/>
                              <a:gd name="T79" fmla="*/ 163 h 401"/>
                              <a:gd name="T80" fmla="+- 0 3091 3091"/>
                              <a:gd name="T81" fmla="*/ T80 w 1011"/>
                              <a:gd name="T82" fmla="+- 0 157 -222"/>
                              <a:gd name="T83" fmla="*/ 157 h 401"/>
                              <a:gd name="T84" fmla="+- 0 3091 3091"/>
                              <a:gd name="T85" fmla="*/ T84 w 1011"/>
                              <a:gd name="T86" fmla="+- 0 -222 -222"/>
                              <a:gd name="T87" fmla="*/ -222 h 4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1011" h="401">
                                <a:moveTo>
                                  <a:pt x="0" y="0"/>
                                </a:moveTo>
                                <a:lnTo>
                                  <a:pt x="1010" y="0"/>
                                </a:lnTo>
                                <a:lnTo>
                                  <a:pt x="1010" y="325"/>
                                </a:lnTo>
                                <a:lnTo>
                                  <a:pt x="967" y="326"/>
                                </a:lnTo>
                                <a:lnTo>
                                  <a:pt x="926" y="327"/>
                                </a:lnTo>
                                <a:lnTo>
                                  <a:pt x="851" y="330"/>
                                </a:lnTo>
                                <a:lnTo>
                                  <a:pt x="785" y="335"/>
                                </a:lnTo>
                                <a:lnTo>
                                  <a:pt x="725" y="342"/>
                                </a:lnTo>
                                <a:lnTo>
                                  <a:pt x="645" y="354"/>
                                </a:lnTo>
                                <a:lnTo>
                                  <a:pt x="573" y="366"/>
                                </a:lnTo>
                                <a:lnTo>
                                  <a:pt x="550" y="370"/>
                                </a:lnTo>
                                <a:lnTo>
                                  <a:pt x="528" y="375"/>
                                </a:lnTo>
                                <a:lnTo>
                                  <a:pt x="461" y="386"/>
                                </a:lnTo>
                                <a:lnTo>
                                  <a:pt x="391" y="395"/>
                                </a:lnTo>
                                <a:lnTo>
                                  <a:pt x="314" y="400"/>
                                </a:lnTo>
                                <a:lnTo>
                                  <a:pt x="286" y="401"/>
                                </a:lnTo>
                                <a:lnTo>
                                  <a:pt x="257" y="400"/>
                                </a:lnTo>
                                <a:lnTo>
                                  <a:pt x="194" y="398"/>
                                </a:lnTo>
                                <a:lnTo>
                                  <a:pt x="123" y="393"/>
                                </a:lnTo>
                                <a:lnTo>
                                  <a:pt x="44" y="385"/>
                                </a:lnTo>
                                <a:lnTo>
                                  <a:pt x="0" y="379"/>
                                </a:lnTo>
                                <a:lnTo>
                                  <a:pt x="0" y="0"/>
                                </a:lnTo>
                                <a:close/>
                              </a:path>
                            </a:pathLst>
                          </a:custGeom>
                          <a:noFill/>
                          <a:ln w="51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2" name="AutoShape 132"/>
                        <wps:cNvSpPr>
                          <a:spLocks/>
                        </wps:cNvSpPr>
                        <wps:spPr bwMode="auto">
                          <a:xfrm>
                            <a:off x="4101" y="-45"/>
                            <a:ext cx="1023" cy="51"/>
                          </a:xfrm>
                          <a:custGeom>
                            <a:avLst/>
                            <a:gdLst>
                              <a:gd name="T0" fmla="+- 0 4186 4101"/>
                              <a:gd name="T1" fmla="*/ T0 w 1023"/>
                              <a:gd name="T2" fmla="+- 0 -45 -45"/>
                              <a:gd name="T3" fmla="*/ -45 h 51"/>
                              <a:gd name="T4" fmla="+- 0 4101 4101"/>
                              <a:gd name="T5" fmla="*/ T4 w 1023"/>
                              <a:gd name="T6" fmla="+- 0 -19 -45"/>
                              <a:gd name="T7" fmla="*/ -19 h 51"/>
                              <a:gd name="T8" fmla="+- 0 4186 4101"/>
                              <a:gd name="T9" fmla="*/ T8 w 1023"/>
                              <a:gd name="T10" fmla="+- 0 6 -45"/>
                              <a:gd name="T11" fmla="*/ 6 h 51"/>
                              <a:gd name="T12" fmla="+- 0 4186 4101"/>
                              <a:gd name="T13" fmla="*/ T12 w 1023"/>
                              <a:gd name="T14" fmla="+- 0 -15 -45"/>
                              <a:gd name="T15" fmla="*/ -15 h 51"/>
                              <a:gd name="T16" fmla="+- 0 4177 4101"/>
                              <a:gd name="T17" fmla="*/ T16 w 1023"/>
                              <a:gd name="T18" fmla="+- 0 -15 -45"/>
                              <a:gd name="T19" fmla="*/ -15 h 51"/>
                              <a:gd name="T20" fmla="+- 0 4177 4101"/>
                              <a:gd name="T21" fmla="*/ T20 w 1023"/>
                              <a:gd name="T22" fmla="+- 0 -24 -45"/>
                              <a:gd name="T23" fmla="*/ -24 h 51"/>
                              <a:gd name="T24" fmla="+- 0 4186 4101"/>
                              <a:gd name="T25" fmla="*/ T24 w 1023"/>
                              <a:gd name="T26" fmla="+- 0 -24 -45"/>
                              <a:gd name="T27" fmla="*/ -24 h 51"/>
                              <a:gd name="T28" fmla="+- 0 4186 4101"/>
                              <a:gd name="T29" fmla="*/ T28 w 1023"/>
                              <a:gd name="T30" fmla="+- 0 -45 -45"/>
                              <a:gd name="T31" fmla="*/ -45 h 51"/>
                              <a:gd name="T32" fmla="+- 0 5040 4101"/>
                              <a:gd name="T33" fmla="*/ T32 w 1023"/>
                              <a:gd name="T34" fmla="+- 0 -45 -45"/>
                              <a:gd name="T35" fmla="*/ -45 h 51"/>
                              <a:gd name="T36" fmla="+- 0 5040 4101"/>
                              <a:gd name="T37" fmla="*/ T36 w 1023"/>
                              <a:gd name="T38" fmla="+- 0 6 -45"/>
                              <a:gd name="T39" fmla="*/ 6 h 51"/>
                              <a:gd name="T40" fmla="+- 0 5110 4101"/>
                              <a:gd name="T41" fmla="*/ T40 w 1023"/>
                              <a:gd name="T42" fmla="+- 0 -15 -45"/>
                              <a:gd name="T43" fmla="*/ -15 h 51"/>
                              <a:gd name="T44" fmla="+- 0 5048 4101"/>
                              <a:gd name="T45" fmla="*/ T44 w 1023"/>
                              <a:gd name="T46" fmla="+- 0 -15 -45"/>
                              <a:gd name="T47" fmla="*/ -15 h 51"/>
                              <a:gd name="T48" fmla="+- 0 5048 4101"/>
                              <a:gd name="T49" fmla="*/ T48 w 1023"/>
                              <a:gd name="T50" fmla="+- 0 -24 -45"/>
                              <a:gd name="T51" fmla="*/ -24 h 51"/>
                              <a:gd name="T52" fmla="+- 0 5110 4101"/>
                              <a:gd name="T53" fmla="*/ T52 w 1023"/>
                              <a:gd name="T54" fmla="+- 0 -24 -45"/>
                              <a:gd name="T55" fmla="*/ -24 h 51"/>
                              <a:gd name="T56" fmla="+- 0 5040 4101"/>
                              <a:gd name="T57" fmla="*/ T56 w 1023"/>
                              <a:gd name="T58" fmla="+- 0 -45 -45"/>
                              <a:gd name="T59" fmla="*/ -45 h 51"/>
                              <a:gd name="T60" fmla="+- 0 4186 4101"/>
                              <a:gd name="T61" fmla="*/ T60 w 1023"/>
                              <a:gd name="T62" fmla="+- 0 -24 -45"/>
                              <a:gd name="T63" fmla="*/ -24 h 51"/>
                              <a:gd name="T64" fmla="+- 0 4177 4101"/>
                              <a:gd name="T65" fmla="*/ T64 w 1023"/>
                              <a:gd name="T66" fmla="+- 0 -24 -45"/>
                              <a:gd name="T67" fmla="*/ -24 h 51"/>
                              <a:gd name="T68" fmla="+- 0 4177 4101"/>
                              <a:gd name="T69" fmla="*/ T68 w 1023"/>
                              <a:gd name="T70" fmla="+- 0 -15 -45"/>
                              <a:gd name="T71" fmla="*/ -15 h 51"/>
                              <a:gd name="T72" fmla="+- 0 4186 4101"/>
                              <a:gd name="T73" fmla="*/ T72 w 1023"/>
                              <a:gd name="T74" fmla="+- 0 -15 -45"/>
                              <a:gd name="T75" fmla="*/ -15 h 51"/>
                              <a:gd name="T76" fmla="+- 0 4186 4101"/>
                              <a:gd name="T77" fmla="*/ T76 w 1023"/>
                              <a:gd name="T78" fmla="+- 0 -24 -45"/>
                              <a:gd name="T79" fmla="*/ -24 h 51"/>
                              <a:gd name="T80" fmla="+- 0 5040 4101"/>
                              <a:gd name="T81" fmla="*/ T80 w 1023"/>
                              <a:gd name="T82" fmla="+- 0 -24 -45"/>
                              <a:gd name="T83" fmla="*/ -24 h 51"/>
                              <a:gd name="T84" fmla="+- 0 4186 4101"/>
                              <a:gd name="T85" fmla="*/ T84 w 1023"/>
                              <a:gd name="T86" fmla="+- 0 -24 -45"/>
                              <a:gd name="T87" fmla="*/ -24 h 51"/>
                              <a:gd name="T88" fmla="+- 0 4186 4101"/>
                              <a:gd name="T89" fmla="*/ T88 w 1023"/>
                              <a:gd name="T90" fmla="+- 0 -15 -45"/>
                              <a:gd name="T91" fmla="*/ -15 h 51"/>
                              <a:gd name="T92" fmla="+- 0 5040 4101"/>
                              <a:gd name="T93" fmla="*/ T92 w 1023"/>
                              <a:gd name="T94" fmla="+- 0 -15 -45"/>
                              <a:gd name="T95" fmla="*/ -15 h 51"/>
                              <a:gd name="T96" fmla="+- 0 5040 4101"/>
                              <a:gd name="T97" fmla="*/ T96 w 1023"/>
                              <a:gd name="T98" fmla="+- 0 -24 -45"/>
                              <a:gd name="T99" fmla="*/ -24 h 51"/>
                              <a:gd name="T100" fmla="+- 0 5110 4101"/>
                              <a:gd name="T101" fmla="*/ T100 w 1023"/>
                              <a:gd name="T102" fmla="+- 0 -24 -45"/>
                              <a:gd name="T103" fmla="*/ -24 h 51"/>
                              <a:gd name="T104" fmla="+- 0 5048 4101"/>
                              <a:gd name="T105" fmla="*/ T104 w 1023"/>
                              <a:gd name="T106" fmla="+- 0 -24 -45"/>
                              <a:gd name="T107" fmla="*/ -24 h 51"/>
                              <a:gd name="T108" fmla="+- 0 5048 4101"/>
                              <a:gd name="T109" fmla="*/ T108 w 1023"/>
                              <a:gd name="T110" fmla="+- 0 -15 -45"/>
                              <a:gd name="T111" fmla="*/ -15 h 51"/>
                              <a:gd name="T112" fmla="+- 0 5110 4101"/>
                              <a:gd name="T113" fmla="*/ T112 w 1023"/>
                              <a:gd name="T114" fmla="+- 0 -15 -45"/>
                              <a:gd name="T115" fmla="*/ -15 h 51"/>
                              <a:gd name="T116" fmla="+- 0 5124 4101"/>
                              <a:gd name="T117" fmla="*/ T116 w 1023"/>
                              <a:gd name="T118" fmla="+- 0 -19 -45"/>
                              <a:gd name="T119" fmla="*/ -19 h 51"/>
                              <a:gd name="T120" fmla="+- 0 5110 4101"/>
                              <a:gd name="T121" fmla="*/ T120 w 1023"/>
                              <a:gd name="T122" fmla="+- 0 -24 -45"/>
                              <a:gd name="T123" fmla="*/ -24 h 5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Lst>
                            <a:rect l="0" t="0" r="r" b="b"/>
                            <a:pathLst>
                              <a:path w="1023" h="51">
                                <a:moveTo>
                                  <a:pt x="85" y="0"/>
                                </a:moveTo>
                                <a:lnTo>
                                  <a:pt x="0" y="26"/>
                                </a:lnTo>
                                <a:lnTo>
                                  <a:pt x="85" y="51"/>
                                </a:lnTo>
                                <a:lnTo>
                                  <a:pt x="85" y="30"/>
                                </a:lnTo>
                                <a:lnTo>
                                  <a:pt x="76" y="30"/>
                                </a:lnTo>
                                <a:lnTo>
                                  <a:pt x="76" y="21"/>
                                </a:lnTo>
                                <a:lnTo>
                                  <a:pt x="85" y="21"/>
                                </a:lnTo>
                                <a:lnTo>
                                  <a:pt x="85" y="0"/>
                                </a:lnTo>
                                <a:close/>
                                <a:moveTo>
                                  <a:pt x="939" y="0"/>
                                </a:moveTo>
                                <a:lnTo>
                                  <a:pt x="939" y="51"/>
                                </a:lnTo>
                                <a:lnTo>
                                  <a:pt x="1009" y="30"/>
                                </a:lnTo>
                                <a:lnTo>
                                  <a:pt x="947" y="30"/>
                                </a:lnTo>
                                <a:lnTo>
                                  <a:pt x="947" y="21"/>
                                </a:lnTo>
                                <a:lnTo>
                                  <a:pt x="1009" y="21"/>
                                </a:lnTo>
                                <a:lnTo>
                                  <a:pt x="939" y="0"/>
                                </a:lnTo>
                                <a:close/>
                                <a:moveTo>
                                  <a:pt x="85" y="21"/>
                                </a:moveTo>
                                <a:lnTo>
                                  <a:pt x="76" y="21"/>
                                </a:lnTo>
                                <a:lnTo>
                                  <a:pt x="76" y="30"/>
                                </a:lnTo>
                                <a:lnTo>
                                  <a:pt x="85" y="30"/>
                                </a:lnTo>
                                <a:lnTo>
                                  <a:pt x="85" y="21"/>
                                </a:lnTo>
                                <a:close/>
                                <a:moveTo>
                                  <a:pt x="939" y="21"/>
                                </a:moveTo>
                                <a:lnTo>
                                  <a:pt x="85" y="21"/>
                                </a:lnTo>
                                <a:lnTo>
                                  <a:pt x="85" y="30"/>
                                </a:lnTo>
                                <a:lnTo>
                                  <a:pt x="939" y="30"/>
                                </a:lnTo>
                                <a:lnTo>
                                  <a:pt x="939" y="21"/>
                                </a:lnTo>
                                <a:close/>
                                <a:moveTo>
                                  <a:pt x="1009" y="21"/>
                                </a:moveTo>
                                <a:lnTo>
                                  <a:pt x="947" y="21"/>
                                </a:lnTo>
                                <a:lnTo>
                                  <a:pt x="947" y="30"/>
                                </a:lnTo>
                                <a:lnTo>
                                  <a:pt x="1009" y="30"/>
                                </a:lnTo>
                                <a:lnTo>
                                  <a:pt x="1023" y="26"/>
                                </a:lnTo>
                                <a:lnTo>
                                  <a:pt x="1009" y="2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83" name="Picture 13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4140" y="-278"/>
                            <a:ext cx="176" cy="1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84" name="AutoShape 130"/>
                        <wps:cNvSpPr>
                          <a:spLocks/>
                        </wps:cNvSpPr>
                        <wps:spPr bwMode="auto">
                          <a:xfrm>
                            <a:off x="2069" y="38"/>
                            <a:ext cx="1023" cy="51"/>
                          </a:xfrm>
                          <a:custGeom>
                            <a:avLst/>
                            <a:gdLst>
                              <a:gd name="T0" fmla="+- 0 2153 2069"/>
                              <a:gd name="T1" fmla="*/ T0 w 1023"/>
                              <a:gd name="T2" fmla="+- 0 38 38"/>
                              <a:gd name="T3" fmla="*/ 38 h 51"/>
                              <a:gd name="T4" fmla="+- 0 2069 2069"/>
                              <a:gd name="T5" fmla="*/ T4 w 1023"/>
                              <a:gd name="T6" fmla="+- 0 64 38"/>
                              <a:gd name="T7" fmla="*/ 64 h 51"/>
                              <a:gd name="T8" fmla="+- 0 2153 2069"/>
                              <a:gd name="T9" fmla="*/ T8 w 1023"/>
                              <a:gd name="T10" fmla="+- 0 89 38"/>
                              <a:gd name="T11" fmla="*/ 89 h 51"/>
                              <a:gd name="T12" fmla="+- 0 2153 2069"/>
                              <a:gd name="T13" fmla="*/ T12 w 1023"/>
                              <a:gd name="T14" fmla="+- 0 68 38"/>
                              <a:gd name="T15" fmla="*/ 68 h 51"/>
                              <a:gd name="T16" fmla="+- 0 2145 2069"/>
                              <a:gd name="T17" fmla="*/ T16 w 1023"/>
                              <a:gd name="T18" fmla="+- 0 68 38"/>
                              <a:gd name="T19" fmla="*/ 68 h 51"/>
                              <a:gd name="T20" fmla="+- 0 2145 2069"/>
                              <a:gd name="T21" fmla="*/ T20 w 1023"/>
                              <a:gd name="T22" fmla="+- 0 59 38"/>
                              <a:gd name="T23" fmla="*/ 59 h 51"/>
                              <a:gd name="T24" fmla="+- 0 2153 2069"/>
                              <a:gd name="T25" fmla="*/ T24 w 1023"/>
                              <a:gd name="T26" fmla="+- 0 59 38"/>
                              <a:gd name="T27" fmla="*/ 59 h 51"/>
                              <a:gd name="T28" fmla="+- 0 2153 2069"/>
                              <a:gd name="T29" fmla="*/ T28 w 1023"/>
                              <a:gd name="T30" fmla="+- 0 38 38"/>
                              <a:gd name="T31" fmla="*/ 38 h 51"/>
                              <a:gd name="T32" fmla="+- 0 2153 2069"/>
                              <a:gd name="T33" fmla="*/ T32 w 1023"/>
                              <a:gd name="T34" fmla="+- 0 59 38"/>
                              <a:gd name="T35" fmla="*/ 59 h 51"/>
                              <a:gd name="T36" fmla="+- 0 2145 2069"/>
                              <a:gd name="T37" fmla="*/ T36 w 1023"/>
                              <a:gd name="T38" fmla="+- 0 59 38"/>
                              <a:gd name="T39" fmla="*/ 59 h 51"/>
                              <a:gd name="T40" fmla="+- 0 2145 2069"/>
                              <a:gd name="T41" fmla="*/ T40 w 1023"/>
                              <a:gd name="T42" fmla="+- 0 68 38"/>
                              <a:gd name="T43" fmla="*/ 68 h 51"/>
                              <a:gd name="T44" fmla="+- 0 2153 2069"/>
                              <a:gd name="T45" fmla="*/ T44 w 1023"/>
                              <a:gd name="T46" fmla="+- 0 68 38"/>
                              <a:gd name="T47" fmla="*/ 68 h 51"/>
                              <a:gd name="T48" fmla="+- 0 2153 2069"/>
                              <a:gd name="T49" fmla="*/ T48 w 1023"/>
                              <a:gd name="T50" fmla="+- 0 59 38"/>
                              <a:gd name="T51" fmla="*/ 59 h 51"/>
                              <a:gd name="T52" fmla="+- 0 3092 2069"/>
                              <a:gd name="T53" fmla="*/ T52 w 1023"/>
                              <a:gd name="T54" fmla="+- 0 59 38"/>
                              <a:gd name="T55" fmla="*/ 59 h 51"/>
                              <a:gd name="T56" fmla="+- 0 2153 2069"/>
                              <a:gd name="T57" fmla="*/ T56 w 1023"/>
                              <a:gd name="T58" fmla="+- 0 59 38"/>
                              <a:gd name="T59" fmla="*/ 59 h 51"/>
                              <a:gd name="T60" fmla="+- 0 2153 2069"/>
                              <a:gd name="T61" fmla="*/ T60 w 1023"/>
                              <a:gd name="T62" fmla="+- 0 68 38"/>
                              <a:gd name="T63" fmla="*/ 68 h 51"/>
                              <a:gd name="T64" fmla="+- 0 3092 2069"/>
                              <a:gd name="T65" fmla="*/ T64 w 1023"/>
                              <a:gd name="T66" fmla="+- 0 68 38"/>
                              <a:gd name="T67" fmla="*/ 68 h 51"/>
                              <a:gd name="T68" fmla="+- 0 3092 2069"/>
                              <a:gd name="T69" fmla="*/ T68 w 1023"/>
                              <a:gd name="T70" fmla="+- 0 59 38"/>
                              <a:gd name="T71" fmla="*/ 59 h 5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1023" h="51">
                                <a:moveTo>
                                  <a:pt x="84" y="0"/>
                                </a:moveTo>
                                <a:lnTo>
                                  <a:pt x="0" y="26"/>
                                </a:lnTo>
                                <a:lnTo>
                                  <a:pt x="84" y="51"/>
                                </a:lnTo>
                                <a:lnTo>
                                  <a:pt x="84" y="30"/>
                                </a:lnTo>
                                <a:lnTo>
                                  <a:pt x="76" y="30"/>
                                </a:lnTo>
                                <a:lnTo>
                                  <a:pt x="76" y="21"/>
                                </a:lnTo>
                                <a:lnTo>
                                  <a:pt x="84" y="21"/>
                                </a:lnTo>
                                <a:lnTo>
                                  <a:pt x="84" y="0"/>
                                </a:lnTo>
                                <a:close/>
                                <a:moveTo>
                                  <a:pt x="84" y="21"/>
                                </a:moveTo>
                                <a:lnTo>
                                  <a:pt x="76" y="21"/>
                                </a:lnTo>
                                <a:lnTo>
                                  <a:pt x="76" y="30"/>
                                </a:lnTo>
                                <a:lnTo>
                                  <a:pt x="84" y="30"/>
                                </a:lnTo>
                                <a:lnTo>
                                  <a:pt x="84" y="21"/>
                                </a:lnTo>
                                <a:close/>
                                <a:moveTo>
                                  <a:pt x="1023" y="21"/>
                                </a:moveTo>
                                <a:lnTo>
                                  <a:pt x="84" y="21"/>
                                </a:lnTo>
                                <a:lnTo>
                                  <a:pt x="84" y="30"/>
                                </a:lnTo>
                                <a:lnTo>
                                  <a:pt x="1023" y="30"/>
                                </a:lnTo>
                                <a:lnTo>
                                  <a:pt x="1023" y="2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85" name="Picture 129"/>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2030" y="186"/>
                            <a:ext cx="177"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86" name="Freeform 128"/>
                        <wps:cNvSpPr>
                          <a:spLocks/>
                        </wps:cNvSpPr>
                        <wps:spPr bwMode="auto">
                          <a:xfrm>
                            <a:off x="1335" y="-222"/>
                            <a:ext cx="735" cy="401"/>
                          </a:xfrm>
                          <a:custGeom>
                            <a:avLst/>
                            <a:gdLst>
                              <a:gd name="T0" fmla="+- 0 2069 1335"/>
                              <a:gd name="T1" fmla="*/ T0 w 735"/>
                              <a:gd name="T2" fmla="+- 0 -222 -222"/>
                              <a:gd name="T3" fmla="*/ -222 h 401"/>
                              <a:gd name="T4" fmla="+- 0 1335 1335"/>
                              <a:gd name="T5" fmla="*/ T4 w 735"/>
                              <a:gd name="T6" fmla="+- 0 -222 -222"/>
                              <a:gd name="T7" fmla="*/ -222 h 401"/>
                              <a:gd name="T8" fmla="+- 0 1335 1335"/>
                              <a:gd name="T9" fmla="*/ T8 w 735"/>
                              <a:gd name="T10" fmla="+- 0 157 -222"/>
                              <a:gd name="T11" fmla="*/ 157 h 401"/>
                              <a:gd name="T12" fmla="+- 0 1413 1335"/>
                              <a:gd name="T13" fmla="*/ T12 w 735"/>
                              <a:gd name="T14" fmla="+- 0 170 -222"/>
                              <a:gd name="T15" fmla="*/ 170 h 401"/>
                              <a:gd name="T16" fmla="+- 0 1481 1335"/>
                              <a:gd name="T17" fmla="*/ T16 w 735"/>
                              <a:gd name="T18" fmla="+- 0 177 -222"/>
                              <a:gd name="T19" fmla="*/ 177 h 401"/>
                              <a:gd name="T20" fmla="+- 0 1539 1335"/>
                              <a:gd name="T21" fmla="*/ T20 w 735"/>
                              <a:gd name="T22" fmla="+- 0 179 -222"/>
                              <a:gd name="T23" fmla="*/ 179 h 401"/>
                              <a:gd name="T24" fmla="+- 0 1566 1335"/>
                              <a:gd name="T25" fmla="*/ T24 w 735"/>
                              <a:gd name="T26" fmla="+- 0 178 -222"/>
                              <a:gd name="T27" fmla="*/ 178 h 401"/>
                              <a:gd name="T28" fmla="+- 0 1637 1335"/>
                              <a:gd name="T29" fmla="*/ T28 w 735"/>
                              <a:gd name="T30" fmla="+- 0 170 -222"/>
                              <a:gd name="T31" fmla="*/ 170 h 401"/>
                              <a:gd name="T32" fmla="+- 0 1702 1335"/>
                              <a:gd name="T33" fmla="*/ T32 w 735"/>
                              <a:gd name="T34" fmla="+- 0 157 -222"/>
                              <a:gd name="T35" fmla="*/ 157 h 401"/>
                              <a:gd name="T36" fmla="+- 0 1789 1335"/>
                              <a:gd name="T37" fmla="*/ T36 w 735"/>
                              <a:gd name="T38" fmla="+- 0 135 -222"/>
                              <a:gd name="T39" fmla="*/ 135 h 401"/>
                              <a:gd name="T40" fmla="+- 0 1813 1335"/>
                              <a:gd name="T41" fmla="*/ T40 w 735"/>
                              <a:gd name="T42" fmla="+- 0 129 -222"/>
                              <a:gd name="T43" fmla="*/ 129 h 401"/>
                              <a:gd name="T44" fmla="+- 0 1893 1335"/>
                              <a:gd name="T45" fmla="*/ T44 w 735"/>
                              <a:gd name="T46" fmla="+- 0 115 -222"/>
                              <a:gd name="T47" fmla="*/ 115 h 401"/>
                              <a:gd name="T48" fmla="+- 0 1955 1335"/>
                              <a:gd name="T49" fmla="*/ T48 w 735"/>
                              <a:gd name="T50" fmla="+- 0 108 -222"/>
                              <a:gd name="T51" fmla="*/ 108 h 401"/>
                              <a:gd name="T52" fmla="+- 0 2028 1335"/>
                              <a:gd name="T53" fmla="*/ T52 w 735"/>
                              <a:gd name="T54" fmla="+- 0 104 -222"/>
                              <a:gd name="T55" fmla="*/ 104 h 401"/>
                              <a:gd name="T56" fmla="+- 0 2069 1335"/>
                              <a:gd name="T57" fmla="*/ T56 w 735"/>
                              <a:gd name="T58" fmla="+- 0 103 -222"/>
                              <a:gd name="T59" fmla="*/ 103 h 401"/>
                              <a:gd name="T60" fmla="+- 0 2069 1335"/>
                              <a:gd name="T61" fmla="*/ T60 w 735"/>
                              <a:gd name="T62" fmla="+- 0 -222 -222"/>
                              <a:gd name="T63" fmla="*/ -222 h 4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735" h="401">
                                <a:moveTo>
                                  <a:pt x="734" y="0"/>
                                </a:moveTo>
                                <a:lnTo>
                                  <a:pt x="0" y="0"/>
                                </a:lnTo>
                                <a:lnTo>
                                  <a:pt x="0" y="379"/>
                                </a:lnTo>
                                <a:lnTo>
                                  <a:pt x="78" y="392"/>
                                </a:lnTo>
                                <a:lnTo>
                                  <a:pt x="146" y="399"/>
                                </a:lnTo>
                                <a:lnTo>
                                  <a:pt x="204" y="401"/>
                                </a:lnTo>
                                <a:lnTo>
                                  <a:pt x="231" y="400"/>
                                </a:lnTo>
                                <a:lnTo>
                                  <a:pt x="302" y="392"/>
                                </a:lnTo>
                                <a:lnTo>
                                  <a:pt x="367" y="379"/>
                                </a:lnTo>
                                <a:lnTo>
                                  <a:pt x="454" y="357"/>
                                </a:lnTo>
                                <a:lnTo>
                                  <a:pt x="478" y="351"/>
                                </a:lnTo>
                                <a:lnTo>
                                  <a:pt x="558" y="337"/>
                                </a:lnTo>
                                <a:lnTo>
                                  <a:pt x="620" y="330"/>
                                </a:lnTo>
                                <a:lnTo>
                                  <a:pt x="693" y="326"/>
                                </a:lnTo>
                                <a:lnTo>
                                  <a:pt x="734" y="325"/>
                                </a:lnTo>
                                <a:lnTo>
                                  <a:pt x="734" y="0"/>
                                </a:lnTo>
                                <a:close/>
                              </a:path>
                            </a:pathLst>
                          </a:custGeom>
                          <a:solidFill>
                            <a:srgbClr val="9999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7" name="Freeform 127"/>
                        <wps:cNvSpPr>
                          <a:spLocks/>
                        </wps:cNvSpPr>
                        <wps:spPr bwMode="auto">
                          <a:xfrm>
                            <a:off x="1335" y="-222"/>
                            <a:ext cx="735" cy="401"/>
                          </a:xfrm>
                          <a:custGeom>
                            <a:avLst/>
                            <a:gdLst>
                              <a:gd name="T0" fmla="+- 0 1335 1335"/>
                              <a:gd name="T1" fmla="*/ T0 w 735"/>
                              <a:gd name="T2" fmla="+- 0 -222 -222"/>
                              <a:gd name="T3" fmla="*/ -222 h 401"/>
                              <a:gd name="T4" fmla="+- 0 2069 1335"/>
                              <a:gd name="T5" fmla="*/ T4 w 735"/>
                              <a:gd name="T6" fmla="+- 0 -222 -222"/>
                              <a:gd name="T7" fmla="*/ -222 h 401"/>
                              <a:gd name="T8" fmla="+- 0 2069 1335"/>
                              <a:gd name="T9" fmla="*/ T8 w 735"/>
                              <a:gd name="T10" fmla="+- 0 103 -222"/>
                              <a:gd name="T11" fmla="*/ 103 h 401"/>
                              <a:gd name="T12" fmla="+- 0 2028 1335"/>
                              <a:gd name="T13" fmla="*/ T12 w 735"/>
                              <a:gd name="T14" fmla="+- 0 104 -222"/>
                              <a:gd name="T15" fmla="*/ 104 h 401"/>
                              <a:gd name="T16" fmla="+- 0 1990 1335"/>
                              <a:gd name="T17" fmla="*/ T16 w 735"/>
                              <a:gd name="T18" fmla="+- 0 105 -222"/>
                              <a:gd name="T19" fmla="*/ 105 h 401"/>
                              <a:gd name="T20" fmla="+- 0 1923 1335"/>
                              <a:gd name="T21" fmla="*/ T20 w 735"/>
                              <a:gd name="T22" fmla="+- 0 111 -222"/>
                              <a:gd name="T23" fmla="*/ 111 h 401"/>
                              <a:gd name="T24" fmla="+- 0 1838 1335"/>
                              <a:gd name="T25" fmla="*/ T24 w 735"/>
                              <a:gd name="T26" fmla="+- 0 124 -222"/>
                              <a:gd name="T27" fmla="*/ 124 h 401"/>
                              <a:gd name="T28" fmla="+- 0 1766 1335"/>
                              <a:gd name="T29" fmla="*/ T28 w 735"/>
                              <a:gd name="T30" fmla="+- 0 140 -222"/>
                              <a:gd name="T31" fmla="*/ 140 h 401"/>
                              <a:gd name="T32" fmla="+- 0 1723 1335"/>
                              <a:gd name="T33" fmla="*/ T32 w 735"/>
                              <a:gd name="T34" fmla="+- 0 151 -222"/>
                              <a:gd name="T35" fmla="*/ 151 h 401"/>
                              <a:gd name="T36" fmla="+- 0 1702 1335"/>
                              <a:gd name="T37" fmla="*/ T36 w 735"/>
                              <a:gd name="T38" fmla="+- 0 157 -222"/>
                              <a:gd name="T39" fmla="*/ 157 h 401"/>
                              <a:gd name="T40" fmla="+- 0 1637 1335"/>
                              <a:gd name="T41" fmla="*/ T40 w 735"/>
                              <a:gd name="T42" fmla="+- 0 170 -222"/>
                              <a:gd name="T43" fmla="*/ 170 h 401"/>
                              <a:gd name="T44" fmla="+- 0 1566 1335"/>
                              <a:gd name="T45" fmla="*/ T44 w 735"/>
                              <a:gd name="T46" fmla="+- 0 178 -222"/>
                              <a:gd name="T47" fmla="*/ 178 h 401"/>
                              <a:gd name="T48" fmla="+- 0 1539 1335"/>
                              <a:gd name="T49" fmla="*/ T48 w 735"/>
                              <a:gd name="T50" fmla="+- 0 179 -222"/>
                              <a:gd name="T51" fmla="*/ 179 h 401"/>
                              <a:gd name="T52" fmla="+- 0 1511 1335"/>
                              <a:gd name="T53" fmla="*/ T52 w 735"/>
                              <a:gd name="T54" fmla="+- 0 178 -222"/>
                              <a:gd name="T55" fmla="*/ 178 h 401"/>
                              <a:gd name="T56" fmla="+- 0 1448 1335"/>
                              <a:gd name="T57" fmla="*/ T56 w 735"/>
                              <a:gd name="T58" fmla="+- 0 174 -222"/>
                              <a:gd name="T59" fmla="*/ 174 h 401"/>
                              <a:gd name="T60" fmla="+- 0 1375 1335"/>
                              <a:gd name="T61" fmla="*/ T60 w 735"/>
                              <a:gd name="T62" fmla="+- 0 164 -222"/>
                              <a:gd name="T63" fmla="*/ 164 h 401"/>
                              <a:gd name="T64" fmla="+- 0 1335 1335"/>
                              <a:gd name="T65" fmla="*/ T64 w 735"/>
                              <a:gd name="T66" fmla="+- 0 157 -222"/>
                              <a:gd name="T67" fmla="*/ 157 h 401"/>
                              <a:gd name="T68" fmla="+- 0 1335 1335"/>
                              <a:gd name="T69" fmla="*/ T68 w 735"/>
                              <a:gd name="T70" fmla="+- 0 -222 -222"/>
                              <a:gd name="T71" fmla="*/ -222 h 4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735" h="401">
                                <a:moveTo>
                                  <a:pt x="0" y="0"/>
                                </a:moveTo>
                                <a:lnTo>
                                  <a:pt x="734" y="0"/>
                                </a:lnTo>
                                <a:lnTo>
                                  <a:pt x="734" y="325"/>
                                </a:lnTo>
                                <a:lnTo>
                                  <a:pt x="693" y="326"/>
                                </a:lnTo>
                                <a:lnTo>
                                  <a:pt x="655" y="327"/>
                                </a:lnTo>
                                <a:lnTo>
                                  <a:pt x="588" y="333"/>
                                </a:lnTo>
                                <a:lnTo>
                                  <a:pt x="503" y="346"/>
                                </a:lnTo>
                                <a:lnTo>
                                  <a:pt x="431" y="362"/>
                                </a:lnTo>
                                <a:lnTo>
                                  <a:pt x="388" y="373"/>
                                </a:lnTo>
                                <a:lnTo>
                                  <a:pt x="367" y="379"/>
                                </a:lnTo>
                                <a:lnTo>
                                  <a:pt x="302" y="392"/>
                                </a:lnTo>
                                <a:lnTo>
                                  <a:pt x="231" y="400"/>
                                </a:lnTo>
                                <a:lnTo>
                                  <a:pt x="204" y="401"/>
                                </a:lnTo>
                                <a:lnTo>
                                  <a:pt x="176" y="400"/>
                                </a:lnTo>
                                <a:lnTo>
                                  <a:pt x="113" y="396"/>
                                </a:lnTo>
                                <a:lnTo>
                                  <a:pt x="40" y="386"/>
                                </a:lnTo>
                                <a:lnTo>
                                  <a:pt x="0" y="379"/>
                                </a:lnTo>
                                <a:lnTo>
                                  <a:pt x="0" y="0"/>
                                </a:lnTo>
                                <a:close/>
                              </a:path>
                            </a:pathLst>
                          </a:custGeom>
                          <a:noFill/>
                          <a:ln w="51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88" name="Picture 126"/>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1213" y="30"/>
                            <a:ext cx="242" cy="3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89" name="Picture 125"/>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3060" y="65"/>
                            <a:ext cx="408" cy="2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90" name="Picture 124"/>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5082" y="65"/>
                            <a:ext cx="408" cy="2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91" name="Picture 12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2107" y="882"/>
                            <a:ext cx="176" cy="1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92" name="AutoShape 122"/>
                        <wps:cNvSpPr>
                          <a:spLocks/>
                        </wps:cNvSpPr>
                        <wps:spPr bwMode="auto">
                          <a:xfrm>
                            <a:off x="2069" y="1102"/>
                            <a:ext cx="1023" cy="51"/>
                          </a:xfrm>
                          <a:custGeom>
                            <a:avLst/>
                            <a:gdLst>
                              <a:gd name="T0" fmla="+- 0 2153 2069"/>
                              <a:gd name="T1" fmla="*/ T0 w 1023"/>
                              <a:gd name="T2" fmla="+- 0 1102 1102"/>
                              <a:gd name="T3" fmla="*/ 1102 h 51"/>
                              <a:gd name="T4" fmla="+- 0 2069 2069"/>
                              <a:gd name="T5" fmla="*/ T4 w 1023"/>
                              <a:gd name="T6" fmla="+- 0 1127 1102"/>
                              <a:gd name="T7" fmla="*/ 1127 h 51"/>
                              <a:gd name="T8" fmla="+- 0 2153 2069"/>
                              <a:gd name="T9" fmla="*/ T8 w 1023"/>
                              <a:gd name="T10" fmla="+- 0 1152 1102"/>
                              <a:gd name="T11" fmla="*/ 1152 h 51"/>
                              <a:gd name="T12" fmla="+- 0 2153 2069"/>
                              <a:gd name="T13" fmla="*/ T12 w 1023"/>
                              <a:gd name="T14" fmla="+- 0 1131 1102"/>
                              <a:gd name="T15" fmla="*/ 1131 h 51"/>
                              <a:gd name="T16" fmla="+- 0 2145 2069"/>
                              <a:gd name="T17" fmla="*/ T16 w 1023"/>
                              <a:gd name="T18" fmla="+- 0 1131 1102"/>
                              <a:gd name="T19" fmla="*/ 1131 h 51"/>
                              <a:gd name="T20" fmla="+- 0 2145 2069"/>
                              <a:gd name="T21" fmla="*/ T20 w 1023"/>
                              <a:gd name="T22" fmla="+- 0 1123 1102"/>
                              <a:gd name="T23" fmla="*/ 1123 h 51"/>
                              <a:gd name="T24" fmla="+- 0 2153 2069"/>
                              <a:gd name="T25" fmla="*/ T24 w 1023"/>
                              <a:gd name="T26" fmla="+- 0 1123 1102"/>
                              <a:gd name="T27" fmla="*/ 1123 h 51"/>
                              <a:gd name="T28" fmla="+- 0 2153 2069"/>
                              <a:gd name="T29" fmla="*/ T28 w 1023"/>
                              <a:gd name="T30" fmla="+- 0 1102 1102"/>
                              <a:gd name="T31" fmla="*/ 1102 h 51"/>
                              <a:gd name="T32" fmla="+- 0 3007 2069"/>
                              <a:gd name="T33" fmla="*/ T32 w 1023"/>
                              <a:gd name="T34" fmla="+- 0 1102 1102"/>
                              <a:gd name="T35" fmla="*/ 1102 h 51"/>
                              <a:gd name="T36" fmla="+- 0 3007 2069"/>
                              <a:gd name="T37" fmla="*/ T36 w 1023"/>
                              <a:gd name="T38" fmla="+- 0 1152 1102"/>
                              <a:gd name="T39" fmla="*/ 1152 h 51"/>
                              <a:gd name="T40" fmla="+- 0 3078 2069"/>
                              <a:gd name="T41" fmla="*/ T40 w 1023"/>
                              <a:gd name="T42" fmla="+- 0 1131 1102"/>
                              <a:gd name="T43" fmla="*/ 1131 h 51"/>
                              <a:gd name="T44" fmla="+- 0 3016 2069"/>
                              <a:gd name="T45" fmla="*/ T44 w 1023"/>
                              <a:gd name="T46" fmla="+- 0 1131 1102"/>
                              <a:gd name="T47" fmla="*/ 1131 h 51"/>
                              <a:gd name="T48" fmla="+- 0 3016 2069"/>
                              <a:gd name="T49" fmla="*/ T48 w 1023"/>
                              <a:gd name="T50" fmla="+- 0 1123 1102"/>
                              <a:gd name="T51" fmla="*/ 1123 h 51"/>
                              <a:gd name="T52" fmla="+- 0 3078 2069"/>
                              <a:gd name="T53" fmla="*/ T52 w 1023"/>
                              <a:gd name="T54" fmla="+- 0 1123 1102"/>
                              <a:gd name="T55" fmla="*/ 1123 h 51"/>
                              <a:gd name="T56" fmla="+- 0 3007 2069"/>
                              <a:gd name="T57" fmla="*/ T56 w 1023"/>
                              <a:gd name="T58" fmla="+- 0 1102 1102"/>
                              <a:gd name="T59" fmla="*/ 1102 h 51"/>
                              <a:gd name="T60" fmla="+- 0 2153 2069"/>
                              <a:gd name="T61" fmla="*/ T60 w 1023"/>
                              <a:gd name="T62" fmla="+- 0 1123 1102"/>
                              <a:gd name="T63" fmla="*/ 1123 h 51"/>
                              <a:gd name="T64" fmla="+- 0 2145 2069"/>
                              <a:gd name="T65" fmla="*/ T64 w 1023"/>
                              <a:gd name="T66" fmla="+- 0 1123 1102"/>
                              <a:gd name="T67" fmla="*/ 1123 h 51"/>
                              <a:gd name="T68" fmla="+- 0 2145 2069"/>
                              <a:gd name="T69" fmla="*/ T68 w 1023"/>
                              <a:gd name="T70" fmla="+- 0 1131 1102"/>
                              <a:gd name="T71" fmla="*/ 1131 h 51"/>
                              <a:gd name="T72" fmla="+- 0 2153 2069"/>
                              <a:gd name="T73" fmla="*/ T72 w 1023"/>
                              <a:gd name="T74" fmla="+- 0 1131 1102"/>
                              <a:gd name="T75" fmla="*/ 1131 h 51"/>
                              <a:gd name="T76" fmla="+- 0 2153 2069"/>
                              <a:gd name="T77" fmla="*/ T76 w 1023"/>
                              <a:gd name="T78" fmla="+- 0 1123 1102"/>
                              <a:gd name="T79" fmla="*/ 1123 h 51"/>
                              <a:gd name="T80" fmla="+- 0 3007 2069"/>
                              <a:gd name="T81" fmla="*/ T80 w 1023"/>
                              <a:gd name="T82" fmla="+- 0 1123 1102"/>
                              <a:gd name="T83" fmla="*/ 1123 h 51"/>
                              <a:gd name="T84" fmla="+- 0 2153 2069"/>
                              <a:gd name="T85" fmla="*/ T84 w 1023"/>
                              <a:gd name="T86" fmla="+- 0 1123 1102"/>
                              <a:gd name="T87" fmla="*/ 1123 h 51"/>
                              <a:gd name="T88" fmla="+- 0 2153 2069"/>
                              <a:gd name="T89" fmla="*/ T88 w 1023"/>
                              <a:gd name="T90" fmla="+- 0 1131 1102"/>
                              <a:gd name="T91" fmla="*/ 1131 h 51"/>
                              <a:gd name="T92" fmla="+- 0 3007 2069"/>
                              <a:gd name="T93" fmla="*/ T92 w 1023"/>
                              <a:gd name="T94" fmla="+- 0 1131 1102"/>
                              <a:gd name="T95" fmla="*/ 1131 h 51"/>
                              <a:gd name="T96" fmla="+- 0 3007 2069"/>
                              <a:gd name="T97" fmla="*/ T96 w 1023"/>
                              <a:gd name="T98" fmla="+- 0 1123 1102"/>
                              <a:gd name="T99" fmla="*/ 1123 h 51"/>
                              <a:gd name="T100" fmla="+- 0 3078 2069"/>
                              <a:gd name="T101" fmla="*/ T100 w 1023"/>
                              <a:gd name="T102" fmla="+- 0 1123 1102"/>
                              <a:gd name="T103" fmla="*/ 1123 h 51"/>
                              <a:gd name="T104" fmla="+- 0 3016 2069"/>
                              <a:gd name="T105" fmla="*/ T104 w 1023"/>
                              <a:gd name="T106" fmla="+- 0 1123 1102"/>
                              <a:gd name="T107" fmla="*/ 1123 h 51"/>
                              <a:gd name="T108" fmla="+- 0 3016 2069"/>
                              <a:gd name="T109" fmla="*/ T108 w 1023"/>
                              <a:gd name="T110" fmla="+- 0 1131 1102"/>
                              <a:gd name="T111" fmla="*/ 1131 h 51"/>
                              <a:gd name="T112" fmla="+- 0 3078 2069"/>
                              <a:gd name="T113" fmla="*/ T112 w 1023"/>
                              <a:gd name="T114" fmla="+- 0 1131 1102"/>
                              <a:gd name="T115" fmla="*/ 1131 h 51"/>
                              <a:gd name="T116" fmla="+- 0 3092 2069"/>
                              <a:gd name="T117" fmla="*/ T116 w 1023"/>
                              <a:gd name="T118" fmla="+- 0 1127 1102"/>
                              <a:gd name="T119" fmla="*/ 1127 h 51"/>
                              <a:gd name="T120" fmla="+- 0 3078 2069"/>
                              <a:gd name="T121" fmla="*/ T120 w 1023"/>
                              <a:gd name="T122" fmla="+- 0 1123 1102"/>
                              <a:gd name="T123" fmla="*/ 1123 h 5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Lst>
                            <a:rect l="0" t="0" r="r" b="b"/>
                            <a:pathLst>
                              <a:path w="1023" h="51">
                                <a:moveTo>
                                  <a:pt x="84" y="0"/>
                                </a:moveTo>
                                <a:lnTo>
                                  <a:pt x="0" y="25"/>
                                </a:lnTo>
                                <a:lnTo>
                                  <a:pt x="84" y="50"/>
                                </a:lnTo>
                                <a:lnTo>
                                  <a:pt x="84" y="29"/>
                                </a:lnTo>
                                <a:lnTo>
                                  <a:pt x="76" y="29"/>
                                </a:lnTo>
                                <a:lnTo>
                                  <a:pt x="76" y="21"/>
                                </a:lnTo>
                                <a:lnTo>
                                  <a:pt x="84" y="21"/>
                                </a:lnTo>
                                <a:lnTo>
                                  <a:pt x="84" y="0"/>
                                </a:lnTo>
                                <a:close/>
                                <a:moveTo>
                                  <a:pt x="938" y="0"/>
                                </a:moveTo>
                                <a:lnTo>
                                  <a:pt x="938" y="50"/>
                                </a:lnTo>
                                <a:lnTo>
                                  <a:pt x="1009" y="29"/>
                                </a:lnTo>
                                <a:lnTo>
                                  <a:pt x="947" y="29"/>
                                </a:lnTo>
                                <a:lnTo>
                                  <a:pt x="947" y="21"/>
                                </a:lnTo>
                                <a:lnTo>
                                  <a:pt x="1009" y="21"/>
                                </a:lnTo>
                                <a:lnTo>
                                  <a:pt x="938" y="0"/>
                                </a:lnTo>
                                <a:close/>
                                <a:moveTo>
                                  <a:pt x="84" y="21"/>
                                </a:moveTo>
                                <a:lnTo>
                                  <a:pt x="76" y="21"/>
                                </a:lnTo>
                                <a:lnTo>
                                  <a:pt x="76" y="29"/>
                                </a:lnTo>
                                <a:lnTo>
                                  <a:pt x="84" y="29"/>
                                </a:lnTo>
                                <a:lnTo>
                                  <a:pt x="84" y="21"/>
                                </a:lnTo>
                                <a:close/>
                                <a:moveTo>
                                  <a:pt x="938" y="21"/>
                                </a:moveTo>
                                <a:lnTo>
                                  <a:pt x="84" y="21"/>
                                </a:lnTo>
                                <a:lnTo>
                                  <a:pt x="84" y="29"/>
                                </a:lnTo>
                                <a:lnTo>
                                  <a:pt x="938" y="29"/>
                                </a:lnTo>
                                <a:lnTo>
                                  <a:pt x="938" y="21"/>
                                </a:lnTo>
                                <a:close/>
                                <a:moveTo>
                                  <a:pt x="1009" y="21"/>
                                </a:moveTo>
                                <a:lnTo>
                                  <a:pt x="947" y="21"/>
                                </a:lnTo>
                                <a:lnTo>
                                  <a:pt x="947" y="29"/>
                                </a:lnTo>
                                <a:lnTo>
                                  <a:pt x="1009" y="29"/>
                                </a:lnTo>
                                <a:lnTo>
                                  <a:pt x="1023" y="25"/>
                                </a:lnTo>
                                <a:lnTo>
                                  <a:pt x="1009" y="2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3" name="Freeform 121"/>
                        <wps:cNvSpPr>
                          <a:spLocks/>
                        </wps:cNvSpPr>
                        <wps:spPr bwMode="auto">
                          <a:xfrm>
                            <a:off x="3091" y="924"/>
                            <a:ext cx="1011" cy="401"/>
                          </a:xfrm>
                          <a:custGeom>
                            <a:avLst/>
                            <a:gdLst>
                              <a:gd name="T0" fmla="+- 0 4101 3091"/>
                              <a:gd name="T1" fmla="*/ T0 w 1011"/>
                              <a:gd name="T2" fmla="+- 0 924 924"/>
                              <a:gd name="T3" fmla="*/ 924 h 401"/>
                              <a:gd name="T4" fmla="+- 0 3091 3091"/>
                              <a:gd name="T5" fmla="*/ T4 w 1011"/>
                              <a:gd name="T6" fmla="+- 0 924 924"/>
                              <a:gd name="T7" fmla="*/ 924 h 401"/>
                              <a:gd name="T8" fmla="+- 0 3091 3091"/>
                              <a:gd name="T9" fmla="*/ T8 w 1011"/>
                              <a:gd name="T10" fmla="+- 0 1303 924"/>
                              <a:gd name="T11" fmla="*/ 1303 h 401"/>
                              <a:gd name="T12" fmla="+- 0 3175 3091"/>
                              <a:gd name="T13" fmla="*/ T12 w 1011"/>
                              <a:gd name="T14" fmla="+- 0 1314 924"/>
                              <a:gd name="T15" fmla="*/ 1314 h 401"/>
                              <a:gd name="T16" fmla="+- 0 3250 3091"/>
                              <a:gd name="T17" fmla="*/ T16 w 1011"/>
                              <a:gd name="T18" fmla="+- 0 1321 924"/>
                              <a:gd name="T19" fmla="*/ 1321 h 401"/>
                              <a:gd name="T20" fmla="+- 0 3317 3091"/>
                              <a:gd name="T21" fmla="*/ T20 w 1011"/>
                              <a:gd name="T22" fmla="+- 0 1324 924"/>
                              <a:gd name="T23" fmla="*/ 1324 h 401"/>
                              <a:gd name="T24" fmla="+- 0 3377 3091"/>
                              <a:gd name="T25" fmla="*/ T24 w 1011"/>
                              <a:gd name="T26" fmla="+- 0 1325 924"/>
                              <a:gd name="T27" fmla="*/ 1325 h 401"/>
                              <a:gd name="T28" fmla="+- 0 3405 3091"/>
                              <a:gd name="T29" fmla="*/ T28 w 1011"/>
                              <a:gd name="T30" fmla="+- 0 1324 924"/>
                              <a:gd name="T31" fmla="*/ 1324 h 401"/>
                              <a:gd name="T32" fmla="+- 0 3482 3091"/>
                              <a:gd name="T33" fmla="*/ T32 w 1011"/>
                              <a:gd name="T34" fmla="+- 0 1319 924"/>
                              <a:gd name="T35" fmla="*/ 1319 h 401"/>
                              <a:gd name="T36" fmla="+- 0 3552 3091"/>
                              <a:gd name="T37" fmla="*/ T36 w 1011"/>
                              <a:gd name="T38" fmla="+- 0 1310 924"/>
                              <a:gd name="T39" fmla="*/ 1310 h 401"/>
                              <a:gd name="T40" fmla="+- 0 3711 3091"/>
                              <a:gd name="T41" fmla="*/ T40 w 1011"/>
                              <a:gd name="T42" fmla="+- 0 1282 924"/>
                              <a:gd name="T43" fmla="*/ 1282 h 401"/>
                              <a:gd name="T44" fmla="+- 0 3736 3091"/>
                              <a:gd name="T45" fmla="*/ T44 w 1011"/>
                              <a:gd name="T46" fmla="+- 0 1278 924"/>
                              <a:gd name="T47" fmla="*/ 1278 h 401"/>
                              <a:gd name="T48" fmla="+- 0 3816 3091"/>
                              <a:gd name="T49" fmla="*/ T48 w 1011"/>
                              <a:gd name="T50" fmla="+- 0 1266 924"/>
                              <a:gd name="T51" fmla="*/ 1266 h 401"/>
                              <a:gd name="T52" fmla="+- 0 3876 3091"/>
                              <a:gd name="T53" fmla="*/ T52 w 1011"/>
                              <a:gd name="T54" fmla="+- 0 1260 924"/>
                              <a:gd name="T55" fmla="*/ 1260 h 401"/>
                              <a:gd name="T56" fmla="+- 0 3942 3091"/>
                              <a:gd name="T57" fmla="*/ T56 w 1011"/>
                              <a:gd name="T58" fmla="+- 0 1255 924"/>
                              <a:gd name="T59" fmla="*/ 1255 h 401"/>
                              <a:gd name="T60" fmla="+- 0 4017 3091"/>
                              <a:gd name="T61" fmla="*/ T60 w 1011"/>
                              <a:gd name="T62" fmla="+- 0 1251 924"/>
                              <a:gd name="T63" fmla="*/ 1251 h 401"/>
                              <a:gd name="T64" fmla="+- 0 4101 3091"/>
                              <a:gd name="T65" fmla="*/ T64 w 1011"/>
                              <a:gd name="T66" fmla="+- 0 1250 924"/>
                              <a:gd name="T67" fmla="*/ 1250 h 401"/>
                              <a:gd name="T68" fmla="+- 0 4101 3091"/>
                              <a:gd name="T69" fmla="*/ T68 w 1011"/>
                              <a:gd name="T70" fmla="+- 0 924 924"/>
                              <a:gd name="T71" fmla="*/ 924 h 4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1011" h="401">
                                <a:moveTo>
                                  <a:pt x="1010" y="0"/>
                                </a:moveTo>
                                <a:lnTo>
                                  <a:pt x="0" y="0"/>
                                </a:lnTo>
                                <a:lnTo>
                                  <a:pt x="0" y="379"/>
                                </a:lnTo>
                                <a:lnTo>
                                  <a:pt x="84" y="390"/>
                                </a:lnTo>
                                <a:lnTo>
                                  <a:pt x="159" y="397"/>
                                </a:lnTo>
                                <a:lnTo>
                                  <a:pt x="226" y="400"/>
                                </a:lnTo>
                                <a:lnTo>
                                  <a:pt x="286" y="401"/>
                                </a:lnTo>
                                <a:lnTo>
                                  <a:pt x="314" y="400"/>
                                </a:lnTo>
                                <a:lnTo>
                                  <a:pt x="391" y="395"/>
                                </a:lnTo>
                                <a:lnTo>
                                  <a:pt x="461" y="386"/>
                                </a:lnTo>
                                <a:lnTo>
                                  <a:pt x="620" y="358"/>
                                </a:lnTo>
                                <a:lnTo>
                                  <a:pt x="645" y="354"/>
                                </a:lnTo>
                                <a:lnTo>
                                  <a:pt x="725" y="342"/>
                                </a:lnTo>
                                <a:lnTo>
                                  <a:pt x="785" y="336"/>
                                </a:lnTo>
                                <a:lnTo>
                                  <a:pt x="851" y="331"/>
                                </a:lnTo>
                                <a:lnTo>
                                  <a:pt x="926" y="327"/>
                                </a:lnTo>
                                <a:lnTo>
                                  <a:pt x="1010" y="326"/>
                                </a:lnTo>
                                <a:lnTo>
                                  <a:pt x="1010" y="0"/>
                                </a:lnTo>
                                <a:close/>
                              </a:path>
                            </a:pathLst>
                          </a:custGeom>
                          <a:solidFill>
                            <a:srgbClr val="9999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4" name="Freeform 120"/>
                        <wps:cNvSpPr>
                          <a:spLocks/>
                        </wps:cNvSpPr>
                        <wps:spPr bwMode="auto">
                          <a:xfrm>
                            <a:off x="3091" y="924"/>
                            <a:ext cx="1011" cy="401"/>
                          </a:xfrm>
                          <a:custGeom>
                            <a:avLst/>
                            <a:gdLst>
                              <a:gd name="T0" fmla="+- 0 3091 3091"/>
                              <a:gd name="T1" fmla="*/ T0 w 1011"/>
                              <a:gd name="T2" fmla="+- 0 924 924"/>
                              <a:gd name="T3" fmla="*/ 924 h 401"/>
                              <a:gd name="T4" fmla="+- 0 4101 3091"/>
                              <a:gd name="T5" fmla="*/ T4 w 1011"/>
                              <a:gd name="T6" fmla="+- 0 924 924"/>
                              <a:gd name="T7" fmla="*/ 924 h 401"/>
                              <a:gd name="T8" fmla="+- 0 4101 3091"/>
                              <a:gd name="T9" fmla="*/ T8 w 1011"/>
                              <a:gd name="T10" fmla="+- 0 1250 924"/>
                              <a:gd name="T11" fmla="*/ 1250 h 401"/>
                              <a:gd name="T12" fmla="+- 0 4058 3091"/>
                              <a:gd name="T13" fmla="*/ T12 w 1011"/>
                              <a:gd name="T14" fmla="+- 0 1250 924"/>
                              <a:gd name="T15" fmla="*/ 1250 h 401"/>
                              <a:gd name="T16" fmla="+- 0 4017 3091"/>
                              <a:gd name="T17" fmla="*/ T16 w 1011"/>
                              <a:gd name="T18" fmla="+- 0 1251 924"/>
                              <a:gd name="T19" fmla="*/ 1251 h 401"/>
                              <a:gd name="T20" fmla="+- 0 3942 3091"/>
                              <a:gd name="T21" fmla="*/ T20 w 1011"/>
                              <a:gd name="T22" fmla="+- 0 1255 924"/>
                              <a:gd name="T23" fmla="*/ 1255 h 401"/>
                              <a:gd name="T24" fmla="+- 0 3876 3091"/>
                              <a:gd name="T25" fmla="*/ T24 w 1011"/>
                              <a:gd name="T26" fmla="+- 0 1260 924"/>
                              <a:gd name="T27" fmla="*/ 1260 h 401"/>
                              <a:gd name="T28" fmla="+- 0 3816 3091"/>
                              <a:gd name="T29" fmla="*/ T28 w 1011"/>
                              <a:gd name="T30" fmla="+- 0 1266 924"/>
                              <a:gd name="T31" fmla="*/ 1266 h 401"/>
                              <a:gd name="T32" fmla="+- 0 3736 3091"/>
                              <a:gd name="T33" fmla="*/ T32 w 1011"/>
                              <a:gd name="T34" fmla="+- 0 1278 924"/>
                              <a:gd name="T35" fmla="*/ 1278 h 401"/>
                              <a:gd name="T36" fmla="+- 0 3664 3091"/>
                              <a:gd name="T37" fmla="*/ T36 w 1011"/>
                              <a:gd name="T38" fmla="+- 0 1291 924"/>
                              <a:gd name="T39" fmla="*/ 1291 h 401"/>
                              <a:gd name="T40" fmla="+- 0 3641 3091"/>
                              <a:gd name="T41" fmla="*/ T40 w 1011"/>
                              <a:gd name="T42" fmla="+- 0 1295 924"/>
                              <a:gd name="T43" fmla="*/ 1295 h 401"/>
                              <a:gd name="T44" fmla="+- 0 3619 3091"/>
                              <a:gd name="T45" fmla="*/ T44 w 1011"/>
                              <a:gd name="T46" fmla="+- 0 1299 924"/>
                              <a:gd name="T47" fmla="*/ 1299 h 401"/>
                              <a:gd name="T48" fmla="+- 0 3552 3091"/>
                              <a:gd name="T49" fmla="*/ T48 w 1011"/>
                              <a:gd name="T50" fmla="+- 0 1310 924"/>
                              <a:gd name="T51" fmla="*/ 1310 h 401"/>
                              <a:gd name="T52" fmla="+- 0 3482 3091"/>
                              <a:gd name="T53" fmla="*/ T52 w 1011"/>
                              <a:gd name="T54" fmla="+- 0 1319 924"/>
                              <a:gd name="T55" fmla="*/ 1319 h 401"/>
                              <a:gd name="T56" fmla="+- 0 3405 3091"/>
                              <a:gd name="T57" fmla="*/ T56 w 1011"/>
                              <a:gd name="T58" fmla="+- 0 1324 924"/>
                              <a:gd name="T59" fmla="*/ 1324 h 401"/>
                              <a:gd name="T60" fmla="+- 0 3377 3091"/>
                              <a:gd name="T61" fmla="*/ T60 w 1011"/>
                              <a:gd name="T62" fmla="+- 0 1325 924"/>
                              <a:gd name="T63" fmla="*/ 1325 h 401"/>
                              <a:gd name="T64" fmla="+- 0 3348 3091"/>
                              <a:gd name="T65" fmla="*/ T64 w 1011"/>
                              <a:gd name="T66" fmla="+- 0 1325 924"/>
                              <a:gd name="T67" fmla="*/ 1325 h 401"/>
                              <a:gd name="T68" fmla="+- 0 3285 3091"/>
                              <a:gd name="T69" fmla="*/ T68 w 1011"/>
                              <a:gd name="T70" fmla="+- 0 1323 924"/>
                              <a:gd name="T71" fmla="*/ 1323 h 401"/>
                              <a:gd name="T72" fmla="+- 0 3214 3091"/>
                              <a:gd name="T73" fmla="*/ T72 w 1011"/>
                              <a:gd name="T74" fmla="+- 0 1318 924"/>
                              <a:gd name="T75" fmla="*/ 1318 h 401"/>
                              <a:gd name="T76" fmla="+- 0 3135 3091"/>
                              <a:gd name="T77" fmla="*/ T76 w 1011"/>
                              <a:gd name="T78" fmla="+- 0 1309 924"/>
                              <a:gd name="T79" fmla="*/ 1309 h 401"/>
                              <a:gd name="T80" fmla="+- 0 3091 3091"/>
                              <a:gd name="T81" fmla="*/ T80 w 1011"/>
                              <a:gd name="T82" fmla="+- 0 1303 924"/>
                              <a:gd name="T83" fmla="*/ 1303 h 401"/>
                              <a:gd name="T84" fmla="+- 0 3091 3091"/>
                              <a:gd name="T85" fmla="*/ T84 w 1011"/>
                              <a:gd name="T86" fmla="+- 0 924 924"/>
                              <a:gd name="T87" fmla="*/ 924 h 4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1011" h="401">
                                <a:moveTo>
                                  <a:pt x="0" y="0"/>
                                </a:moveTo>
                                <a:lnTo>
                                  <a:pt x="1010" y="0"/>
                                </a:lnTo>
                                <a:lnTo>
                                  <a:pt x="1010" y="326"/>
                                </a:lnTo>
                                <a:lnTo>
                                  <a:pt x="967" y="326"/>
                                </a:lnTo>
                                <a:lnTo>
                                  <a:pt x="926" y="327"/>
                                </a:lnTo>
                                <a:lnTo>
                                  <a:pt x="851" y="331"/>
                                </a:lnTo>
                                <a:lnTo>
                                  <a:pt x="785" y="336"/>
                                </a:lnTo>
                                <a:lnTo>
                                  <a:pt x="725" y="342"/>
                                </a:lnTo>
                                <a:lnTo>
                                  <a:pt x="645" y="354"/>
                                </a:lnTo>
                                <a:lnTo>
                                  <a:pt x="573" y="367"/>
                                </a:lnTo>
                                <a:lnTo>
                                  <a:pt x="550" y="371"/>
                                </a:lnTo>
                                <a:lnTo>
                                  <a:pt x="528" y="375"/>
                                </a:lnTo>
                                <a:lnTo>
                                  <a:pt x="461" y="386"/>
                                </a:lnTo>
                                <a:lnTo>
                                  <a:pt x="391" y="395"/>
                                </a:lnTo>
                                <a:lnTo>
                                  <a:pt x="314" y="400"/>
                                </a:lnTo>
                                <a:lnTo>
                                  <a:pt x="286" y="401"/>
                                </a:lnTo>
                                <a:lnTo>
                                  <a:pt x="257" y="401"/>
                                </a:lnTo>
                                <a:lnTo>
                                  <a:pt x="194" y="399"/>
                                </a:lnTo>
                                <a:lnTo>
                                  <a:pt x="123" y="394"/>
                                </a:lnTo>
                                <a:lnTo>
                                  <a:pt x="44" y="385"/>
                                </a:lnTo>
                                <a:lnTo>
                                  <a:pt x="0" y="379"/>
                                </a:lnTo>
                                <a:lnTo>
                                  <a:pt x="0" y="0"/>
                                </a:lnTo>
                                <a:close/>
                              </a:path>
                            </a:pathLst>
                          </a:custGeom>
                          <a:noFill/>
                          <a:ln w="51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 name="Freeform 119"/>
                        <wps:cNvSpPr>
                          <a:spLocks/>
                        </wps:cNvSpPr>
                        <wps:spPr bwMode="auto">
                          <a:xfrm>
                            <a:off x="5124" y="924"/>
                            <a:ext cx="734" cy="401"/>
                          </a:xfrm>
                          <a:custGeom>
                            <a:avLst/>
                            <a:gdLst>
                              <a:gd name="T0" fmla="+- 0 5857 5124"/>
                              <a:gd name="T1" fmla="*/ T0 w 734"/>
                              <a:gd name="T2" fmla="+- 0 924 924"/>
                              <a:gd name="T3" fmla="*/ 924 h 401"/>
                              <a:gd name="T4" fmla="+- 0 5124 5124"/>
                              <a:gd name="T5" fmla="*/ T4 w 734"/>
                              <a:gd name="T6" fmla="+- 0 924 924"/>
                              <a:gd name="T7" fmla="*/ 924 h 401"/>
                              <a:gd name="T8" fmla="+- 0 5124 5124"/>
                              <a:gd name="T9" fmla="*/ T8 w 734"/>
                              <a:gd name="T10" fmla="+- 0 1303 924"/>
                              <a:gd name="T11" fmla="*/ 1303 h 401"/>
                              <a:gd name="T12" fmla="+- 0 5202 5124"/>
                              <a:gd name="T13" fmla="*/ T12 w 734"/>
                              <a:gd name="T14" fmla="+- 0 1316 924"/>
                              <a:gd name="T15" fmla="*/ 1316 h 401"/>
                              <a:gd name="T16" fmla="+- 0 5270 5124"/>
                              <a:gd name="T17" fmla="*/ T16 w 734"/>
                              <a:gd name="T18" fmla="+- 0 1323 924"/>
                              <a:gd name="T19" fmla="*/ 1323 h 401"/>
                              <a:gd name="T20" fmla="+- 0 5328 5124"/>
                              <a:gd name="T21" fmla="*/ T20 w 734"/>
                              <a:gd name="T22" fmla="+- 0 1325 924"/>
                              <a:gd name="T23" fmla="*/ 1325 h 401"/>
                              <a:gd name="T24" fmla="+- 0 5354 5124"/>
                              <a:gd name="T25" fmla="*/ T24 w 734"/>
                              <a:gd name="T26" fmla="+- 0 1324 924"/>
                              <a:gd name="T27" fmla="*/ 1324 h 401"/>
                              <a:gd name="T28" fmla="+- 0 5426 5124"/>
                              <a:gd name="T29" fmla="*/ T28 w 734"/>
                              <a:gd name="T30" fmla="+- 0 1317 924"/>
                              <a:gd name="T31" fmla="*/ 1317 h 401"/>
                              <a:gd name="T32" fmla="+- 0 5490 5124"/>
                              <a:gd name="T33" fmla="*/ T32 w 734"/>
                              <a:gd name="T34" fmla="+- 0 1303 924"/>
                              <a:gd name="T35" fmla="*/ 1303 h 401"/>
                              <a:gd name="T36" fmla="+- 0 5578 5124"/>
                              <a:gd name="T37" fmla="*/ T36 w 734"/>
                              <a:gd name="T38" fmla="+- 0 1281 924"/>
                              <a:gd name="T39" fmla="*/ 1281 h 401"/>
                              <a:gd name="T40" fmla="+- 0 5601 5124"/>
                              <a:gd name="T41" fmla="*/ T40 w 734"/>
                              <a:gd name="T42" fmla="+- 0 1276 924"/>
                              <a:gd name="T43" fmla="*/ 1276 h 401"/>
                              <a:gd name="T44" fmla="+- 0 5681 5124"/>
                              <a:gd name="T45" fmla="*/ T44 w 734"/>
                              <a:gd name="T46" fmla="+- 0 1261 924"/>
                              <a:gd name="T47" fmla="*/ 1261 h 401"/>
                              <a:gd name="T48" fmla="+- 0 5744 5124"/>
                              <a:gd name="T49" fmla="*/ T48 w 734"/>
                              <a:gd name="T50" fmla="+- 0 1254 924"/>
                              <a:gd name="T51" fmla="*/ 1254 h 401"/>
                              <a:gd name="T52" fmla="+- 0 5816 5124"/>
                              <a:gd name="T53" fmla="*/ T52 w 734"/>
                              <a:gd name="T54" fmla="+- 0 1250 924"/>
                              <a:gd name="T55" fmla="*/ 1250 h 401"/>
                              <a:gd name="T56" fmla="+- 0 5857 5124"/>
                              <a:gd name="T57" fmla="*/ T56 w 734"/>
                              <a:gd name="T58" fmla="+- 0 1250 924"/>
                              <a:gd name="T59" fmla="*/ 1250 h 401"/>
                              <a:gd name="T60" fmla="+- 0 5857 5124"/>
                              <a:gd name="T61" fmla="*/ T60 w 734"/>
                              <a:gd name="T62" fmla="+- 0 924 924"/>
                              <a:gd name="T63" fmla="*/ 924 h 4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734" h="401">
                                <a:moveTo>
                                  <a:pt x="733" y="0"/>
                                </a:moveTo>
                                <a:lnTo>
                                  <a:pt x="0" y="0"/>
                                </a:lnTo>
                                <a:lnTo>
                                  <a:pt x="0" y="379"/>
                                </a:lnTo>
                                <a:lnTo>
                                  <a:pt x="78" y="392"/>
                                </a:lnTo>
                                <a:lnTo>
                                  <a:pt x="146" y="399"/>
                                </a:lnTo>
                                <a:lnTo>
                                  <a:pt x="204" y="401"/>
                                </a:lnTo>
                                <a:lnTo>
                                  <a:pt x="230" y="400"/>
                                </a:lnTo>
                                <a:lnTo>
                                  <a:pt x="302" y="393"/>
                                </a:lnTo>
                                <a:lnTo>
                                  <a:pt x="366" y="379"/>
                                </a:lnTo>
                                <a:lnTo>
                                  <a:pt x="454" y="357"/>
                                </a:lnTo>
                                <a:lnTo>
                                  <a:pt x="477" y="352"/>
                                </a:lnTo>
                                <a:lnTo>
                                  <a:pt x="557" y="337"/>
                                </a:lnTo>
                                <a:lnTo>
                                  <a:pt x="620" y="330"/>
                                </a:lnTo>
                                <a:lnTo>
                                  <a:pt x="692" y="326"/>
                                </a:lnTo>
                                <a:lnTo>
                                  <a:pt x="733" y="326"/>
                                </a:lnTo>
                                <a:lnTo>
                                  <a:pt x="733" y="0"/>
                                </a:lnTo>
                                <a:close/>
                              </a:path>
                            </a:pathLst>
                          </a:custGeom>
                          <a:solidFill>
                            <a:srgbClr val="CC99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6" name="Freeform 118"/>
                        <wps:cNvSpPr>
                          <a:spLocks/>
                        </wps:cNvSpPr>
                        <wps:spPr bwMode="auto">
                          <a:xfrm>
                            <a:off x="5124" y="924"/>
                            <a:ext cx="734" cy="401"/>
                          </a:xfrm>
                          <a:custGeom>
                            <a:avLst/>
                            <a:gdLst>
                              <a:gd name="T0" fmla="+- 0 5124 5124"/>
                              <a:gd name="T1" fmla="*/ T0 w 734"/>
                              <a:gd name="T2" fmla="+- 0 924 924"/>
                              <a:gd name="T3" fmla="*/ 924 h 401"/>
                              <a:gd name="T4" fmla="+- 0 5857 5124"/>
                              <a:gd name="T5" fmla="*/ T4 w 734"/>
                              <a:gd name="T6" fmla="+- 0 924 924"/>
                              <a:gd name="T7" fmla="*/ 924 h 401"/>
                              <a:gd name="T8" fmla="+- 0 5857 5124"/>
                              <a:gd name="T9" fmla="*/ T8 w 734"/>
                              <a:gd name="T10" fmla="+- 0 1250 924"/>
                              <a:gd name="T11" fmla="*/ 1250 h 401"/>
                              <a:gd name="T12" fmla="+- 0 5816 5124"/>
                              <a:gd name="T13" fmla="*/ T12 w 734"/>
                              <a:gd name="T14" fmla="+- 0 1250 924"/>
                              <a:gd name="T15" fmla="*/ 1250 h 401"/>
                              <a:gd name="T16" fmla="+- 0 5779 5124"/>
                              <a:gd name="T17" fmla="*/ T16 w 734"/>
                              <a:gd name="T18" fmla="+- 0 1252 924"/>
                              <a:gd name="T19" fmla="*/ 1252 h 401"/>
                              <a:gd name="T20" fmla="+- 0 5711 5124"/>
                              <a:gd name="T21" fmla="*/ T20 w 734"/>
                              <a:gd name="T22" fmla="+- 0 1258 924"/>
                              <a:gd name="T23" fmla="*/ 1258 h 401"/>
                              <a:gd name="T24" fmla="+- 0 5626 5124"/>
                              <a:gd name="T25" fmla="*/ T24 w 734"/>
                              <a:gd name="T26" fmla="+- 0 1271 924"/>
                              <a:gd name="T27" fmla="*/ 1271 h 401"/>
                              <a:gd name="T28" fmla="+- 0 5555 5124"/>
                              <a:gd name="T29" fmla="*/ T28 w 734"/>
                              <a:gd name="T30" fmla="+- 0 1287 924"/>
                              <a:gd name="T31" fmla="*/ 1287 h 401"/>
                              <a:gd name="T32" fmla="+- 0 5512 5124"/>
                              <a:gd name="T33" fmla="*/ T32 w 734"/>
                              <a:gd name="T34" fmla="+- 0 1298 924"/>
                              <a:gd name="T35" fmla="*/ 1298 h 401"/>
                              <a:gd name="T36" fmla="+- 0 5490 5124"/>
                              <a:gd name="T37" fmla="*/ T36 w 734"/>
                              <a:gd name="T38" fmla="+- 0 1303 924"/>
                              <a:gd name="T39" fmla="*/ 1303 h 401"/>
                              <a:gd name="T40" fmla="+- 0 5426 5124"/>
                              <a:gd name="T41" fmla="*/ T40 w 734"/>
                              <a:gd name="T42" fmla="+- 0 1317 924"/>
                              <a:gd name="T43" fmla="*/ 1317 h 401"/>
                              <a:gd name="T44" fmla="+- 0 5354 5124"/>
                              <a:gd name="T45" fmla="*/ T44 w 734"/>
                              <a:gd name="T46" fmla="+- 0 1324 924"/>
                              <a:gd name="T47" fmla="*/ 1324 h 401"/>
                              <a:gd name="T48" fmla="+- 0 5328 5124"/>
                              <a:gd name="T49" fmla="*/ T48 w 734"/>
                              <a:gd name="T50" fmla="+- 0 1325 924"/>
                              <a:gd name="T51" fmla="*/ 1325 h 401"/>
                              <a:gd name="T52" fmla="+- 0 5300 5124"/>
                              <a:gd name="T53" fmla="*/ T52 w 734"/>
                              <a:gd name="T54" fmla="+- 0 1325 924"/>
                              <a:gd name="T55" fmla="*/ 1325 h 401"/>
                              <a:gd name="T56" fmla="+- 0 5237 5124"/>
                              <a:gd name="T57" fmla="*/ T56 w 734"/>
                              <a:gd name="T58" fmla="+- 0 1321 924"/>
                              <a:gd name="T59" fmla="*/ 1321 h 401"/>
                              <a:gd name="T60" fmla="+- 0 5164 5124"/>
                              <a:gd name="T61" fmla="*/ T60 w 734"/>
                              <a:gd name="T62" fmla="+- 0 1311 924"/>
                              <a:gd name="T63" fmla="*/ 1311 h 401"/>
                              <a:gd name="T64" fmla="+- 0 5124 5124"/>
                              <a:gd name="T65" fmla="*/ T64 w 734"/>
                              <a:gd name="T66" fmla="+- 0 1303 924"/>
                              <a:gd name="T67" fmla="*/ 1303 h 401"/>
                              <a:gd name="T68" fmla="+- 0 5124 5124"/>
                              <a:gd name="T69" fmla="*/ T68 w 734"/>
                              <a:gd name="T70" fmla="+- 0 924 924"/>
                              <a:gd name="T71" fmla="*/ 924 h 4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734" h="401">
                                <a:moveTo>
                                  <a:pt x="0" y="0"/>
                                </a:moveTo>
                                <a:lnTo>
                                  <a:pt x="733" y="0"/>
                                </a:lnTo>
                                <a:lnTo>
                                  <a:pt x="733" y="326"/>
                                </a:lnTo>
                                <a:lnTo>
                                  <a:pt x="692" y="326"/>
                                </a:lnTo>
                                <a:lnTo>
                                  <a:pt x="655" y="328"/>
                                </a:lnTo>
                                <a:lnTo>
                                  <a:pt x="587" y="334"/>
                                </a:lnTo>
                                <a:lnTo>
                                  <a:pt x="502" y="347"/>
                                </a:lnTo>
                                <a:lnTo>
                                  <a:pt x="431" y="363"/>
                                </a:lnTo>
                                <a:lnTo>
                                  <a:pt x="388" y="374"/>
                                </a:lnTo>
                                <a:lnTo>
                                  <a:pt x="366" y="379"/>
                                </a:lnTo>
                                <a:lnTo>
                                  <a:pt x="302" y="393"/>
                                </a:lnTo>
                                <a:lnTo>
                                  <a:pt x="230" y="400"/>
                                </a:lnTo>
                                <a:lnTo>
                                  <a:pt x="204" y="401"/>
                                </a:lnTo>
                                <a:lnTo>
                                  <a:pt x="176" y="401"/>
                                </a:lnTo>
                                <a:lnTo>
                                  <a:pt x="113" y="397"/>
                                </a:lnTo>
                                <a:lnTo>
                                  <a:pt x="40" y="387"/>
                                </a:lnTo>
                                <a:lnTo>
                                  <a:pt x="0" y="379"/>
                                </a:lnTo>
                                <a:lnTo>
                                  <a:pt x="0" y="0"/>
                                </a:lnTo>
                                <a:close/>
                              </a:path>
                            </a:pathLst>
                          </a:custGeom>
                          <a:noFill/>
                          <a:ln w="51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7" name="AutoShape 117"/>
                        <wps:cNvSpPr>
                          <a:spLocks/>
                        </wps:cNvSpPr>
                        <wps:spPr bwMode="auto">
                          <a:xfrm>
                            <a:off x="4101" y="1102"/>
                            <a:ext cx="1023" cy="51"/>
                          </a:xfrm>
                          <a:custGeom>
                            <a:avLst/>
                            <a:gdLst>
                              <a:gd name="T0" fmla="+- 0 4186 4101"/>
                              <a:gd name="T1" fmla="*/ T0 w 1023"/>
                              <a:gd name="T2" fmla="+- 0 1102 1102"/>
                              <a:gd name="T3" fmla="*/ 1102 h 51"/>
                              <a:gd name="T4" fmla="+- 0 4101 4101"/>
                              <a:gd name="T5" fmla="*/ T4 w 1023"/>
                              <a:gd name="T6" fmla="+- 0 1127 1102"/>
                              <a:gd name="T7" fmla="*/ 1127 h 51"/>
                              <a:gd name="T8" fmla="+- 0 4186 4101"/>
                              <a:gd name="T9" fmla="*/ T8 w 1023"/>
                              <a:gd name="T10" fmla="+- 0 1152 1102"/>
                              <a:gd name="T11" fmla="*/ 1152 h 51"/>
                              <a:gd name="T12" fmla="+- 0 4186 4101"/>
                              <a:gd name="T13" fmla="*/ T12 w 1023"/>
                              <a:gd name="T14" fmla="+- 0 1131 1102"/>
                              <a:gd name="T15" fmla="*/ 1131 h 51"/>
                              <a:gd name="T16" fmla="+- 0 4177 4101"/>
                              <a:gd name="T17" fmla="*/ T16 w 1023"/>
                              <a:gd name="T18" fmla="+- 0 1131 1102"/>
                              <a:gd name="T19" fmla="*/ 1131 h 51"/>
                              <a:gd name="T20" fmla="+- 0 4177 4101"/>
                              <a:gd name="T21" fmla="*/ T20 w 1023"/>
                              <a:gd name="T22" fmla="+- 0 1123 1102"/>
                              <a:gd name="T23" fmla="*/ 1123 h 51"/>
                              <a:gd name="T24" fmla="+- 0 4186 4101"/>
                              <a:gd name="T25" fmla="*/ T24 w 1023"/>
                              <a:gd name="T26" fmla="+- 0 1123 1102"/>
                              <a:gd name="T27" fmla="*/ 1123 h 51"/>
                              <a:gd name="T28" fmla="+- 0 4186 4101"/>
                              <a:gd name="T29" fmla="*/ T28 w 1023"/>
                              <a:gd name="T30" fmla="+- 0 1102 1102"/>
                              <a:gd name="T31" fmla="*/ 1102 h 51"/>
                              <a:gd name="T32" fmla="+- 0 4186 4101"/>
                              <a:gd name="T33" fmla="*/ T32 w 1023"/>
                              <a:gd name="T34" fmla="+- 0 1123 1102"/>
                              <a:gd name="T35" fmla="*/ 1123 h 51"/>
                              <a:gd name="T36" fmla="+- 0 4177 4101"/>
                              <a:gd name="T37" fmla="*/ T36 w 1023"/>
                              <a:gd name="T38" fmla="+- 0 1123 1102"/>
                              <a:gd name="T39" fmla="*/ 1123 h 51"/>
                              <a:gd name="T40" fmla="+- 0 4177 4101"/>
                              <a:gd name="T41" fmla="*/ T40 w 1023"/>
                              <a:gd name="T42" fmla="+- 0 1131 1102"/>
                              <a:gd name="T43" fmla="*/ 1131 h 51"/>
                              <a:gd name="T44" fmla="+- 0 4186 4101"/>
                              <a:gd name="T45" fmla="*/ T44 w 1023"/>
                              <a:gd name="T46" fmla="+- 0 1131 1102"/>
                              <a:gd name="T47" fmla="*/ 1131 h 51"/>
                              <a:gd name="T48" fmla="+- 0 4186 4101"/>
                              <a:gd name="T49" fmla="*/ T48 w 1023"/>
                              <a:gd name="T50" fmla="+- 0 1123 1102"/>
                              <a:gd name="T51" fmla="*/ 1123 h 51"/>
                              <a:gd name="T52" fmla="+- 0 5124 4101"/>
                              <a:gd name="T53" fmla="*/ T52 w 1023"/>
                              <a:gd name="T54" fmla="+- 0 1123 1102"/>
                              <a:gd name="T55" fmla="*/ 1123 h 51"/>
                              <a:gd name="T56" fmla="+- 0 4186 4101"/>
                              <a:gd name="T57" fmla="*/ T56 w 1023"/>
                              <a:gd name="T58" fmla="+- 0 1123 1102"/>
                              <a:gd name="T59" fmla="*/ 1123 h 51"/>
                              <a:gd name="T60" fmla="+- 0 4186 4101"/>
                              <a:gd name="T61" fmla="*/ T60 w 1023"/>
                              <a:gd name="T62" fmla="+- 0 1131 1102"/>
                              <a:gd name="T63" fmla="*/ 1131 h 51"/>
                              <a:gd name="T64" fmla="+- 0 5124 4101"/>
                              <a:gd name="T65" fmla="*/ T64 w 1023"/>
                              <a:gd name="T66" fmla="+- 0 1131 1102"/>
                              <a:gd name="T67" fmla="*/ 1131 h 51"/>
                              <a:gd name="T68" fmla="+- 0 5124 4101"/>
                              <a:gd name="T69" fmla="*/ T68 w 1023"/>
                              <a:gd name="T70" fmla="+- 0 1123 1102"/>
                              <a:gd name="T71" fmla="*/ 1123 h 5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1023" h="51">
                                <a:moveTo>
                                  <a:pt x="85" y="0"/>
                                </a:moveTo>
                                <a:lnTo>
                                  <a:pt x="0" y="25"/>
                                </a:lnTo>
                                <a:lnTo>
                                  <a:pt x="85" y="50"/>
                                </a:lnTo>
                                <a:lnTo>
                                  <a:pt x="85" y="29"/>
                                </a:lnTo>
                                <a:lnTo>
                                  <a:pt x="76" y="29"/>
                                </a:lnTo>
                                <a:lnTo>
                                  <a:pt x="76" y="21"/>
                                </a:lnTo>
                                <a:lnTo>
                                  <a:pt x="85" y="21"/>
                                </a:lnTo>
                                <a:lnTo>
                                  <a:pt x="85" y="0"/>
                                </a:lnTo>
                                <a:close/>
                                <a:moveTo>
                                  <a:pt x="85" y="21"/>
                                </a:moveTo>
                                <a:lnTo>
                                  <a:pt x="76" y="21"/>
                                </a:lnTo>
                                <a:lnTo>
                                  <a:pt x="76" y="29"/>
                                </a:lnTo>
                                <a:lnTo>
                                  <a:pt x="85" y="29"/>
                                </a:lnTo>
                                <a:lnTo>
                                  <a:pt x="85" y="21"/>
                                </a:lnTo>
                                <a:close/>
                                <a:moveTo>
                                  <a:pt x="1023" y="21"/>
                                </a:moveTo>
                                <a:lnTo>
                                  <a:pt x="85" y="21"/>
                                </a:lnTo>
                                <a:lnTo>
                                  <a:pt x="85" y="29"/>
                                </a:lnTo>
                                <a:lnTo>
                                  <a:pt x="1023" y="29"/>
                                </a:lnTo>
                                <a:lnTo>
                                  <a:pt x="1023" y="2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98" name="Picture 11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4140" y="869"/>
                            <a:ext cx="176" cy="1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99" name="AutoShape 115"/>
                        <wps:cNvSpPr>
                          <a:spLocks/>
                        </wps:cNvSpPr>
                        <wps:spPr bwMode="auto">
                          <a:xfrm>
                            <a:off x="4101" y="1185"/>
                            <a:ext cx="1023" cy="51"/>
                          </a:xfrm>
                          <a:custGeom>
                            <a:avLst/>
                            <a:gdLst>
                              <a:gd name="T0" fmla="+- 0 5040 4101"/>
                              <a:gd name="T1" fmla="*/ T0 w 1023"/>
                              <a:gd name="T2" fmla="+- 0 1185 1185"/>
                              <a:gd name="T3" fmla="*/ 1185 h 51"/>
                              <a:gd name="T4" fmla="+- 0 5040 4101"/>
                              <a:gd name="T5" fmla="*/ T4 w 1023"/>
                              <a:gd name="T6" fmla="+- 0 1235 1185"/>
                              <a:gd name="T7" fmla="*/ 1235 h 51"/>
                              <a:gd name="T8" fmla="+- 0 5110 4101"/>
                              <a:gd name="T9" fmla="*/ T8 w 1023"/>
                              <a:gd name="T10" fmla="+- 0 1214 1185"/>
                              <a:gd name="T11" fmla="*/ 1214 h 51"/>
                              <a:gd name="T12" fmla="+- 0 5048 4101"/>
                              <a:gd name="T13" fmla="*/ T12 w 1023"/>
                              <a:gd name="T14" fmla="+- 0 1214 1185"/>
                              <a:gd name="T15" fmla="*/ 1214 h 51"/>
                              <a:gd name="T16" fmla="+- 0 5048 4101"/>
                              <a:gd name="T17" fmla="*/ T16 w 1023"/>
                              <a:gd name="T18" fmla="+- 0 1206 1185"/>
                              <a:gd name="T19" fmla="*/ 1206 h 51"/>
                              <a:gd name="T20" fmla="+- 0 5110 4101"/>
                              <a:gd name="T21" fmla="*/ T20 w 1023"/>
                              <a:gd name="T22" fmla="+- 0 1206 1185"/>
                              <a:gd name="T23" fmla="*/ 1206 h 51"/>
                              <a:gd name="T24" fmla="+- 0 5040 4101"/>
                              <a:gd name="T25" fmla="*/ T24 w 1023"/>
                              <a:gd name="T26" fmla="+- 0 1185 1185"/>
                              <a:gd name="T27" fmla="*/ 1185 h 51"/>
                              <a:gd name="T28" fmla="+- 0 5040 4101"/>
                              <a:gd name="T29" fmla="*/ T28 w 1023"/>
                              <a:gd name="T30" fmla="+- 0 1206 1185"/>
                              <a:gd name="T31" fmla="*/ 1206 h 51"/>
                              <a:gd name="T32" fmla="+- 0 4101 4101"/>
                              <a:gd name="T33" fmla="*/ T32 w 1023"/>
                              <a:gd name="T34" fmla="+- 0 1206 1185"/>
                              <a:gd name="T35" fmla="*/ 1206 h 51"/>
                              <a:gd name="T36" fmla="+- 0 4101 4101"/>
                              <a:gd name="T37" fmla="*/ T36 w 1023"/>
                              <a:gd name="T38" fmla="+- 0 1214 1185"/>
                              <a:gd name="T39" fmla="*/ 1214 h 51"/>
                              <a:gd name="T40" fmla="+- 0 5040 4101"/>
                              <a:gd name="T41" fmla="*/ T40 w 1023"/>
                              <a:gd name="T42" fmla="+- 0 1214 1185"/>
                              <a:gd name="T43" fmla="*/ 1214 h 51"/>
                              <a:gd name="T44" fmla="+- 0 5040 4101"/>
                              <a:gd name="T45" fmla="*/ T44 w 1023"/>
                              <a:gd name="T46" fmla="+- 0 1206 1185"/>
                              <a:gd name="T47" fmla="*/ 1206 h 51"/>
                              <a:gd name="T48" fmla="+- 0 5110 4101"/>
                              <a:gd name="T49" fmla="*/ T48 w 1023"/>
                              <a:gd name="T50" fmla="+- 0 1206 1185"/>
                              <a:gd name="T51" fmla="*/ 1206 h 51"/>
                              <a:gd name="T52" fmla="+- 0 5048 4101"/>
                              <a:gd name="T53" fmla="*/ T52 w 1023"/>
                              <a:gd name="T54" fmla="+- 0 1206 1185"/>
                              <a:gd name="T55" fmla="*/ 1206 h 51"/>
                              <a:gd name="T56" fmla="+- 0 5048 4101"/>
                              <a:gd name="T57" fmla="*/ T56 w 1023"/>
                              <a:gd name="T58" fmla="+- 0 1214 1185"/>
                              <a:gd name="T59" fmla="*/ 1214 h 51"/>
                              <a:gd name="T60" fmla="+- 0 5110 4101"/>
                              <a:gd name="T61" fmla="*/ T60 w 1023"/>
                              <a:gd name="T62" fmla="+- 0 1214 1185"/>
                              <a:gd name="T63" fmla="*/ 1214 h 51"/>
                              <a:gd name="T64" fmla="+- 0 5124 4101"/>
                              <a:gd name="T65" fmla="*/ T64 w 1023"/>
                              <a:gd name="T66" fmla="+- 0 1210 1185"/>
                              <a:gd name="T67" fmla="*/ 1210 h 51"/>
                              <a:gd name="T68" fmla="+- 0 5110 4101"/>
                              <a:gd name="T69" fmla="*/ T68 w 1023"/>
                              <a:gd name="T70" fmla="+- 0 1206 1185"/>
                              <a:gd name="T71" fmla="*/ 1206 h 5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1023" h="51">
                                <a:moveTo>
                                  <a:pt x="939" y="0"/>
                                </a:moveTo>
                                <a:lnTo>
                                  <a:pt x="939" y="50"/>
                                </a:lnTo>
                                <a:lnTo>
                                  <a:pt x="1009" y="29"/>
                                </a:lnTo>
                                <a:lnTo>
                                  <a:pt x="947" y="29"/>
                                </a:lnTo>
                                <a:lnTo>
                                  <a:pt x="947" y="21"/>
                                </a:lnTo>
                                <a:lnTo>
                                  <a:pt x="1009" y="21"/>
                                </a:lnTo>
                                <a:lnTo>
                                  <a:pt x="939" y="0"/>
                                </a:lnTo>
                                <a:close/>
                                <a:moveTo>
                                  <a:pt x="939" y="21"/>
                                </a:moveTo>
                                <a:lnTo>
                                  <a:pt x="0" y="21"/>
                                </a:lnTo>
                                <a:lnTo>
                                  <a:pt x="0" y="29"/>
                                </a:lnTo>
                                <a:lnTo>
                                  <a:pt x="939" y="29"/>
                                </a:lnTo>
                                <a:lnTo>
                                  <a:pt x="939" y="21"/>
                                </a:lnTo>
                                <a:close/>
                                <a:moveTo>
                                  <a:pt x="1009" y="21"/>
                                </a:moveTo>
                                <a:lnTo>
                                  <a:pt x="947" y="21"/>
                                </a:lnTo>
                                <a:lnTo>
                                  <a:pt x="947" y="29"/>
                                </a:lnTo>
                                <a:lnTo>
                                  <a:pt x="1009" y="29"/>
                                </a:lnTo>
                                <a:lnTo>
                                  <a:pt x="1023" y="25"/>
                                </a:lnTo>
                                <a:lnTo>
                                  <a:pt x="1009" y="2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00" name="Picture 114"/>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4039" y="1326"/>
                            <a:ext cx="177"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01" name="Freeform 113"/>
                        <wps:cNvSpPr>
                          <a:spLocks/>
                        </wps:cNvSpPr>
                        <wps:spPr bwMode="auto">
                          <a:xfrm>
                            <a:off x="1335" y="924"/>
                            <a:ext cx="735" cy="401"/>
                          </a:xfrm>
                          <a:custGeom>
                            <a:avLst/>
                            <a:gdLst>
                              <a:gd name="T0" fmla="+- 0 2069 1335"/>
                              <a:gd name="T1" fmla="*/ T0 w 735"/>
                              <a:gd name="T2" fmla="+- 0 924 924"/>
                              <a:gd name="T3" fmla="*/ 924 h 401"/>
                              <a:gd name="T4" fmla="+- 0 1335 1335"/>
                              <a:gd name="T5" fmla="*/ T4 w 735"/>
                              <a:gd name="T6" fmla="+- 0 924 924"/>
                              <a:gd name="T7" fmla="*/ 924 h 401"/>
                              <a:gd name="T8" fmla="+- 0 1335 1335"/>
                              <a:gd name="T9" fmla="*/ T8 w 735"/>
                              <a:gd name="T10" fmla="+- 0 1303 924"/>
                              <a:gd name="T11" fmla="*/ 1303 h 401"/>
                              <a:gd name="T12" fmla="+- 0 1413 1335"/>
                              <a:gd name="T13" fmla="*/ T12 w 735"/>
                              <a:gd name="T14" fmla="+- 0 1316 924"/>
                              <a:gd name="T15" fmla="*/ 1316 h 401"/>
                              <a:gd name="T16" fmla="+- 0 1481 1335"/>
                              <a:gd name="T17" fmla="*/ T16 w 735"/>
                              <a:gd name="T18" fmla="+- 0 1323 924"/>
                              <a:gd name="T19" fmla="*/ 1323 h 401"/>
                              <a:gd name="T20" fmla="+- 0 1539 1335"/>
                              <a:gd name="T21" fmla="*/ T20 w 735"/>
                              <a:gd name="T22" fmla="+- 0 1325 924"/>
                              <a:gd name="T23" fmla="*/ 1325 h 401"/>
                              <a:gd name="T24" fmla="+- 0 1566 1335"/>
                              <a:gd name="T25" fmla="*/ T24 w 735"/>
                              <a:gd name="T26" fmla="+- 0 1324 924"/>
                              <a:gd name="T27" fmla="*/ 1324 h 401"/>
                              <a:gd name="T28" fmla="+- 0 1637 1335"/>
                              <a:gd name="T29" fmla="*/ T28 w 735"/>
                              <a:gd name="T30" fmla="+- 0 1317 924"/>
                              <a:gd name="T31" fmla="*/ 1317 h 401"/>
                              <a:gd name="T32" fmla="+- 0 1702 1335"/>
                              <a:gd name="T33" fmla="*/ T32 w 735"/>
                              <a:gd name="T34" fmla="+- 0 1303 924"/>
                              <a:gd name="T35" fmla="*/ 1303 h 401"/>
                              <a:gd name="T36" fmla="+- 0 1789 1335"/>
                              <a:gd name="T37" fmla="*/ T36 w 735"/>
                              <a:gd name="T38" fmla="+- 0 1281 924"/>
                              <a:gd name="T39" fmla="*/ 1281 h 401"/>
                              <a:gd name="T40" fmla="+- 0 1813 1335"/>
                              <a:gd name="T41" fmla="*/ T40 w 735"/>
                              <a:gd name="T42" fmla="+- 0 1276 924"/>
                              <a:gd name="T43" fmla="*/ 1276 h 401"/>
                              <a:gd name="T44" fmla="+- 0 1893 1335"/>
                              <a:gd name="T45" fmla="*/ T44 w 735"/>
                              <a:gd name="T46" fmla="+- 0 1261 924"/>
                              <a:gd name="T47" fmla="*/ 1261 h 401"/>
                              <a:gd name="T48" fmla="+- 0 1955 1335"/>
                              <a:gd name="T49" fmla="*/ T48 w 735"/>
                              <a:gd name="T50" fmla="+- 0 1254 924"/>
                              <a:gd name="T51" fmla="*/ 1254 h 401"/>
                              <a:gd name="T52" fmla="+- 0 2028 1335"/>
                              <a:gd name="T53" fmla="*/ T52 w 735"/>
                              <a:gd name="T54" fmla="+- 0 1250 924"/>
                              <a:gd name="T55" fmla="*/ 1250 h 401"/>
                              <a:gd name="T56" fmla="+- 0 2069 1335"/>
                              <a:gd name="T57" fmla="*/ T56 w 735"/>
                              <a:gd name="T58" fmla="+- 0 1250 924"/>
                              <a:gd name="T59" fmla="*/ 1250 h 401"/>
                              <a:gd name="T60" fmla="+- 0 2069 1335"/>
                              <a:gd name="T61" fmla="*/ T60 w 735"/>
                              <a:gd name="T62" fmla="+- 0 924 924"/>
                              <a:gd name="T63" fmla="*/ 924 h 4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735" h="401">
                                <a:moveTo>
                                  <a:pt x="734" y="0"/>
                                </a:moveTo>
                                <a:lnTo>
                                  <a:pt x="0" y="0"/>
                                </a:lnTo>
                                <a:lnTo>
                                  <a:pt x="0" y="379"/>
                                </a:lnTo>
                                <a:lnTo>
                                  <a:pt x="78" y="392"/>
                                </a:lnTo>
                                <a:lnTo>
                                  <a:pt x="146" y="399"/>
                                </a:lnTo>
                                <a:lnTo>
                                  <a:pt x="204" y="401"/>
                                </a:lnTo>
                                <a:lnTo>
                                  <a:pt x="231" y="400"/>
                                </a:lnTo>
                                <a:lnTo>
                                  <a:pt x="302" y="393"/>
                                </a:lnTo>
                                <a:lnTo>
                                  <a:pt x="367" y="379"/>
                                </a:lnTo>
                                <a:lnTo>
                                  <a:pt x="454" y="357"/>
                                </a:lnTo>
                                <a:lnTo>
                                  <a:pt x="478" y="352"/>
                                </a:lnTo>
                                <a:lnTo>
                                  <a:pt x="558" y="337"/>
                                </a:lnTo>
                                <a:lnTo>
                                  <a:pt x="620" y="330"/>
                                </a:lnTo>
                                <a:lnTo>
                                  <a:pt x="693" y="326"/>
                                </a:lnTo>
                                <a:lnTo>
                                  <a:pt x="734" y="326"/>
                                </a:lnTo>
                                <a:lnTo>
                                  <a:pt x="734" y="0"/>
                                </a:lnTo>
                                <a:close/>
                              </a:path>
                            </a:pathLst>
                          </a:custGeom>
                          <a:solidFill>
                            <a:srgbClr val="9999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2" name="Freeform 112"/>
                        <wps:cNvSpPr>
                          <a:spLocks/>
                        </wps:cNvSpPr>
                        <wps:spPr bwMode="auto">
                          <a:xfrm>
                            <a:off x="1335" y="924"/>
                            <a:ext cx="735" cy="401"/>
                          </a:xfrm>
                          <a:custGeom>
                            <a:avLst/>
                            <a:gdLst>
                              <a:gd name="T0" fmla="+- 0 1335 1335"/>
                              <a:gd name="T1" fmla="*/ T0 w 735"/>
                              <a:gd name="T2" fmla="+- 0 924 924"/>
                              <a:gd name="T3" fmla="*/ 924 h 401"/>
                              <a:gd name="T4" fmla="+- 0 2069 1335"/>
                              <a:gd name="T5" fmla="*/ T4 w 735"/>
                              <a:gd name="T6" fmla="+- 0 924 924"/>
                              <a:gd name="T7" fmla="*/ 924 h 401"/>
                              <a:gd name="T8" fmla="+- 0 2069 1335"/>
                              <a:gd name="T9" fmla="*/ T8 w 735"/>
                              <a:gd name="T10" fmla="+- 0 1250 924"/>
                              <a:gd name="T11" fmla="*/ 1250 h 401"/>
                              <a:gd name="T12" fmla="+- 0 2028 1335"/>
                              <a:gd name="T13" fmla="*/ T12 w 735"/>
                              <a:gd name="T14" fmla="+- 0 1250 924"/>
                              <a:gd name="T15" fmla="*/ 1250 h 401"/>
                              <a:gd name="T16" fmla="+- 0 1990 1335"/>
                              <a:gd name="T17" fmla="*/ T16 w 735"/>
                              <a:gd name="T18" fmla="+- 0 1252 924"/>
                              <a:gd name="T19" fmla="*/ 1252 h 401"/>
                              <a:gd name="T20" fmla="+- 0 1923 1335"/>
                              <a:gd name="T21" fmla="*/ T20 w 735"/>
                              <a:gd name="T22" fmla="+- 0 1258 924"/>
                              <a:gd name="T23" fmla="*/ 1258 h 401"/>
                              <a:gd name="T24" fmla="+- 0 1838 1335"/>
                              <a:gd name="T25" fmla="*/ T24 w 735"/>
                              <a:gd name="T26" fmla="+- 0 1271 924"/>
                              <a:gd name="T27" fmla="*/ 1271 h 401"/>
                              <a:gd name="T28" fmla="+- 0 1766 1335"/>
                              <a:gd name="T29" fmla="*/ T28 w 735"/>
                              <a:gd name="T30" fmla="+- 0 1287 924"/>
                              <a:gd name="T31" fmla="*/ 1287 h 401"/>
                              <a:gd name="T32" fmla="+- 0 1723 1335"/>
                              <a:gd name="T33" fmla="*/ T32 w 735"/>
                              <a:gd name="T34" fmla="+- 0 1298 924"/>
                              <a:gd name="T35" fmla="*/ 1298 h 401"/>
                              <a:gd name="T36" fmla="+- 0 1702 1335"/>
                              <a:gd name="T37" fmla="*/ T36 w 735"/>
                              <a:gd name="T38" fmla="+- 0 1303 924"/>
                              <a:gd name="T39" fmla="*/ 1303 h 401"/>
                              <a:gd name="T40" fmla="+- 0 1637 1335"/>
                              <a:gd name="T41" fmla="*/ T40 w 735"/>
                              <a:gd name="T42" fmla="+- 0 1317 924"/>
                              <a:gd name="T43" fmla="*/ 1317 h 401"/>
                              <a:gd name="T44" fmla="+- 0 1566 1335"/>
                              <a:gd name="T45" fmla="*/ T44 w 735"/>
                              <a:gd name="T46" fmla="+- 0 1324 924"/>
                              <a:gd name="T47" fmla="*/ 1324 h 401"/>
                              <a:gd name="T48" fmla="+- 0 1539 1335"/>
                              <a:gd name="T49" fmla="*/ T48 w 735"/>
                              <a:gd name="T50" fmla="+- 0 1325 924"/>
                              <a:gd name="T51" fmla="*/ 1325 h 401"/>
                              <a:gd name="T52" fmla="+- 0 1511 1335"/>
                              <a:gd name="T53" fmla="*/ T52 w 735"/>
                              <a:gd name="T54" fmla="+- 0 1325 924"/>
                              <a:gd name="T55" fmla="*/ 1325 h 401"/>
                              <a:gd name="T56" fmla="+- 0 1448 1335"/>
                              <a:gd name="T57" fmla="*/ T56 w 735"/>
                              <a:gd name="T58" fmla="+- 0 1321 924"/>
                              <a:gd name="T59" fmla="*/ 1321 h 401"/>
                              <a:gd name="T60" fmla="+- 0 1375 1335"/>
                              <a:gd name="T61" fmla="*/ T60 w 735"/>
                              <a:gd name="T62" fmla="+- 0 1311 924"/>
                              <a:gd name="T63" fmla="*/ 1311 h 401"/>
                              <a:gd name="T64" fmla="+- 0 1335 1335"/>
                              <a:gd name="T65" fmla="*/ T64 w 735"/>
                              <a:gd name="T66" fmla="+- 0 1303 924"/>
                              <a:gd name="T67" fmla="*/ 1303 h 401"/>
                              <a:gd name="T68" fmla="+- 0 1335 1335"/>
                              <a:gd name="T69" fmla="*/ T68 w 735"/>
                              <a:gd name="T70" fmla="+- 0 924 924"/>
                              <a:gd name="T71" fmla="*/ 924 h 4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735" h="401">
                                <a:moveTo>
                                  <a:pt x="0" y="0"/>
                                </a:moveTo>
                                <a:lnTo>
                                  <a:pt x="734" y="0"/>
                                </a:lnTo>
                                <a:lnTo>
                                  <a:pt x="734" y="326"/>
                                </a:lnTo>
                                <a:lnTo>
                                  <a:pt x="693" y="326"/>
                                </a:lnTo>
                                <a:lnTo>
                                  <a:pt x="655" y="328"/>
                                </a:lnTo>
                                <a:lnTo>
                                  <a:pt x="588" y="334"/>
                                </a:lnTo>
                                <a:lnTo>
                                  <a:pt x="503" y="347"/>
                                </a:lnTo>
                                <a:lnTo>
                                  <a:pt x="431" y="363"/>
                                </a:lnTo>
                                <a:lnTo>
                                  <a:pt x="388" y="374"/>
                                </a:lnTo>
                                <a:lnTo>
                                  <a:pt x="367" y="379"/>
                                </a:lnTo>
                                <a:lnTo>
                                  <a:pt x="302" y="393"/>
                                </a:lnTo>
                                <a:lnTo>
                                  <a:pt x="231" y="400"/>
                                </a:lnTo>
                                <a:lnTo>
                                  <a:pt x="204" y="401"/>
                                </a:lnTo>
                                <a:lnTo>
                                  <a:pt x="176" y="401"/>
                                </a:lnTo>
                                <a:lnTo>
                                  <a:pt x="113" y="397"/>
                                </a:lnTo>
                                <a:lnTo>
                                  <a:pt x="40" y="387"/>
                                </a:lnTo>
                                <a:lnTo>
                                  <a:pt x="0" y="379"/>
                                </a:lnTo>
                                <a:lnTo>
                                  <a:pt x="0" y="0"/>
                                </a:lnTo>
                                <a:close/>
                              </a:path>
                            </a:pathLst>
                          </a:custGeom>
                          <a:noFill/>
                          <a:ln w="51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03" name="Picture 11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1213" y="1177"/>
                            <a:ext cx="242" cy="3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04" name="Picture 110"/>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2970" y="1177"/>
                            <a:ext cx="242" cy="3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05" name="Picture 109"/>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5082" y="1220"/>
                            <a:ext cx="408" cy="2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06" name="Rectangle 108"/>
                        <wps:cNvSpPr>
                          <a:spLocks noChangeArrowheads="1"/>
                        </wps:cNvSpPr>
                        <wps:spPr bwMode="auto">
                          <a:xfrm>
                            <a:off x="1904" y="1414"/>
                            <a:ext cx="927" cy="433"/>
                          </a:xfrm>
                          <a:prstGeom prst="rect">
                            <a:avLst/>
                          </a:prstGeom>
                          <a:solidFill>
                            <a:srgbClr val="91C309">
                              <a:alpha val="20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7" name="AutoShape 107"/>
                        <wps:cNvSpPr>
                          <a:spLocks/>
                        </wps:cNvSpPr>
                        <wps:spPr bwMode="auto">
                          <a:xfrm>
                            <a:off x="1968" y="11342"/>
                            <a:ext cx="2204" cy="1737"/>
                          </a:xfrm>
                          <a:custGeom>
                            <a:avLst/>
                            <a:gdLst>
                              <a:gd name="T0" fmla="+- 0 1904 1968"/>
                              <a:gd name="T1" fmla="*/ T0 w 2204"/>
                              <a:gd name="T2" fmla="+- 0 1847 11342"/>
                              <a:gd name="T3" fmla="*/ 1847 h 1737"/>
                              <a:gd name="T4" fmla="+- 0 2832 1968"/>
                              <a:gd name="T5" fmla="*/ T4 w 2204"/>
                              <a:gd name="T6" fmla="+- 0 1847 11342"/>
                              <a:gd name="T7" fmla="*/ 1847 h 1737"/>
                              <a:gd name="T8" fmla="+- 0 2832 1968"/>
                              <a:gd name="T9" fmla="*/ T8 w 2204"/>
                              <a:gd name="T10" fmla="+- 0 1414 11342"/>
                              <a:gd name="T11" fmla="*/ 1414 h 1737"/>
                              <a:gd name="T12" fmla="+- 0 1904 1968"/>
                              <a:gd name="T13" fmla="*/ T12 w 2204"/>
                              <a:gd name="T14" fmla="+- 0 1414 11342"/>
                              <a:gd name="T15" fmla="*/ 1414 h 1737"/>
                              <a:gd name="T16" fmla="+- 0 1904 1968"/>
                              <a:gd name="T17" fmla="*/ T16 w 2204"/>
                              <a:gd name="T18" fmla="+- 0 1847 11342"/>
                              <a:gd name="T19" fmla="*/ 1847 h 1737"/>
                              <a:gd name="T20" fmla="+- 0 2419 1968"/>
                              <a:gd name="T21" fmla="*/ T20 w 2204"/>
                              <a:gd name="T22" fmla="+- 0 1418 11342"/>
                              <a:gd name="T23" fmla="*/ 1418 h 1737"/>
                              <a:gd name="T24" fmla="+- 0 2455 1968"/>
                              <a:gd name="T25" fmla="*/ T24 w 2204"/>
                              <a:gd name="T26" fmla="+- 0 1117 11342"/>
                              <a:gd name="T27" fmla="*/ 1117 h 1737"/>
                            </a:gdLst>
                            <a:ahLst/>
                            <a:cxnLst>
                              <a:cxn ang="0">
                                <a:pos x="T1" y="T3"/>
                              </a:cxn>
                              <a:cxn ang="0">
                                <a:pos x="T5" y="T7"/>
                              </a:cxn>
                              <a:cxn ang="0">
                                <a:pos x="T9" y="T11"/>
                              </a:cxn>
                              <a:cxn ang="0">
                                <a:pos x="T13" y="T15"/>
                              </a:cxn>
                              <a:cxn ang="0">
                                <a:pos x="T17" y="T19"/>
                              </a:cxn>
                              <a:cxn ang="0">
                                <a:pos x="T21" y="T23"/>
                              </a:cxn>
                              <a:cxn ang="0">
                                <a:pos x="T25" y="T27"/>
                              </a:cxn>
                            </a:cxnLst>
                            <a:rect l="0" t="0" r="r" b="b"/>
                            <a:pathLst>
                              <a:path w="2204" h="1737">
                                <a:moveTo>
                                  <a:pt x="-64" y="-9495"/>
                                </a:moveTo>
                                <a:lnTo>
                                  <a:pt x="864" y="-9495"/>
                                </a:lnTo>
                                <a:lnTo>
                                  <a:pt x="864" y="-9928"/>
                                </a:lnTo>
                                <a:lnTo>
                                  <a:pt x="-64" y="-9928"/>
                                </a:lnTo>
                                <a:lnTo>
                                  <a:pt x="-64" y="-9495"/>
                                </a:lnTo>
                                <a:close/>
                                <a:moveTo>
                                  <a:pt x="451" y="-9924"/>
                                </a:moveTo>
                                <a:lnTo>
                                  <a:pt x="487" y="-10225"/>
                                </a:lnTo>
                              </a:path>
                            </a:pathLst>
                          </a:custGeom>
                          <a:noFill/>
                          <a:ln w="6415">
                            <a:solidFill>
                              <a:srgbClr val="91C309"/>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08" name="Picture 106"/>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1949" y="1657"/>
                            <a:ext cx="839" cy="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09" name="Rectangle 105"/>
                        <wps:cNvSpPr>
                          <a:spLocks noChangeArrowheads="1"/>
                        </wps:cNvSpPr>
                        <wps:spPr bwMode="auto">
                          <a:xfrm>
                            <a:off x="1077" y="394"/>
                            <a:ext cx="1040" cy="433"/>
                          </a:xfrm>
                          <a:prstGeom prst="rect">
                            <a:avLst/>
                          </a:prstGeom>
                          <a:solidFill>
                            <a:srgbClr val="91C309">
                              <a:alpha val="20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0" name="Rectangle 104"/>
                        <wps:cNvSpPr>
                          <a:spLocks noChangeArrowheads="1"/>
                        </wps:cNvSpPr>
                        <wps:spPr bwMode="auto">
                          <a:xfrm>
                            <a:off x="1077" y="394"/>
                            <a:ext cx="1040" cy="433"/>
                          </a:xfrm>
                          <a:prstGeom prst="rect">
                            <a:avLst/>
                          </a:prstGeom>
                          <a:noFill/>
                          <a:ln w="6415">
                            <a:solidFill>
                              <a:srgbClr val="91C309"/>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1" name="Line 103"/>
                        <wps:cNvCnPr>
                          <a:cxnSpLocks noChangeShapeType="1"/>
                        </wps:cNvCnPr>
                        <wps:spPr bwMode="auto">
                          <a:xfrm>
                            <a:off x="2115" y="487"/>
                            <a:ext cx="265" cy="0"/>
                          </a:xfrm>
                          <a:prstGeom prst="line">
                            <a:avLst/>
                          </a:prstGeom>
                          <a:noFill/>
                          <a:ln w="6415">
                            <a:solidFill>
                              <a:srgbClr val="91C309"/>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112" name="Picture 102"/>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1760" y="566"/>
                            <a:ext cx="242" cy="2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13" name="Picture 101"/>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1177" y="571"/>
                            <a:ext cx="376" cy="2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14" name="Rectangle 100"/>
                        <wps:cNvSpPr>
                          <a:spLocks noChangeArrowheads="1"/>
                        </wps:cNvSpPr>
                        <wps:spPr bwMode="auto">
                          <a:xfrm>
                            <a:off x="1909" y="-915"/>
                            <a:ext cx="585" cy="433"/>
                          </a:xfrm>
                          <a:prstGeom prst="rect">
                            <a:avLst/>
                          </a:prstGeom>
                          <a:solidFill>
                            <a:srgbClr val="91C309">
                              <a:alpha val="20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 name="AutoShape 99"/>
                        <wps:cNvSpPr>
                          <a:spLocks/>
                        </wps:cNvSpPr>
                        <wps:spPr bwMode="auto">
                          <a:xfrm>
                            <a:off x="1980" y="6514"/>
                            <a:ext cx="1390" cy="1289"/>
                          </a:xfrm>
                          <a:custGeom>
                            <a:avLst/>
                            <a:gdLst>
                              <a:gd name="T0" fmla="+- 0 1909 1980"/>
                              <a:gd name="T1" fmla="*/ T0 w 1390"/>
                              <a:gd name="T2" fmla="+- 0 -482 6514"/>
                              <a:gd name="T3" fmla="*/ -482 h 1289"/>
                              <a:gd name="T4" fmla="+- 0 2494 1980"/>
                              <a:gd name="T5" fmla="*/ T4 w 1390"/>
                              <a:gd name="T6" fmla="+- 0 -482 6514"/>
                              <a:gd name="T7" fmla="*/ -482 h 1289"/>
                              <a:gd name="T8" fmla="+- 0 2494 1980"/>
                              <a:gd name="T9" fmla="*/ T8 w 1390"/>
                              <a:gd name="T10" fmla="+- 0 -915 6514"/>
                              <a:gd name="T11" fmla="*/ -915 h 1289"/>
                              <a:gd name="T12" fmla="+- 0 1909 1980"/>
                              <a:gd name="T13" fmla="*/ T12 w 1390"/>
                              <a:gd name="T14" fmla="+- 0 -915 6514"/>
                              <a:gd name="T15" fmla="*/ -915 h 1289"/>
                              <a:gd name="T16" fmla="+- 0 1909 1980"/>
                              <a:gd name="T17" fmla="*/ T16 w 1390"/>
                              <a:gd name="T18" fmla="+- 0 -482 6514"/>
                              <a:gd name="T19" fmla="*/ -482 h 1289"/>
                              <a:gd name="T20" fmla="+- 0 2257 1980"/>
                              <a:gd name="T21" fmla="*/ T20 w 1390"/>
                              <a:gd name="T22" fmla="+- 0 -486 6514"/>
                              <a:gd name="T23" fmla="*/ -486 h 1289"/>
                              <a:gd name="T24" fmla="+- 0 2327 1980"/>
                              <a:gd name="T25" fmla="*/ T24 w 1390"/>
                              <a:gd name="T26" fmla="+- 0 -373 6514"/>
                              <a:gd name="T27" fmla="*/ -373 h 1289"/>
                            </a:gdLst>
                            <a:ahLst/>
                            <a:cxnLst>
                              <a:cxn ang="0">
                                <a:pos x="T1" y="T3"/>
                              </a:cxn>
                              <a:cxn ang="0">
                                <a:pos x="T5" y="T7"/>
                              </a:cxn>
                              <a:cxn ang="0">
                                <a:pos x="T9" y="T11"/>
                              </a:cxn>
                              <a:cxn ang="0">
                                <a:pos x="T13" y="T15"/>
                              </a:cxn>
                              <a:cxn ang="0">
                                <a:pos x="T17" y="T19"/>
                              </a:cxn>
                              <a:cxn ang="0">
                                <a:pos x="T21" y="T23"/>
                              </a:cxn>
                              <a:cxn ang="0">
                                <a:pos x="T25" y="T27"/>
                              </a:cxn>
                            </a:cxnLst>
                            <a:rect l="0" t="0" r="r" b="b"/>
                            <a:pathLst>
                              <a:path w="1390" h="1289">
                                <a:moveTo>
                                  <a:pt x="-71" y="-6996"/>
                                </a:moveTo>
                                <a:lnTo>
                                  <a:pt x="514" y="-6996"/>
                                </a:lnTo>
                                <a:lnTo>
                                  <a:pt x="514" y="-7429"/>
                                </a:lnTo>
                                <a:lnTo>
                                  <a:pt x="-71" y="-7429"/>
                                </a:lnTo>
                                <a:lnTo>
                                  <a:pt x="-71" y="-6996"/>
                                </a:lnTo>
                                <a:close/>
                                <a:moveTo>
                                  <a:pt x="277" y="-7000"/>
                                </a:moveTo>
                                <a:lnTo>
                                  <a:pt x="347" y="-6887"/>
                                </a:lnTo>
                              </a:path>
                            </a:pathLst>
                          </a:custGeom>
                          <a:noFill/>
                          <a:ln w="6415">
                            <a:solidFill>
                              <a:srgbClr val="91C309"/>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16" name="Picture 98"/>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2014" y="-740"/>
                            <a:ext cx="375" cy="2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17" name="Rectangle 97"/>
                        <wps:cNvSpPr>
                          <a:spLocks noChangeArrowheads="1"/>
                        </wps:cNvSpPr>
                        <wps:spPr bwMode="auto">
                          <a:xfrm>
                            <a:off x="5128" y="408"/>
                            <a:ext cx="574" cy="432"/>
                          </a:xfrm>
                          <a:prstGeom prst="rect">
                            <a:avLst/>
                          </a:prstGeom>
                          <a:solidFill>
                            <a:srgbClr val="91C309">
                              <a:alpha val="20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8" name="AutoShape 96"/>
                        <wps:cNvSpPr>
                          <a:spLocks/>
                        </wps:cNvSpPr>
                        <wps:spPr bwMode="auto">
                          <a:xfrm>
                            <a:off x="9114" y="9658"/>
                            <a:ext cx="1876" cy="1285"/>
                          </a:xfrm>
                          <a:custGeom>
                            <a:avLst/>
                            <a:gdLst>
                              <a:gd name="T0" fmla="+- 0 5128 9114"/>
                              <a:gd name="T1" fmla="*/ T0 w 1876"/>
                              <a:gd name="T2" fmla="+- 0 840 9658"/>
                              <a:gd name="T3" fmla="*/ 840 h 1285"/>
                              <a:gd name="T4" fmla="+- 0 5701 9114"/>
                              <a:gd name="T5" fmla="*/ T4 w 1876"/>
                              <a:gd name="T6" fmla="+- 0 840 9658"/>
                              <a:gd name="T7" fmla="*/ 840 h 1285"/>
                              <a:gd name="T8" fmla="+- 0 5701 9114"/>
                              <a:gd name="T9" fmla="*/ T8 w 1876"/>
                              <a:gd name="T10" fmla="+- 0 408 9658"/>
                              <a:gd name="T11" fmla="*/ 408 h 1285"/>
                              <a:gd name="T12" fmla="+- 0 5128 9114"/>
                              <a:gd name="T13" fmla="*/ T12 w 1876"/>
                              <a:gd name="T14" fmla="+- 0 408 9658"/>
                              <a:gd name="T15" fmla="*/ 408 h 1285"/>
                              <a:gd name="T16" fmla="+- 0 5128 9114"/>
                              <a:gd name="T17" fmla="*/ T16 w 1876"/>
                              <a:gd name="T18" fmla="+- 0 840 9658"/>
                              <a:gd name="T19" fmla="*/ 840 h 1285"/>
                              <a:gd name="T20" fmla="+- 0 5129 9114"/>
                              <a:gd name="T21" fmla="*/ T20 w 1876"/>
                              <a:gd name="T22" fmla="+- 0 711 9658"/>
                              <a:gd name="T23" fmla="*/ 711 h 1285"/>
                              <a:gd name="T24" fmla="+- 0 4912 9114"/>
                              <a:gd name="T25" fmla="*/ T24 w 1876"/>
                              <a:gd name="T26" fmla="+- 0 949 9658"/>
                              <a:gd name="T27" fmla="*/ 949 h 1285"/>
                            </a:gdLst>
                            <a:ahLst/>
                            <a:cxnLst>
                              <a:cxn ang="0">
                                <a:pos x="T1" y="T3"/>
                              </a:cxn>
                              <a:cxn ang="0">
                                <a:pos x="T5" y="T7"/>
                              </a:cxn>
                              <a:cxn ang="0">
                                <a:pos x="T9" y="T11"/>
                              </a:cxn>
                              <a:cxn ang="0">
                                <a:pos x="T13" y="T15"/>
                              </a:cxn>
                              <a:cxn ang="0">
                                <a:pos x="T17" y="T19"/>
                              </a:cxn>
                              <a:cxn ang="0">
                                <a:pos x="T21" y="T23"/>
                              </a:cxn>
                              <a:cxn ang="0">
                                <a:pos x="T25" y="T27"/>
                              </a:cxn>
                            </a:cxnLst>
                            <a:rect l="0" t="0" r="r" b="b"/>
                            <a:pathLst>
                              <a:path w="1876" h="1285">
                                <a:moveTo>
                                  <a:pt x="-3986" y="-8818"/>
                                </a:moveTo>
                                <a:lnTo>
                                  <a:pt x="-3413" y="-8818"/>
                                </a:lnTo>
                                <a:lnTo>
                                  <a:pt x="-3413" y="-9250"/>
                                </a:lnTo>
                                <a:lnTo>
                                  <a:pt x="-3986" y="-9250"/>
                                </a:lnTo>
                                <a:lnTo>
                                  <a:pt x="-3986" y="-8818"/>
                                </a:lnTo>
                                <a:close/>
                                <a:moveTo>
                                  <a:pt x="-3985" y="-8947"/>
                                </a:moveTo>
                                <a:lnTo>
                                  <a:pt x="-4202" y="-8709"/>
                                </a:lnTo>
                              </a:path>
                            </a:pathLst>
                          </a:custGeom>
                          <a:noFill/>
                          <a:ln w="6415">
                            <a:solidFill>
                              <a:srgbClr val="91C309"/>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19" name="Picture 95"/>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5227" y="594"/>
                            <a:ext cx="376" cy="2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20" name="Rectangle 94"/>
                        <wps:cNvSpPr>
                          <a:spLocks noChangeArrowheads="1"/>
                        </wps:cNvSpPr>
                        <wps:spPr bwMode="auto">
                          <a:xfrm>
                            <a:off x="4582" y="-880"/>
                            <a:ext cx="908" cy="433"/>
                          </a:xfrm>
                          <a:prstGeom prst="rect">
                            <a:avLst/>
                          </a:prstGeom>
                          <a:solidFill>
                            <a:srgbClr val="91C309">
                              <a:alpha val="20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1" name="AutoShape 93"/>
                        <wps:cNvSpPr>
                          <a:spLocks/>
                        </wps:cNvSpPr>
                        <wps:spPr bwMode="auto">
                          <a:xfrm>
                            <a:off x="8330" y="6598"/>
                            <a:ext cx="2158" cy="1365"/>
                          </a:xfrm>
                          <a:custGeom>
                            <a:avLst/>
                            <a:gdLst>
                              <a:gd name="T0" fmla="+- 0 4582 8330"/>
                              <a:gd name="T1" fmla="*/ T0 w 2158"/>
                              <a:gd name="T2" fmla="+- 0 -447 6598"/>
                              <a:gd name="T3" fmla="*/ -447 h 1365"/>
                              <a:gd name="T4" fmla="+- 0 5490 8330"/>
                              <a:gd name="T5" fmla="*/ T4 w 2158"/>
                              <a:gd name="T6" fmla="+- 0 -447 6598"/>
                              <a:gd name="T7" fmla="*/ -447 h 1365"/>
                              <a:gd name="T8" fmla="+- 0 5490 8330"/>
                              <a:gd name="T9" fmla="*/ T8 w 2158"/>
                              <a:gd name="T10" fmla="+- 0 -880 6598"/>
                              <a:gd name="T11" fmla="*/ -880 h 1365"/>
                              <a:gd name="T12" fmla="+- 0 4582 8330"/>
                              <a:gd name="T13" fmla="*/ T12 w 2158"/>
                              <a:gd name="T14" fmla="+- 0 -880 6598"/>
                              <a:gd name="T15" fmla="*/ -880 h 1365"/>
                              <a:gd name="T16" fmla="+- 0 4582 8330"/>
                              <a:gd name="T17" fmla="*/ T16 w 2158"/>
                              <a:gd name="T18" fmla="+- 0 -447 6598"/>
                              <a:gd name="T19" fmla="*/ -447 h 1365"/>
                              <a:gd name="T20" fmla="+- 0 4817 8330"/>
                              <a:gd name="T21" fmla="*/ T20 w 2158"/>
                              <a:gd name="T22" fmla="+- 0 -439 6598"/>
                              <a:gd name="T23" fmla="*/ -439 h 1365"/>
                              <a:gd name="T24" fmla="+- 0 4735 8330"/>
                              <a:gd name="T25" fmla="*/ T24 w 2158"/>
                              <a:gd name="T26" fmla="+- 0 -306 6598"/>
                              <a:gd name="T27" fmla="*/ -306 h 1365"/>
                            </a:gdLst>
                            <a:ahLst/>
                            <a:cxnLst>
                              <a:cxn ang="0">
                                <a:pos x="T1" y="T3"/>
                              </a:cxn>
                              <a:cxn ang="0">
                                <a:pos x="T5" y="T7"/>
                              </a:cxn>
                              <a:cxn ang="0">
                                <a:pos x="T9" y="T11"/>
                              </a:cxn>
                              <a:cxn ang="0">
                                <a:pos x="T13" y="T15"/>
                              </a:cxn>
                              <a:cxn ang="0">
                                <a:pos x="T17" y="T19"/>
                              </a:cxn>
                              <a:cxn ang="0">
                                <a:pos x="T21" y="T23"/>
                              </a:cxn>
                              <a:cxn ang="0">
                                <a:pos x="T25" y="T27"/>
                              </a:cxn>
                            </a:cxnLst>
                            <a:rect l="0" t="0" r="r" b="b"/>
                            <a:pathLst>
                              <a:path w="2158" h="1365">
                                <a:moveTo>
                                  <a:pt x="-3748" y="-7045"/>
                                </a:moveTo>
                                <a:lnTo>
                                  <a:pt x="-2840" y="-7045"/>
                                </a:lnTo>
                                <a:lnTo>
                                  <a:pt x="-2840" y="-7478"/>
                                </a:lnTo>
                                <a:lnTo>
                                  <a:pt x="-3748" y="-7478"/>
                                </a:lnTo>
                                <a:lnTo>
                                  <a:pt x="-3748" y="-7045"/>
                                </a:lnTo>
                                <a:close/>
                                <a:moveTo>
                                  <a:pt x="-3513" y="-7037"/>
                                </a:moveTo>
                                <a:lnTo>
                                  <a:pt x="-3595" y="-6904"/>
                                </a:lnTo>
                              </a:path>
                            </a:pathLst>
                          </a:custGeom>
                          <a:noFill/>
                          <a:ln w="6415">
                            <a:solidFill>
                              <a:srgbClr val="91C309"/>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22" name="Picture 92"/>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4916" y="-698"/>
                            <a:ext cx="241" cy="2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23" name="Rectangle 91"/>
                        <wps:cNvSpPr>
                          <a:spLocks noChangeArrowheads="1"/>
                        </wps:cNvSpPr>
                        <wps:spPr bwMode="auto">
                          <a:xfrm>
                            <a:off x="3946" y="1728"/>
                            <a:ext cx="1000" cy="433"/>
                          </a:xfrm>
                          <a:prstGeom prst="rect">
                            <a:avLst/>
                          </a:prstGeom>
                          <a:solidFill>
                            <a:srgbClr val="91C309">
                              <a:alpha val="20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4" name="AutoShape 90"/>
                        <wps:cNvSpPr>
                          <a:spLocks/>
                        </wps:cNvSpPr>
                        <wps:spPr bwMode="auto">
                          <a:xfrm>
                            <a:off x="6818" y="12421"/>
                            <a:ext cx="2376" cy="1405"/>
                          </a:xfrm>
                          <a:custGeom>
                            <a:avLst/>
                            <a:gdLst>
                              <a:gd name="T0" fmla="+- 0 3946 6818"/>
                              <a:gd name="T1" fmla="*/ T0 w 2376"/>
                              <a:gd name="T2" fmla="+- 0 2162 12421"/>
                              <a:gd name="T3" fmla="*/ 2162 h 1405"/>
                              <a:gd name="T4" fmla="+- 0 4946 6818"/>
                              <a:gd name="T5" fmla="*/ T4 w 2376"/>
                              <a:gd name="T6" fmla="+- 0 2162 12421"/>
                              <a:gd name="T7" fmla="*/ 2162 h 1405"/>
                              <a:gd name="T8" fmla="+- 0 4946 6818"/>
                              <a:gd name="T9" fmla="*/ T8 w 2376"/>
                              <a:gd name="T10" fmla="+- 0 1728 12421"/>
                              <a:gd name="T11" fmla="*/ 1728 h 1405"/>
                              <a:gd name="T12" fmla="+- 0 3946 6818"/>
                              <a:gd name="T13" fmla="*/ T12 w 2376"/>
                              <a:gd name="T14" fmla="+- 0 1728 12421"/>
                              <a:gd name="T15" fmla="*/ 1728 h 1405"/>
                              <a:gd name="T16" fmla="+- 0 3946 6818"/>
                              <a:gd name="T17" fmla="*/ T16 w 2376"/>
                              <a:gd name="T18" fmla="+- 0 2162 12421"/>
                              <a:gd name="T19" fmla="*/ 2162 h 1405"/>
                              <a:gd name="T20" fmla="+- 0 4501 6818"/>
                              <a:gd name="T21" fmla="*/ T20 w 2376"/>
                              <a:gd name="T22" fmla="+- 0 1732 12421"/>
                              <a:gd name="T23" fmla="*/ 1732 h 1405"/>
                              <a:gd name="T24" fmla="+- 0 4537 6818"/>
                              <a:gd name="T25" fmla="*/ T24 w 2376"/>
                              <a:gd name="T26" fmla="+- 0 1571 12421"/>
                              <a:gd name="T27" fmla="*/ 1571 h 1405"/>
                            </a:gdLst>
                            <a:ahLst/>
                            <a:cxnLst>
                              <a:cxn ang="0">
                                <a:pos x="T1" y="T3"/>
                              </a:cxn>
                              <a:cxn ang="0">
                                <a:pos x="T5" y="T7"/>
                              </a:cxn>
                              <a:cxn ang="0">
                                <a:pos x="T9" y="T11"/>
                              </a:cxn>
                              <a:cxn ang="0">
                                <a:pos x="T13" y="T15"/>
                              </a:cxn>
                              <a:cxn ang="0">
                                <a:pos x="T17" y="T19"/>
                              </a:cxn>
                              <a:cxn ang="0">
                                <a:pos x="T21" y="T23"/>
                              </a:cxn>
                              <a:cxn ang="0">
                                <a:pos x="T25" y="T27"/>
                              </a:cxn>
                            </a:cxnLst>
                            <a:rect l="0" t="0" r="r" b="b"/>
                            <a:pathLst>
                              <a:path w="2376" h="1405">
                                <a:moveTo>
                                  <a:pt x="-2872" y="-10259"/>
                                </a:moveTo>
                                <a:lnTo>
                                  <a:pt x="-1872" y="-10259"/>
                                </a:lnTo>
                                <a:lnTo>
                                  <a:pt x="-1872" y="-10693"/>
                                </a:lnTo>
                                <a:lnTo>
                                  <a:pt x="-2872" y="-10693"/>
                                </a:lnTo>
                                <a:lnTo>
                                  <a:pt x="-2872" y="-10259"/>
                                </a:lnTo>
                                <a:close/>
                                <a:moveTo>
                                  <a:pt x="-2317" y="-10689"/>
                                </a:moveTo>
                                <a:lnTo>
                                  <a:pt x="-2281" y="-10850"/>
                                </a:lnTo>
                              </a:path>
                            </a:pathLst>
                          </a:custGeom>
                          <a:noFill/>
                          <a:ln w="6415">
                            <a:solidFill>
                              <a:srgbClr val="91C309"/>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25" name="Picture 89"/>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4029" y="1904"/>
                            <a:ext cx="376" cy="2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6" name="Picture 88"/>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4640" y="1912"/>
                            <a:ext cx="21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27" name="Text Box 87"/>
                        <wps:cNvSpPr txBox="1">
                          <a:spLocks noChangeArrowheads="1"/>
                        </wps:cNvSpPr>
                        <wps:spPr bwMode="auto">
                          <a:xfrm>
                            <a:off x="2151" y="-268"/>
                            <a:ext cx="66" cy="1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35252" w:rsidRDefault="00C35252">
                              <w:pPr>
                                <w:spacing w:line="118" w:lineRule="exact"/>
                                <w:rPr>
                                  <w:rFonts w:ascii="Arial"/>
                                  <w:sz w:val="12"/>
                                </w:rPr>
                              </w:pPr>
                              <w:r>
                                <w:rPr>
                                  <w:rFonts w:ascii="Arial"/>
                                  <w:color w:val="FFFFFF"/>
                                  <w:w w:val="98"/>
                                  <w:sz w:val="12"/>
                                </w:rPr>
                                <w:t>1</w:t>
                              </w:r>
                            </w:p>
                          </w:txbxContent>
                        </wps:txbx>
                        <wps:bodyPr rot="0" vert="horz" wrap="square" lIns="0" tIns="0" rIns="0" bIns="0" anchor="t" anchorCtr="0" upright="1">
                          <a:noAutofit/>
                        </wps:bodyPr>
                      </wps:wsp>
                      <wps:wsp>
                        <wps:cNvPr id="128" name="Text Box 86"/>
                        <wps:cNvSpPr txBox="1">
                          <a:spLocks noChangeArrowheads="1"/>
                        </wps:cNvSpPr>
                        <wps:spPr bwMode="auto">
                          <a:xfrm>
                            <a:off x="1478" y="-182"/>
                            <a:ext cx="447" cy="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35252" w:rsidRDefault="00C35252">
                              <w:pPr>
                                <w:spacing w:line="121" w:lineRule="exact"/>
                                <w:ind w:left="62" w:right="-3" w:hanging="63"/>
                                <w:rPr>
                                  <w:rFonts w:ascii="Arial"/>
                                  <w:sz w:val="12"/>
                                </w:rPr>
                              </w:pPr>
                              <w:r>
                                <w:rPr>
                                  <w:rFonts w:ascii="Arial"/>
                                  <w:color w:val="FFFFFF"/>
                                  <w:w w:val="95"/>
                                  <w:sz w:val="12"/>
                                </w:rPr>
                                <w:t>Modified</w:t>
                              </w:r>
                            </w:p>
                            <w:p w:rsidR="00C35252" w:rsidRDefault="00C35252">
                              <w:pPr>
                                <w:spacing w:before="3" w:line="135" w:lineRule="exact"/>
                                <w:ind w:left="62" w:right="-3"/>
                                <w:rPr>
                                  <w:rFonts w:ascii="Arial"/>
                                  <w:sz w:val="12"/>
                                </w:rPr>
                              </w:pPr>
                              <w:proofErr w:type="gramStart"/>
                              <w:r>
                                <w:rPr>
                                  <w:rFonts w:ascii="Arial"/>
                                  <w:color w:val="FFFFFF"/>
                                  <w:sz w:val="12"/>
                                </w:rPr>
                                <w:t>model</w:t>
                              </w:r>
                              <w:proofErr w:type="gramEnd"/>
                            </w:p>
                          </w:txbxContent>
                        </wps:txbx>
                        <wps:bodyPr rot="0" vert="horz" wrap="square" lIns="0" tIns="0" rIns="0" bIns="0" anchor="t" anchorCtr="0" upright="1">
                          <a:noAutofit/>
                        </wps:bodyPr>
                      </wps:wsp>
                      <wps:wsp>
                        <wps:cNvPr id="129" name="Text Box 85"/>
                        <wps:cNvSpPr txBox="1">
                          <a:spLocks noChangeArrowheads="1"/>
                        </wps:cNvSpPr>
                        <wps:spPr bwMode="auto">
                          <a:xfrm>
                            <a:off x="2319" y="-347"/>
                            <a:ext cx="695" cy="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35252" w:rsidRDefault="00C35252">
                              <w:pPr>
                                <w:spacing w:line="121" w:lineRule="exact"/>
                                <w:ind w:right="-17"/>
                                <w:rPr>
                                  <w:rFonts w:ascii="Arial"/>
                                  <w:sz w:val="12"/>
                                </w:rPr>
                              </w:pPr>
                              <w:r>
                                <w:rPr>
                                  <w:rFonts w:ascii="Arial"/>
                                  <w:sz w:val="12"/>
                                </w:rPr>
                                <w:t>Generate</w:t>
                              </w:r>
                            </w:p>
                            <w:p w:rsidR="00C35252" w:rsidRDefault="00C35252">
                              <w:pPr>
                                <w:spacing w:before="3" w:line="135" w:lineRule="exact"/>
                                <w:ind w:right="-17"/>
                                <w:rPr>
                                  <w:rFonts w:ascii="Arial"/>
                                  <w:sz w:val="12"/>
                                </w:rPr>
                              </w:pPr>
                              <w:r>
                                <w:rPr>
                                  <w:rFonts w:ascii="Arial"/>
                                  <w:sz w:val="12"/>
                                </w:rPr>
                                <w:t>Code</w:t>
                              </w:r>
                              <w:r>
                                <w:rPr>
                                  <w:rFonts w:ascii="Arial"/>
                                  <w:spacing w:val="-15"/>
                                  <w:sz w:val="12"/>
                                </w:rPr>
                                <w:t xml:space="preserve"> </w:t>
                              </w:r>
                              <w:r>
                                <w:rPr>
                                  <w:rFonts w:ascii="Arial"/>
                                  <w:sz w:val="12"/>
                                </w:rPr>
                                <w:t>(Batch)</w:t>
                              </w:r>
                            </w:p>
                          </w:txbxContent>
                        </wps:txbx>
                        <wps:bodyPr rot="0" vert="horz" wrap="square" lIns="0" tIns="0" rIns="0" bIns="0" anchor="t" anchorCtr="0" upright="1">
                          <a:noAutofit/>
                        </wps:bodyPr>
                      </wps:wsp>
                      <wps:wsp>
                        <wps:cNvPr id="130" name="Text Box 84"/>
                        <wps:cNvSpPr txBox="1">
                          <a:spLocks noChangeArrowheads="1"/>
                        </wps:cNvSpPr>
                        <wps:spPr bwMode="auto">
                          <a:xfrm>
                            <a:off x="3177" y="-314"/>
                            <a:ext cx="1846" cy="3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35252" w:rsidRDefault="00C35252">
                              <w:pPr>
                                <w:spacing w:before="37" w:line="124" w:lineRule="auto"/>
                                <w:ind w:right="-20" w:firstLine="1196"/>
                                <w:rPr>
                                  <w:rFonts w:ascii="Arial"/>
                                  <w:sz w:val="12"/>
                                </w:rPr>
                              </w:pPr>
                              <w:r>
                                <w:rPr>
                                  <w:rFonts w:ascii="Arial"/>
                                  <w:spacing w:val="-1"/>
                                  <w:sz w:val="12"/>
                                </w:rPr>
                                <w:t>Synchronize</w:t>
                              </w:r>
                              <w:r>
                                <w:rPr>
                                  <w:rFonts w:ascii="Arial"/>
                                  <w:w w:val="98"/>
                                  <w:sz w:val="12"/>
                                </w:rPr>
                                <w:t xml:space="preserve"> </w:t>
                              </w:r>
                              <w:r>
                                <w:rPr>
                                  <w:rFonts w:ascii="Arial"/>
                                  <w:color w:val="FFFFFF"/>
                                  <w:position w:val="1"/>
                                  <w:sz w:val="12"/>
                                </w:rPr>
                                <w:t xml:space="preserve">Synchronization     </w:t>
                              </w:r>
                              <w:r>
                                <w:rPr>
                                  <w:rFonts w:ascii="Arial"/>
                                  <w:color w:val="FFFFFF"/>
                                  <w:position w:val="7"/>
                                  <w:sz w:val="12"/>
                                </w:rPr>
                                <w:t xml:space="preserve">2   </w:t>
                              </w:r>
                              <w:r>
                                <w:rPr>
                                  <w:rFonts w:ascii="Arial"/>
                                  <w:sz w:val="12"/>
                                </w:rPr>
                                <w:t>Code</w:t>
                              </w:r>
                            </w:p>
                            <w:p w:rsidR="00C35252" w:rsidRDefault="00C35252">
                              <w:pPr>
                                <w:spacing w:before="5" w:line="135" w:lineRule="exact"/>
                                <w:ind w:left="59" w:right="-20"/>
                                <w:rPr>
                                  <w:rFonts w:ascii="Arial"/>
                                  <w:sz w:val="12"/>
                                </w:rPr>
                              </w:pPr>
                              <w:proofErr w:type="gramStart"/>
                              <w:r>
                                <w:rPr>
                                  <w:rFonts w:ascii="Arial"/>
                                  <w:color w:val="FFFFFF"/>
                                  <w:sz w:val="12"/>
                                </w:rPr>
                                <w:t>artifact</w:t>
                              </w:r>
                              <w:proofErr w:type="gramEnd"/>
                              <w:r>
                                <w:rPr>
                                  <w:rFonts w:ascii="Arial"/>
                                  <w:color w:val="FFFFFF"/>
                                  <w:sz w:val="12"/>
                                </w:rPr>
                                <w:t xml:space="preserve"> (code)</w:t>
                              </w:r>
                            </w:p>
                          </w:txbxContent>
                        </wps:txbx>
                        <wps:bodyPr rot="0" vert="horz" wrap="square" lIns="0" tIns="0" rIns="0" bIns="0" anchor="t" anchorCtr="0" upright="1">
                          <a:noAutofit/>
                        </wps:bodyPr>
                      </wps:wsp>
                      <wps:wsp>
                        <wps:cNvPr id="131" name="Text Box 83"/>
                        <wps:cNvSpPr txBox="1">
                          <a:spLocks noChangeArrowheads="1"/>
                        </wps:cNvSpPr>
                        <wps:spPr bwMode="auto">
                          <a:xfrm>
                            <a:off x="5268" y="-182"/>
                            <a:ext cx="447" cy="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35252" w:rsidRDefault="00C35252">
                              <w:pPr>
                                <w:spacing w:line="121" w:lineRule="exact"/>
                                <w:ind w:left="94" w:right="-3" w:hanging="95"/>
                                <w:rPr>
                                  <w:rFonts w:ascii="Arial"/>
                                  <w:sz w:val="12"/>
                                </w:rPr>
                              </w:pPr>
                              <w:r>
                                <w:rPr>
                                  <w:rFonts w:ascii="Arial"/>
                                  <w:color w:val="FFFFFF"/>
                                  <w:w w:val="95"/>
                                  <w:sz w:val="12"/>
                                </w:rPr>
                                <w:t>Modified</w:t>
                              </w:r>
                            </w:p>
                            <w:p w:rsidR="00C35252" w:rsidRDefault="00C35252">
                              <w:pPr>
                                <w:spacing w:before="3" w:line="135" w:lineRule="exact"/>
                                <w:ind w:left="94" w:right="-3"/>
                                <w:rPr>
                                  <w:rFonts w:ascii="Arial"/>
                                  <w:sz w:val="12"/>
                                </w:rPr>
                              </w:pPr>
                              <w:proofErr w:type="gramStart"/>
                              <w:r>
                                <w:rPr>
                                  <w:rFonts w:ascii="Arial"/>
                                  <w:color w:val="FFFFFF"/>
                                  <w:sz w:val="12"/>
                                </w:rPr>
                                <w:t>code</w:t>
                              </w:r>
                              <w:proofErr w:type="gramEnd"/>
                            </w:p>
                          </w:txbxContent>
                        </wps:txbx>
                        <wps:bodyPr rot="0" vert="horz" wrap="square" lIns="0" tIns="0" rIns="0" bIns="0" anchor="t" anchorCtr="0" upright="1">
                          <a:noAutofit/>
                        </wps:bodyPr>
                      </wps:wsp>
                      <wps:wsp>
                        <wps:cNvPr id="132" name="Text Box 82"/>
                        <wps:cNvSpPr txBox="1">
                          <a:spLocks noChangeArrowheads="1"/>
                        </wps:cNvSpPr>
                        <wps:spPr bwMode="auto">
                          <a:xfrm>
                            <a:off x="2085" y="149"/>
                            <a:ext cx="924" cy="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35252" w:rsidRDefault="00C35252">
                              <w:pPr>
                                <w:spacing w:before="37" w:line="124" w:lineRule="auto"/>
                                <w:ind w:left="171" w:hanging="172"/>
                                <w:rPr>
                                  <w:rFonts w:ascii="Arial"/>
                                  <w:sz w:val="12"/>
                                </w:rPr>
                              </w:pPr>
                              <w:r>
                                <w:rPr>
                                  <w:rFonts w:ascii="Arial"/>
                                  <w:color w:val="FFFFFF"/>
                                  <w:position w:val="-6"/>
                                  <w:sz w:val="12"/>
                                </w:rPr>
                                <w:t xml:space="preserve">3 </w:t>
                              </w:r>
                              <w:r>
                                <w:rPr>
                                  <w:rFonts w:ascii="Arial"/>
                                  <w:sz w:val="12"/>
                                </w:rPr>
                                <w:t>Reverse Code (Incremental)</w:t>
                              </w:r>
                            </w:p>
                          </w:txbxContent>
                        </wps:txbx>
                        <wps:bodyPr rot="0" vert="horz" wrap="square" lIns="0" tIns="0" rIns="0" bIns="0" anchor="t" anchorCtr="0" upright="1">
                          <a:noAutofit/>
                        </wps:bodyPr>
                      </wps:wsp>
                      <wps:wsp>
                        <wps:cNvPr id="133" name="Text Box 81"/>
                        <wps:cNvSpPr txBox="1">
                          <a:spLocks noChangeArrowheads="1"/>
                        </wps:cNvSpPr>
                        <wps:spPr bwMode="auto">
                          <a:xfrm>
                            <a:off x="1478" y="839"/>
                            <a:ext cx="1502" cy="3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35252" w:rsidRDefault="00C35252">
                              <w:pPr>
                                <w:spacing w:line="93" w:lineRule="exact"/>
                                <w:ind w:left="852" w:right="-20"/>
                                <w:rPr>
                                  <w:rFonts w:ascii="Arial"/>
                                  <w:sz w:val="12"/>
                                </w:rPr>
                              </w:pPr>
                              <w:r>
                                <w:rPr>
                                  <w:rFonts w:ascii="Arial"/>
                                  <w:spacing w:val="-1"/>
                                  <w:sz w:val="12"/>
                                </w:rPr>
                                <w:t>Synchronize</w:t>
                              </w:r>
                            </w:p>
                            <w:p w:rsidR="00C35252" w:rsidRDefault="00C35252">
                              <w:pPr>
                                <w:tabs>
                                  <w:tab w:val="left" w:pos="685"/>
                                </w:tabs>
                                <w:spacing w:line="163" w:lineRule="exact"/>
                                <w:rPr>
                                  <w:rFonts w:ascii="Arial"/>
                                  <w:sz w:val="12"/>
                                </w:rPr>
                              </w:pPr>
                              <w:r>
                                <w:rPr>
                                  <w:rFonts w:ascii="Arial"/>
                                  <w:color w:val="FFFFFF"/>
                                  <w:position w:val="2"/>
                                  <w:sz w:val="12"/>
                                </w:rPr>
                                <w:t>Modified</w:t>
                              </w:r>
                              <w:r>
                                <w:rPr>
                                  <w:rFonts w:ascii="Arial"/>
                                  <w:color w:val="FFFFFF"/>
                                  <w:position w:val="2"/>
                                  <w:sz w:val="12"/>
                                </w:rPr>
                                <w:tab/>
                              </w:r>
                              <w:proofErr w:type="gramStart"/>
                              <w:r>
                                <w:rPr>
                                  <w:rFonts w:ascii="Arial"/>
                                  <w:color w:val="FFFFFF"/>
                                  <w:position w:val="6"/>
                                  <w:sz w:val="12"/>
                                </w:rPr>
                                <w:t xml:space="preserve">2 </w:t>
                              </w:r>
                              <w:r>
                                <w:rPr>
                                  <w:rFonts w:ascii="Arial"/>
                                  <w:color w:val="FFFFFF"/>
                                  <w:spacing w:val="27"/>
                                  <w:position w:val="6"/>
                                  <w:sz w:val="12"/>
                                </w:rPr>
                                <w:t xml:space="preserve"> </w:t>
                              </w:r>
                              <w:r>
                                <w:rPr>
                                  <w:rFonts w:ascii="Arial"/>
                                  <w:sz w:val="12"/>
                                </w:rPr>
                                <w:t>Model</w:t>
                              </w:r>
                              <w:proofErr w:type="gramEnd"/>
                            </w:p>
                            <w:p w:rsidR="00C35252" w:rsidRDefault="00C35252">
                              <w:pPr>
                                <w:spacing w:line="128" w:lineRule="exact"/>
                                <w:ind w:left="62" w:right="-20"/>
                                <w:rPr>
                                  <w:rFonts w:ascii="Arial"/>
                                  <w:sz w:val="12"/>
                                </w:rPr>
                              </w:pPr>
                              <w:proofErr w:type="gramStart"/>
                              <w:r>
                                <w:rPr>
                                  <w:rFonts w:ascii="Arial"/>
                                  <w:color w:val="FFFFFF"/>
                                  <w:sz w:val="12"/>
                                </w:rPr>
                                <w:t>model</w:t>
                              </w:r>
                              <w:proofErr w:type="gramEnd"/>
                            </w:p>
                          </w:txbxContent>
                        </wps:txbx>
                        <wps:bodyPr rot="0" vert="horz" wrap="square" lIns="0" tIns="0" rIns="0" bIns="0" anchor="t" anchorCtr="0" upright="1">
                          <a:noAutofit/>
                        </wps:bodyPr>
                      </wps:wsp>
                      <wps:wsp>
                        <wps:cNvPr id="134" name="Text Box 80"/>
                        <wps:cNvSpPr txBox="1">
                          <a:spLocks noChangeArrowheads="1"/>
                        </wps:cNvSpPr>
                        <wps:spPr bwMode="auto">
                          <a:xfrm>
                            <a:off x="3177" y="964"/>
                            <a:ext cx="841" cy="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35252" w:rsidRDefault="00C35252">
                              <w:pPr>
                                <w:spacing w:line="121" w:lineRule="exact"/>
                                <w:ind w:left="27" w:right="-17" w:hanging="28"/>
                                <w:rPr>
                                  <w:rFonts w:ascii="Arial"/>
                                  <w:sz w:val="12"/>
                                </w:rPr>
                              </w:pPr>
                              <w:r>
                                <w:rPr>
                                  <w:rFonts w:ascii="Arial"/>
                                  <w:color w:val="FFFFFF"/>
                                  <w:spacing w:val="-1"/>
                                  <w:sz w:val="12"/>
                                </w:rPr>
                                <w:t>Synchronization</w:t>
                              </w:r>
                            </w:p>
                            <w:p w:rsidR="00C35252" w:rsidRDefault="00C35252">
                              <w:pPr>
                                <w:spacing w:before="3" w:line="135" w:lineRule="exact"/>
                                <w:ind w:left="27" w:right="-7"/>
                                <w:rPr>
                                  <w:rFonts w:ascii="Arial"/>
                                  <w:sz w:val="12"/>
                                </w:rPr>
                              </w:pPr>
                              <w:proofErr w:type="gramStart"/>
                              <w:r>
                                <w:rPr>
                                  <w:rFonts w:ascii="Arial"/>
                                  <w:color w:val="FFFFFF"/>
                                  <w:sz w:val="12"/>
                                </w:rPr>
                                <w:t>artifact</w:t>
                              </w:r>
                              <w:proofErr w:type="gramEnd"/>
                              <w:r>
                                <w:rPr>
                                  <w:rFonts w:ascii="Arial"/>
                                  <w:color w:val="FFFFFF"/>
                                  <w:sz w:val="12"/>
                                </w:rPr>
                                <w:t xml:space="preserve"> (model)</w:t>
                              </w:r>
                            </w:p>
                          </w:txbxContent>
                        </wps:txbx>
                        <wps:bodyPr rot="0" vert="horz" wrap="square" lIns="0" tIns="0" rIns="0" bIns="0" anchor="t" anchorCtr="0" upright="1">
                          <a:noAutofit/>
                        </wps:bodyPr>
                      </wps:wsp>
                      <wps:wsp>
                        <wps:cNvPr id="135" name="Text Box 79"/>
                        <wps:cNvSpPr txBox="1">
                          <a:spLocks noChangeArrowheads="1"/>
                        </wps:cNvSpPr>
                        <wps:spPr bwMode="auto">
                          <a:xfrm>
                            <a:off x="4196" y="832"/>
                            <a:ext cx="873" cy="2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35252" w:rsidRDefault="00C35252">
                              <w:pPr>
                                <w:spacing w:line="158" w:lineRule="exact"/>
                                <w:ind w:right="-16"/>
                                <w:rPr>
                                  <w:rFonts w:ascii="Arial"/>
                                  <w:sz w:val="12"/>
                                </w:rPr>
                              </w:pPr>
                              <w:r>
                                <w:rPr>
                                  <w:rFonts w:ascii="Arial"/>
                                  <w:color w:val="FFFFFF"/>
                                  <w:position w:val="-6"/>
                                  <w:sz w:val="12"/>
                                </w:rPr>
                                <w:t xml:space="preserve">1   </w:t>
                              </w:r>
                              <w:r>
                                <w:rPr>
                                  <w:rFonts w:ascii="Arial"/>
                                  <w:sz w:val="12"/>
                                </w:rPr>
                                <w:t>Reverse</w:t>
                              </w:r>
                            </w:p>
                            <w:p w:rsidR="00C35252" w:rsidRDefault="00C35252">
                              <w:pPr>
                                <w:spacing w:line="102" w:lineRule="exact"/>
                                <w:ind w:left="177" w:right="-16"/>
                                <w:rPr>
                                  <w:rFonts w:ascii="Arial"/>
                                  <w:sz w:val="12"/>
                                </w:rPr>
                              </w:pPr>
                              <w:r>
                                <w:rPr>
                                  <w:rFonts w:ascii="Arial"/>
                                  <w:sz w:val="12"/>
                                </w:rPr>
                                <w:t>Code</w:t>
                              </w:r>
                              <w:r>
                                <w:rPr>
                                  <w:rFonts w:ascii="Arial"/>
                                  <w:spacing w:val="-15"/>
                                  <w:sz w:val="12"/>
                                </w:rPr>
                                <w:t xml:space="preserve"> </w:t>
                              </w:r>
                              <w:r>
                                <w:rPr>
                                  <w:rFonts w:ascii="Arial"/>
                                  <w:sz w:val="12"/>
                                </w:rPr>
                                <w:t>(Batch)</w:t>
                              </w:r>
                            </w:p>
                          </w:txbxContent>
                        </wps:txbx>
                        <wps:bodyPr rot="0" vert="horz" wrap="square" lIns="0" tIns="0" rIns="0" bIns="0" anchor="t" anchorCtr="0" upright="1">
                          <a:noAutofit/>
                        </wps:bodyPr>
                      </wps:wsp>
                      <wps:wsp>
                        <wps:cNvPr id="136" name="Text Box 78"/>
                        <wps:cNvSpPr txBox="1">
                          <a:spLocks noChangeArrowheads="1"/>
                        </wps:cNvSpPr>
                        <wps:spPr bwMode="auto">
                          <a:xfrm>
                            <a:off x="5268" y="964"/>
                            <a:ext cx="447" cy="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35252" w:rsidRDefault="00C35252">
                              <w:pPr>
                                <w:spacing w:line="121" w:lineRule="exact"/>
                                <w:ind w:left="94" w:right="-3" w:hanging="95"/>
                                <w:rPr>
                                  <w:rFonts w:ascii="Arial"/>
                                  <w:sz w:val="12"/>
                                </w:rPr>
                              </w:pPr>
                              <w:r>
                                <w:rPr>
                                  <w:rFonts w:ascii="Arial"/>
                                  <w:color w:val="FFFFFF"/>
                                  <w:w w:val="95"/>
                                  <w:sz w:val="12"/>
                                </w:rPr>
                                <w:t>Modified</w:t>
                              </w:r>
                            </w:p>
                            <w:p w:rsidR="00C35252" w:rsidRDefault="00C35252">
                              <w:pPr>
                                <w:spacing w:before="3" w:line="135" w:lineRule="exact"/>
                                <w:ind w:left="94" w:right="-3"/>
                                <w:rPr>
                                  <w:rFonts w:ascii="Arial"/>
                                  <w:sz w:val="12"/>
                                </w:rPr>
                              </w:pPr>
                              <w:proofErr w:type="gramStart"/>
                              <w:r>
                                <w:rPr>
                                  <w:rFonts w:ascii="Arial"/>
                                  <w:color w:val="FFFFFF"/>
                                  <w:sz w:val="12"/>
                                </w:rPr>
                                <w:t>code</w:t>
                              </w:r>
                              <w:proofErr w:type="gramEnd"/>
                            </w:p>
                          </w:txbxContent>
                        </wps:txbx>
                        <wps:bodyPr rot="0" vert="horz" wrap="square" lIns="0" tIns="0" rIns="0" bIns="0" anchor="t" anchorCtr="0" upright="1">
                          <a:noAutofit/>
                        </wps:bodyPr>
                      </wps:wsp>
                      <wps:wsp>
                        <wps:cNvPr id="137" name="Text Box 77"/>
                        <wps:cNvSpPr txBox="1">
                          <a:spLocks noChangeArrowheads="1"/>
                        </wps:cNvSpPr>
                        <wps:spPr bwMode="auto">
                          <a:xfrm>
                            <a:off x="4095" y="1290"/>
                            <a:ext cx="976" cy="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35252" w:rsidRDefault="00C35252">
                              <w:pPr>
                                <w:spacing w:before="37" w:line="124" w:lineRule="auto"/>
                                <w:ind w:left="170" w:hanging="171"/>
                                <w:rPr>
                                  <w:rFonts w:ascii="Arial"/>
                                  <w:sz w:val="12"/>
                                </w:rPr>
                              </w:pPr>
                              <w:r>
                                <w:rPr>
                                  <w:rFonts w:ascii="Arial"/>
                                  <w:color w:val="FFFFFF"/>
                                  <w:position w:val="-6"/>
                                  <w:sz w:val="12"/>
                                </w:rPr>
                                <w:t xml:space="preserve">3 </w:t>
                              </w:r>
                              <w:r>
                                <w:rPr>
                                  <w:rFonts w:ascii="Arial"/>
                                  <w:sz w:val="12"/>
                                </w:rPr>
                                <w:t>Generate Code (Incremental)</w:t>
                              </w:r>
                            </w:p>
                          </w:txbxContent>
                        </wps:txbx>
                        <wps:bodyPr rot="0" vert="horz" wrap="square" lIns="0" tIns="0" rIns="0" bIns="0" anchor="t" anchorCtr="0" upright="1">
                          <a:noAutofit/>
                        </wps:bodyPr>
                      </wps:wsp>
                      <wps:wsp>
                        <wps:cNvPr id="138" name="Text Box 76"/>
                        <wps:cNvSpPr txBox="1">
                          <a:spLocks noChangeArrowheads="1"/>
                        </wps:cNvSpPr>
                        <wps:spPr bwMode="auto">
                          <a:xfrm>
                            <a:off x="1904" y="-920"/>
                            <a:ext cx="595" cy="4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35252" w:rsidRDefault="00C35252">
                              <w:pPr>
                                <w:spacing w:before="37"/>
                                <w:ind w:left="81"/>
                                <w:rPr>
                                  <w:rFonts w:ascii="Arial"/>
                                  <w:sz w:val="12"/>
                                </w:rPr>
                              </w:pPr>
                              <w:r>
                                <w:rPr>
                                  <w:rFonts w:ascii="Arial"/>
                                  <w:sz w:val="12"/>
                                </w:rPr>
                                <w:t>Papyrus</w:t>
                              </w:r>
                            </w:p>
                          </w:txbxContent>
                        </wps:txbx>
                        <wps:bodyPr rot="0" vert="horz" wrap="square" lIns="0" tIns="0" rIns="0" bIns="0" anchor="t" anchorCtr="0" upright="1">
                          <a:noAutofit/>
                        </wps:bodyPr>
                      </wps:wsp>
                      <wps:wsp>
                        <wps:cNvPr id="139" name="Text Box 75"/>
                        <wps:cNvSpPr txBox="1">
                          <a:spLocks noChangeArrowheads="1"/>
                        </wps:cNvSpPr>
                        <wps:spPr bwMode="auto">
                          <a:xfrm>
                            <a:off x="4577" y="-885"/>
                            <a:ext cx="919" cy="4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35252" w:rsidRDefault="00C35252">
                              <w:pPr>
                                <w:spacing w:before="37"/>
                                <w:ind w:left="132"/>
                                <w:rPr>
                                  <w:rFonts w:ascii="Arial"/>
                                  <w:sz w:val="12"/>
                                </w:rPr>
                              </w:pPr>
                              <w:r>
                                <w:rPr>
                                  <w:rFonts w:ascii="Arial"/>
                                  <w:sz w:val="12"/>
                                </w:rPr>
                                <w:t>Eclipse CDT</w:t>
                              </w:r>
                            </w:p>
                          </w:txbxContent>
                        </wps:txbx>
                        <wps:bodyPr rot="0" vert="horz" wrap="square" lIns="0" tIns="0" rIns="0" bIns="0" anchor="t" anchorCtr="0" upright="1">
                          <a:noAutofit/>
                        </wps:bodyPr>
                      </wps:wsp>
                      <wps:wsp>
                        <wps:cNvPr id="140" name="Text Box 74"/>
                        <wps:cNvSpPr txBox="1">
                          <a:spLocks noChangeArrowheads="1"/>
                        </wps:cNvSpPr>
                        <wps:spPr bwMode="auto">
                          <a:xfrm>
                            <a:off x="1072" y="389"/>
                            <a:ext cx="1051" cy="4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35252" w:rsidRDefault="00C35252">
                              <w:pPr>
                                <w:spacing w:before="37"/>
                                <w:ind w:left="122"/>
                                <w:rPr>
                                  <w:rFonts w:ascii="Arial"/>
                                  <w:sz w:val="12"/>
                                </w:rPr>
                              </w:pPr>
                              <w:r>
                                <w:rPr>
                                  <w:rFonts w:ascii="Arial"/>
                                  <w:sz w:val="12"/>
                                </w:rPr>
                                <w:t>Papyrus + CDT</w:t>
                              </w:r>
                            </w:p>
                          </w:txbxContent>
                        </wps:txbx>
                        <wps:bodyPr rot="0" vert="horz" wrap="square" lIns="0" tIns="0" rIns="0" bIns="0" anchor="t" anchorCtr="0" upright="1">
                          <a:noAutofit/>
                        </wps:bodyPr>
                      </wps:wsp>
                      <wps:wsp>
                        <wps:cNvPr id="141" name="Text Box 73"/>
                        <wps:cNvSpPr txBox="1">
                          <a:spLocks noChangeArrowheads="1"/>
                        </wps:cNvSpPr>
                        <wps:spPr bwMode="auto">
                          <a:xfrm>
                            <a:off x="5123" y="403"/>
                            <a:ext cx="584" cy="4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35252" w:rsidRDefault="00C35252">
                              <w:pPr>
                                <w:spacing w:before="37"/>
                                <w:ind w:left="76"/>
                                <w:rPr>
                                  <w:rFonts w:ascii="Arial"/>
                                  <w:sz w:val="12"/>
                                </w:rPr>
                              </w:pPr>
                              <w:r>
                                <w:rPr>
                                  <w:rFonts w:ascii="Arial"/>
                                  <w:sz w:val="12"/>
                                </w:rPr>
                                <w:t>Papyrus</w:t>
                              </w:r>
                            </w:p>
                          </w:txbxContent>
                        </wps:txbx>
                        <wps:bodyPr rot="0" vert="horz" wrap="square" lIns="0" tIns="0" rIns="0" bIns="0" anchor="t" anchorCtr="0" upright="1">
                          <a:noAutofit/>
                        </wps:bodyPr>
                      </wps:wsp>
                      <wps:wsp>
                        <wps:cNvPr id="142" name="Text Box 72"/>
                        <wps:cNvSpPr txBox="1">
                          <a:spLocks noChangeArrowheads="1"/>
                        </wps:cNvSpPr>
                        <wps:spPr bwMode="auto">
                          <a:xfrm>
                            <a:off x="1899" y="1409"/>
                            <a:ext cx="938" cy="4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35252" w:rsidRDefault="00C35252">
                              <w:pPr>
                                <w:spacing w:before="37"/>
                                <w:ind w:left="85"/>
                                <w:rPr>
                                  <w:rFonts w:ascii="Arial"/>
                                  <w:sz w:val="12"/>
                                </w:rPr>
                              </w:pPr>
                              <w:r>
                                <w:rPr>
                                  <w:rFonts w:ascii="Arial"/>
                                  <w:sz w:val="12"/>
                                </w:rPr>
                                <w:t>EMF Compare</w:t>
                              </w:r>
                            </w:p>
                          </w:txbxContent>
                        </wps:txbx>
                        <wps:bodyPr rot="0" vert="horz" wrap="square" lIns="0" tIns="0" rIns="0" bIns="0" anchor="t" anchorCtr="0" upright="1">
                          <a:noAutofit/>
                        </wps:bodyPr>
                      </wps:wsp>
                      <wps:wsp>
                        <wps:cNvPr id="143" name="Text Box 71"/>
                        <wps:cNvSpPr txBox="1">
                          <a:spLocks noChangeArrowheads="1"/>
                        </wps:cNvSpPr>
                        <wps:spPr bwMode="auto">
                          <a:xfrm>
                            <a:off x="3941" y="1723"/>
                            <a:ext cx="1011" cy="4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35252" w:rsidRDefault="00C35252">
                              <w:pPr>
                                <w:spacing w:before="38"/>
                                <w:ind w:left="69"/>
                                <w:rPr>
                                  <w:rFonts w:ascii="Arial"/>
                                  <w:sz w:val="12"/>
                                </w:rPr>
                              </w:pPr>
                              <w:r>
                                <w:rPr>
                                  <w:rFonts w:ascii="Arial"/>
                                  <w:sz w:val="12"/>
                                </w:rPr>
                                <w:t xml:space="preserve">Papyrus + </w:t>
                              </w:r>
                              <w:proofErr w:type="spellStart"/>
                              <w:r>
                                <w:rPr>
                                  <w:rFonts w:ascii="Arial"/>
                                  <w:sz w:val="12"/>
                                </w:rPr>
                                <w:t>Viatra</w:t>
                              </w:r>
                              <w:proofErr w:type="spellEnd"/>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86453BC" id="Group 70" o:spid="_x0000_s1124" style="position:absolute;left:0;text-align:left;margin-left:53.55pt;margin-top:-46.05pt;width:239.55pt;height:154.4pt;z-index:2680;mso-position-horizontal-relative:page;mso-position-vertical-relative:text" coordorigin="1071,-921" coordsize="4791,30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">
                <v:shape id="Picture 139" o:spid="_x0000_s1125" type="#_x0000_t75" style="position:absolute;left:5298;top:-821;width:478;height:13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kpIm3EAAAA2wAAAA8AAABkcnMvZG93bnJldi54bWxEj09rwkAUxO9Cv8PyCr3VTYWmEl2lhArV&#10;WzXE6zP7TILZt2l2mz/fvlsoeBxm5jfMejuaRvTUudqygpd5BIK4sLrmUkF22j0vQTiPrLGxTAom&#10;crDdPMzWmGg78Bf1R1+KAGGXoILK+zaR0hUVGXRz2xIH72o7gz7IrpS6wyHATSMXURRLgzWHhQpb&#10;Sisqbscfo2Bvzll9OfR5/j3EafzRlBP1g1JPj+P7CoSn0d/D/+1PreDtFf6+hB8gN7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CkpIm3EAAAA2wAAAA8AAAAAAAAAAAAAAAAA&#10;nwIAAGRycy9kb3ducmV2LnhtbFBLBQYAAAAABAAEAPcAAACQAwAAAAA=&#10;">
                  <v:imagedata r:id="rId57" o:title=""/>
                </v:shape>
                <v:shape id="Picture 138" o:spid="_x0000_s1126" type="#_x0000_t75" style="position:absolute;left:2095;top:-304;width:177;height:17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5p5QLDAAAA2wAAAA8AAABkcnMvZG93bnJldi54bWxEj91qAjEUhO+FvkM4Qu80q+APW6OIIC14&#10;0XbbBzgkp7uLe06WJNXt2xuh4OUwM98wm93AnbpQiK0XA7NpAYrEetdKbeD76zhZg4oJxWHnhQz8&#10;UYTd9mm0wdL5q3zSpUq1yhCJJRpoUupLraNtiDFOfU+SvR8fGFOWodYu4DXDudPzolhqxlbyQoM9&#10;HRqy5+qXDcwX76cZL1JljwOfXjns7WH9YczzeNi/gEo0pEf4v/3mDKyWcP+Sf4De3g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zmnlAsMAAADbAAAADwAAAAAAAAAAAAAAAACf&#10;AgAAZHJzL2Rvd25yZXYueG1sUEsFBgAAAAAEAAQA9wAAAI8DAAAAAA==&#10;">
                  <v:imagedata r:id="rId58" o:title=""/>
                </v:shape>
                <v:shape id="Freeform 137" o:spid="_x0000_s1127" style="position:absolute;left:5124;top:-222;width:734;height:401;visibility:visible;mso-wrap-style:square;v-text-anchor:top" coordsize="734,4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Soe2MIA&#10;AADbAAAADwAAAGRycy9kb3ducmV2LnhtbESPzarCMBSE94LvEI7gRjS9LqxUo4giiIjgz8bdoTm2&#10;xeakNLm1vr0RBJfDzHzDzJetKUVDtSssK/gbRSCIU6sLzhRcL9vhFITzyBpLy6TgRQ6Wi25njom2&#10;Tz5Rc/aZCBB2CSrIva8SKV2ak0E3shVx8O62NuiDrDOpa3wGuCnlOIom0mDBYSHHitY5pY/zv1Fw&#10;uPnthtN9ER8b3IyP08FrEg2U6vfa1QyEp9b/wt/2TiuIY/h8CT9ALt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BKh7YwgAAANsAAAAPAAAAAAAAAAAAAAAAAJgCAABkcnMvZG93&#10;bnJldi54bWxQSwUGAAAAAAQABAD1AAAAhwMAAAAA&#10;" path="m733,l,,,379r78,13l146,399r58,2l230,400r72,-8l366,379r88,-22l477,351r80,-14l620,330r72,-4l733,325,733,xe" fillcolor="#c90" stroked="f">
                  <v:path arrowok="t" o:connecttype="custom" o:connectlocs="733,-222;0,-222;0,157;78,170;146,177;204,179;230,178;302,170;366,157;454,135;477,129;557,115;620,108;692,104;733,103;733,-222" o:connectangles="0,0,0,0,0,0,0,0,0,0,0,0,0,0,0,0"/>
                </v:shape>
                <v:shape id="Freeform 136" o:spid="_x0000_s1128" style="position:absolute;left:5124;top:-222;width:734;height:401;visibility:visible;mso-wrap-style:square;v-text-anchor:top" coordsize="734,4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ZA2DsAA&#10;AADbAAAADwAAAGRycy9kb3ducmV2LnhtbESPwW7CMAyG70h7h8hIu0ECB0CFgCakSb3CeADTmLYj&#10;cUoToLz9fJjE0fr9f/682Q3Bqwf1qY1sYTY1oIir6FquLZx+vicrUCkjO/SRycKLEuy2H6MNFi4+&#10;+UCPY66VQDgVaKHJuSu0TlVDAdM0dsSSXWIfMMvY19r1+BR48HpuzEIHbFkuNNjRvqHqerwH0TBX&#10;P7vpc3le+nKx+r3Fg3lFaz/Hw9caVKYhv5f/26WzsBRZ+UUAoLd/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gZA2DsAAAADbAAAADwAAAAAAAAAAAAAAAACYAgAAZHJzL2Rvd25y&#10;ZXYueG1sUEsFBgAAAAAEAAQA9QAAAIUDAAAAAA==&#10;" path="m,l733,r,325l692,326r-37,1l587,333r-85,13l431,362r-43,11l366,379r-64,13l230,400r-26,1l176,400r-63,-4l40,386,,379,,xe" filled="f" strokeweight=".14256mm">
                  <v:path arrowok="t" o:connecttype="custom" o:connectlocs="0,-222;733,-222;733,103;692,104;655,105;587,111;502,124;431,140;388,151;366,157;302,170;230,178;204,179;176,178;113,174;40,164;0,157;0,-222" o:connectangles="0,0,0,0,0,0,0,0,0,0,0,0,0,0,0,0,0,0"/>
                </v:shape>
                <v:shape id="AutoShape 135" o:spid="_x0000_s1129" style="position:absolute;left:2069;top:-45;width:1023;height:51;visibility:visible;mso-wrap-style:square;v-text-anchor:top" coordsize="1023,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bwaMQA&#10;AADbAAAADwAAAGRycy9kb3ducmV2LnhtbESPQWvCQBSE70L/w/IKvZmNhaY1dZVWEFR6MS14fWSf&#10;2djs25BdTfLv3ULB4zDzzTCL1WAbcaXO144VzJIUBHHpdM2Vgp/vzfQNhA/IGhvHpGAkD6vlw2SB&#10;uXY9H+hahErEEvY5KjAhtLmUvjRk0SeuJY7eyXUWQ5RdJXWHfSy3jXxO00xarDkuGGxpbaj8LS5W&#10;weuQfc2O52xuDsf9y6ff1VavR6WeHoePdxCBhnAP/9NbHbk5/H2JP0Au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KW8GjEAAAA2wAAAA8AAAAAAAAAAAAAAAAAmAIAAGRycy9k&#10;b3ducmV2LnhtbFBLBQYAAAAABAAEAPUAAACJAwAAAAA=&#10;" path="m938,r,51l1009,30r-62,l947,21r62,l938,xm938,21l,21r,9l938,30r,-9xm1009,21r-62,l947,30r62,l1023,26r-14,-5xe" fillcolor="black" stroked="f">
                  <v:path arrowok="t" o:connecttype="custom" o:connectlocs="938,-45;938,6;1009,-15;947,-15;947,-24;1009,-24;938,-45;938,-24;0,-24;0,-15;938,-15;938,-24;1009,-24;947,-24;947,-15;1009,-15;1023,-19;1009,-24" o:connectangles="0,0,0,0,0,0,0,0,0,0,0,0,0,0,0,0,0,0"/>
                </v:shape>
                <v:shape id="Freeform 134" o:spid="_x0000_s1130" style="position:absolute;left:3091;top:-222;width:1011;height:401;visibility:visible;mso-wrap-style:square;v-text-anchor:top" coordsize="1011,4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qiGOsIA&#10;AADbAAAADwAAAGRycy9kb3ducmV2LnhtbERPTU/CQBC9m/AfNkPixcDWxigUFmJINEZPAgeOQ3do&#10;q93ZpjtC9dc7BxOPL+97uR5Ca87Upyayg9tpBoa4jL7hysF+9zSZgUmC7LGNTA6+KcF6NbpaYuHj&#10;hd/pvJXKaAinAh3UIl1hbSprCpimsSNW7hT7gKKwr6zv8aLhobV5lt3bgA1rQ40dbWoqP7dfQXt/&#10;HuTj5s6+Vvnz5m3eHXwuR+/c9Xh4XIARGuRf/Od+8Q5mul6/6A+wq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uqIY6wgAAANsAAAAPAAAAAAAAAAAAAAAAAJgCAABkcnMvZG93&#10;bnJldi54bWxQSwUGAAAAAAQABAD1AAAAhwMAAAAA&#10;" path="m1010,l,,,379r84,10l159,396r67,4l286,401r28,-1l391,395r70,-9l620,358r25,-4l725,342r60,-7l851,330r75,-3l1010,325,1010,xe" fillcolor="#c90" stroked="f">
                  <v:path arrowok="t" o:connecttype="custom" o:connectlocs="1010,-222;0,-222;0,157;84,167;159,174;226,178;286,179;314,178;391,173;461,164;620,136;645,132;725,120;785,113;851,108;926,105;1010,103;1010,-222" o:connectangles="0,0,0,0,0,0,0,0,0,0,0,0,0,0,0,0,0,0"/>
                </v:shape>
                <v:shape id="Freeform 133" o:spid="_x0000_s1131" style="position:absolute;left:3091;top:-222;width:1011;height:401;visibility:visible;mso-wrap-style:square;v-text-anchor:top" coordsize="1011,4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f2NysQA&#10;AADbAAAADwAAAGRycy9kb3ducmV2LnhtbESPQYvCMBSE7wv+h/AEL6KpHqpUo+iuwsJe1urF26N5&#10;tsXmpSRR67/fLAgeh5n5hlmuO9OIOzlfW1YwGScgiAuray4VnI770RyED8gaG8uk4Eke1qvexxIz&#10;bR98oHseShEh7DNUUIXQZlL6oiKDfmxb4uhdrDMYonSl1A4fEW4aOU2SVBqsOS5U2NJnRcU1vxkF&#10;v/K5mV1KN0vT3WH785UPz7shKTXod5sFiEBdeIdf7W+tYD6B/y/xB8jV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39jcrEAAAA2wAAAA8AAAAAAAAAAAAAAAAAmAIAAGRycy9k&#10;b3ducmV2LnhtbFBLBQYAAAAABAAEAPUAAACJAwAAAAA=&#10;" path="m,l1010,r,325l967,326r-41,1l851,330r-66,5l725,342r-80,12l573,366r-23,4l528,375r-67,11l391,395r-77,5l286,401r-29,-1l194,398r-71,-5l44,385,,379,,xe" filled="f" strokeweight=".14256mm">
                  <v:path arrowok="t" o:connecttype="custom" o:connectlocs="0,-222;1010,-222;1010,103;967,104;926,105;851,108;785,113;725,120;645,132;573,144;550,148;528,153;461,164;391,173;314,178;286,179;257,178;194,176;123,171;44,163;0,157;0,-222" o:connectangles="0,0,0,0,0,0,0,0,0,0,0,0,0,0,0,0,0,0,0,0,0,0"/>
                </v:shape>
                <v:shape id="AutoShape 132" o:spid="_x0000_s1132" style="position:absolute;left:4101;top:-45;width:1023;height:51;visibility:visible;mso-wrap-style:square;v-text-anchor:top" coordsize="1023,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ecSPsMA&#10;AADbAAAADwAAAGRycy9kb3ducmV2LnhtbESPQYvCMBSE78L+h/AWvGmqYHWrUXYFQcWLuuD10Tyb&#10;7jYvpYla/70RBI/DzHzDzBatrcSVGl86VjDoJyCIc6dLLhT8Hle9CQgfkDVWjknBnTws5h+dGWba&#10;3XhP10MoRISwz1CBCaHOpPS5IYu+72ri6J1dYzFE2RRSN3iLcFvJYZKk0mLJccFgTUtD+f/hYhWM&#10;23Q3OP2lX2Z/2o5+/Ka0enlXqvvZfk9BBGrDO/xqr7WCyRCeX+IPkP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ecSPsMAAADbAAAADwAAAAAAAAAAAAAAAACYAgAAZHJzL2Rv&#10;d25yZXYueG1sUEsFBgAAAAAEAAQA9QAAAIgDAAAAAA==&#10;" path="m85,l,26,85,51r,-21l76,30r,-9l85,21,85,xm939,r,51l1009,30r-62,l947,21r62,l939,xm85,21r-9,l76,30r9,l85,21xm939,21l85,21r,9l939,30r,-9xm1009,21r-62,l947,30r62,l1023,26r-14,-5xe" fillcolor="black" stroked="f">
                  <v:path arrowok="t" o:connecttype="custom" o:connectlocs="85,-45;0,-19;85,6;85,-15;76,-15;76,-24;85,-24;85,-45;939,-45;939,6;1009,-15;947,-15;947,-24;1009,-24;939,-45;85,-24;76,-24;76,-15;85,-15;85,-24;939,-24;85,-24;85,-15;939,-15;939,-24;1009,-24;947,-24;947,-15;1009,-15;1023,-19;1009,-24" o:connectangles="0,0,0,0,0,0,0,0,0,0,0,0,0,0,0,0,0,0,0,0,0,0,0,0,0,0,0,0,0,0,0"/>
                </v:shape>
                <v:shape id="Picture 131" o:spid="_x0000_s1133" type="#_x0000_t75" style="position:absolute;left:4140;top:-278;width:176;height:17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h53tLDAAAA2wAAAA8AAABkcnMvZG93bnJldi54bWxEj0FrwkAUhO+C/2F5Qm91o8EaUlcRxbbo&#10;KWkPPT6yzySYfRuyq0n/vVsQPA4z8w2z2gymETfqXG1ZwWwagSAurK65VPDzfXhNQDiPrLGxTAr+&#10;yMFmPR6tMNW254xuuS9FgLBLUUHlfZtK6YqKDLqpbYmDd7adQR9kV0rdYR/gppHzKHqTBmsOCxW2&#10;tKuouORXo4DMMo6z0+Jj/3lh28cm+c2OhVIvk2H7DsLT4J/hR/tLK0hi+P8SfoBc3w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eHne0sMAAADbAAAADwAAAAAAAAAAAAAAAACf&#10;AgAAZHJzL2Rvd25yZXYueG1sUEsFBgAAAAAEAAQA9wAAAI8DAAAAAA==&#10;">
                  <v:imagedata r:id="rId59" o:title=""/>
                </v:shape>
                <v:shape id="AutoShape 130" o:spid="_x0000_s1134" style="position:absolute;left:2069;top:38;width:1023;height:51;visibility:visible;mso-wrap-style:square;v-text-anchor:top" coordsize="1023,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UIv0cQA&#10;AADbAAAADwAAAGRycy9kb3ducmV2LnhtbESPQWvCQBSE70L/w/IK3urGolGjq7RCQYuXqOD1kX1m&#10;Y7NvQ3ar8d+7hYLHYWa+YRarztbiSq2vHCsYDhIQxIXTFZcKjoevtykIH5A11o5JwZ08rJYvvQVm&#10;2t04p+s+lCJC2GeowITQZFL6wpBFP3ANcfTOrrUYomxLqVu8Rbit5XuSpNJixXHBYENrQ8XP/tcq&#10;mHTpbni6pDOTn77Hn35bWb2+K9V/7T7mIAJ14Rn+b2+0gukI/r7EHyC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lCL9HEAAAA2wAAAA8AAAAAAAAAAAAAAAAAmAIAAGRycy9k&#10;b3ducmV2LnhtbFBLBQYAAAAABAAEAPUAAACJAwAAAAA=&#10;" path="m84,l,26,84,51r,-21l76,30r,-9l84,21,84,xm84,21r-8,l76,30r8,l84,21xm1023,21l84,21r,9l1023,30r,-9xe" fillcolor="black" stroked="f">
                  <v:path arrowok="t" o:connecttype="custom" o:connectlocs="84,38;0,64;84,89;84,68;76,68;76,59;84,59;84,38;84,59;76,59;76,68;84,68;84,59;1023,59;84,59;84,68;1023,68;1023,59" o:connectangles="0,0,0,0,0,0,0,0,0,0,0,0,0,0,0,0,0,0"/>
                </v:shape>
                <v:shape id="Picture 129" o:spid="_x0000_s1135" type="#_x0000_t75" style="position:absolute;left:2030;top:186;width:177;height:17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QsF4LEAAAA2wAAAA8AAABkcnMvZG93bnJldi54bWxEj0FrwkAUhO+F/oflFXqrG4WKRFdpC8VS&#10;T00E9fbIPpPF7Hshu8b033cLhR6HmfmGWW1G36qB+uCEDUwnGSjiSqzj2sC+fH9agAoR2WIrTAa+&#10;KcBmfX+3wtzKjb9oKGKtEoRDjgaaGLtc61A15DFMpCNO3ll6jzHJvta2x1uC+1bPsmyuPTpOCw12&#10;9NZQdSmu3sDhc9hm29fq6EqRUtzuVBfTzpjHh/FlCSrSGP/Df+0Pa2DxDL9f0g/Q6x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BQsF4LEAAAA2wAAAA8AAAAAAAAAAAAAAAAA&#10;nwIAAGRycy9kb3ducmV2LnhtbFBLBQYAAAAABAAEAPcAAACQAwAAAAA=&#10;">
                  <v:imagedata r:id="rId60" o:title=""/>
                </v:shape>
                <v:shape id="Freeform 128" o:spid="_x0000_s1136" style="position:absolute;left:1335;top:-222;width:735;height:401;visibility:visible;mso-wrap-style:square;v-text-anchor:top" coordsize="735,4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g7dXcEA&#10;AADbAAAADwAAAGRycy9kb3ducmV2LnhtbESPW4vCMBSE3wX/QziCb5qqIFKNIoIgsot4ofh4aE4v&#10;2JzUJqvdf28EwcdhZr5hFqvWVOJBjSstKxgNIxDEqdUl5wou5+1gBsJ5ZI2VZVLwTw5Wy25ngbG2&#10;Tz7S4+RzESDsYlRQeF/HUrq0IINuaGvi4GW2MeiDbHKpG3wGuKnkOIqm0mDJYaHAmjYFpbfTn1Fg&#10;k9/26vMxYXbf7g/J3slJ9qNUv9eu5yA8tf4b/rR3WsFsCu8v4QfI5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IO3V3BAAAA2wAAAA8AAAAAAAAAAAAAAAAAmAIAAGRycy9kb3du&#10;cmV2LnhtbFBLBQYAAAAABAAEAPUAAACGAwAAAAA=&#10;" path="m734,l,,,379r78,13l146,399r58,2l231,400r71,-8l367,379r87,-22l478,351r80,-14l620,330r73,-4l734,325,734,xe" fillcolor="#99f" stroked="f">
                  <v:path arrowok="t" o:connecttype="custom" o:connectlocs="734,-222;0,-222;0,157;78,170;146,177;204,179;231,178;302,170;367,157;454,135;478,129;558,115;620,108;693,104;734,103;734,-222" o:connectangles="0,0,0,0,0,0,0,0,0,0,0,0,0,0,0,0"/>
                </v:shape>
                <v:shape id="Freeform 127" o:spid="_x0000_s1137" style="position:absolute;left:1335;top:-222;width:735;height:401;visibility:visible;mso-wrap-style:square;v-text-anchor:top" coordsize="735,4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Yf+9MMA&#10;AADbAAAADwAAAGRycy9kb3ducmV2LnhtbESPzWrDMBCE74G+g9hCboncEJrgRjYlUAgJpfnpAyzW&#10;Vja1Vq6kxPbbR4VCj8PMfMNsysG24kY+NI4VPM0zEMSV0w0bBZ+Xt9kaRIjIGlvHpGCkAGXxMNlg&#10;rl3PJ7qdoxEJwiFHBXWMXS5lqGqyGOauI07el/MWY5LeSO2xT3DbykWWPUuLDaeFGjva1lR9n69W&#10;gR5NONB4ND/vH77dHfqt3C8bpaaPw+sLiEhD/A//tXdawXoFv1/SD5DF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Yf+9MMAAADbAAAADwAAAAAAAAAAAAAAAACYAgAAZHJzL2Rv&#10;d25yZXYueG1sUEsFBgAAAAAEAAQA9QAAAIgDAAAAAA==&#10;" path="m,l734,r,325l693,326r-38,1l588,333r-85,13l431,362r-43,11l367,379r-65,13l231,400r-27,1l176,400r-63,-4l40,386,,379,,xe" filled="f" strokeweight=".14256mm">
                  <v:path arrowok="t" o:connecttype="custom" o:connectlocs="0,-222;734,-222;734,103;693,104;655,105;588,111;503,124;431,140;388,151;367,157;302,170;231,178;204,179;176,178;113,174;40,164;0,157;0,-222" o:connectangles="0,0,0,0,0,0,0,0,0,0,0,0,0,0,0,0,0,0"/>
                </v:shape>
                <v:shape id="Picture 126" o:spid="_x0000_s1138" type="#_x0000_t75" style="position:absolute;left:1213;top:30;width:242;height:30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">
                  <v:imagedata r:id="rId61" o:title=""/>
                </v:shape>
                <v:shape id="Picture 125" o:spid="_x0000_s1139" type="#_x0000_t75" style="position:absolute;left:3060;top:65;width:408;height:27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zYqfjEAAAA2wAAAA8AAABkcnMvZG93bnJldi54bWxEj0FrwkAUhO9C/8PyCt500yLFRFcpUkEL&#10;gk3qwdsj+0yC2bchu5r4711B8DjMzDfMfNmbWlypdZVlBR/jCARxbnXFhYL/bD2agnAeWWNtmRTc&#10;yMFy8TaYY6Jtx390TX0hAoRdggpK75tESpeXZNCNbUMcvJNtDfog20LqFrsAN7X8jKIvabDisFBi&#10;Q6uS8nN6MQr2x+wnzrrt5jdepRO5O3iD551Sw/f+ewbCU+9f4Wd7oxVMY3h8CT9ALu4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OzYqfjEAAAA2wAAAA8AAAAAAAAAAAAAAAAA&#10;nwIAAGRycy9kb3ducmV2LnhtbFBLBQYAAAAABAAEAPcAAACQAwAAAAA=&#10;">
                  <v:imagedata r:id="rId62" o:title=""/>
                </v:shape>
                <v:shape id="Picture 124" o:spid="_x0000_s1140" type="#_x0000_t75" style="position:absolute;left:5082;top:65;width:408;height:27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g7lrjCAAAA2wAAAA8AAABkcnMvZG93bnJldi54bWxET01rg0AQvRfyH5Yp9FbXllCqcRNKSMEG&#10;Ao0mh9wGd6oSd1bcjZp/3z0Ueny872wzm06MNLjWsoKXKAZBXFndcq3gVH4+v4NwHlljZ5kU3MnB&#10;Zr14yDDVduIjjYWvRQhhl6KCxvs+ldJVDRl0ke2JA/djB4M+wKGWesAphJtOvsbxmzTYcmhosKdt&#10;Q9W1uBkF35dyl5TTV75PtsVSHs7e4PWg1NPj/LEC4Wn2/+I/d64VJGF9+BJ+gFz/Ag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4O5a4wgAAANsAAAAPAAAAAAAAAAAAAAAAAJ8C&#10;AABkcnMvZG93bnJldi54bWxQSwUGAAAAAAQABAD3AAAAjgMAAAAA&#10;">
                  <v:imagedata r:id="rId62" o:title=""/>
                </v:shape>
                <v:shape id="Picture 123" o:spid="_x0000_s1141" type="#_x0000_t75" style="position:absolute;left:2107;top:882;width:176;height:17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I+c+PDAAAA2wAAAA8AAABkcnMvZG93bnJldi54bWxEj0FrwkAUhO8F/8PyBG+6saFVo6tIxbbo&#10;KerB4yP7TILZtyG7mvjv3YLQ4zAz3zCLVWcqcafGlZYVjEcRCOLM6pJzBafjdjgF4TyyxsoyKXiQ&#10;g9Wy97bARNuWU7offC4ChF2CCgrv60RKlxVk0I1sTRy8i20M+iCbXOoG2wA3lXyPok9psOSwUGBN&#10;XwVl18PNKCAzieN0//G9+bmybWMzPae7TKlBv1vPQXjq/H/41f7VCmZj+PsSfoBcPg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Yj5z48MAAADbAAAADwAAAAAAAAAAAAAAAACf&#10;AgAAZHJzL2Rvd25yZXYueG1sUEsFBgAAAAAEAAQA9wAAAI8DAAAAAA==&#10;">
                  <v:imagedata r:id="rId59" o:title=""/>
                </v:shape>
                <v:shape id="AutoShape 122" o:spid="_x0000_s1142" style="position:absolute;left:2069;top:1102;width:1023;height:51;visibility:visible;mso-wrap-style:square;v-text-anchor:top" coordsize="1023,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D6E48MA&#10;AADbAAAADwAAAGRycy9kb3ducmV2LnhtbESPQYvCMBSE78L+h/AWvGmqYNVqlF1BUPGiu+D10Tyb&#10;7jYvpYla/70RBI/DzHzDzJetrcSVGl86VjDoJyCIc6dLLhT8/qx7ExA+IGusHJOCO3lYLj46c8y0&#10;u/GBrsdQiAhhn6ECE0KdSelzQxZ939XE0Tu7xmKIsimkbvAW4baSwyRJpcWS44LBmlaG8v/jxSoY&#10;t+l+cPpLp+Zw2o2+/ba0enVXqvvZfs1ABGrDO/xqb7SC6RCeX+IPkI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D6E48MAAADbAAAADwAAAAAAAAAAAAAAAACYAgAAZHJzL2Rv&#10;d25yZXYueG1sUEsFBgAAAAAEAAQA9QAAAIgDAAAAAA==&#10;" path="m84,l,25,84,50r,-21l76,29r,-8l84,21,84,xm938,r,50l1009,29r-62,l947,21r62,l938,xm84,21r-8,l76,29r8,l84,21xm938,21l84,21r,8l938,29r,-8xm1009,21r-62,l947,29r62,l1023,25r-14,-4xe" fillcolor="black" stroked="f">
                  <v:path arrowok="t" o:connecttype="custom" o:connectlocs="84,1102;0,1127;84,1152;84,1131;76,1131;76,1123;84,1123;84,1102;938,1102;938,1152;1009,1131;947,1131;947,1123;1009,1123;938,1102;84,1123;76,1123;76,1131;84,1131;84,1123;938,1123;84,1123;84,1131;938,1131;938,1123;1009,1123;947,1123;947,1131;1009,1131;1023,1127;1009,1123" o:connectangles="0,0,0,0,0,0,0,0,0,0,0,0,0,0,0,0,0,0,0,0,0,0,0,0,0,0,0,0,0,0,0"/>
                </v:shape>
                <v:shape id="Freeform 121" o:spid="_x0000_s1143" style="position:absolute;left:3091;top:924;width:1011;height:401;visibility:visible;mso-wrap-style:square;v-text-anchor:top" coordsize="1011,4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5Yvc8MA&#10;AADbAAAADwAAAGRycy9kb3ducmV2LnhtbESPT2vCQBTE7wW/w/IEb3XjH0qMriKBUi89aIvnZ/aZ&#10;BLNvQ/Zp4rfvFgo9DjPzG2azG1yjHtSF2rOB2TQBRVx4W3Np4Pvr/TUFFQTZYuOZDDwpwG47etlg&#10;Zn3PR3qcpFQRwiFDA5VIm2kdioochqlviaN39Z1DibIrte2wj3DX6HmSvGmHNceFClvKKypup7sz&#10;cJzpZf5Z58v5+WJTSdL9x1l6YybjYb8GJTTIf/ivfbAGVgv4/RJ/gN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5Yvc8MAAADbAAAADwAAAAAAAAAAAAAAAACYAgAAZHJzL2Rv&#10;d25yZXYueG1sUEsFBgAAAAAEAAQA9QAAAIgDAAAAAA==&#10;" path="m1010,l,,,379r84,11l159,397r67,3l286,401r28,-1l391,395r70,-9l620,358r25,-4l725,342r60,-6l851,331r75,-4l1010,326,1010,xe" fillcolor="#99f" stroked="f">
                  <v:path arrowok="t" o:connecttype="custom" o:connectlocs="1010,924;0,924;0,1303;84,1314;159,1321;226,1324;286,1325;314,1324;391,1319;461,1310;620,1282;645,1278;725,1266;785,1260;851,1255;926,1251;1010,1250;1010,924" o:connectangles="0,0,0,0,0,0,0,0,0,0,0,0,0,0,0,0,0,0"/>
                </v:shape>
                <v:shape id="Freeform 120" o:spid="_x0000_s1144" style="position:absolute;left:3091;top:924;width:1011;height:401;visibility:visible;mso-wrap-style:square;v-text-anchor:top" coordsize="1011,4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FO4j8UA&#10;AADbAAAADwAAAGRycy9kb3ducmV2LnhtbESPQWvCQBSE74L/YXlCL6Ibi8QaXcW2FgpeavTi7ZF9&#10;JsHs27C71fjv3ULB4zAz3zDLdWcacSXna8sKJuMEBHFhdc2lguPha/QGwgdkjY1lUnAnD+tVv7fE&#10;TNsb7+mah1JECPsMFVQhtJmUvqjIoB/bljh6Z+sMhihdKbXDW4SbRr4mSSoN1hwXKmzpo6Likv8a&#10;BT/yvpmdSzdL0+3+ffeZD0/bISn1Mug2CxCBuvAM/7e/tYL5FP6+xB8gV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U7iPxQAAANsAAAAPAAAAAAAAAAAAAAAAAJgCAABkcnMv&#10;ZG93bnJldi54bWxQSwUGAAAAAAQABAD1AAAAigMAAAAA&#10;" path="m,l1010,r,326l967,326r-41,1l851,331r-66,5l725,342r-80,12l573,367r-23,4l528,375r-67,11l391,395r-77,5l286,401r-29,l194,399r-71,-5l44,385,,379,,xe" filled="f" strokeweight=".14256mm">
                  <v:path arrowok="t" o:connecttype="custom" o:connectlocs="0,924;1010,924;1010,1250;967,1250;926,1251;851,1255;785,1260;725,1266;645,1278;573,1291;550,1295;528,1299;461,1310;391,1319;314,1324;286,1325;257,1325;194,1323;123,1318;44,1309;0,1303;0,924" o:connectangles="0,0,0,0,0,0,0,0,0,0,0,0,0,0,0,0,0,0,0,0,0,0"/>
                </v:shape>
                <v:shape id="Freeform 119" o:spid="_x0000_s1145" style="position:absolute;left:5124;top:924;width:734;height:401;visibility:visible;mso-wrap-style:square;v-text-anchor:top" coordsize="734,4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rjDzsQA&#10;AADbAAAADwAAAGRycy9kb3ducmV2LnhtbESPT4vCMBTE74LfITzBi2i6gv+qqciKIIsIq168PZpn&#10;W2xeShPb+u03Cwt7HGbmN8xm25lSNFS7wrKCj0kEgji1uuBMwe16GC9BOI+ssbRMCt7kYJv0exuM&#10;tW35m5qLz0SAsItRQe59FUvp0pwMuomtiIP3sLVBH2SdSV1jG+CmlNMomkuDBYeFHCv6zCl9Xl5G&#10;wenuD3tOv4rFucH99LwcvefRSKnhoNutQXjq/H/4r33UClYz+P0SfoBMf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64w87EAAAA2wAAAA8AAAAAAAAAAAAAAAAAmAIAAGRycy9k&#10;b3ducmV2LnhtbFBLBQYAAAAABAAEAPUAAACJAwAAAAA=&#10;" path="m733,l,,,379r78,13l146,399r58,2l230,400r72,-7l366,379r88,-22l477,352r80,-15l620,330r72,-4l733,326,733,xe" fillcolor="#c90" stroked="f">
                  <v:path arrowok="t" o:connecttype="custom" o:connectlocs="733,924;0,924;0,1303;78,1316;146,1323;204,1325;230,1324;302,1317;366,1303;454,1281;477,1276;557,1261;620,1254;692,1250;733,1250;733,924" o:connectangles="0,0,0,0,0,0,0,0,0,0,0,0,0,0,0,0"/>
                </v:shape>
                <v:shape id="Freeform 118" o:spid="_x0000_s1146" style="position:absolute;left:5124;top:924;width:734;height:401;visibility:visible;mso-wrap-style:square;v-text-anchor:top" coordsize="734,4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0/hHcEA&#10;AADbAAAADwAAAGRycy9kb3ducmV2LnhtbESPwW7CMBBE75X4B2uRuBWbHlIIGISQKuUK5QM28ZIE&#10;7HWIDYS/x5UqcRzNzpud1WZwVtypD61nDbOpAkFcedNyreH4+/M5BxEiskHrmTQ8KcBmPfpYYW78&#10;g/d0P8RaJAiHHDU0MXa5lKFqyGGY+o44eSffO4xJ9rU0PT4S3Fn5pVQmHbacGhrsaNdQdTncXHpD&#10;XezsKsui/LZFNj9f/V49vdaT8bBdgog0xPfxf7owGhYZ/G1JAJDr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9P4R3BAAAA2wAAAA8AAAAAAAAAAAAAAAAAmAIAAGRycy9kb3du&#10;cmV2LnhtbFBLBQYAAAAABAAEAPUAAACGAwAAAAA=&#10;" path="m,l733,r,326l692,326r-37,2l587,334r-85,13l431,363r-43,11l366,379r-64,14l230,400r-26,1l176,401r-63,-4l40,387,,379,,xe" filled="f" strokeweight=".14256mm">
                  <v:path arrowok="t" o:connecttype="custom" o:connectlocs="0,924;733,924;733,1250;692,1250;655,1252;587,1258;502,1271;431,1287;388,1298;366,1303;302,1317;230,1324;204,1325;176,1325;113,1321;40,1311;0,1303;0,924" o:connectangles="0,0,0,0,0,0,0,0,0,0,0,0,0,0,0,0,0,0"/>
                </v:shape>
                <v:shape id="AutoShape 117" o:spid="_x0000_s1147" style="position:absolute;left:4101;top:1102;width:1023;height:51;visibility:visible;mso-wrap-style:square;v-text-anchor:top" coordsize="1023,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Ekne8QA&#10;AADbAAAADwAAAGRycy9kb3ducmV2LnhtbESPQWvCQBSE70L/w/IKvZmNhUYTXaUVCq14MS3k+sg+&#10;s2mzb0N2q/HfdwXB4zAz3zCrzWg7caLBt44VzJIUBHHtdMuNgu+v9+kChA/IGjvHpOBCHjbrh8kK&#10;C+3OfKBTGRoRIewLVGBC6AspfW3Iok9cTxy9oxsshiiHRuoBzxFuO/mcppm02HJcMNjT1lD9W/5Z&#10;BfMx28+qnyw3h2r38uY/W6u3F6WeHsfXJYhAY7iHb+0PrSCfw/VL/AFy/Q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xJJ3vEAAAA2wAAAA8AAAAAAAAAAAAAAAAAmAIAAGRycy9k&#10;b3ducmV2LnhtbFBLBQYAAAAABAAEAPUAAACJAwAAAAA=&#10;" path="m85,l,25,85,50r,-21l76,29r,-8l85,21,85,xm85,21r-9,l76,29r9,l85,21xm1023,21l85,21r,8l1023,29r,-8xe" fillcolor="black" stroked="f">
                  <v:path arrowok="t" o:connecttype="custom" o:connectlocs="85,1102;0,1127;85,1152;85,1131;76,1131;76,1123;85,1123;85,1102;85,1123;76,1123;76,1131;85,1131;85,1123;1023,1123;85,1123;85,1131;1023,1131;1023,1123" o:connectangles="0,0,0,0,0,0,0,0,0,0,0,0,0,0,0,0,0,0"/>
                </v:shape>
                <v:shape id="Picture 116" o:spid="_x0000_s1148" type="#_x0000_t75" style="position:absolute;left:4140;top:869;width:176;height:17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ME2n7AAAAA2wAAAA8AAABkcnMvZG93bnJldi54bWxET8uKwjAU3Q/4D+EK7jTV4qsaRWaYcdBV&#10;1YXLS3Nti81NaaKtf28WA7M8nPd625lKPKlxpWUF41EEgjizuuRcweX8PVyAcB5ZY2WZFLzIwXbT&#10;+1hjom3LKT1PPhchhF2CCgrv60RKlxVk0I1sTRy4m20M+gCbXOoG2xBuKjmJopk0WHJoKLCmz4Ky&#10;++lhFJCZx3F6nP587e9s29gsrukhU2rQ73YrEJ46/y/+c/9qBcswNnwJP0Bu3g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8wTafsAAAADbAAAADwAAAAAAAAAAAAAAAACfAgAA&#10;ZHJzL2Rvd25yZXYueG1sUEsFBgAAAAAEAAQA9wAAAIwDAAAAAA==&#10;">
                  <v:imagedata r:id="rId59" o:title=""/>
                </v:shape>
                <v:shape id="AutoShape 115" o:spid="_x0000_s1149" style="position:absolute;left:4101;top:1185;width:1023;height:51;visibility:visible;mso-wrap-style:square;v-text-anchor:top" coordsize="1023,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poWksMA&#10;AADbAAAADwAAAGRycy9kb3ducmV2LnhtbESPQWvCQBSE74X+h+UVvNWNgqlJXaUKgkovxoLXR/Y1&#10;mzb7NmRXjf/eFQSPw8x8w8wWvW3EmTpfO1YwGiYgiEuna64U/BzW71MQPiBrbByTgit5WMxfX2aY&#10;a3fhPZ2LUIkIYZ+jAhNCm0vpS0MW/dC1xNH7dZ3FEGVXSd3hJcJtI8dJkkqLNccFgy2tDJX/xckq&#10;+OjT79HxL83M/ribLP22tnp1VWrw1n99ggjUh2f40d5oBVkG9y/xB8j5D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poWksMAAADbAAAADwAAAAAAAAAAAAAAAACYAgAAZHJzL2Rv&#10;d25yZXYueG1sUEsFBgAAAAAEAAQA9QAAAIgDAAAAAA==&#10;" path="m939,r,50l1009,29r-62,l947,21r62,l939,xm939,21l,21r,8l939,29r,-8xm1009,21r-62,l947,29r62,l1023,25r-14,-4xe" fillcolor="black" stroked="f">
                  <v:path arrowok="t" o:connecttype="custom" o:connectlocs="939,1185;939,1235;1009,1214;947,1214;947,1206;1009,1206;939,1185;939,1206;0,1206;0,1214;939,1214;939,1206;1009,1206;947,1206;947,1214;1009,1214;1023,1210;1009,1206" o:connectangles="0,0,0,0,0,0,0,0,0,0,0,0,0,0,0,0,0,0"/>
                </v:shape>
                <v:shape id="Picture 114" o:spid="_x0000_s1150" type="#_x0000_t75" style="position:absolute;left:4039;top:1326;width:177;height:17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aDRTbEAAAA3AAAAA8AAABkcnMvZG93bnJldi54bWxEj09rAjEQxe+FfocwBW81sQexq1GkxSKF&#10;Hvx7Hjbj7uJmsiRRt376zkHobYb35r3fzBa9b9WVYmoCWxgNDSjiMriGKwv73ep1AiplZIdtYLLw&#10;SwkW8+enGRYu3HhD122ulIRwKtBCnXNXaJ3KmjymYeiIRTuF6DHLGivtIt4k3Lf6zZix9tiwNNTY&#10;0UdN5Xl78RaOP+2B431SvtP6e2S+LqvP/n6wdvDSL6egMvX53/y4XjvBN4Ivz8gEev4H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PaDRTbEAAAA3AAAAA8AAAAAAAAAAAAAAAAA&#10;nwIAAGRycy9kb3ducmV2LnhtbFBLBQYAAAAABAAEAPcAAACQAwAAAAA=&#10;">
                  <v:imagedata r:id="rId63" o:title=""/>
                </v:shape>
                <v:shape id="Freeform 113" o:spid="_x0000_s1151" style="position:absolute;left:1335;top:924;width:735;height:401;visibility:visible;mso-wrap-style:square;v-text-anchor:top" coordsize="735,4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7rDRMIA&#10;AADcAAAADwAAAGRycy9kb3ducmV2LnhtbERP22rCQBB9F/yHZQTfdJMIRVJXKYWAhJZSFfFxyE4u&#10;NDsbs9sk/ftuoeDbHM51dofJtGKg3jWWFcTrCARxYXXDlYLLOVttQTiPrLG1TAp+yMFhP5/tMNV2&#10;5E8aTr4SIYRdigpq77tUSlfUZNCtbUccuNL2Bn2AfSV1j2MIN61MouhJGmw4NNTY0WtNxdfp2yiw&#10;1/fp5quEsLxn+cc1d3JTvim1XEwvzyA8Tf4h/ncfdZgfxfD3TLhA7n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usNEwgAAANwAAAAPAAAAAAAAAAAAAAAAAJgCAABkcnMvZG93&#10;bnJldi54bWxQSwUGAAAAAAQABAD1AAAAhwMAAAAA&#10;" path="m734,l,,,379r78,13l146,399r58,2l231,400r71,-7l367,379r87,-22l478,352r80,-15l620,330r73,-4l734,326,734,xe" fillcolor="#99f" stroked="f">
                  <v:path arrowok="t" o:connecttype="custom" o:connectlocs="734,924;0,924;0,1303;78,1316;146,1323;204,1325;231,1324;302,1317;367,1303;454,1281;478,1276;558,1261;620,1254;693,1250;734,1250;734,924" o:connectangles="0,0,0,0,0,0,0,0,0,0,0,0,0,0,0,0"/>
                </v:shape>
                <v:shape id="Freeform 112" o:spid="_x0000_s1152" style="position:absolute;left:1335;top:924;width:735;height:401;visibility:visible;mso-wrap-style:square;v-text-anchor:top" coordsize="735,4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hzSjsEA&#10;AADcAAAADwAAAGRycy9kb3ducmV2LnhtbERP3WrCMBS+H/gO4QjezVQRGdUoIggyGW7VBzg0x7TY&#10;nNQks+3bL4PB7s7H93vW29424kk+1I4VzKYZCOLS6ZqNguvl8PoGIkRkjY1jUjBQgO1m9LLGXLuO&#10;v+hZRCNSCIccFVQxtrmUoazIYpi6ljhxN+ctxgS9kdpjl8JtI+dZtpQWa04NFba0r6i8F99WgR5M&#10;ONHwaR4fZ98cT91evi9qpSbjfrcCEamP/+I/91Gn+dkcfp9JF8jN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Yc0o7BAAAA3AAAAA8AAAAAAAAAAAAAAAAAmAIAAGRycy9kb3du&#10;cmV2LnhtbFBLBQYAAAAABAAEAPUAAACGAwAAAAA=&#10;" path="m,l734,r,326l693,326r-38,2l588,334r-85,13l431,363r-43,11l367,379r-65,14l231,400r-27,1l176,401r-63,-4l40,387,,379,,xe" filled="f" strokeweight=".14256mm">
                  <v:path arrowok="t" o:connecttype="custom" o:connectlocs="0,924;734,924;734,1250;693,1250;655,1252;588,1258;503,1271;431,1287;388,1298;367,1303;302,1317;231,1324;204,1325;176,1325;113,1321;40,1311;0,1303;0,924" o:connectangles="0,0,0,0,0,0,0,0,0,0,0,0,0,0,0,0,0,0"/>
                </v:shape>
                <v:shape id="Picture 111" o:spid="_x0000_s1153" type="#_x0000_t75" style="position:absolute;left:1213;top:1177;width:242;height:30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PA6GvBAAAA3AAAAA8AAABkcnMvZG93bnJldi54bWxET99rwjAQfh/sfwgn+DZTJ4zSmRZxU3yd&#10;OvDx1lzbsOZSkqjtf78MBnu7j+/nravR9uJGPhjHCpaLDARx7bThVsH5tHvKQYSIrLF3TAomClCV&#10;jw9rLLS78wfdjrEVKYRDgQq6GIdCylB3ZDEs3ECcuMZ5izFB30rt8Z7CbS+fs+xFWjScGjocaNtR&#10;/X28WgVv5hIn45smv+w/zddpys/vU63UfDZuXkFEGuO/+M990Gl+toLfZ9IFsvwB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PA6GvBAAAA3AAAAA8AAAAAAAAAAAAAAAAAnwIA&#10;AGRycy9kb3ducmV2LnhtbFBLBQYAAAAABAAEAPcAAACNAwAAAAA=&#10;">
                  <v:imagedata r:id="rId61" o:title=""/>
                </v:shape>
                <v:shape id="Picture 110" o:spid="_x0000_s1154" type="#_x0000_t75" style="position:absolute;left:2970;top:1177;width:242;height:30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wpcB/BAAAA3AAAAA8AAABkcnMvZG93bnJldi54bWxET99rwjAQfh/sfwgn+DZTh4zSmRZxU3yd&#10;OvDx1lzbsOZSkqjtf78MBnu7j+/nravR9uJGPhjHCpaLDARx7bThVsH5tHvKQYSIrLF3TAomClCV&#10;jw9rLLS78wfdjrEVKYRDgQq6GIdCylB3ZDEs3ECcuMZ5izFB30rt8Z7CbS+fs+xFWjScGjocaNtR&#10;/X28WgVv5hIn45smv+w/zddpys/vU63UfDZuXkFEGuO/+M990Gl+toLfZ9IFsvwB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MwpcB/BAAAA3AAAAA8AAAAAAAAAAAAAAAAAnwIA&#10;AGRycy9kb3ducmV2LnhtbFBLBQYAAAAABAAEAPcAAACNAwAAAAA=&#10;">
                  <v:imagedata r:id="rId61" o:title=""/>
                </v:shape>
                <v:shape id="Picture 109" o:spid="_x0000_s1155" type="#_x0000_t75" style="position:absolute;left:5082;top:1220;width:408;height:27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AdH5rDAAAA3AAAAA8AAABkcnMvZG93bnJldi54bWxET01rwkAQvRf6H5Yp9KYbS1tqdCNFFFQQ&#10;bKIHb0N2TEKysyG7mvTfuwWht3m8z5kvBtOIG3WusqxgMo5AEOdWV1woOGbr0RcI55E1NpZJwS85&#10;WCTPT3OMte35h26pL0QIYRejgtL7NpbS5SUZdGPbEgfuYjuDPsCukLrDPoSbRr5F0ac0WHFoKLGl&#10;ZUl5nV6NgsM5W02zfrvZTZfpu9yfvMF6r9Try/A9A+Fp8P/ih3ujw/zoA/6eCRfI5A4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gB0fmsMAAADcAAAADwAAAAAAAAAAAAAAAACf&#10;AgAAZHJzL2Rvd25yZXYueG1sUEsFBgAAAAAEAAQA9wAAAI8DAAAAAA==&#10;">
                  <v:imagedata r:id="rId62" o:title=""/>
                </v:shape>
                <v:rect id="Rectangle 108" o:spid="_x0000_s1156" style="position:absolute;left:1904;top:1414;width:927;height:4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DJCMMAA&#10;AADcAAAADwAAAGRycy9kb3ducmV2LnhtbERPTYvCMBC9L/gfwgheFk3qQaRrFBEELx7Uhd3j2Ixt&#10;MZmUJGr990ZY2Ns83ucsVr2z4k4htp41FBMFgrjypuVaw/dpO56DiAnZoPVMGp4UYbUcfCywNP7B&#10;B7ofUy1yCMcSNTQpdaWUsWrIYZz4jjhzFx8cpgxDLU3ARw53Vk6VmkmHLeeGBjvaNFRdjzenQa1x&#10;W9nfzx85P03Pwe4LdW4LrUfDfv0FIlGf/sV/7p3J89UM3s/kC+Ty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2DJCMMAAAADcAAAADwAAAAAAAAAAAAAAAACYAgAAZHJzL2Rvd25y&#10;ZXYueG1sUEsFBgAAAAAEAAQA9QAAAIUDAAAAAA==&#10;" fillcolor="#91c309" stroked="f">
                  <v:fill opacity="13107f"/>
                </v:rect>
                <v:shape id="AutoShape 107" o:spid="_x0000_s1157" style="position:absolute;left:1968;top:11342;width:2204;height:1737;visibility:visible;mso-wrap-style:square;v-text-anchor:top" coordsize="2204,17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GORB8QA&#10;AADcAAAADwAAAGRycy9kb3ducmV2LnhtbERPTWvCQBC9F/wPywi9NZt6qCHNKlIQAlqKMZQeh+yY&#10;hGZnY3Zr0v76riB4m8f7nGw9mU5caHCtZQXPUQyCuLK65VpBedw+JSCcR9bYWSYFv+RgvZo9ZJhq&#10;O/KBLoWvRQhhl6KCxvs+ldJVDRl0ke2JA3eyg0Ef4FBLPeAYwk0nF3H8Ig22HBoa7Omtoeq7+DEK&#10;6sMXLvOPv3xTnnefp/49affjXqnH+bR5BeFp8nfxzZ3rMD9ewvWZcIFc/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BjkQfEAAAA3AAAAA8AAAAAAAAAAAAAAAAAmAIAAGRycy9k&#10;b3ducmV2LnhtbFBLBQYAAAAABAAEAPUAAACJAwAAAAA=&#10;" path="m-64,-9495r928,l864,-9928r-928,l-64,-9495xm451,-9924r36,-301e" filled="f" strokecolor="#91c309" strokeweight=".17819mm">
                  <v:path arrowok="t" o:connecttype="custom" o:connectlocs="-64,1847;864,1847;864,1414;-64,1414;-64,1847;451,1418;487,1117" o:connectangles="0,0,0,0,0,0,0"/>
                </v:shape>
                <v:shape id="Picture 106" o:spid="_x0000_s1158" type="#_x0000_t75" style="position:absolute;left:1949;top:1657;width:839;height:13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FMRqXFAAAA3AAAAA8AAABkcnMvZG93bnJldi54bWxEj0FrwkAQhe8F/8MyQm/NRilSomsILYUe&#10;pKBV0NuQHZPY7GzIbpP47zuHQm8zvDfvfbPJJ9eqgfrQeDawSFJQxKW3DVcGjl/vTy+gQkS22Hom&#10;A3cKkG9nDxvMrB95T8MhVkpCOGRooI6xy7QOZU0OQ+I7YtGuvncYZe0rbXscJdy1epmmK+2wYWmo&#10;saPXmsrvw48zsCzt2/PnBW/34ex1HHenXaEXxjzOp2INKtIU/81/1x9W8FOhlWdkAr39B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xTEalxQAAANwAAAAPAAAAAAAAAAAAAAAA&#10;AJ8CAABkcnMvZG93bnJldi54bWxQSwUGAAAAAAQABAD3AAAAkQMAAAAA&#10;">
                  <v:imagedata r:id="rId64" o:title=""/>
                </v:shape>
                <v:rect id="Rectangle 105" o:spid="_x0000_s1159" style="position:absolute;left:1077;top:394;width:1040;height:4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a3WQsEA&#10;AADcAAAADwAAAGRycy9kb3ducmV2LnhtbERPTWsCMRC9F/wPYQpeSk3Wg9itUUQQvHioCnqc3Ux3&#10;lyaTJYm6/fdNQfA2j/c5i9XgrLhRiJ1nDcVEgSCuvem40XA6bt/nIGJCNmg9k4ZfirBajl4WWBp/&#10;5y+6HVIjcgjHEjW0KfWllLFuyWGc+J44c98+OEwZhkaagPcc7qycKjWTDjvODS32tGmp/jlcnQa1&#10;xm1tL29nOT9Oq2D3haq6Quvx67D+BJFoSE/xw70zeb76gP9n8gVy+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mt1kLBAAAA3AAAAA8AAAAAAAAAAAAAAAAAmAIAAGRycy9kb3du&#10;cmV2LnhtbFBLBQYAAAAABAAEAPUAAACGAwAAAAA=&#10;" fillcolor="#91c309" stroked="f">
                  <v:fill opacity="13107f"/>
                </v:rect>
                <v:rect id="Rectangle 104" o:spid="_x0000_s1160" style="position:absolute;left:1077;top:394;width:1040;height:4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svUscQA&#10;AADcAAAADwAAAGRycy9kb3ducmV2LnhtbESPT2vDMAzF74N+B6PBbqvTwcbI6pY0pVDYZf1z6U3E&#10;WmwWyyH2Wu/bT4fBbhLv6b2flusSBnWlKfnIBhbzChRxF63n3sD5tHt8BZUyssUhMhn4oQTr1exu&#10;ibWNNz7Q9Zh7JSGcajTgch5rrVPnKGCax5FYtM84BcyyTr22E94kPAz6qapedEDP0uBwpNZR93X8&#10;Dga4KYWf37cfm4vzm9Ye/G7ftMY83JfmDVSmkv/Nf9d7K/gLwZdnZAK9+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LL1LHEAAAA3AAAAA8AAAAAAAAAAAAAAAAAmAIAAGRycy9k&#10;b3ducmV2LnhtbFBLBQYAAAAABAAEAPUAAACJAwAAAAA=&#10;" filled="f" strokecolor="#91c309" strokeweight=".17819mm"/>
                <v:line id="Line 103" o:spid="_x0000_s1161" style="position:absolute;visibility:visible;mso-wrap-style:square" from="2115,487" to="2380,4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n1R4cEAAADcAAAADwAAAGRycy9kb3ducmV2LnhtbERPzWrCQBC+C32HZQredBMLoqmrtEKh&#10;eDAY+wBDdppszc6G7NYkb+8Kgrf5+H5nsxtsI67UeeNYQTpPQBCXThuuFPycv2YrED4ga2wck4KR&#10;POy2L5MNZtr1fKJrESoRQ9hnqKAOoc2k9GVNFv3ctcSR+3WdxRBhV0ndYR/DbSMXSbKUFg3Hhhpb&#10;2tdUXop/q+CcuNyYz8sfHvMD5v1ohvXbqNT0dfh4BxFoCE/xw/2t4/w0hfsz8QK5vQ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mfVHhwQAAANwAAAAPAAAAAAAAAAAAAAAA&#10;AKECAABkcnMvZG93bnJldi54bWxQSwUGAAAAAAQABAD5AAAAjwMAAAAA&#10;" strokecolor="#91c309" strokeweight=".17819mm"/>
                <v:shape id="Picture 102" o:spid="_x0000_s1162" type="#_x0000_t75" style="position:absolute;left:1760;top:566;width:242;height:24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y2kcTEAAAA3AAAAA8AAABkcnMvZG93bnJldi54bWxET01rwkAQvQv9D8sUvDUbPQRJs4oIbaVI&#10;q2kPPQ7ZMQlmZ2N2E1N/fVcoeJvH+5xsNZpGDNS52rKCWRSDIC6srrlU8P318rQA4TyyxsYyKfgl&#10;B6vlwyTDVNsLH2jIfSlCCLsUFVTet6mUrqjIoItsSxy4o+0M+gC7UuoOLyHcNHIex4k0WHNoqLCl&#10;TUXFKe+NAr6+vn2g63f2c9u///jxfN4XiVLTx3H9DMLT6O/if/dWh/mzOdyeCRfI5R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Ly2kcTEAAAA3AAAAA8AAAAAAAAAAAAAAAAA&#10;nwIAAGRycy9kb3ducmV2LnhtbFBLBQYAAAAABAAEAPcAAACQAwAAAAA=&#10;">
                  <v:imagedata r:id="rId65" o:title=""/>
                </v:shape>
                <v:shape id="Picture 101" o:spid="_x0000_s1163" type="#_x0000_t75" style="position:absolute;left:1177;top:571;width:376;height:23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uJ1rG/AAAA3AAAAA8AAABkcnMvZG93bnJldi54bWxET0uLwjAQvgv+hzAL3jTpqsvaNYosKF59&#10;HPY424xtd5tJaWJb/70RBG/z8T1nue5tJVpqfOlYQzJRIIgzZ0rONZxP2/EnCB+QDVaOScONPKxX&#10;w8ESU+M6PlB7DLmIIexT1FCEUKdS+qwgi37iauLIXVxjMUTY5NI02MVwW8l3pT6kxZJjQ4E1fReU&#10;/R+vVsOPRMc1le0vzTvVJYvd30xZrUdv/eYLRKA+vMRP997E+ckUHs/EC+TqDg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AridaxvwAAANwAAAAPAAAAAAAAAAAAAAAAAJ8CAABk&#10;cnMvZG93bnJldi54bWxQSwUGAAAAAAQABAD3AAAAiwMAAAAA&#10;">
                  <v:imagedata r:id="rId66" o:title=""/>
                </v:shape>
                <v:rect id="Rectangle 100" o:spid="_x0000_s1164" style="position:absolute;left:1909;top:-915;width:585;height:4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nXvAcIA&#10;AADcAAAADwAAAGRycy9kb3ducmV2LnhtbERPS2sCMRC+F/ofwhR6KZqsiCyrUUQQeunBB+hx3Ex3&#10;lyaTJYm6/fdGKPQ2H99zFqvBWXGjEDvPGoqxAkFce9Nxo+F42I5KEDEhG7SeScMvRVgtX18WWBl/&#10;5x3d9qkROYRjhRralPpKyli35DCOfU+cuW8fHKYMQyNNwHsOd1ZOlJpJhx3nhhZ72rRU/+yvToNa&#10;47a254+TLA+TS7Bfhbp0hdbvb8N6DiLRkP7Ff+5Pk+cXU3g+ky+Qyw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Cde8BwgAAANwAAAAPAAAAAAAAAAAAAAAAAJgCAABkcnMvZG93&#10;bnJldi54bWxQSwUGAAAAAAQABAD1AAAAhwMAAAAA&#10;" fillcolor="#91c309" stroked="f">
                  <v:fill opacity="13107f"/>
                </v:rect>
                <v:shape id="AutoShape 99" o:spid="_x0000_s1165" style="position:absolute;left:1980;top:6514;width:1390;height:1289;visibility:visible;mso-wrap-style:square;v-text-anchor:top" coordsize="1390,128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A8EMcQA&#10;AADcAAAADwAAAGRycy9kb3ducmV2LnhtbERPS0sDMRC+C/0PYQpepJuttCJr09IuCPXYB2Jvw2bc&#10;RDeTdRO3W3+9KQje5uN7zmI1uEb01AXrWcE0y0EQV15brhUcD8+TRxAhImtsPJOCCwVYLUc3Cyy0&#10;P/OO+n2sRQrhUKACE2NbSBkqQw5D5lvixL37zmFMsKul7vCcwl0j7/P8QTq0nBoMtlQaqj73307B&#10;nfki+7P5eLFv/U73r9vy1M5KpW7Hw/oJRKQh/ov/3Fud5k/ncH0mXSC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gPBDHEAAAA3AAAAA8AAAAAAAAAAAAAAAAAmAIAAGRycy9k&#10;b3ducmV2LnhtbFBLBQYAAAAABAAEAPUAAACJAwAAAAA=&#10;" path="m-71,-6996r585,l514,-7429r-585,l-71,-6996xm277,-7000r70,113e" filled="f" strokecolor="#91c309" strokeweight=".17819mm">
                  <v:path arrowok="t" o:connecttype="custom" o:connectlocs="-71,-482;514,-482;514,-915;-71,-915;-71,-482;277,-486;347,-373" o:connectangles="0,0,0,0,0,0,0"/>
                </v:shape>
                <v:shape id="Picture 98" o:spid="_x0000_s1166" type="#_x0000_t75" style="position:absolute;left:2014;top:-740;width:375;height:23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v+dSnAAAAA3AAAAA8AAABkcnMvZG93bnJldi54bWxET01rwkAQvQv9D8sUejO7EZU2ZpUiKL1q&#10;PXicZqdJbHY27K5J+u+7hUJv83ifU+4m24mBfGgda8gzBYK4cqblWsPl/TB/BhEissHOMWn4pgC7&#10;7cOsxMK4kU80nGMtUgiHAjU0MfaFlKFqyGLIXE+cuE/nLcYEfS2NxzGF204ulFpLiy2nhgZ72jdU&#10;fZ3vVsNVouOe2uGDVqMa85fjbams1k+P0+sGRKQp/ov/3G8mzc/X8PtMukBuf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O/51KcAAAADcAAAADwAAAAAAAAAAAAAAAACfAgAA&#10;ZHJzL2Rvd25yZXYueG1sUEsFBgAAAAAEAAQA9wAAAIwDAAAAAA==&#10;">
                  <v:imagedata r:id="rId66" o:title=""/>
                </v:shape>
                <v:rect id="Rectangle 97" o:spid="_x0000_s1167" style="position:absolute;left:5128;top:408;width:574;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qdxdsIA&#10;AADcAAAADwAAAGRycy9kb3ducmV2LnhtbERPS2sCMRC+F/ofwhR6KZqsB11Wo4gg9NKDD9DjuJnu&#10;Lk0mSxJ1+++NUOhtPr7nLFaDs+JGIXaeNRRjBYK49qbjRsPxsB2VIGJCNmg9k4ZfirBavr4ssDL+&#10;zju67VMjcgjHCjW0KfWVlLFuyWEc+544c98+OEwZhkaagPcc7qycKDWVDjvODS32tGmp/tlfnQa1&#10;xm1tzx8nWR4ml2C/CnXpCq3f34b1HESiIf2L/9yfJs8vZvB8Jl8gl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yp3F2wgAAANwAAAAPAAAAAAAAAAAAAAAAAJgCAABkcnMvZG93&#10;bnJldi54bWxQSwUGAAAAAAQABAD1AAAAhwMAAAAA&#10;" fillcolor="#91c309" stroked="f">
                  <v:fill opacity="13107f"/>
                </v:rect>
                <v:shape id="AutoShape 96" o:spid="_x0000_s1168" style="position:absolute;left:9114;top:9658;width:1876;height:1285;visibility:visible;mso-wrap-style:square;v-text-anchor:top" coordsize="1876,12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nlyg8cA&#10;AADcAAAADwAAAGRycy9kb3ducmV2LnhtbESPQWvCQBCF7wX/wzKCl1I3FiwldRUpVIpUxaTF9jZk&#10;p0kwOxuyW43/3jkIvc1j3vfmzWzRu0adqAu1ZwOTcQKKuPC25tLAZ/728AwqRGSLjWcycKEAi/ng&#10;boap9Wfe0ymLpZIQDikaqGJsU61DUZHDMPYtsex+fecwiuxKbTs8S7hr9GOSPGmHNcuFClt6rag4&#10;Zn9OamwPzeZner+brnf54fsrWxUf+cqY0bBfvoCK1Md/841+t8JNpK08IxPo+R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J5coPHAAAA3AAAAA8AAAAAAAAAAAAAAAAAmAIAAGRy&#10;cy9kb3ducmV2LnhtbFBLBQYAAAAABAAEAPUAAACMAwAAAAA=&#10;" path="m-3986,-8818r573,l-3413,-9250r-573,l-3986,-8818xm-3985,-8947r-217,238e" filled="f" strokecolor="#91c309" strokeweight=".17819mm">
                  <v:path arrowok="t" o:connecttype="custom" o:connectlocs="-3986,840;-3413,840;-3413,408;-3986,408;-3986,840;-3985,711;-4202,949" o:connectangles="0,0,0,0,0,0,0"/>
                </v:shape>
                <v:shape id="Picture 95" o:spid="_x0000_s1169" type="#_x0000_t75" style="position:absolute;left:5227;top:594;width:376;height:23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ph4VvAAAAA3AAAAA8AAABkcnMvZG93bnJldi54bWxET01rwkAQvRf8D8sI3prdiJYmdRURWnqt&#10;7aHHaXaaRLOzYXdN0n/fFQRv83ifs9lNthMD+dA61pBnCgRx5UzLtYavz9fHZxAhIhvsHJOGPwqw&#10;284eNlgaN/IHDcdYixTCoUQNTYx9KWWoGrIYMtcTJ+7XeYsxQV9L43FM4baTS6WepMWWU0ODPR0a&#10;qs7Hi9XwLdFxT+3wQ+tRjXnxdlopq/ViPu1fQESa4l18c7+bND8v4PpMukBu/wE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SmHhW8AAAADcAAAADwAAAAAAAAAAAAAAAACfAgAA&#10;ZHJzL2Rvd25yZXYueG1sUEsFBgAAAAAEAAQA9wAAAIwDAAAAAA==&#10;">
                  <v:imagedata r:id="rId66" o:title=""/>
                </v:shape>
                <v:rect id="Rectangle 94" o:spid="_x0000_s1170" style="position:absolute;left:4582;top:-880;width:908;height:4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yIjv8QA&#10;AADcAAAADwAAAGRycy9kb3ducmV2LnhtbESPQWvDMAyF74P+B6NCL2O1k8MoWd1SCoVddmg72I5q&#10;rCWhthxsr83+/XQY7Cbxnt77tN5OwasbpTxEtlAtDSjiNrqBOwvv58PTClQuyA59ZLLwQxm2m9nD&#10;GhsX73yk26l0SkI4N2ihL2VstM5tTwHzMo7Eon3FFLDImjrtEt4lPHhdG/OsAw4sDT2OtO+pvZ6+&#10;gwWzw0PrPx8/9OpcX5J/q8xlqKxdzKfdC6hCU/k3/12/OsGvBV+ekQn05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MiI7/EAAAA3AAAAA8AAAAAAAAAAAAAAAAAmAIAAGRycy9k&#10;b3ducmV2LnhtbFBLBQYAAAAABAAEAPUAAACJAwAAAAA=&#10;" fillcolor="#91c309" stroked="f">
                  <v:fill opacity="13107f"/>
                </v:rect>
                <v:shape id="AutoShape 93" o:spid="_x0000_s1171" style="position:absolute;left:8330;top:6598;width:2158;height:1365;visibility:visible;mso-wrap-style:square;v-text-anchor:top" coordsize="2158,13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5rsDMEA&#10;AADcAAAADwAAAGRycy9kb3ducmV2LnhtbERPyWrDMBC9B/oPYgq9JXIMDcWNEpJCqemp2XoerIls&#10;Io2MpMbu31eBQG/zeOss16Oz4kohdp4VzGcFCOLG646NguPhffoCIiZkjdYzKfilCOvVw2SJlfYD&#10;7+i6T0bkEI4VKmhT6ispY9OSwzjzPXHmzj44TBkGI3XAIYc7K8uiWEiHHeeGFnt6a6m57H+cgrr+&#10;+PoO5eXZHsrhZD5pWxi7Verpcdy8gkg0pn/x3V3rPL+cw+2ZfIFc/Q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a7AzBAAAA3AAAAA8AAAAAAAAAAAAAAAAAmAIAAGRycy9kb3du&#10;cmV2LnhtbFBLBQYAAAAABAAEAPUAAACGAwAAAAA=&#10;" path="m-3748,-7045r908,l-2840,-7478r-908,l-3748,-7045xm-3513,-7037r-82,133e" filled="f" strokecolor="#91c309" strokeweight=".17819mm">
                  <v:path arrowok="t" o:connecttype="custom" o:connectlocs="-3748,-447;-2840,-447;-2840,-880;-3748,-880;-3748,-447;-3513,-439;-3595,-306" o:connectangles="0,0,0,0,0,0,0"/>
                </v:shape>
                <v:shape id="Picture 92" o:spid="_x0000_s1172" type="#_x0000_t75" style="position:absolute;left:4916;top:-698;width:241;height:24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LaW3nDAAAA3AAAAA8AAABkcnMvZG93bnJldi54bWxET0trwkAQvgv+h2UKvdVNcwglukoR1CCl&#10;VduDxyE7JqHZ2ZjdPNpf3xUK3ubje85iNZpa9NS6yrKC51kEgji3uuJCwdfn5ukFhPPIGmvLpOCH&#10;HKyW08kCU20HPlJ/8oUIIexSVFB636RSurwkg25mG+LAXWxr0AfYFlK3OIRwU8s4ihJpsOLQUGJD&#10;65Ly71NnFPDvdveOrnuzH1m3P/vxej3kiVKPD+PrHISn0d/F/+5Mh/lxDLdnwgVy+Qc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ctpbecMAAADcAAAADwAAAAAAAAAAAAAAAACf&#10;AgAAZHJzL2Rvd25yZXYueG1sUEsFBgAAAAAEAAQA9wAAAI8DAAAAAA==&#10;">
                  <v:imagedata r:id="rId65" o:title=""/>
                </v:shape>
                <v:rect id="Rectangle 91" o:spid="_x0000_s1173" style="position:absolute;left:3946;top:1728;width:1000;height:4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C9yMIA&#10;AADcAAAADwAAAGRycy9kb3ducmV2LnhtbERPTWsCMRC9F/wPYYReiia7hSKr2UUEoZceqoX2OG6m&#10;u0uTyZJE3f77piB4m8f7nE0zOSsuFOLgWUOxVCCIW28G7jR8HPeLFYiYkA1az6ThlyI09exhg5Xx&#10;V36nyyF1IodwrFBDn9JYSRnbnhzGpR+JM/ftg8OUYeikCXjN4c7KUqkX6XDg3NDjSLue2p/D2WlQ&#10;W9y39uvpU66O5SnYt0KdhkLrx/m0XYNINKW7+OZ+NXl++Qz/z+QLZP0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D8L3IwgAAANwAAAAPAAAAAAAAAAAAAAAAAJgCAABkcnMvZG93&#10;bnJldi54bWxQSwUGAAAAAAQABAD1AAAAhwMAAAAA&#10;" fillcolor="#91c309" stroked="f">
                  <v:fill opacity="13107f"/>
                </v:rect>
                <v:shape id="AutoShape 90" o:spid="_x0000_s1174" style="position:absolute;left:6818;top:12421;width:2376;height:1405;visibility:visible;mso-wrap-style:square;v-text-anchor:top" coordsize="2376,14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VbW08MA&#10;AADcAAAADwAAAGRycy9kb3ducmV2LnhtbERPS2vCQBC+F/oflil4q5sGKSF1E0p9IPRUlfY6ZKfZ&#10;0OxszK4x+uu7guBtPr7nzMvRtmKg3jeOFbxMExDEldMN1wr2u9VzBsIHZI2tY1JwJg9l8fgwx1y7&#10;E3/RsA21iCHsc1RgQuhyKX1lyKKfuo44cr+utxgi7GupezzFcNvKNElepcWGY4PBjj4MVX/bo1Ww&#10;JnNxBx6Wu59F+r1ONz5bfWZKTZ7G9zcQgcZwF9/cGx3npzO4PhMvkM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VbW08MAAADcAAAADwAAAAAAAAAAAAAAAACYAgAAZHJzL2Rv&#10;d25yZXYueG1sUEsFBgAAAAAEAAQA9QAAAIgDAAAAAA==&#10;" path="m-2872,-10259r1000,l-1872,-10693r-1000,l-2872,-10259xm-2317,-10689r36,-161e" filled="f" strokecolor="#91c309" strokeweight=".17819mm">
                  <v:path arrowok="t" o:connecttype="custom" o:connectlocs="-2872,2162;-1872,2162;-1872,1728;-2872,1728;-2872,2162;-2317,1732;-2281,1571" o:connectangles="0,0,0,0,0,0,0"/>
                </v:shape>
                <v:shape id="Picture 89" o:spid="_x0000_s1175" type="#_x0000_t75" style="position:absolute;left:4029;top:1904;width:376;height:2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zRmyvCAAAA3AAAAA8AAABkcnMvZG93bnJldi54bWxET02LwjAQvQv+hzALe9N0lRWpRlFBdxEU&#10;rILXoRnb7jaT0qRa/70RBG/zeJ8znbemFFeqXWFZwVc/AkGcWl1wpuB0XPfGIJxH1lhaJgV3cjCf&#10;dTtTjLW98YGuic9ECGEXo4Lc+yqW0qU5GXR9WxEH7mJrgz7AOpO6xlsIN6UcRNFIGiw4NORY0Sqn&#10;9D9pjILFfsub4jxO0p/mr2yy9W41XHqlPj/axQSEp9a/xS/3rw7zB9/wfCZcIGcP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80ZsrwgAAANwAAAAPAAAAAAAAAAAAAAAAAJ8C&#10;AABkcnMvZG93bnJldi54bWxQSwUGAAAAAAQABAD3AAAAjgMAAAAA&#10;">
                  <v:imagedata r:id="rId67" o:title=""/>
                </v:shape>
                <v:shape id="Picture 88" o:spid="_x0000_s1176" type="#_x0000_t75" style="position:absolute;left:4640;top:1912;width:216;height:21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">
                  <v:imagedata r:id="rId68" o:title=""/>
                </v:shape>
                <v:shape id="Text Box 87" o:spid="_x0000_s1177" type="#_x0000_t202" style="position:absolute;left:2151;top:-268;width:66;height:1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YKV+8MA&#10;AADcAAAADwAAAGRycy9kb3ducmV2LnhtbERPTWvCQBC9F/oflil4azb1oDZ1I1IUBKE0pocep9kx&#10;WZKdTbOrpv/eLQje5vE+Z7kabSfONHjjWMFLkoIgrpw2XCv4KrfPCxA+IGvsHJOCP/Kwyh8flphp&#10;d+GCzodQixjCPkMFTQh9JqWvGrLoE9cTR+7oBoshwqGWesBLDLednKbpTFo0HBsa7Om9oao9nKyC&#10;9TcXG/P78fNZHAtTlq8p72etUpOncf0GItAY7uKbe6fj/Okc/p+JF8j8C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YKV+8MAAADcAAAADwAAAAAAAAAAAAAAAACYAgAAZHJzL2Rv&#10;d25yZXYueG1sUEsFBgAAAAAEAAQA9QAAAIgDAAAAAA==&#10;" filled="f" stroked="f">
                  <v:textbox inset="0,0,0,0">
                    <w:txbxContent>
                      <w:p w:rsidR="00C35252" w:rsidRDefault="00C35252">
                        <w:pPr>
                          <w:spacing w:line="118" w:lineRule="exact"/>
                          <w:rPr>
                            <w:rFonts w:ascii="Arial"/>
                            <w:sz w:val="12"/>
                          </w:rPr>
                        </w:pPr>
                        <w:r>
                          <w:rPr>
                            <w:rFonts w:ascii="Arial"/>
                            <w:color w:val="FFFFFF"/>
                            <w:w w:val="98"/>
                            <w:sz w:val="12"/>
                          </w:rPr>
                          <w:t>1</w:t>
                        </w:r>
                      </w:p>
                    </w:txbxContent>
                  </v:textbox>
                </v:shape>
                <v:shape id="Text Box 86" o:spid="_x0000_s1178" type="#_x0000_t202" style="position:absolute;left:1478;top:-182;width:447;height: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B0BicUA&#10;AADcAAAADwAAAGRycy9kb3ducmV2LnhtbESPQWvCQBCF74X+h2WE3upGD6Kpq0ipUChIYzz0OM2O&#10;yWJ2Nma3Gv995yB4m+G9ee+b5XrwrbpQH11gA5NxBoq4CtZxbeBQbl/noGJCttgGJgM3irBePT8t&#10;MbfhygVd9qlWEsIxRwNNSl2udawa8hjHoSMW7Rh6j0nWvta2x6uE+1ZPs2ymPTqWhgY7em+oOu3/&#10;vIHNDxcf7rz7/S6OhSvLRcZfs5MxL6Nh8wYq0ZAe5vv1pxX8qdDKMzKBXv0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UHQGJxQAAANwAAAAPAAAAAAAAAAAAAAAAAJgCAABkcnMv&#10;ZG93bnJldi54bWxQSwUGAAAAAAQABAD1AAAAigMAAAAA&#10;" filled="f" stroked="f">
                  <v:textbox inset="0,0,0,0">
                    <w:txbxContent>
                      <w:p w:rsidR="00C35252" w:rsidRDefault="00C35252">
                        <w:pPr>
                          <w:spacing w:line="121" w:lineRule="exact"/>
                          <w:ind w:left="62" w:right="-3" w:hanging="63"/>
                          <w:rPr>
                            <w:rFonts w:ascii="Arial"/>
                            <w:sz w:val="12"/>
                          </w:rPr>
                        </w:pPr>
                        <w:r>
                          <w:rPr>
                            <w:rFonts w:ascii="Arial"/>
                            <w:color w:val="FFFFFF"/>
                            <w:w w:val="95"/>
                            <w:sz w:val="12"/>
                          </w:rPr>
                          <w:t>Modified</w:t>
                        </w:r>
                      </w:p>
                      <w:p w:rsidR="00C35252" w:rsidRDefault="00C35252">
                        <w:pPr>
                          <w:spacing w:before="3" w:line="135" w:lineRule="exact"/>
                          <w:ind w:left="62" w:right="-3"/>
                          <w:rPr>
                            <w:rFonts w:ascii="Arial"/>
                            <w:sz w:val="12"/>
                          </w:rPr>
                        </w:pPr>
                        <w:proofErr w:type="gramStart"/>
                        <w:r>
                          <w:rPr>
                            <w:rFonts w:ascii="Arial"/>
                            <w:color w:val="FFFFFF"/>
                            <w:sz w:val="12"/>
                          </w:rPr>
                          <w:t>model</w:t>
                        </w:r>
                        <w:proofErr w:type="gramEnd"/>
                      </w:p>
                    </w:txbxContent>
                  </v:textbox>
                </v:shape>
                <v:shape id="Text Box 85" o:spid="_x0000_s1179" type="#_x0000_t202" style="position:absolute;left:2319;top:-347;width:695;height: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1GkEsMA&#10;AADcAAAADwAAAGRycy9kb3ducmV2LnhtbERPTWvCQBC9F/wPyxR6q5t6kCa6BikWhII0xoPHaXZM&#10;lmRn0+xq4r/vFgq9zeN9zjqfbCduNHjjWMHLPAFBXDltuFZwKt+fX0H4gKyxc0wK7uQh38we1php&#10;N3JBt2OoRQxhn6GCJoQ+k9JXDVn0c9cTR+7iBoshwqGWesAxhttOLpJkKS0ajg0N9vTWUNUer1bB&#10;9szFznwfvj6LS2HKMk34Y9kq9fQ4bVcgAk3hX/zn3us4f5HC7zPxArn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1GkEsMAAADcAAAADwAAAAAAAAAAAAAAAACYAgAAZHJzL2Rv&#10;d25yZXYueG1sUEsFBgAAAAAEAAQA9QAAAIgDAAAAAA==&#10;" filled="f" stroked="f">
                  <v:textbox inset="0,0,0,0">
                    <w:txbxContent>
                      <w:p w:rsidR="00C35252" w:rsidRDefault="00C35252">
                        <w:pPr>
                          <w:spacing w:line="121" w:lineRule="exact"/>
                          <w:ind w:right="-17"/>
                          <w:rPr>
                            <w:rFonts w:ascii="Arial"/>
                            <w:sz w:val="12"/>
                          </w:rPr>
                        </w:pPr>
                        <w:r>
                          <w:rPr>
                            <w:rFonts w:ascii="Arial"/>
                            <w:sz w:val="12"/>
                          </w:rPr>
                          <w:t>Generate</w:t>
                        </w:r>
                      </w:p>
                      <w:p w:rsidR="00C35252" w:rsidRDefault="00C35252">
                        <w:pPr>
                          <w:spacing w:before="3" w:line="135" w:lineRule="exact"/>
                          <w:ind w:right="-17"/>
                          <w:rPr>
                            <w:rFonts w:ascii="Arial"/>
                            <w:sz w:val="12"/>
                          </w:rPr>
                        </w:pPr>
                        <w:r>
                          <w:rPr>
                            <w:rFonts w:ascii="Arial"/>
                            <w:sz w:val="12"/>
                          </w:rPr>
                          <w:t>Code</w:t>
                        </w:r>
                        <w:r>
                          <w:rPr>
                            <w:rFonts w:ascii="Arial"/>
                            <w:spacing w:val="-15"/>
                            <w:sz w:val="12"/>
                          </w:rPr>
                          <w:t xml:space="preserve"> </w:t>
                        </w:r>
                        <w:r>
                          <w:rPr>
                            <w:rFonts w:ascii="Arial"/>
                            <w:sz w:val="12"/>
                          </w:rPr>
                          <w:t>(Batch)</w:t>
                        </w:r>
                      </w:p>
                    </w:txbxContent>
                  </v:textbox>
                </v:shape>
                <v:shape id="Text Box 84" o:spid="_x0000_s1180" type="#_x0000_t202" style="position:absolute;left:3177;top:-314;width:1846;height:3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7KbUsUA&#10;AADcAAAADwAAAGRycy9kb3ducmV2LnhtbESPQWvCQBCF74X+h2UEb3VjBampq0ixIBSkMT30OM2O&#10;yWJ2NmZXTf+9cyj0NsN78943y/XgW3WlPrrABqaTDBRxFazj2sBX+f70AiomZIttYDLwSxHWq8eH&#10;JeY23Lig6yHVSkI45migSanLtY5VQx7jJHTEoh1D7zHJ2tfa9niTcN/q5yyba4+OpaHBjt4aqk6H&#10;izew+eZi6877n8/iWLiyXGT8MT8ZMx4Nm1dQiYb0b/673lnBnwm+PCMT6N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vsptSxQAAANwAAAAPAAAAAAAAAAAAAAAAAJgCAABkcnMv&#10;ZG93bnJldi54bWxQSwUGAAAAAAQABAD1AAAAigMAAAAA&#10;" filled="f" stroked="f">
                  <v:textbox inset="0,0,0,0">
                    <w:txbxContent>
                      <w:p w:rsidR="00C35252" w:rsidRDefault="00C35252">
                        <w:pPr>
                          <w:spacing w:before="37" w:line="124" w:lineRule="auto"/>
                          <w:ind w:right="-20" w:firstLine="1196"/>
                          <w:rPr>
                            <w:rFonts w:ascii="Arial"/>
                            <w:sz w:val="12"/>
                          </w:rPr>
                        </w:pPr>
                        <w:r>
                          <w:rPr>
                            <w:rFonts w:ascii="Arial"/>
                            <w:spacing w:val="-1"/>
                            <w:sz w:val="12"/>
                          </w:rPr>
                          <w:t>Synchronize</w:t>
                        </w:r>
                        <w:r>
                          <w:rPr>
                            <w:rFonts w:ascii="Arial"/>
                            <w:w w:val="98"/>
                            <w:sz w:val="12"/>
                          </w:rPr>
                          <w:t xml:space="preserve"> </w:t>
                        </w:r>
                        <w:r>
                          <w:rPr>
                            <w:rFonts w:ascii="Arial"/>
                            <w:color w:val="FFFFFF"/>
                            <w:position w:val="1"/>
                            <w:sz w:val="12"/>
                          </w:rPr>
                          <w:t xml:space="preserve">Synchronization     </w:t>
                        </w:r>
                        <w:r>
                          <w:rPr>
                            <w:rFonts w:ascii="Arial"/>
                            <w:color w:val="FFFFFF"/>
                            <w:position w:val="7"/>
                            <w:sz w:val="12"/>
                          </w:rPr>
                          <w:t xml:space="preserve">2   </w:t>
                        </w:r>
                        <w:r>
                          <w:rPr>
                            <w:rFonts w:ascii="Arial"/>
                            <w:sz w:val="12"/>
                          </w:rPr>
                          <w:t>Code</w:t>
                        </w:r>
                      </w:p>
                      <w:p w:rsidR="00C35252" w:rsidRDefault="00C35252">
                        <w:pPr>
                          <w:spacing w:before="5" w:line="135" w:lineRule="exact"/>
                          <w:ind w:left="59" w:right="-20"/>
                          <w:rPr>
                            <w:rFonts w:ascii="Arial"/>
                            <w:sz w:val="12"/>
                          </w:rPr>
                        </w:pPr>
                        <w:proofErr w:type="gramStart"/>
                        <w:r>
                          <w:rPr>
                            <w:rFonts w:ascii="Arial"/>
                            <w:color w:val="FFFFFF"/>
                            <w:sz w:val="12"/>
                          </w:rPr>
                          <w:t>artifact</w:t>
                        </w:r>
                        <w:proofErr w:type="gramEnd"/>
                        <w:r>
                          <w:rPr>
                            <w:rFonts w:ascii="Arial"/>
                            <w:color w:val="FFFFFF"/>
                            <w:sz w:val="12"/>
                          </w:rPr>
                          <w:t xml:space="preserve"> (code)</w:t>
                        </w:r>
                      </w:p>
                    </w:txbxContent>
                  </v:textbox>
                </v:shape>
                <v:shape id="Text Box 83" o:spid="_x0000_s1181" type="#_x0000_t202" style="position:absolute;left:5268;top:-182;width:447;height: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P4+ycMA&#10;AADcAAAADwAAAGRycy9kb3ducmV2LnhtbERPTWvCQBC9F/oflil4azYqSJu6ESkKBUEa00OP0+yY&#10;LMnOxuxW4793CwVv83ifs1yNthNnGrxxrGCapCCIK6cN1wq+yu3zCwgfkDV2jknBlTys8seHJWba&#10;Xbig8yHUIoawz1BBE0KfSemrhiz6xPXEkTu6wWKIcKilHvASw20nZ2m6kBYNx4YGe3pvqGoPv1bB&#10;+puLjTntfz6LY2HK8jXl3aJVavI0rt9ABBrDXfzv/tBx/nwKf8/EC2R+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P4+ycMAAADcAAAADwAAAAAAAAAAAAAAAACYAgAAZHJzL2Rv&#10;d25yZXYueG1sUEsFBgAAAAAEAAQA9QAAAIgDAAAAAA==&#10;" filled="f" stroked="f">
                  <v:textbox inset="0,0,0,0">
                    <w:txbxContent>
                      <w:p w:rsidR="00C35252" w:rsidRDefault="00C35252">
                        <w:pPr>
                          <w:spacing w:line="121" w:lineRule="exact"/>
                          <w:ind w:left="94" w:right="-3" w:hanging="95"/>
                          <w:rPr>
                            <w:rFonts w:ascii="Arial"/>
                            <w:sz w:val="12"/>
                          </w:rPr>
                        </w:pPr>
                        <w:r>
                          <w:rPr>
                            <w:rFonts w:ascii="Arial"/>
                            <w:color w:val="FFFFFF"/>
                            <w:w w:val="95"/>
                            <w:sz w:val="12"/>
                          </w:rPr>
                          <w:t>Modified</w:t>
                        </w:r>
                      </w:p>
                      <w:p w:rsidR="00C35252" w:rsidRDefault="00C35252">
                        <w:pPr>
                          <w:spacing w:before="3" w:line="135" w:lineRule="exact"/>
                          <w:ind w:left="94" w:right="-3"/>
                          <w:rPr>
                            <w:rFonts w:ascii="Arial"/>
                            <w:sz w:val="12"/>
                          </w:rPr>
                        </w:pPr>
                        <w:proofErr w:type="gramStart"/>
                        <w:r>
                          <w:rPr>
                            <w:rFonts w:ascii="Arial"/>
                            <w:color w:val="FFFFFF"/>
                            <w:sz w:val="12"/>
                          </w:rPr>
                          <w:t>code</w:t>
                        </w:r>
                        <w:proofErr w:type="gramEnd"/>
                      </w:p>
                    </w:txbxContent>
                  </v:textbox>
                </v:shape>
                <v:shape id="Text Box 82" o:spid="_x0000_s1182" type="#_x0000_t202" style="position:absolute;left:2085;top:149;width:924;height: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CygvsMA&#10;AADcAAAADwAAAGRycy9kb3ducmV2LnhtbERPTWvCQBC9F/oflin01my0IG10I1IUCgUxpgePY3ZM&#10;lmRn0+xW03/vCgVv83ifs1iOthNnGrxxrGCSpCCIK6cN1wq+y83LGwgfkDV2jknBH3lY5o8PC8y0&#10;u3BB532oRQxhn6GCJoQ+k9JXDVn0ieuJI3dyg8UQ4VBLPeAlhttOTtN0Ji0ajg0N9vTRUNXuf62C&#10;1YGLtfnZHnfFqTBl+Z7y16xV6vlpXM1BBBrDXfzv/tRx/usUbs/EC2R+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CygvsMAAADcAAAADwAAAAAAAAAAAAAAAACYAgAAZHJzL2Rv&#10;d25yZXYueG1sUEsFBgAAAAAEAAQA9QAAAIgDAAAAAA==&#10;" filled="f" stroked="f">
                  <v:textbox inset="0,0,0,0">
                    <w:txbxContent>
                      <w:p w:rsidR="00C35252" w:rsidRDefault="00C35252">
                        <w:pPr>
                          <w:spacing w:before="37" w:line="124" w:lineRule="auto"/>
                          <w:ind w:left="171" w:hanging="172"/>
                          <w:rPr>
                            <w:rFonts w:ascii="Arial"/>
                            <w:sz w:val="12"/>
                          </w:rPr>
                        </w:pPr>
                        <w:r>
                          <w:rPr>
                            <w:rFonts w:ascii="Arial"/>
                            <w:color w:val="FFFFFF"/>
                            <w:position w:val="-6"/>
                            <w:sz w:val="12"/>
                          </w:rPr>
                          <w:t xml:space="preserve">3 </w:t>
                        </w:r>
                        <w:r>
                          <w:rPr>
                            <w:rFonts w:ascii="Arial"/>
                            <w:sz w:val="12"/>
                          </w:rPr>
                          <w:t>Reverse Code (Incremental)</w:t>
                        </w:r>
                      </w:p>
                    </w:txbxContent>
                  </v:textbox>
                </v:shape>
                <v:shape id="Text Box 81" o:spid="_x0000_s1183" type="#_x0000_t202" style="position:absolute;left:1478;top:839;width:1502;height: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2AFJcIA&#10;AADcAAAADwAAAGRycy9kb3ducmV2LnhtbERPTYvCMBC9C/sfwix403QVxO0aRURBEBZr97DH2WZs&#10;g82kNlHrv98Igrd5vM+ZLTpbiyu13jhW8DFMQBAXThsuFfzkm8EUhA/IGmvHpOBOHhbzt94MU+1u&#10;nNH1EEoRQ9inqKAKoUml9EVFFv3QNcSRO7rWYoiwLaVu8RbDbS1HSTKRFg3HhgobWlVUnA4Xq2D5&#10;y9nanL//9tkxM3n+mfBuclKq/94tv0AE6sJL/HRvdZw/HsPjmXiBnP8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fYAUlwgAAANwAAAAPAAAAAAAAAAAAAAAAAJgCAABkcnMvZG93&#10;bnJldi54bWxQSwUGAAAAAAQABAD1AAAAhwMAAAAA&#10;" filled="f" stroked="f">
                  <v:textbox inset="0,0,0,0">
                    <w:txbxContent>
                      <w:p w:rsidR="00C35252" w:rsidRDefault="00C35252">
                        <w:pPr>
                          <w:spacing w:line="93" w:lineRule="exact"/>
                          <w:ind w:left="852" w:right="-20"/>
                          <w:rPr>
                            <w:rFonts w:ascii="Arial"/>
                            <w:sz w:val="12"/>
                          </w:rPr>
                        </w:pPr>
                        <w:r>
                          <w:rPr>
                            <w:rFonts w:ascii="Arial"/>
                            <w:spacing w:val="-1"/>
                            <w:sz w:val="12"/>
                          </w:rPr>
                          <w:t>Synchronize</w:t>
                        </w:r>
                      </w:p>
                      <w:p w:rsidR="00C35252" w:rsidRDefault="00C35252">
                        <w:pPr>
                          <w:tabs>
                            <w:tab w:val="left" w:pos="685"/>
                          </w:tabs>
                          <w:spacing w:line="163" w:lineRule="exact"/>
                          <w:rPr>
                            <w:rFonts w:ascii="Arial"/>
                            <w:sz w:val="12"/>
                          </w:rPr>
                        </w:pPr>
                        <w:r>
                          <w:rPr>
                            <w:rFonts w:ascii="Arial"/>
                            <w:color w:val="FFFFFF"/>
                            <w:position w:val="2"/>
                            <w:sz w:val="12"/>
                          </w:rPr>
                          <w:t>Modified</w:t>
                        </w:r>
                        <w:r>
                          <w:rPr>
                            <w:rFonts w:ascii="Arial"/>
                            <w:color w:val="FFFFFF"/>
                            <w:position w:val="2"/>
                            <w:sz w:val="12"/>
                          </w:rPr>
                          <w:tab/>
                        </w:r>
                        <w:proofErr w:type="gramStart"/>
                        <w:r>
                          <w:rPr>
                            <w:rFonts w:ascii="Arial"/>
                            <w:color w:val="FFFFFF"/>
                            <w:position w:val="6"/>
                            <w:sz w:val="12"/>
                          </w:rPr>
                          <w:t xml:space="preserve">2 </w:t>
                        </w:r>
                        <w:r>
                          <w:rPr>
                            <w:rFonts w:ascii="Arial"/>
                            <w:color w:val="FFFFFF"/>
                            <w:spacing w:val="27"/>
                            <w:position w:val="6"/>
                            <w:sz w:val="12"/>
                          </w:rPr>
                          <w:t xml:space="preserve"> </w:t>
                        </w:r>
                        <w:r>
                          <w:rPr>
                            <w:rFonts w:ascii="Arial"/>
                            <w:sz w:val="12"/>
                          </w:rPr>
                          <w:t>Model</w:t>
                        </w:r>
                        <w:proofErr w:type="gramEnd"/>
                      </w:p>
                      <w:p w:rsidR="00C35252" w:rsidRDefault="00C35252">
                        <w:pPr>
                          <w:spacing w:line="128" w:lineRule="exact"/>
                          <w:ind w:left="62" w:right="-20"/>
                          <w:rPr>
                            <w:rFonts w:ascii="Arial"/>
                            <w:sz w:val="12"/>
                          </w:rPr>
                        </w:pPr>
                        <w:proofErr w:type="gramStart"/>
                        <w:r>
                          <w:rPr>
                            <w:rFonts w:ascii="Arial"/>
                            <w:color w:val="FFFFFF"/>
                            <w:sz w:val="12"/>
                          </w:rPr>
                          <w:t>model</w:t>
                        </w:r>
                        <w:proofErr w:type="gramEnd"/>
                      </w:p>
                    </w:txbxContent>
                  </v:textbox>
                </v:shape>
                <v:shape id="Text Box 80" o:spid="_x0000_s1184" type="#_x0000_t202" style="position:absolute;left:3177;top:964;width:841;height: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ImdUcMA&#10;AADcAAAADwAAAGRycy9kb3ducmV2LnhtbERPTWvCQBC9F/wPywi91Y1tEY2uIqIgFEpjPHgcs2Oy&#10;mJ1Ns6vGf+8WCt7m8T5ntuhsLa7UeuNYwXCQgCAunDZcKtjnm7cxCB+QNdaOScGdPCzmvZcZptrd&#10;OKPrLpQihrBPUUEVQpNK6YuKLPqBa4gjd3KtxRBhW0rd4i2G21q+J8lIWjQcGypsaFVRcd5drILl&#10;gbO1+f0+/mSnzOT5JOGv0Vmp1363nIII1IWn+N+91XH+xyf8PRMvkP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ImdUcMAAADcAAAADwAAAAAAAAAAAAAAAACYAgAAZHJzL2Rv&#10;d25yZXYueG1sUEsFBgAAAAAEAAQA9QAAAIgDAAAAAA==&#10;" filled="f" stroked="f">
                  <v:textbox inset="0,0,0,0">
                    <w:txbxContent>
                      <w:p w:rsidR="00C35252" w:rsidRDefault="00C35252">
                        <w:pPr>
                          <w:spacing w:line="121" w:lineRule="exact"/>
                          <w:ind w:left="27" w:right="-17" w:hanging="28"/>
                          <w:rPr>
                            <w:rFonts w:ascii="Arial"/>
                            <w:sz w:val="12"/>
                          </w:rPr>
                        </w:pPr>
                        <w:r>
                          <w:rPr>
                            <w:rFonts w:ascii="Arial"/>
                            <w:color w:val="FFFFFF"/>
                            <w:spacing w:val="-1"/>
                            <w:sz w:val="12"/>
                          </w:rPr>
                          <w:t>Synchronization</w:t>
                        </w:r>
                      </w:p>
                      <w:p w:rsidR="00C35252" w:rsidRDefault="00C35252">
                        <w:pPr>
                          <w:spacing w:before="3" w:line="135" w:lineRule="exact"/>
                          <w:ind w:left="27" w:right="-7"/>
                          <w:rPr>
                            <w:rFonts w:ascii="Arial"/>
                            <w:sz w:val="12"/>
                          </w:rPr>
                        </w:pPr>
                        <w:proofErr w:type="gramStart"/>
                        <w:r>
                          <w:rPr>
                            <w:rFonts w:ascii="Arial"/>
                            <w:color w:val="FFFFFF"/>
                            <w:sz w:val="12"/>
                          </w:rPr>
                          <w:t>artifact</w:t>
                        </w:r>
                        <w:proofErr w:type="gramEnd"/>
                        <w:r>
                          <w:rPr>
                            <w:rFonts w:ascii="Arial"/>
                            <w:color w:val="FFFFFF"/>
                            <w:sz w:val="12"/>
                          </w:rPr>
                          <w:t xml:space="preserve"> (model)</w:t>
                        </w:r>
                      </w:p>
                    </w:txbxContent>
                  </v:textbox>
                </v:shape>
                <v:shape id="Text Box 79" o:spid="_x0000_s1185" type="#_x0000_t202" style="position:absolute;left:4196;top:832;width:873;height:26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8U4ysMA&#10;AADcAAAADwAAAGRycy9kb3ducmV2LnhtbERPTWvCQBC9F/wPywi91Y0tFY2uIqIgFEpjPHgcs2Oy&#10;mJ1Ns6vGf+8WCt7m8T5ntuhsLa7UeuNYwXCQgCAunDZcKtjnm7cxCB+QNdaOScGdPCzmvZcZptrd&#10;OKPrLpQihrBPUUEVQpNK6YuKLPqBa4gjd3KtxRBhW0rd4i2G21q+J8lIWjQcGypsaFVRcd5drILl&#10;gbO1+f0+/mSnzOT5JOGv0Vmp1363nIII1IWn+N+91XH+xyf8PRMvkP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8U4ysMAAADcAAAADwAAAAAAAAAAAAAAAACYAgAAZHJzL2Rv&#10;d25yZXYueG1sUEsFBgAAAAAEAAQA9QAAAIgDAAAAAA==&#10;" filled="f" stroked="f">
                  <v:textbox inset="0,0,0,0">
                    <w:txbxContent>
                      <w:p w:rsidR="00C35252" w:rsidRDefault="00C35252">
                        <w:pPr>
                          <w:spacing w:line="158" w:lineRule="exact"/>
                          <w:ind w:right="-16"/>
                          <w:rPr>
                            <w:rFonts w:ascii="Arial"/>
                            <w:sz w:val="12"/>
                          </w:rPr>
                        </w:pPr>
                        <w:r>
                          <w:rPr>
                            <w:rFonts w:ascii="Arial"/>
                            <w:color w:val="FFFFFF"/>
                            <w:position w:val="-6"/>
                            <w:sz w:val="12"/>
                          </w:rPr>
                          <w:t xml:space="preserve">1   </w:t>
                        </w:r>
                        <w:r>
                          <w:rPr>
                            <w:rFonts w:ascii="Arial"/>
                            <w:sz w:val="12"/>
                          </w:rPr>
                          <w:t>Reverse</w:t>
                        </w:r>
                      </w:p>
                      <w:p w:rsidR="00C35252" w:rsidRDefault="00C35252">
                        <w:pPr>
                          <w:spacing w:line="102" w:lineRule="exact"/>
                          <w:ind w:left="177" w:right="-16"/>
                          <w:rPr>
                            <w:rFonts w:ascii="Arial"/>
                            <w:sz w:val="12"/>
                          </w:rPr>
                        </w:pPr>
                        <w:r>
                          <w:rPr>
                            <w:rFonts w:ascii="Arial"/>
                            <w:sz w:val="12"/>
                          </w:rPr>
                          <w:t>Code</w:t>
                        </w:r>
                        <w:r>
                          <w:rPr>
                            <w:rFonts w:ascii="Arial"/>
                            <w:spacing w:val="-15"/>
                            <w:sz w:val="12"/>
                          </w:rPr>
                          <w:t xml:space="preserve"> </w:t>
                        </w:r>
                        <w:r>
                          <w:rPr>
                            <w:rFonts w:ascii="Arial"/>
                            <w:sz w:val="12"/>
                          </w:rPr>
                          <w:t>(Batch)</w:t>
                        </w:r>
                      </w:p>
                    </w:txbxContent>
                  </v:textbox>
                </v:shape>
                <v:shape id="Text Box 78" o:spid="_x0000_s1186" type="#_x0000_t202" style="position:absolute;left:5268;top:964;width:447;height: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xemvcIA&#10;AADcAAAADwAAAGRycy9kb3ducmV2LnhtbERPTWvCQBC9C/0PyxS86aYKQVNXkaJQEKQxPfQ4zY7J&#10;YnY2Zrca/71bELzN433OYtXbRlyo88axgrdxAoK4dNpwpeC72I5mIHxA1tg4JgU38rBavgwWmGl3&#10;5Zwuh1CJGMI+QwV1CG0mpS9rsujHriWO3NF1FkOEXSV1h9cYbhs5SZJUWjQcG2ps6aOm8nT4swrW&#10;P5xvzHn/+5Ufc1MU84R36Ump4Wu/fgcRqA9P8cP9qeP8aQr/z8QL5PI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PF6a9wgAAANwAAAAPAAAAAAAAAAAAAAAAAJgCAABkcnMvZG93&#10;bnJldi54bWxQSwUGAAAAAAQABAD1AAAAhwMAAAAA&#10;" filled="f" stroked="f">
                  <v:textbox inset="0,0,0,0">
                    <w:txbxContent>
                      <w:p w:rsidR="00C35252" w:rsidRDefault="00C35252">
                        <w:pPr>
                          <w:spacing w:line="121" w:lineRule="exact"/>
                          <w:ind w:left="94" w:right="-3" w:hanging="95"/>
                          <w:rPr>
                            <w:rFonts w:ascii="Arial"/>
                            <w:sz w:val="12"/>
                          </w:rPr>
                        </w:pPr>
                        <w:r>
                          <w:rPr>
                            <w:rFonts w:ascii="Arial"/>
                            <w:color w:val="FFFFFF"/>
                            <w:w w:val="95"/>
                            <w:sz w:val="12"/>
                          </w:rPr>
                          <w:t>Modified</w:t>
                        </w:r>
                      </w:p>
                      <w:p w:rsidR="00C35252" w:rsidRDefault="00C35252">
                        <w:pPr>
                          <w:spacing w:before="3" w:line="135" w:lineRule="exact"/>
                          <w:ind w:left="94" w:right="-3"/>
                          <w:rPr>
                            <w:rFonts w:ascii="Arial"/>
                            <w:sz w:val="12"/>
                          </w:rPr>
                        </w:pPr>
                        <w:proofErr w:type="gramStart"/>
                        <w:r>
                          <w:rPr>
                            <w:rFonts w:ascii="Arial"/>
                            <w:color w:val="FFFFFF"/>
                            <w:sz w:val="12"/>
                          </w:rPr>
                          <w:t>code</w:t>
                        </w:r>
                        <w:proofErr w:type="gramEnd"/>
                      </w:p>
                    </w:txbxContent>
                  </v:textbox>
                </v:shape>
                <v:shape id="Text Box 77" o:spid="_x0000_s1187" type="#_x0000_t202" style="position:absolute;left:4095;top:1290;width:976;height: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FsDJsMA&#10;AADcAAAADwAAAGRycy9kb3ducmV2LnhtbERPTWvCQBC9F/wPywi91Y0tWI2uIqIgFKQxHjyO2TFZ&#10;zM6m2VXTf+8WCt7m8T5ntuhsLW7UeuNYwXCQgCAunDZcKjjkm7cxCB+QNdaOScEveVjMey8zTLW7&#10;c0a3fShFDGGfooIqhCaV0hcVWfQD1xBH7uxaiyHCtpS6xXsMt7V8T5KRtGg4NlTY0Kqi4rK/WgXL&#10;I2dr87M7fWfnzOT5JOGv0UWp1363nIII1IWn+N+91XH+xyf8PRMvkP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FsDJsMAAADcAAAADwAAAAAAAAAAAAAAAACYAgAAZHJzL2Rv&#10;d25yZXYueG1sUEsFBgAAAAAEAAQA9QAAAIgDAAAAAA==&#10;" filled="f" stroked="f">
                  <v:textbox inset="0,0,0,0">
                    <w:txbxContent>
                      <w:p w:rsidR="00C35252" w:rsidRDefault="00C35252">
                        <w:pPr>
                          <w:spacing w:before="37" w:line="124" w:lineRule="auto"/>
                          <w:ind w:left="170" w:hanging="171"/>
                          <w:rPr>
                            <w:rFonts w:ascii="Arial"/>
                            <w:sz w:val="12"/>
                          </w:rPr>
                        </w:pPr>
                        <w:r>
                          <w:rPr>
                            <w:rFonts w:ascii="Arial"/>
                            <w:color w:val="FFFFFF"/>
                            <w:position w:val="-6"/>
                            <w:sz w:val="12"/>
                          </w:rPr>
                          <w:t xml:space="preserve">3 </w:t>
                        </w:r>
                        <w:r>
                          <w:rPr>
                            <w:rFonts w:ascii="Arial"/>
                            <w:sz w:val="12"/>
                          </w:rPr>
                          <w:t>Generate Code (Incremental)</w:t>
                        </w:r>
                      </w:p>
                    </w:txbxContent>
                  </v:textbox>
                </v:shape>
                <v:shape id="Text Box 76" o:spid="_x0000_s1188" type="#_x0000_t202" style="position:absolute;left:1904;top:-920;width:595;height:4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cSXVMUA&#10;AADcAAAADwAAAGRycy9kb3ducmV2LnhtbESPQWvCQBCF74X+h2UEb3VjBampq0ixIBSkMT30OM2O&#10;yWJ2NmZXTf+9cyj0NsN78943y/XgW3WlPrrABqaTDBRxFazj2sBX+f70AiomZIttYDLwSxHWq8eH&#10;JeY23Lig6yHVSkI45migSanLtY5VQx7jJHTEoh1D7zHJ2tfa9niTcN/q5yyba4+OpaHBjt4aqk6H&#10;izew+eZi6877n8/iWLiyXGT8MT8ZMx4Nm1dQiYb0b/673lnBnwmtPCMT6N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RxJdUxQAAANwAAAAPAAAAAAAAAAAAAAAAAJgCAABkcnMv&#10;ZG93bnJldi54bWxQSwUGAAAAAAQABAD1AAAAigMAAAAA&#10;" filled="f" stroked="f">
                  <v:textbox inset="0,0,0,0">
                    <w:txbxContent>
                      <w:p w:rsidR="00C35252" w:rsidRDefault="00C35252">
                        <w:pPr>
                          <w:spacing w:before="37"/>
                          <w:ind w:left="81"/>
                          <w:rPr>
                            <w:rFonts w:ascii="Arial"/>
                            <w:sz w:val="12"/>
                          </w:rPr>
                        </w:pPr>
                        <w:r>
                          <w:rPr>
                            <w:rFonts w:ascii="Arial"/>
                            <w:sz w:val="12"/>
                          </w:rPr>
                          <w:t>Papyrus</w:t>
                        </w:r>
                      </w:p>
                    </w:txbxContent>
                  </v:textbox>
                </v:shape>
                <v:shape id="Text Box 75" o:spid="_x0000_s1189" type="#_x0000_t202" style="position:absolute;left:4577;top:-885;width:919;height:4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ogyz8IA&#10;AADcAAAADwAAAGRycy9kb3ducmV2LnhtbERPTYvCMBC9L/gfwix4W9NVkLVrFBEFQVis9eBxthnb&#10;YDOpTdT67zfCgrd5vM+Zzjtbixu13jhW8DlIQBAXThsuFRzy9ccXCB+QNdaOScGDPMxnvbcpptrd&#10;OaPbPpQihrBPUUEVQpNK6YuKLPqBa4gjd3KtxRBhW0rd4j2G21oOk2QsLRqODRU2tKyoOO+vVsHi&#10;yNnKXH5+d9kpM3k+SXg7PivVf+8W3yACdeEl/ndvdJw/msDzmXiBnP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iDLPwgAAANwAAAAPAAAAAAAAAAAAAAAAAJgCAABkcnMvZG93&#10;bnJldi54bWxQSwUGAAAAAAQABAD1AAAAhwMAAAAA&#10;" filled="f" stroked="f">
                  <v:textbox inset="0,0,0,0">
                    <w:txbxContent>
                      <w:p w:rsidR="00C35252" w:rsidRDefault="00C35252">
                        <w:pPr>
                          <w:spacing w:before="37"/>
                          <w:ind w:left="132"/>
                          <w:rPr>
                            <w:rFonts w:ascii="Arial"/>
                            <w:sz w:val="12"/>
                          </w:rPr>
                        </w:pPr>
                        <w:r>
                          <w:rPr>
                            <w:rFonts w:ascii="Arial"/>
                            <w:sz w:val="12"/>
                          </w:rPr>
                          <w:t>Eclipse CDT</w:t>
                        </w:r>
                      </w:p>
                    </w:txbxContent>
                  </v:textbox>
                </v:shape>
                <v:shape id="Text Box 74" o:spid="_x0000_s1190" type="#_x0000_t202" style="position:absolute;left:1072;top:389;width:1051;height:4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7ToL8UA&#10;AADcAAAADwAAAGRycy9kb3ducmV2LnhtbESPQWvCQBCF74X+h2UEb3VjEampq0ixIBSkMT30OM2O&#10;yWJ2NmZXTf+9cyj0NsN78943y/XgW3WlPrrABqaTDBRxFazj2sBX+f70AiomZIttYDLwSxHWq8eH&#10;JeY23Lig6yHVSkI45migSanLtY5VQx7jJHTEoh1D7zHJ2tfa9niTcN/q5yyba4+OpaHBjt4aqk6H&#10;izew+eZi6877n8/iWLiyXGT8MT8ZMx4Nm1dQiYb0b/673lnBnwm+PCMT6N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3tOgvxQAAANwAAAAPAAAAAAAAAAAAAAAAAJgCAABkcnMv&#10;ZG93bnJldi54bWxQSwUGAAAAAAQABAD1AAAAigMAAAAA&#10;" filled="f" stroked="f">
                  <v:textbox inset="0,0,0,0">
                    <w:txbxContent>
                      <w:p w:rsidR="00C35252" w:rsidRDefault="00C35252">
                        <w:pPr>
                          <w:spacing w:before="37"/>
                          <w:ind w:left="122"/>
                          <w:rPr>
                            <w:rFonts w:ascii="Arial"/>
                            <w:sz w:val="12"/>
                          </w:rPr>
                        </w:pPr>
                        <w:r>
                          <w:rPr>
                            <w:rFonts w:ascii="Arial"/>
                            <w:sz w:val="12"/>
                          </w:rPr>
                          <w:t>Papyrus + CDT</w:t>
                        </w:r>
                      </w:p>
                    </w:txbxContent>
                  </v:textbox>
                </v:shape>
                <v:shape id="Text Box 73" o:spid="_x0000_s1191" type="#_x0000_t202" style="position:absolute;left:5123;top:403;width:584;height:4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hNtMMA&#10;AADcAAAADwAAAGRycy9kb3ducmV2LnhtbERPTWvCQBC9F/oflil4azaKSJu6ESkKBUEa00OP0+yY&#10;LMnOxuxW4793CwVv83ifs1yNthNnGrxxrGCapCCIK6cN1wq+yu3zCwgfkDV2jknBlTys8seHJWba&#10;Xbig8yHUIoawz1BBE0KfSemrhiz6xPXEkTu6wWKIcKilHvASw20nZ2m6kBYNx4YGe3pvqGoPv1bB&#10;+puLjTntfz6LY2HK8jXl3aJVavI0rt9ABBrDXfzv/tBx/nwKf8/EC2R+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PhNtMMAAADcAAAADwAAAAAAAAAAAAAAAACYAgAAZHJzL2Rv&#10;d25yZXYueG1sUEsFBgAAAAAEAAQA9QAAAIgDAAAAAA==&#10;" filled="f" stroked="f">
                  <v:textbox inset="0,0,0,0">
                    <w:txbxContent>
                      <w:p w:rsidR="00C35252" w:rsidRDefault="00C35252">
                        <w:pPr>
                          <w:spacing w:before="37"/>
                          <w:ind w:left="76"/>
                          <w:rPr>
                            <w:rFonts w:ascii="Arial"/>
                            <w:sz w:val="12"/>
                          </w:rPr>
                        </w:pPr>
                        <w:r>
                          <w:rPr>
                            <w:rFonts w:ascii="Arial"/>
                            <w:sz w:val="12"/>
                          </w:rPr>
                          <w:t>Papyrus</w:t>
                        </w:r>
                      </w:p>
                    </w:txbxContent>
                  </v:textbox>
                </v:shape>
                <v:shape id="Text Box 72" o:spid="_x0000_s1192" type="#_x0000_t202" style="position:absolute;left:1899;top:1409;width:938;height:4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CrTw8MA&#10;AADcAAAADwAAAGRycy9kb3ducmV2LnhtbERPTWvCQBC9F/oflin01myUIm10I1IUCgUxpgePY3ZM&#10;lmRn0+xW03/vCgVv83ifs1iOthNnGrxxrGCSpCCIK6cN1wq+y83LGwgfkDV2jknBH3lY5o8PC8y0&#10;u3BB532oRQxhn6GCJoQ+k9JXDVn0ieuJI3dyg8UQ4VBLPeAlhttOTtN0Ji0ajg0N9vTRUNXuf62C&#10;1YGLtfnZHnfFqTBl+Z7y16xV6vlpXM1BBBrDXfzv/tRx/usUbs/EC2R+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CrTw8MAAADcAAAADwAAAAAAAAAAAAAAAACYAgAAZHJzL2Rv&#10;d25yZXYueG1sUEsFBgAAAAAEAAQA9QAAAIgDAAAAAA==&#10;" filled="f" stroked="f">
                  <v:textbox inset="0,0,0,0">
                    <w:txbxContent>
                      <w:p w:rsidR="00C35252" w:rsidRDefault="00C35252">
                        <w:pPr>
                          <w:spacing w:before="37"/>
                          <w:ind w:left="85"/>
                          <w:rPr>
                            <w:rFonts w:ascii="Arial"/>
                            <w:sz w:val="12"/>
                          </w:rPr>
                        </w:pPr>
                        <w:r>
                          <w:rPr>
                            <w:rFonts w:ascii="Arial"/>
                            <w:sz w:val="12"/>
                          </w:rPr>
                          <w:t>EMF Compare</w:t>
                        </w:r>
                      </w:p>
                    </w:txbxContent>
                  </v:textbox>
                </v:shape>
                <v:shape id="Text Box 71" o:spid="_x0000_s1193" type="#_x0000_t202" style="position:absolute;left:3941;top:1723;width:1011;height:4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2Z2WMMA&#10;AADcAAAADwAAAGRycy9kb3ducmV2LnhtbERPTWvCQBC9F/wPywi91Y1tEY2uIqIgFEpjPHgcs2Oy&#10;mJ1Ns6vGf+8WCt7m8T5ntuhsLa7UeuNYwXCQgCAunDZcKtjnm7cxCB+QNdaOScGdPCzmvZcZptrd&#10;OKPrLpQihrBPUUEVQpNK6YuKLPqBa4gjd3KtxRBhW0rd4i2G21q+J8lIWjQcGypsaFVRcd5drILl&#10;gbO1+f0+/mSnzOT5JOGv0Vmp1363nIII1IWn+N+91XH+5wf8PRMvkP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2Z2WMMAAADcAAAADwAAAAAAAAAAAAAAAACYAgAAZHJzL2Rv&#10;d25yZXYueG1sUEsFBgAAAAAEAAQA9QAAAIgDAAAAAA==&#10;" filled="f" stroked="f">
                  <v:textbox inset="0,0,0,0">
                    <w:txbxContent>
                      <w:p w:rsidR="00C35252" w:rsidRDefault="00C35252">
                        <w:pPr>
                          <w:spacing w:before="38"/>
                          <w:ind w:left="69"/>
                          <w:rPr>
                            <w:rFonts w:ascii="Arial"/>
                            <w:sz w:val="12"/>
                          </w:rPr>
                        </w:pPr>
                        <w:r>
                          <w:rPr>
                            <w:rFonts w:ascii="Arial"/>
                            <w:sz w:val="12"/>
                          </w:rPr>
                          <w:t xml:space="preserve">Papyrus + </w:t>
                        </w:r>
                        <w:proofErr w:type="spellStart"/>
                        <w:r>
                          <w:rPr>
                            <w:rFonts w:ascii="Arial"/>
                            <w:sz w:val="12"/>
                          </w:rPr>
                          <w:t>Viatra</w:t>
                        </w:r>
                        <w:proofErr w:type="spellEnd"/>
                      </w:p>
                    </w:txbxContent>
                  </v:textbox>
                </v:shape>
                <w10:wrap anchorx="page"/>
              </v:group>
            </w:pict>
          </mc:Fallback>
        </mc:AlternateContent>
      </w:r>
      <w:r>
        <w:rPr>
          <w:noProof/>
          <w:lang w:val="fr-FR" w:eastAsia="fr-FR"/>
        </w:rPr>
        <mc:AlternateContent>
          <mc:Choice Requires="wpg">
            <w:drawing>
              <wp:anchor distT="0" distB="0" distL="114300" distR="114300" simplePos="0" relativeHeight="2968" behindDoc="0" locked="0" layoutInCell="1" allowOverlap="1" wp14:anchorId="7BED1B60" wp14:editId="235CF3E7">
                <wp:simplePos x="0" y="0"/>
                <wp:positionH relativeFrom="page">
                  <wp:posOffset>4465320</wp:posOffset>
                </wp:positionH>
                <wp:positionV relativeFrom="paragraph">
                  <wp:posOffset>-541655</wp:posOffset>
                </wp:positionV>
                <wp:extent cx="2155190" cy="1141095"/>
                <wp:effectExtent l="7620" t="3175" r="8890" b="8255"/>
                <wp:wrapNone/>
                <wp:docPr id="44"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55190" cy="1141095"/>
                          <a:chOff x="7032" y="-853"/>
                          <a:chExt cx="3394" cy="1797"/>
                        </a:xfrm>
                      </wpg:grpSpPr>
                      <wps:wsp>
                        <wps:cNvPr id="45" name="Freeform 69"/>
                        <wps:cNvSpPr>
                          <a:spLocks/>
                        </wps:cNvSpPr>
                        <wps:spPr bwMode="auto">
                          <a:xfrm>
                            <a:off x="9378" y="-415"/>
                            <a:ext cx="864" cy="472"/>
                          </a:xfrm>
                          <a:custGeom>
                            <a:avLst/>
                            <a:gdLst>
                              <a:gd name="T0" fmla="+- 0 10242 9378"/>
                              <a:gd name="T1" fmla="*/ T0 w 864"/>
                              <a:gd name="T2" fmla="+- 0 -415 -415"/>
                              <a:gd name="T3" fmla="*/ -415 h 472"/>
                              <a:gd name="T4" fmla="+- 0 9378 9378"/>
                              <a:gd name="T5" fmla="*/ T4 w 864"/>
                              <a:gd name="T6" fmla="+- 0 -415 -415"/>
                              <a:gd name="T7" fmla="*/ -415 h 472"/>
                              <a:gd name="T8" fmla="+- 0 9378 9378"/>
                              <a:gd name="T9" fmla="*/ T8 w 864"/>
                              <a:gd name="T10" fmla="+- 0 32 -415"/>
                              <a:gd name="T11" fmla="*/ 32 h 472"/>
                              <a:gd name="T12" fmla="+- 0 9471 9378"/>
                              <a:gd name="T13" fmla="*/ T12 w 864"/>
                              <a:gd name="T14" fmla="+- 0 47 -415"/>
                              <a:gd name="T15" fmla="*/ 47 h 472"/>
                              <a:gd name="T16" fmla="+- 0 9550 9378"/>
                              <a:gd name="T17" fmla="*/ T16 w 864"/>
                              <a:gd name="T18" fmla="+- 0 55 -415"/>
                              <a:gd name="T19" fmla="*/ 55 h 472"/>
                              <a:gd name="T20" fmla="+- 0 9619 9378"/>
                              <a:gd name="T21" fmla="*/ T20 w 864"/>
                              <a:gd name="T22" fmla="+- 0 57 -415"/>
                              <a:gd name="T23" fmla="*/ 57 h 472"/>
                              <a:gd name="T24" fmla="+- 0 9650 9378"/>
                              <a:gd name="T25" fmla="*/ T24 w 864"/>
                              <a:gd name="T26" fmla="+- 0 56 -415"/>
                              <a:gd name="T27" fmla="*/ 56 h 472"/>
                              <a:gd name="T28" fmla="+- 0 9734 9378"/>
                              <a:gd name="T29" fmla="*/ T28 w 864"/>
                              <a:gd name="T30" fmla="+- 0 47 -415"/>
                              <a:gd name="T31" fmla="*/ 47 h 472"/>
                              <a:gd name="T32" fmla="+- 0 9810 9378"/>
                              <a:gd name="T33" fmla="*/ T32 w 864"/>
                              <a:gd name="T34" fmla="+- 0 32 -415"/>
                              <a:gd name="T35" fmla="*/ 32 h 472"/>
                              <a:gd name="T36" fmla="+- 0 9913 9378"/>
                              <a:gd name="T37" fmla="*/ T36 w 864"/>
                              <a:gd name="T38" fmla="+- 0 6 -415"/>
                              <a:gd name="T39" fmla="*/ 6 h 472"/>
                              <a:gd name="T40" fmla="+- 0 9941 9378"/>
                              <a:gd name="T41" fmla="*/ T40 w 864"/>
                              <a:gd name="T42" fmla="+- 0 -1 -415"/>
                              <a:gd name="T43" fmla="*/ -1 h 472"/>
                              <a:gd name="T44" fmla="+- 0 10001 9378"/>
                              <a:gd name="T45" fmla="*/ T44 w 864"/>
                              <a:gd name="T46" fmla="+- 0 -12 -415"/>
                              <a:gd name="T47" fmla="*/ -12 h 472"/>
                              <a:gd name="T48" fmla="+- 0 10070 9378"/>
                              <a:gd name="T49" fmla="*/ T48 w 864"/>
                              <a:gd name="T50" fmla="+- 0 -22 -415"/>
                              <a:gd name="T51" fmla="*/ -22 h 472"/>
                              <a:gd name="T52" fmla="+- 0 10149 9378"/>
                              <a:gd name="T53" fmla="*/ T52 w 864"/>
                              <a:gd name="T54" fmla="+- 0 -29 -415"/>
                              <a:gd name="T55" fmla="*/ -29 h 472"/>
                              <a:gd name="T56" fmla="+- 0 10242 9378"/>
                              <a:gd name="T57" fmla="*/ T56 w 864"/>
                              <a:gd name="T58" fmla="+- 0 -31 -415"/>
                              <a:gd name="T59" fmla="*/ -31 h 472"/>
                              <a:gd name="T60" fmla="+- 0 10242 9378"/>
                              <a:gd name="T61" fmla="*/ T60 w 864"/>
                              <a:gd name="T62" fmla="+- 0 -415 -415"/>
                              <a:gd name="T63" fmla="*/ -415 h 47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864" h="472">
                                <a:moveTo>
                                  <a:pt x="864" y="0"/>
                                </a:moveTo>
                                <a:lnTo>
                                  <a:pt x="0" y="0"/>
                                </a:lnTo>
                                <a:lnTo>
                                  <a:pt x="0" y="447"/>
                                </a:lnTo>
                                <a:lnTo>
                                  <a:pt x="93" y="462"/>
                                </a:lnTo>
                                <a:lnTo>
                                  <a:pt x="172" y="470"/>
                                </a:lnTo>
                                <a:lnTo>
                                  <a:pt x="241" y="472"/>
                                </a:lnTo>
                                <a:lnTo>
                                  <a:pt x="272" y="471"/>
                                </a:lnTo>
                                <a:lnTo>
                                  <a:pt x="356" y="462"/>
                                </a:lnTo>
                                <a:lnTo>
                                  <a:pt x="432" y="447"/>
                                </a:lnTo>
                                <a:lnTo>
                                  <a:pt x="535" y="421"/>
                                </a:lnTo>
                                <a:lnTo>
                                  <a:pt x="563" y="414"/>
                                </a:lnTo>
                                <a:lnTo>
                                  <a:pt x="623" y="403"/>
                                </a:lnTo>
                                <a:lnTo>
                                  <a:pt x="692" y="393"/>
                                </a:lnTo>
                                <a:lnTo>
                                  <a:pt x="771" y="386"/>
                                </a:lnTo>
                                <a:lnTo>
                                  <a:pt x="864" y="384"/>
                                </a:lnTo>
                                <a:lnTo>
                                  <a:pt x="864" y="0"/>
                                </a:lnTo>
                                <a:close/>
                              </a:path>
                            </a:pathLst>
                          </a:custGeom>
                          <a:solidFill>
                            <a:srgbClr val="CC99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 name="Freeform 68"/>
                        <wps:cNvSpPr>
                          <a:spLocks/>
                        </wps:cNvSpPr>
                        <wps:spPr bwMode="auto">
                          <a:xfrm>
                            <a:off x="9378" y="-415"/>
                            <a:ext cx="864" cy="472"/>
                          </a:xfrm>
                          <a:custGeom>
                            <a:avLst/>
                            <a:gdLst>
                              <a:gd name="T0" fmla="+- 0 9378 9378"/>
                              <a:gd name="T1" fmla="*/ T0 w 864"/>
                              <a:gd name="T2" fmla="+- 0 -415 -415"/>
                              <a:gd name="T3" fmla="*/ -415 h 472"/>
                              <a:gd name="T4" fmla="+- 0 10242 9378"/>
                              <a:gd name="T5" fmla="*/ T4 w 864"/>
                              <a:gd name="T6" fmla="+- 0 -415 -415"/>
                              <a:gd name="T7" fmla="*/ -415 h 472"/>
                              <a:gd name="T8" fmla="+- 0 10242 9378"/>
                              <a:gd name="T9" fmla="*/ T8 w 864"/>
                              <a:gd name="T10" fmla="+- 0 -31 -415"/>
                              <a:gd name="T11" fmla="*/ -31 h 472"/>
                              <a:gd name="T12" fmla="+- 0 10194 9378"/>
                              <a:gd name="T13" fmla="*/ T12 w 864"/>
                              <a:gd name="T14" fmla="+- 0 -31 -415"/>
                              <a:gd name="T15" fmla="*/ -31 h 472"/>
                              <a:gd name="T16" fmla="+- 0 10149 9378"/>
                              <a:gd name="T17" fmla="*/ T16 w 864"/>
                              <a:gd name="T18" fmla="+- 0 -29 -415"/>
                              <a:gd name="T19" fmla="*/ -29 h 472"/>
                              <a:gd name="T20" fmla="+- 0 10070 9378"/>
                              <a:gd name="T21" fmla="*/ T20 w 864"/>
                              <a:gd name="T22" fmla="+- 0 -22 -415"/>
                              <a:gd name="T23" fmla="*/ -22 h 472"/>
                              <a:gd name="T24" fmla="+- 0 10001 9378"/>
                              <a:gd name="T25" fmla="*/ T24 w 864"/>
                              <a:gd name="T26" fmla="+- 0 -12 -415"/>
                              <a:gd name="T27" fmla="*/ -12 h 472"/>
                              <a:gd name="T28" fmla="+- 0 9941 9378"/>
                              <a:gd name="T29" fmla="*/ T28 w 864"/>
                              <a:gd name="T30" fmla="+- 0 -1 -415"/>
                              <a:gd name="T31" fmla="*/ -1 h 472"/>
                              <a:gd name="T32" fmla="+- 0 9860 9378"/>
                              <a:gd name="T33" fmla="*/ T32 w 864"/>
                              <a:gd name="T34" fmla="+- 0 19 -415"/>
                              <a:gd name="T35" fmla="*/ 19 h 472"/>
                              <a:gd name="T36" fmla="+- 0 9835 9378"/>
                              <a:gd name="T37" fmla="*/ T36 w 864"/>
                              <a:gd name="T38" fmla="+- 0 25 -415"/>
                              <a:gd name="T39" fmla="*/ 25 h 472"/>
                              <a:gd name="T40" fmla="+- 0 9810 9378"/>
                              <a:gd name="T41" fmla="*/ T40 w 864"/>
                              <a:gd name="T42" fmla="+- 0 32 -415"/>
                              <a:gd name="T43" fmla="*/ 32 h 472"/>
                              <a:gd name="T44" fmla="+- 0 9734 9378"/>
                              <a:gd name="T45" fmla="*/ T44 w 864"/>
                              <a:gd name="T46" fmla="+- 0 47 -415"/>
                              <a:gd name="T47" fmla="*/ 47 h 472"/>
                              <a:gd name="T48" fmla="+- 0 9650 9378"/>
                              <a:gd name="T49" fmla="*/ T48 w 864"/>
                              <a:gd name="T50" fmla="+- 0 56 -415"/>
                              <a:gd name="T51" fmla="*/ 56 h 472"/>
                              <a:gd name="T52" fmla="+- 0 9619 9378"/>
                              <a:gd name="T53" fmla="*/ T52 w 864"/>
                              <a:gd name="T54" fmla="+- 0 57 -415"/>
                              <a:gd name="T55" fmla="*/ 57 h 472"/>
                              <a:gd name="T56" fmla="+- 0 9586 9378"/>
                              <a:gd name="T57" fmla="*/ T56 w 864"/>
                              <a:gd name="T58" fmla="+- 0 57 -415"/>
                              <a:gd name="T59" fmla="*/ 57 h 472"/>
                              <a:gd name="T60" fmla="+- 0 9512 9378"/>
                              <a:gd name="T61" fmla="*/ T60 w 864"/>
                              <a:gd name="T62" fmla="+- 0 52 -415"/>
                              <a:gd name="T63" fmla="*/ 52 h 472"/>
                              <a:gd name="T64" fmla="+- 0 9426 9378"/>
                              <a:gd name="T65" fmla="*/ T64 w 864"/>
                              <a:gd name="T66" fmla="+- 0 41 -415"/>
                              <a:gd name="T67" fmla="*/ 41 h 472"/>
                              <a:gd name="T68" fmla="+- 0 9378 9378"/>
                              <a:gd name="T69" fmla="*/ T68 w 864"/>
                              <a:gd name="T70" fmla="+- 0 32 -415"/>
                              <a:gd name="T71" fmla="*/ 32 h 472"/>
                              <a:gd name="T72" fmla="+- 0 9378 9378"/>
                              <a:gd name="T73" fmla="*/ T72 w 864"/>
                              <a:gd name="T74" fmla="+- 0 -415 -415"/>
                              <a:gd name="T75" fmla="*/ -415 h 47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Lst>
                            <a:rect l="0" t="0" r="r" b="b"/>
                            <a:pathLst>
                              <a:path w="864" h="472">
                                <a:moveTo>
                                  <a:pt x="0" y="0"/>
                                </a:moveTo>
                                <a:lnTo>
                                  <a:pt x="864" y="0"/>
                                </a:lnTo>
                                <a:lnTo>
                                  <a:pt x="864" y="384"/>
                                </a:lnTo>
                                <a:lnTo>
                                  <a:pt x="816" y="384"/>
                                </a:lnTo>
                                <a:lnTo>
                                  <a:pt x="771" y="386"/>
                                </a:lnTo>
                                <a:lnTo>
                                  <a:pt x="692" y="393"/>
                                </a:lnTo>
                                <a:lnTo>
                                  <a:pt x="623" y="403"/>
                                </a:lnTo>
                                <a:lnTo>
                                  <a:pt x="563" y="414"/>
                                </a:lnTo>
                                <a:lnTo>
                                  <a:pt x="482" y="434"/>
                                </a:lnTo>
                                <a:lnTo>
                                  <a:pt x="457" y="440"/>
                                </a:lnTo>
                                <a:lnTo>
                                  <a:pt x="432" y="447"/>
                                </a:lnTo>
                                <a:lnTo>
                                  <a:pt x="356" y="462"/>
                                </a:lnTo>
                                <a:lnTo>
                                  <a:pt x="272" y="471"/>
                                </a:lnTo>
                                <a:lnTo>
                                  <a:pt x="241" y="472"/>
                                </a:lnTo>
                                <a:lnTo>
                                  <a:pt x="208" y="472"/>
                                </a:lnTo>
                                <a:lnTo>
                                  <a:pt x="134" y="467"/>
                                </a:lnTo>
                                <a:lnTo>
                                  <a:pt x="48" y="456"/>
                                </a:lnTo>
                                <a:lnTo>
                                  <a:pt x="0" y="447"/>
                                </a:lnTo>
                                <a:lnTo>
                                  <a:pt x="0" y="0"/>
                                </a:lnTo>
                                <a:close/>
                              </a:path>
                            </a:pathLst>
                          </a:custGeom>
                          <a:noFill/>
                          <a:ln w="604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 name="AutoShape 67"/>
                        <wps:cNvSpPr>
                          <a:spLocks/>
                        </wps:cNvSpPr>
                        <wps:spPr bwMode="auto">
                          <a:xfrm>
                            <a:off x="8080" y="-205"/>
                            <a:ext cx="1299" cy="60"/>
                          </a:xfrm>
                          <a:custGeom>
                            <a:avLst/>
                            <a:gdLst>
                              <a:gd name="T0" fmla="+- 0 9279 8080"/>
                              <a:gd name="T1" fmla="*/ T0 w 1299"/>
                              <a:gd name="T2" fmla="+- 0 -205 -205"/>
                              <a:gd name="T3" fmla="*/ -205 h 60"/>
                              <a:gd name="T4" fmla="+- 0 9279 8080"/>
                              <a:gd name="T5" fmla="*/ T4 w 1299"/>
                              <a:gd name="T6" fmla="+- 0 -146 -205"/>
                              <a:gd name="T7" fmla="*/ -146 h 60"/>
                              <a:gd name="T8" fmla="+- 0 9362 8080"/>
                              <a:gd name="T9" fmla="*/ T8 w 1299"/>
                              <a:gd name="T10" fmla="+- 0 -171 -205"/>
                              <a:gd name="T11" fmla="*/ -171 h 60"/>
                              <a:gd name="T12" fmla="+- 0 9289 8080"/>
                              <a:gd name="T13" fmla="*/ T12 w 1299"/>
                              <a:gd name="T14" fmla="+- 0 -171 -205"/>
                              <a:gd name="T15" fmla="*/ -171 h 60"/>
                              <a:gd name="T16" fmla="+- 0 9289 8080"/>
                              <a:gd name="T17" fmla="*/ T16 w 1299"/>
                              <a:gd name="T18" fmla="+- 0 -180 -205"/>
                              <a:gd name="T19" fmla="*/ -180 h 60"/>
                              <a:gd name="T20" fmla="+- 0 9362 8080"/>
                              <a:gd name="T21" fmla="*/ T20 w 1299"/>
                              <a:gd name="T22" fmla="+- 0 -180 -205"/>
                              <a:gd name="T23" fmla="*/ -180 h 60"/>
                              <a:gd name="T24" fmla="+- 0 9279 8080"/>
                              <a:gd name="T25" fmla="*/ T24 w 1299"/>
                              <a:gd name="T26" fmla="+- 0 -205 -205"/>
                              <a:gd name="T27" fmla="*/ -205 h 60"/>
                              <a:gd name="T28" fmla="+- 0 9279 8080"/>
                              <a:gd name="T29" fmla="*/ T28 w 1299"/>
                              <a:gd name="T30" fmla="+- 0 -180 -205"/>
                              <a:gd name="T31" fmla="*/ -180 h 60"/>
                              <a:gd name="T32" fmla="+- 0 8080 8080"/>
                              <a:gd name="T33" fmla="*/ T32 w 1299"/>
                              <a:gd name="T34" fmla="+- 0 -180 -205"/>
                              <a:gd name="T35" fmla="*/ -180 h 60"/>
                              <a:gd name="T36" fmla="+- 0 8080 8080"/>
                              <a:gd name="T37" fmla="*/ T36 w 1299"/>
                              <a:gd name="T38" fmla="+- 0 -171 -205"/>
                              <a:gd name="T39" fmla="*/ -171 h 60"/>
                              <a:gd name="T40" fmla="+- 0 9279 8080"/>
                              <a:gd name="T41" fmla="*/ T40 w 1299"/>
                              <a:gd name="T42" fmla="+- 0 -171 -205"/>
                              <a:gd name="T43" fmla="*/ -171 h 60"/>
                              <a:gd name="T44" fmla="+- 0 9279 8080"/>
                              <a:gd name="T45" fmla="*/ T44 w 1299"/>
                              <a:gd name="T46" fmla="+- 0 -180 -205"/>
                              <a:gd name="T47" fmla="*/ -180 h 60"/>
                              <a:gd name="T48" fmla="+- 0 9362 8080"/>
                              <a:gd name="T49" fmla="*/ T48 w 1299"/>
                              <a:gd name="T50" fmla="+- 0 -180 -205"/>
                              <a:gd name="T51" fmla="*/ -180 h 60"/>
                              <a:gd name="T52" fmla="+- 0 9289 8080"/>
                              <a:gd name="T53" fmla="*/ T52 w 1299"/>
                              <a:gd name="T54" fmla="+- 0 -180 -205"/>
                              <a:gd name="T55" fmla="*/ -180 h 60"/>
                              <a:gd name="T56" fmla="+- 0 9289 8080"/>
                              <a:gd name="T57" fmla="*/ T56 w 1299"/>
                              <a:gd name="T58" fmla="+- 0 -171 -205"/>
                              <a:gd name="T59" fmla="*/ -171 h 60"/>
                              <a:gd name="T60" fmla="+- 0 9362 8080"/>
                              <a:gd name="T61" fmla="*/ T60 w 1299"/>
                              <a:gd name="T62" fmla="+- 0 -171 -205"/>
                              <a:gd name="T63" fmla="*/ -171 h 60"/>
                              <a:gd name="T64" fmla="+- 0 9378 8080"/>
                              <a:gd name="T65" fmla="*/ T64 w 1299"/>
                              <a:gd name="T66" fmla="+- 0 -176 -205"/>
                              <a:gd name="T67" fmla="*/ -176 h 60"/>
                              <a:gd name="T68" fmla="+- 0 9362 8080"/>
                              <a:gd name="T69" fmla="*/ T68 w 1299"/>
                              <a:gd name="T70" fmla="+- 0 -180 -205"/>
                              <a:gd name="T71" fmla="*/ -180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1299" h="60">
                                <a:moveTo>
                                  <a:pt x="1199" y="0"/>
                                </a:moveTo>
                                <a:lnTo>
                                  <a:pt x="1199" y="59"/>
                                </a:lnTo>
                                <a:lnTo>
                                  <a:pt x="1282" y="34"/>
                                </a:lnTo>
                                <a:lnTo>
                                  <a:pt x="1209" y="34"/>
                                </a:lnTo>
                                <a:lnTo>
                                  <a:pt x="1209" y="25"/>
                                </a:lnTo>
                                <a:lnTo>
                                  <a:pt x="1282" y="25"/>
                                </a:lnTo>
                                <a:lnTo>
                                  <a:pt x="1199" y="0"/>
                                </a:lnTo>
                                <a:close/>
                                <a:moveTo>
                                  <a:pt x="1199" y="25"/>
                                </a:moveTo>
                                <a:lnTo>
                                  <a:pt x="0" y="25"/>
                                </a:lnTo>
                                <a:lnTo>
                                  <a:pt x="0" y="34"/>
                                </a:lnTo>
                                <a:lnTo>
                                  <a:pt x="1199" y="34"/>
                                </a:lnTo>
                                <a:lnTo>
                                  <a:pt x="1199" y="25"/>
                                </a:lnTo>
                                <a:close/>
                                <a:moveTo>
                                  <a:pt x="1282" y="25"/>
                                </a:moveTo>
                                <a:lnTo>
                                  <a:pt x="1209" y="25"/>
                                </a:lnTo>
                                <a:lnTo>
                                  <a:pt x="1209" y="34"/>
                                </a:lnTo>
                                <a:lnTo>
                                  <a:pt x="1282" y="34"/>
                                </a:lnTo>
                                <a:lnTo>
                                  <a:pt x="1298" y="29"/>
                                </a:lnTo>
                                <a:lnTo>
                                  <a:pt x="1282" y="2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 name="Freeform 66"/>
                        <wps:cNvSpPr>
                          <a:spLocks/>
                        </wps:cNvSpPr>
                        <wps:spPr bwMode="auto">
                          <a:xfrm>
                            <a:off x="7215" y="-415"/>
                            <a:ext cx="865" cy="472"/>
                          </a:xfrm>
                          <a:custGeom>
                            <a:avLst/>
                            <a:gdLst>
                              <a:gd name="T0" fmla="+- 0 8080 7215"/>
                              <a:gd name="T1" fmla="*/ T0 w 865"/>
                              <a:gd name="T2" fmla="+- 0 -415 -415"/>
                              <a:gd name="T3" fmla="*/ -415 h 472"/>
                              <a:gd name="T4" fmla="+- 0 7215 7215"/>
                              <a:gd name="T5" fmla="*/ T4 w 865"/>
                              <a:gd name="T6" fmla="+- 0 -415 -415"/>
                              <a:gd name="T7" fmla="*/ -415 h 472"/>
                              <a:gd name="T8" fmla="+- 0 7215 7215"/>
                              <a:gd name="T9" fmla="*/ T8 w 865"/>
                              <a:gd name="T10" fmla="+- 0 32 -415"/>
                              <a:gd name="T11" fmla="*/ 32 h 472"/>
                              <a:gd name="T12" fmla="+- 0 7308 7215"/>
                              <a:gd name="T13" fmla="*/ T12 w 865"/>
                              <a:gd name="T14" fmla="+- 0 47 -415"/>
                              <a:gd name="T15" fmla="*/ 47 h 472"/>
                              <a:gd name="T16" fmla="+- 0 7387 7215"/>
                              <a:gd name="T17" fmla="*/ T16 w 865"/>
                              <a:gd name="T18" fmla="+- 0 55 -415"/>
                              <a:gd name="T19" fmla="*/ 55 h 472"/>
                              <a:gd name="T20" fmla="+- 0 7456 7215"/>
                              <a:gd name="T21" fmla="*/ T20 w 865"/>
                              <a:gd name="T22" fmla="+- 0 57 -415"/>
                              <a:gd name="T23" fmla="*/ 57 h 472"/>
                              <a:gd name="T24" fmla="+- 0 7487 7215"/>
                              <a:gd name="T25" fmla="*/ T24 w 865"/>
                              <a:gd name="T26" fmla="+- 0 56 -415"/>
                              <a:gd name="T27" fmla="*/ 56 h 472"/>
                              <a:gd name="T28" fmla="+- 0 7571 7215"/>
                              <a:gd name="T29" fmla="*/ T28 w 865"/>
                              <a:gd name="T30" fmla="+- 0 47 -415"/>
                              <a:gd name="T31" fmla="*/ 47 h 472"/>
                              <a:gd name="T32" fmla="+- 0 7647 7215"/>
                              <a:gd name="T33" fmla="*/ T32 w 865"/>
                              <a:gd name="T34" fmla="+- 0 32 -415"/>
                              <a:gd name="T35" fmla="*/ 32 h 472"/>
                              <a:gd name="T36" fmla="+- 0 7750 7215"/>
                              <a:gd name="T37" fmla="*/ T36 w 865"/>
                              <a:gd name="T38" fmla="+- 0 6 -415"/>
                              <a:gd name="T39" fmla="*/ 6 h 472"/>
                              <a:gd name="T40" fmla="+- 0 7778 7215"/>
                              <a:gd name="T41" fmla="*/ T40 w 865"/>
                              <a:gd name="T42" fmla="+- 0 -1 -415"/>
                              <a:gd name="T43" fmla="*/ -1 h 472"/>
                              <a:gd name="T44" fmla="+- 0 7839 7215"/>
                              <a:gd name="T45" fmla="*/ T44 w 865"/>
                              <a:gd name="T46" fmla="+- 0 -12 -415"/>
                              <a:gd name="T47" fmla="*/ -12 h 472"/>
                              <a:gd name="T48" fmla="+- 0 7908 7215"/>
                              <a:gd name="T49" fmla="*/ T48 w 865"/>
                              <a:gd name="T50" fmla="+- 0 -22 -415"/>
                              <a:gd name="T51" fmla="*/ -22 h 472"/>
                              <a:gd name="T52" fmla="+- 0 7987 7215"/>
                              <a:gd name="T53" fmla="*/ T52 w 865"/>
                              <a:gd name="T54" fmla="+- 0 -29 -415"/>
                              <a:gd name="T55" fmla="*/ -29 h 472"/>
                              <a:gd name="T56" fmla="+- 0 8080 7215"/>
                              <a:gd name="T57" fmla="*/ T56 w 865"/>
                              <a:gd name="T58" fmla="+- 0 -31 -415"/>
                              <a:gd name="T59" fmla="*/ -31 h 472"/>
                              <a:gd name="T60" fmla="+- 0 8080 7215"/>
                              <a:gd name="T61" fmla="*/ T60 w 865"/>
                              <a:gd name="T62" fmla="+- 0 -415 -415"/>
                              <a:gd name="T63" fmla="*/ -415 h 47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865" h="472">
                                <a:moveTo>
                                  <a:pt x="865" y="0"/>
                                </a:moveTo>
                                <a:lnTo>
                                  <a:pt x="0" y="0"/>
                                </a:lnTo>
                                <a:lnTo>
                                  <a:pt x="0" y="447"/>
                                </a:lnTo>
                                <a:lnTo>
                                  <a:pt x="93" y="462"/>
                                </a:lnTo>
                                <a:lnTo>
                                  <a:pt x="172" y="470"/>
                                </a:lnTo>
                                <a:lnTo>
                                  <a:pt x="241" y="472"/>
                                </a:lnTo>
                                <a:lnTo>
                                  <a:pt x="272" y="471"/>
                                </a:lnTo>
                                <a:lnTo>
                                  <a:pt x="356" y="462"/>
                                </a:lnTo>
                                <a:lnTo>
                                  <a:pt x="432" y="447"/>
                                </a:lnTo>
                                <a:lnTo>
                                  <a:pt x="535" y="421"/>
                                </a:lnTo>
                                <a:lnTo>
                                  <a:pt x="563" y="414"/>
                                </a:lnTo>
                                <a:lnTo>
                                  <a:pt x="624" y="403"/>
                                </a:lnTo>
                                <a:lnTo>
                                  <a:pt x="693" y="393"/>
                                </a:lnTo>
                                <a:lnTo>
                                  <a:pt x="772" y="386"/>
                                </a:lnTo>
                                <a:lnTo>
                                  <a:pt x="865" y="384"/>
                                </a:lnTo>
                                <a:lnTo>
                                  <a:pt x="865" y="0"/>
                                </a:lnTo>
                                <a:close/>
                              </a:path>
                            </a:pathLst>
                          </a:custGeom>
                          <a:solidFill>
                            <a:srgbClr val="9999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 name="Freeform 65"/>
                        <wps:cNvSpPr>
                          <a:spLocks/>
                        </wps:cNvSpPr>
                        <wps:spPr bwMode="auto">
                          <a:xfrm>
                            <a:off x="7215" y="-415"/>
                            <a:ext cx="865" cy="472"/>
                          </a:xfrm>
                          <a:custGeom>
                            <a:avLst/>
                            <a:gdLst>
                              <a:gd name="T0" fmla="+- 0 7215 7215"/>
                              <a:gd name="T1" fmla="*/ T0 w 865"/>
                              <a:gd name="T2" fmla="+- 0 -415 -415"/>
                              <a:gd name="T3" fmla="*/ -415 h 472"/>
                              <a:gd name="T4" fmla="+- 0 8080 7215"/>
                              <a:gd name="T5" fmla="*/ T4 w 865"/>
                              <a:gd name="T6" fmla="+- 0 -415 -415"/>
                              <a:gd name="T7" fmla="*/ -415 h 472"/>
                              <a:gd name="T8" fmla="+- 0 8080 7215"/>
                              <a:gd name="T9" fmla="*/ T8 w 865"/>
                              <a:gd name="T10" fmla="+- 0 -31 -415"/>
                              <a:gd name="T11" fmla="*/ -31 h 472"/>
                              <a:gd name="T12" fmla="+- 0 8032 7215"/>
                              <a:gd name="T13" fmla="*/ T12 w 865"/>
                              <a:gd name="T14" fmla="+- 0 -31 -415"/>
                              <a:gd name="T15" fmla="*/ -31 h 472"/>
                              <a:gd name="T16" fmla="+- 0 7987 7215"/>
                              <a:gd name="T17" fmla="*/ T16 w 865"/>
                              <a:gd name="T18" fmla="+- 0 -29 -415"/>
                              <a:gd name="T19" fmla="*/ -29 h 472"/>
                              <a:gd name="T20" fmla="+- 0 7908 7215"/>
                              <a:gd name="T21" fmla="*/ T20 w 865"/>
                              <a:gd name="T22" fmla="+- 0 -22 -415"/>
                              <a:gd name="T23" fmla="*/ -22 h 472"/>
                              <a:gd name="T24" fmla="+- 0 7839 7215"/>
                              <a:gd name="T25" fmla="*/ T24 w 865"/>
                              <a:gd name="T26" fmla="+- 0 -12 -415"/>
                              <a:gd name="T27" fmla="*/ -12 h 472"/>
                              <a:gd name="T28" fmla="+- 0 7778 7215"/>
                              <a:gd name="T29" fmla="*/ T28 w 865"/>
                              <a:gd name="T30" fmla="+- 0 -1 -415"/>
                              <a:gd name="T31" fmla="*/ -1 h 472"/>
                              <a:gd name="T32" fmla="+- 0 7698 7215"/>
                              <a:gd name="T33" fmla="*/ T32 w 865"/>
                              <a:gd name="T34" fmla="+- 0 19 -415"/>
                              <a:gd name="T35" fmla="*/ 19 h 472"/>
                              <a:gd name="T36" fmla="+- 0 7672 7215"/>
                              <a:gd name="T37" fmla="*/ T36 w 865"/>
                              <a:gd name="T38" fmla="+- 0 25 -415"/>
                              <a:gd name="T39" fmla="*/ 25 h 472"/>
                              <a:gd name="T40" fmla="+- 0 7647 7215"/>
                              <a:gd name="T41" fmla="*/ T40 w 865"/>
                              <a:gd name="T42" fmla="+- 0 32 -415"/>
                              <a:gd name="T43" fmla="*/ 32 h 472"/>
                              <a:gd name="T44" fmla="+- 0 7571 7215"/>
                              <a:gd name="T45" fmla="*/ T44 w 865"/>
                              <a:gd name="T46" fmla="+- 0 47 -415"/>
                              <a:gd name="T47" fmla="*/ 47 h 472"/>
                              <a:gd name="T48" fmla="+- 0 7487 7215"/>
                              <a:gd name="T49" fmla="*/ T48 w 865"/>
                              <a:gd name="T50" fmla="+- 0 56 -415"/>
                              <a:gd name="T51" fmla="*/ 56 h 472"/>
                              <a:gd name="T52" fmla="+- 0 7456 7215"/>
                              <a:gd name="T53" fmla="*/ T52 w 865"/>
                              <a:gd name="T54" fmla="+- 0 57 -415"/>
                              <a:gd name="T55" fmla="*/ 57 h 472"/>
                              <a:gd name="T56" fmla="+- 0 7423 7215"/>
                              <a:gd name="T57" fmla="*/ T56 w 865"/>
                              <a:gd name="T58" fmla="+- 0 57 -415"/>
                              <a:gd name="T59" fmla="*/ 57 h 472"/>
                              <a:gd name="T60" fmla="+- 0 7349 7215"/>
                              <a:gd name="T61" fmla="*/ T60 w 865"/>
                              <a:gd name="T62" fmla="+- 0 52 -415"/>
                              <a:gd name="T63" fmla="*/ 52 h 472"/>
                              <a:gd name="T64" fmla="+- 0 7263 7215"/>
                              <a:gd name="T65" fmla="*/ T64 w 865"/>
                              <a:gd name="T66" fmla="+- 0 41 -415"/>
                              <a:gd name="T67" fmla="*/ 41 h 472"/>
                              <a:gd name="T68" fmla="+- 0 7215 7215"/>
                              <a:gd name="T69" fmla="*/ T68 w 865"/>
                              <a:gd name="T70" fmla="+- 0 32 -415"/>
                              <a:gd name="T71" fmla="*/ 32 h 472"/>
                              <a:gd name="T72" fmla="+- 0 7215 7215"/>
                              <a:gd name="T73" fmla="*/ T72 w 865"/>
                              <a:gd name="T74" fmla="+- 0 -415 -415"/>
                              <a:gd name="T75" fmla="*/ -415 h 47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Lst>
                            <a:rect l="0" t="0" r="r" b="b"/>
                            <a:pathLst>
                              <a:path w="865" h="472">
                                <a:moveTo>
                                  <a:pt x="0" y="0"/>
                                </a:moveTo>
                                <a:lnTo>
                                  <a:pt x="865" y="0"/>
                                </a:lnTo>
                                <a:lnTo>
                                  <a:pt x="865" y="384"/>
                                </a:lnTo>
                                <a:lnTo>
                                  <a:pt x="817" y="384"/>
                                </a:lnTo>
                                <a:lnTo>
                                  <a:pt x="772" y="386"/>
                                </a:lnTo>
                                <a:lnTo>
                                  <a:pt x="693" y="393"/>
                                </a:lnTo>
                                <a:lnTo>
                                  <a:pt x="624" y="403"/>
                                </a:lnTo>
                                <a:lnTo>
                                  <a:pt x="563" y="414"/>
                                </a:lnTo>
                                <a:lnTo>
                                  <a:pt x="483" y="434"/>
                                </a:lnTo>
                                <a:lnTo>
                                  <a:pt x="457" y="440"/>
                                </a:lnTo>
                                <a:lnTo>
                                  <a:pt x="432" y="447"/>
                                </a:lnTo>
                                <a:lnTo>
                                  <a:pt x="356" y="462"/>
                                </a:lnTo>
                                <a:lnTo>
                                  <a:pt x="272" y="471"/>
                                </a:lnTo>
                                <a:lnTo>
                                  <a:pt x="241" y="472"/>
                                </a:lnTo>
                                <a:lnTo>
                                  <a:pt x="208" y="472"/>
                                </a:lnTo>
                                <a:lnTo>
                                  <a:pt x="134" y="467"/>
                                </a:lnTo>
                                <a:lnTo>
                                  <a:pt x="48" y="456"/>
                                </a:lnTo>
                                <a:lnTo>
                                  <a:pt x="0" y="447"/>
                                </a:lnTo>
                                <a:lnTo>
                                  <a:pt x="0" y="0"/>
                                </a:lnTo>
                                <a:close/>
                              </a:path>
                            </a:pathLst>
                          </a:custGeom>
                          <a:noFill/>
                          <a:ln w="604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50" name="Picture 64"/>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7617" y="-808"/>
                            <a:ext cx="283" cy="3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1" name="Freeform 63"/>
                        <wps:cNvSpPr>
                          <a:spLocks/>
                        </wps:cNvSpPr>
                        <wps:spPr bwMode="auto">
                          <a:xfrm>
                            <a:off x="7215" y="467"/>
                            <a:ext cx="865" cy="472"/>
                          </a:xfrm>
                          <a:custGeom>
                            <a:avLst/>
                            <a:gdLst>
                              <a:gd name="T0" fmla="+- 0 8080 7215"/>
                              <a:gd name="T1" fmla="*/ T0 w 865"/>
                              <a:gd name="T2" fmla="+- 0 467 467"/>
                              <a:gd name="T3" fmla="*/ 467 h 472"/>
                              <a:gd name="T4" fmla="+- 0 7215 7215"/>
                              <a:gd name="T5" fmla="*/ T4 w 865"/>
                              <a:gd name="T6" fmla="+- 0 467 467"/>
                              <a:gd name="T7" fmla="*/ 467 h 472"/>
                              <a:gd name="T8" fmla="+- 0 7215 7215"/>
                              <a:gd name="T9" fmla="*/ T8 w 865"/>
                              <a:gd name="T10" fmla="+- 0 913 467"/>
                              <a:gd name="T11" fmla="*/ 913 h 472"/>
                              <a:gd name="T12" fmla="+- 0 7308 7215"/>
                              <a:gd name="T13" fmla="*/ T12 w 865"/>
                              <a:gd name="T14" fmla="+- 0 928 467"/>
                              <a:gd name="T15" fmla="*/ 928 h 472"/>
                              <a:gd name="T16" fmla="+- 0 7387 7215"/>
                              <a:gd name="T17" fmla="*/ T16 w 865"/>
                              <a:gd name="T18" fmla="+- 0 937 467"/>
                              <a:gd name="T19" fmla="*/ 937 h 472"/>
                              <a:gd name="T20" fmla="+- 0 7456 7215"/>
                              <a:gd name="T21" fmla="*/ T20 w 865"/>
                              <a:gd name="T22" fmla="+- 0 939 467"/>
                              <a:gd name="T23" fmla="*/ 939 h 472"/>
                              <a:gd name="T24" fmla="+- 0 7487 7215"/>
                              <a:gd name="T25" fmla="*/ T24 w 865"/>
                              <a:gd name="T26" fmla="+- 0 938 467"/>
                              <a:gd name="T27" fmla="*/ 938 h 472"/>
                              <a:gd name="T28" fmla="+- 0 7571 7215"/>
                              <a:gd name="T29" fmla="*/ T28 w 865"/>
                              <a:gd name="T30" fmla="+- 0 929 467"/>
                              <a:gd name="T31" fmla="*/ 929 h 472"/>
                              <a:gd name="T32" fmla="+- 0 7647 7215"/>
                              <a:gd name="T33" fmla="*/ T32 w 865"/>
                              <a:gd name="T34" fmla="+- 0 913 467"/>
                              <a:gd name="T35" fmla="*/ 913 h 472"/>
                              <a:gd name="T36" fmla="+- 0 7750 7215"/>
                              <a:gd name="T37" fmla="*/ T36 w 865"/>
                              <a:gd name="T38" fmla="+- 0 887 467"/>
                              <a:gd name="T39" fmla="*/ 887 h 472"/>
                              <a:gd name="T40" fmla="+- 0 7778 7215"/>
                              <a:gd name="T41" fmla="*/ T40 w 865"/>
                              <a:gd name="T42" fmla="+- 0 881 467"/>
                              <a:gd name="T43" fmla="*/ 881 h 472"/>
                              <a:gd name="T44" fmla="+- 0 7839 7215"/>
                              <a:gd name="T45" fmla="*/ T44 w 865"/>
                              <a:gd name="T46" fmla="+- 0 869 467"/>
                              <a:gd name="T47" fmla="*/ 869 h 472"/>
                              <a:gd name="T48" fmla="+- 0 7908 7215"/>
                              <a:gd name="T49" fmla="*/ T48 w 865"/>
                              <a:gd name="T50" fmla="+- 0 859 467"/>
                              <a:gd name="T51" fmla="*/ 859 h 472"/>
                              <a:gd name="T52" fmla="+- 0 7987 7215"/>
                              <a:gd name="T53" fmla="*/ T52 w 865"/>
                              <a:gd name="T54" fmla="+- 0 853 467"/>
                              <a:gd name="T55" fmla="*/ 853 h 472"/>
                              <a:gd name="T56" fmla="+- 0 8080 7215"/>
                              <a:gd name="T57" fmla="*/ T56 w 865"/>
                              <a:gd name="T58" fmla="+- 0 850 467"/>
                              <a:gd name="T59" fmla="*/ 850 h 472"/>
                              <a:gd name="T60" fmla="+- 0 8080 7215"/>
                              <a:gd name="T61" fmla="*/ T60 w 865"/>
                              <a:gd name="T62" fmla="+- 0 467 467"/>
                              <a:gd name="T63" fmla="*/ 467 h 47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865" h="472">
                                <a:moveTo>
                                  <a:pt x="865" y="0"/>
                                </a:moveTo>
                                <a:lnTo>
                                  <a:pt x="0" y="0"/>
                                </a:lnTo>
                                <a:lnTo>
                                  <a:pt x="0" y="446"/>
                                </a:lnTo>
                                <a:lnTo>
                                  <a:pt x="93" y="461"/>
                                </a:lnTo>
                                <a:lnTo>
                                  <a:pt x="172" y="470"/>
                                </a:lnTo>
                                <a:lnTo>
                                  <a:pt x="241" y="472"/>
                                </a:lnTo>
                                <a:lnTo>
                                  <a:pt x="272" y="471"/>
                                </a:lnTo>
                                <a:lnTo>
                                  <a:pt x="356" y="462"/>
                                </a:lnTo>
                                <a:lnTo>
                                  <a:pt x="432" y="446"/>
                                </a:lnTo>
                                <a:lnTo>
                                  <a:pt x="535" y="420"/>
                                </a:lnTo>
                                <a:lnTo>
                                  <a:pt x="563" y="414"/>
                                </a:lnTo>
                                <a:lnTo>
                                  <a:pt x="624" y="402"/>
                                </a:lnTo>
                                <a:lnTo>
                                  <a:pt x="693" y="392"/>
                                </a:lnTo>
                                <a:lnTo>
                                  <a:pt x="772" y="386"/>
                                </a:lnTo>
                                <a:lnTo>
                                  <a:pt x="865" y="383"/>
                                </a:lnTo>
                                <a:lnTo>
                                  <a:pt x="865" y="0"/>
                                </a:lnTo>
                                <a:close/>
                              </a:path>
                            </a:pathLst>
                          </a:custGeom>
                          <a:solidFill>
                            <a:srgbClr val="9999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 name="Freeform 62"/>
                        <wps:cNvSpPr>
                          <a:spLocks/>
                        </wps:cNvSpPr>
                        <wps:spPr bwMode="auto">
                          <a:xfrm>
                            <a:off x="7215" y="467"/>
                            <a:ext cx="865" cy="472"/>
                          </a:xfrm>
                          <a:custGeom>
                            <a:avLst/>
                            <a:gdLst>
                              <a:gd name="T0" fmla="+- 0 7215 7215"/>
                              <a:gd name="T1" fmla="*/ T0 w 865"/>
                              <a:gd name="T2" fmla="+- 0 467 467"/>
                              <a:gd name="T3" fmla="*/ 467 h 472"/>
                              <a:gd name="T4" fmla="+- 0 8080 7215"/>
                              <a:gd name="T5" fmla="*/ T4 w 865"/>
                              <a:gd name="T6" fmla="+- 0 467 467"/>
                              <a:gd name="T7" fmla="*/ 467 h 472"/>
                              <a:gd name="T8" fmla="+- 0 8080 7215"/>
                              <a:gd name="T9" fmla="*/ T8 w 865"/>
                              <a:gd name="T10" fmla="+- 0 850 467"/>
                              <a:gd name="T11" fmla="*/ 850 h 472"/>
                              <a:gd name="T12" fmla="+- 0 8032 7215"/>
                              <a:gd name="T13" fmla="*/ T12 w 865"/>
                              <a:gd name="T14" fmla="+- 0 851 467"/>
                              <a:gd name="T15" fmla="*/ 851 h 472"/>
                              <a:gd name="T16" fmla="+- 0 7987 7215"/>
                              <a:gd name="T17" fmla="*/ T16 w 865"/>
                              <a:gd name="T18" fmla="+- 0 853 467"/>
                              <a:gd name="T19" fmla="*/ 853 h 472"/>
                              <a:gd name="T20" fmla="+- 0 7908 7215"/>
                              <a:gd name="T21" fmla="*/ T20 w 865"/>
                              <a:gd name="T22" fmla="+- 0 859 467"/>
                              <a:gd name="T23" fmla="*/ 859 h 472"/>
                              <a:gd name="T24" fmla="+- 0 7839 7215"/>
                              <a:gd name="T25" fmla="*/ T24 w 865"/>
                              <a:gd name="T26" fmla="+- 0 869 467"/>
                              <a:gd name="T27" fmla="*/ 869 h 472"/>
                              <a:gd name="T28" fmla="+- 0 7778 7215"/>
                              <a:gd name="T29" fmla="*/ T28 w 865"/>
                              <a:gd name="T30" fmla="+- 0 881 467"/>
                              <a:gd name="T31" fmla="*/ 881 h 472"/>
                              <a:gd name="T32" fmla="+- 0 7698 7215"/>
                              <a:gd name="T33" fmla="*/ T32 w 865"/>
                              <a:gd name="T34" fmla="+- 0 900 467"/>
                              <a:gd name="T35" fmla="*/ 900 h 472"/>
                              <a:gd name="T36" fmla="+- 0 7672 7215"/>
                              <a:gd name="T37" fmla="*/ T36 w 865"/>
                              <a:gd name="T38" fmla="+- 0 907 467"/>
                              <a:gd name="T39" fmla="*/ 907 h 472"/>
                              <a:gd name="T40" fmla="+- 0 7647 7215"/>
                              <a:gd name="T41" fmla="*/ T40 w 865"/>
                              <a:gd name="T42" fmla="+- 0 913 467"/>
                              <a:gd name="T43" fmla="*/ 913 h 472"/>
                              <a:gd name="T44" fmla="+- 0 7571 7215"/>
                              <a:gd name="T45" fmla="*/ T44 w 865"/>
                              <a:gd name="T46" fmla="+- 0 929 467"/>
                              <a:gd name="T47" fmla="*/ 929 h 472"/>
                              <a:gd name="T48" fmla="+- 0 7487 7215"/>
                              <a:gd name="T49" fmla="*/ T48 w 865"/>
                              <a:gd name="T50" fmla="+- 0 938 467"/>
                              <a:gd name="T51" fmla="*/ 938 h 472"/>
                              <a:gd name="T52" fmla="+- 0 7456 7215"/>
                              <a:gd name="T53" fmla="*/ T52 w 865"/>
                              <a:gd name="T54" fmla="+- 0 939 467"/>
                              <a:gd name="T55" fmla="*/ 939 h 472"/>
                              <a:gd name="T56" fmla="+- 0 7423 7215"/>
                              <a:gd name="T57" fmla="*/ T56 w 865"/>
                              <a:gd name="T58" fmla="+- 0 938 467"/>
                              <a:gd name="T59" fmla="*/ 938 h 472"/>
                              <a:gd name="T60" fmla="+- 0 7349 7215"/>
                              <a:gd name="T61" fmla="*/ T60 w 865"/>
                              <a:gd name="T62" fmla="+- 0 933 467"/>
                              <a:gd name="T63" fmla="*/ 933 h 472"/>
                              <a:gd name="T64" fmla="+- 0 7263 7215"/>
                              <a:gd name="T65" fmla="*/ T64 w 865"/>
                              <a:gd name="T66" fmla="+- 0 922 467"/>
                              <a:gd name="T67" fmla="*/ 922 h 472"/>
                              <a:gd name="T68" fmla="+- 0 7215 7215"/>
                              <a:gd name="T69" fmla="*/ T68 w 865"/>
                              <a:gd name="T70" fmla="+- 0 913 467"/>
                              <a:gd name="T71" fmla="*/ 913 h 472"/>
                              <a:gd name="T72" fmla="+- 0 7215 7215"/>
                              <a:gd name="T73" fmla="*/ T72 w 865"/>
                              <a:gd name="T74" fmla="+- 0 467 467"/>
                              <a:gd name="T75" fmla="*/ 467 h 47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Lst>
                            <a:rect l="0" t="0" r="r" b="b"/>
                            <a:pathLst>
                              <a:path w="865" h="472">
                                <a:moveTo>
                                  <a:pt x="0" y="0"/>
                                </a:moveTo>
                                <a:lnTo>
                                  <a:pt x="865" y="0"/>
                                </a:lnTo>
                                <a:lnTo>
                                  <a:pt x="865" y="383"/>
                                </a:lnTo>
                                <a:lnTo>
                                  <a:pt x="817" y="384"/>
                                </a:lnTo>
                                <a:lnTo>
                                  <a:pt x="772" y="386"/>
                                </a:lnTo>
                                <a:lnTo>
                                  <a:pt x="693" y="392"/>
                                </a:lnTo>
                                <a:lnTo>
                                  <a:pt x="624" y="402"/>
                                </a:lnTo>
                                <a:lnTo>
                                  <a:pt x="563" y="414"/>
                                </a:lnTo>
                                <a:lnTo>
                                  <a:pt x="483" y="433"/>
                                </a:lnTo>
                                <a:lnTo>
                                  <a:pt x="457" y="440"/>
                                </a:lnTo>
                                <a:lnTo>
                                  <a:pt x="432" y="446"/>
                                </a:lnTo>
                                <a:lnTo>
                                  <a:pt x="356" y="462"/>
                                </a:lnTo>
                                <a:lnTo>
                                  <a:pt x="272" y="471"/>
                                </a:lnTo>
                                <a:lnTo>
                                  <a:pt x="241" y="472"/>
                                </a:lnTo>
                                <a:lnTo>
                                  <a:pt x="208" y="471"/>
                                </a:lnTo>
                                <a:lnTo>
                                  <a:pt x="134" y="466"/>
                                </a:lnTo>
                                <a:lnTo>
                                  <a:pt x="48" y="455"/>
                                </a:lnTo>
                                <a:lnTo>
                                  <a:pt x="0" y="446"/>
                                </a:lnTo>
                                <a:lnTo>
                                  <a:pt x="0" y="0"/>
                                </a:lnTo>
                                <a:close/>
                              </a:path>
                            </a:pathLst>
                          </a:custGeom>
                          <a:noFill/>
                          <a:ln w="604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 name="AutoShape 61"/>
                        <wps:cNvSpPr>
                          <a:spLocks/>
                        </wps:cNvSpPr>
                        <wps:spPr bwMode="auto">
                          <a:xfrm>
                            <a:off x="7617" y="31"/>
                            <a:ext cx="2198" cy="436"/>
                          </a:xfrm>
                          <a:custGeom>
                            <a:avLst/>
                            <a:gdLst>
                              <a:gd name="T0" fmla="+- 0 7642 7617"/>
                              <a:gd name="T1" fmla="*/ T0 w 2198"/>
                              <a:gd name="T2" fmla="+- 0 367 31"/>
                              <a:gd name="T3" fmla="*/ 367 h 436"/>
                              <a:gd name="T4" fmla="+- 0 7617 7617"/>
                              <a:gd name="T5" fmla="*/ T4 w 2198"/>
                              <a:gd name="T6" fmla="+- 0 367 31"/>
                              <a:gd name="T7" fmla="*/ 367 h 436"/>
                              <a:gd name="T8" fmla="+- 0 7647 7617"/>
                              <a:gd name="T9" fmla="*/ T8 w 2198"/>
                              <a:gd name="T10" fmla="+- 0 466 31"/>
                              <a:gd name="T11" fmla="*/ 466 h 436"/>
                              <a:gd name="T12" fmla="+- 0 7674 7617"/>
                              <a:gd name="T13" fmla="*/ T12 w 2198"/>
                              <a:gd name="T14" fmla="+- 0 377 31"/>
                              <a:gd name="T15" fmla="*/ 377 h 436"/>
                              <a:gd name="T16" fmla="+- 0 7642 7617"/>
                              <a:gd name="T17" fmla="*/ T16 w 2198"/>
                              <a:gd name="T18" fmla="+- 0 377 31"/>
                              <a:gd name="T19" fmla="*/ 377 h 436"/>
                              <a:gd name="T20" fmla="+- 0 7642 7617"/>
                              <a:gd name="T21" fmla="*/ T20 w 2198"/>
                              <a:gd name="T22" fmla="+- 0 367 31"/>
                              <a:gd name="T23" fmla="*/ 367 h 436"/>
                              <a:gd name="T24" fmla="+- 0 9804 7617"/>
                              <a:gd name="T25" fmla="*/ T24 w 2198"/>
                              <a:gd name="T26" fmla="+- 0 244 31"/>
                              <a:gd name="T27" fmla="*/ 244 h 436"/>
                              <a:gd name="T28" fmla="+- 0 7644 7617"/>
                              <a:gd name="T29" fmla="*/ T28 w 2198"/>
                              <a:gd name="T30" fmla="+- 0 244 31"/>
                              <a:gd name="T31" fmla="*/ 244 h 436"/>
                              <a:gd name="T32" fmla="+- 0 7642 7617"/>
                              <a:gd name="T33" fmla="*/ T32 w 2198"/>
                              <a:gd name="T34" fmla="+- 0 246 31"/>
                              <a:gd name="T35" fmla="*/ 246 h 436"/>
                              <a:gd name="T36" fmla="+- 0 7642 7617"/>
                              <a:gd name="T37" fmla="*/ T36 w 2198"/>
                              <a:gd name="T38" fmla="+- 0 377 31"/>
                              <a:gd name="T39" fmla="*/ 377 h 436"/>
                              <a:gd name="T40" fmla="+- 0 7652 7617"/>
                              <a:gd name="T41" fmla="*/ T40 w 2198"/>
                              <a:gd name="T42" fmla="+- 0 377 31"/>
                              <a:gd name="T43" fmla="*/ 377 h 436"/>
                              <a:gd name="T44" fmla="+- 0 7652 7617"/>
                              <a:gd name="T45" fmla="*/ T44 w 2198"/>
                              <a:gd name="T46" fmla="+- 0 254 31"/>
                              <a:gd name="T47" fmla="*/ 254 h 436"/>
                              <a:gd name="T48" fmla="+- 0 7647 7617"/>
                              <a:gd name="T49" fmla="*/ T48 w 2198"/>
                              <a:gd name="T50" fmla="+- 0 254 31"/>
                              <a:gd name="T51" fmla="*/ 254 h 436"/>
                              <a:gd name="T52" fmla="+- 0 7652 7617"/>
                              <a:gd name="T53" fmla="*/ T52 w 2198"/>
                              <a:gd name="T54" fmla="+- 0 249 31"/>
                              <a:gd name="T55" fmla="*/ 249 h 436"/>
                              <a:gd name="T56" fmla="+- 0 9804 7617"/>
                              <a:gd name="T57" fmla="*/ T56 w 2198"/>
                              <a:gd name="T58" fmla="+- 0 249 31"/>
                              <a:gd name="T59" fmla="*/ 249 h 436"/>
                              <a:gd name="T60" fmla="+- 0 9804 7617"/>
                              <a:gd name="T61" fmla="*/ T60 w 2198"/>
                              <a:gd name="T62" fmla="+- 0 244 31"/>
                              <a:gd name="T63" fmla="*/ 244 h 436"/>
                              <a:gd name="T64" fmla="+- 0 7677 7617"/>
                              <a:gd name="T65" fmla="*/ T64 w 2198"/>
                              <a:gd name="T66" fmla="+- 0 367 31"/>
                              <a:gd name="T67" fmla="*/ 367 h 436"/>
                              <a:gd name="T68" fmla="+- 0 7652 7617"/>
                              <a:gd name="T69" fmla="*/ T68 w 2198"/>
                              <a:gd name="T70" fmla="+- 0 367 31"/>
                              <a:gd name="T71" fmla="*/ 367 h 436"/>
                              <a:gd name="T72" fmla="+- 0 7652 7617"/>
                              <a:gd name="T73" fmla="*/ T72 w 2198"/>
                              <a:gd name="T74" fmla="+- 0 377 31"/>
                              <a:gd name="T75" fmla="*/ 377 h 436"/>
                              <a:gd name="T76" fmla="+- 0 7674 7617"/>
                              <a:gd name="T77" fmla="*/ T76 w 2198"/>
                              <a:gd name="T78" fmla="+- 0 377 31"/>
                              <a:gd name="T79" fmla="*/ 377 h 436"/>
                              <a:gd name="T80" fmla="+- 0 7677 7617"/>
                              <a:gd name="T81" fmla="*/ T80 w 2198"/>
                              <a:gd name="T82" fmla="+- 0 367 31"/>
                              <a:gd name="T83" fmla="*/ 367 h 436"/>
                              <a:gd name="T84" fmla="+- 0 7652 7617"/>
                              <a:gd name="T85" fmla="*/ T84 w 2198"/>
                              <a:gd name="T86" fmla="+- 0 249 31"/>
                              <a:gd name="T87" fmla="*/ 249 h 436"/>
                              <a:gd name="T88" fmla="+- 0 7647 7617"/>
                              <a:gd name="T89" fmla="*/ T88 w 2198"/>
                              <a:gd name="T90" fmla="+- 0 254 31"/>
                              <a:gd name="T91" fmla="*/ 254 h 436"/>
                              <a:gd name="T92" fmla="+- 0 7652 7617"/>
                              <a:gd name="T93" fmla="*/ T92 w 2198"/>
                              <a:gd name="T94" fmla="+- 0 254 31"/>
                              <a:gd name="T95" fmla="*/ 254 h 436"/>
                              <a:gd name="T96" fmla="+- 0 7652 7617"/>
                              <a:gd name="T97" fmla="*/ T96 w 2198"/>
                              <a:gd name="T98" fmla="+- 0 249 31"/>
                              <a:gd name="T99" fmla="*/ 249 h 436"/>
                              <a:gd name="T100" fmla="+- 0 9814 7617"/>
                              <a:gd name="T101" fmla="*/ T100 w 2198"/>
                              <a:gd name="T102" fmla="+- 0 244 31"/>
                              <a:gd name="T103" fmla="*/ 244 h 436"/>
                              <a:gd name="T104" fmla="+- 0 9809 7617"/>
                              <a:gd name="T105" fmla="*/ T104 w 2198"/>
                              <a:gd name="T106" fmla="+- 0 244 31"/>
                              <a:gd name="T107" fmla="*/ 244 h 436"/>
                              <a:gd name="T108" fmla="+- 0 9804 7617"/>
                              <a:gd name="T109" fmla="*/ T108 w 2198"/>
                              <a:gd name="T110" fmla="+- 0 249 31"/>
                              <a:gd name="T111" fmla="*/ 249 h 436"/>
                              <a:gd name="T112" fmla="+- 0 7652 7617"/>
                              <a:gd name="T113" fmla="*/ T112 w 2198"/>
                              <a:gd name="T114" fmla="+- 0 249 31"/>
                              <a:gd name="T115" fmla="*/ 249 h 436"/>
                              <a:gd name="T116" fmla="+- 0 7652 7617"/>
                              <a:gd name="T117" fmla="*/ T116 w 2198"/>
                              <a:gd name="T118" fmla="+- 0 254 31"/>
                              <a:gd name="T119" fmla="*/ 254 h 436"/>
                              <a:gd name="T120" fmla="+- 0 9812 7617"/>
                              <a:gd name="T121" fmla="*/ T120 w 2198"/>
                              <a:gd name="T122" fmla="+- 0 254 31"/>
                              <a:gd name="T123" fmla="*/ 254 h 436"/>
                              <a:gd name="T124" fmla="+- 0 9814 7617"/>
                              <a:gd name="T125" fmla="*/ T124 w 2198"/>
                              <a:gd name="T126" fmla="+- 0 252 31"/>
                              <a:gd name="T127" fmla="*/ 252 h 436"/>
                              <a:gd name="T128" fmla="+- 0 9814 7617"/>
                              <a:gd name="T129" fmla="*/ T128 w 2198"/>
                              <a:gd name="T130" fmla="+- 0 244 31"/>
                              <a:gd name="T131" fmla="*/ 244 h 436"/>
                              <a:gd name="T132" fmla="+- 0 9814 7617"/>
                              <a:gd name="T133" fmla="*/ T132 w 2198"/>
                              <a:gd name="T134" fmla="+- 0 31 31"/>
                              <a:gd name="T135" fmla="*/ 31 h 436"/>
                              <a:gd name="T136" fmla="+- 0 9804 7617"/>
                              <a:gd name="T137" fmla="*/ T136 w 2198"/>
                              <a:gd name="T138" fmla="+- 0 31 31"/>
                              <a:gd name="T139" fmla="*/ 31 h 436"/>
                              <a:gd name="T140" fmla="+- 0 9804 7617"/>
                              <a:gd name="T141" fmla="*/ T140 w 2198"/>
                              <a:gd name="T142" fmla="+- 0 249 31"/>
                              <a:gd name="T143" fmla="*/ 249 h 436"/>
                              <a:gd name="T144" fmla="+- 0 9809 7617"/>
                              <a:gd name="T145" fmla="*/ T144 w 2198"/>
                              <a:gd name="T146" fmla="+- 0 244 31"/>
                              <a:gd name="T147" fmla="*/ 244 h 436"/>
                              <a:gd name="T148" fmla="+- 0 9814 7617"/>
                              <a:gd name="T149" fmla="*/ T148 w 2198"/>
                              <a:gd name="T150" fmla="+- 0 244 31"/>
                              <a:gd name="T151" fmla="*/ 244 h 436"/>
                              <a:gd name="T152" fmla="+- 0 9814 7617"/>
                              <a:gd name="T153" fmla="*/ T152 w 2198"/>
                              <a:gd name="T154" fmla="+- 0 31 31"/>
                              <a:gd name="T155" fmla="*/ 31 h 43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Lst>
                            <a:rect l="0" t="0" r="r" b="b"/>
                            <a:pathLst>
                              <a:path w="2198" h="436">
                                <a:moveTo>
                                  <a:pt x="25" y="336"/>
                                </a:moveTo>
                                <a:lnTo>
                                  <a:pt x="0" y="336"/>
                                </a:lnTo>
                                <a:lnTo>
                                  <a:pt x="30" y="435"/>
                                </a:lnTo>
                                <a:lnTo>
                                  <a:pt x="57" y="346"/>
                                </a:lnTo>
                                <a:lnTo>
                                  <a:pt x="25" y="346"/>
                                </a:lnTo>
                                <a:lnTo>
                                  <a:pt x="25" y="336"/>
                                </a:lnTo>
                                <a:close/>
                                <a:moveTo>
                                  <a:pt x="2187" y="213"/>
                                </a:moveTo>
                                <a:lnTo>
                                  <a:pt x="27" y="213"/>
                                </a:lnTo>
                                <a:lnTo>
                                  <a:pt x="25" y="215"/>
                                </a:lnTo>
                                <a:lnTo>
                                  <a:pt x="25" y="346"/>
                                </a:lnTo>
                                <a:lnTo>
                                  <a:pt x="35" y="346"/>
                                </a:lnTo>
                                <a:lnTo>
                                  <a:pt x="35" y="223"/>
                                </a:lnTo>
                                <a:lnTo>
                                  <a:pt x="30" y="223"/>
                                </a:lnTo>
                                <a:lnTo>
                                  <a:pt x="35" y="218"/>
                                </a:lnTo>
                                <a:lnTo>
                                  <a:pt x="2187" y="218"/>
                                </a:lnTo>
                                <a:lnTo>
                                  <a:pt x="2187" y="213"/>
                                </a:lnTo>
                                <a:close/>
                                <a:moveTo>
                                  <a:pt x="60" y="336"/>
                                </a:moveTo>
                                <a:lnTo>
                                  <a:pt x="35" y="336"/>
                                </a:lnTo>
                                <a:lnTo>
                                  <a:pt x="35" y="346"/>
                                </a:lnTo>
                                <a:lnTo>
                                  <a:pt x="57" y="346"/>
                                </a:lnTo>
                                <a:lnTo>
                                  <a:pt x="60" y="336"/>
                                </a:lnTo>
                                <a:close/>
                                <a:moveTo>
                                  <a:pt x="35" y="218"/>
                                </a:moveTo>
                                <a:lnTo>
                                  <a:pt x="30" y="223"/>
                                </a:lnTo>
                                <a:lnTo>
                                  <a:pt x="35" y="223"/>
                                </a:lnTo>
                                <a:lnTo>
                                  <a:pt x="35" y="218"/>
                                </a:lnTo>
                                <a:close/>
                                <a:moveTo>
                                  <a:pt x="2197" y="213"/>
                                </a:moveTo>
                                <a:lnTo>
                                  <a:pt x="2192" y="213"/>
                                </a:lnTo>
                                <a:lnTo>
                                  <a:pt x="2187" y="218"/>
                                </a:lnTo>
                                <a:lnTo>
                                  <a:pt x="35" y="218"/>
                                </a:lnTo>
                                <a:lnTo>
                                  <a:pt x="35" y="223"/>
                                </a:lnTo>
                                <a:lnTo>
                                  <a:pt x="2195" y="223"/>
                                </a:lnTo>
                                <a:lnTo>
                                  <a:pt x="2197" y="221"/>
                                </a:lnTo>
                                <a:lnTo>
                                  <a:pt x="2197" y="213"/>
                                </a:lnTo>
                                <a:close/>
                                <a:moveTo>
                                  <a:pt x="2197" y="0"/>
                                </a:moveTo>
                                <a:lnTo>
                                  <a:pt x="2187" y="0"/>
                                </a:lnTo>
                                <a:lnTo>
                                  <a:pt x="2187" y="218"/>
                                </a:lnTo>
                                <a:lnTo>
                                  <a:pt x="2192" y="213"/>
                                </a:lnTo>
                                <a:lnTo>
                                  <a:pt x="2197" y="213"/>
                                </a:lnTo>
                                <a:lnTo>
                                  <a:pt x="219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54" name="Picture 60"/>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8171" y="142"/>
                            <a:ext cx="208" cy="2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5" name="Freeform 59"/>
                        <wps:cNvSpPr>
                          <a:spLocks/>
                        </wps:cNvSpPr>
                        <wps:spPr bwMode="auto">
                          <a:xfrm>
                            <a:off x="9378" y="465"/>
                            <a:ext cx="864" cy="472"/>
                          </a:xfrm>
                          <a:custGeom>
                            <a:avLst/>
                            <a:gdLst>
                              <a:gd name="T0" fmla="+- 0 10242 9378"/>
                              <a:gd name="T1" fmla="*/ T0 w 864"/>
                              <a:gd name="T2" fmla="+- 0 465 465"/>
                              <a:gd name="T3" fmla="*/ 465 h 472"/>
                              <a:gd name="T4" fmla="+- 0 9378 9378"/>
                              <a:gd name="T5" fmla="*/ T4 w 864"/>
                              <a:gd name="T6" fmla="+- 0 465 465"/>
                              <a:gd name="T7" fmla="*/ 465 h 472"/>
                              <a:gd name="T8" fmla="+- 0 9378 9378"/>
                              <a:gd name="T9" fmla="*/ T8 w 864"/>
                              <a:gd name="T10" fmla="+- 0 912 465"/>
                              <a:gd name="T11" fmla="*/ 912 h 472"/>
                              <a:gd name="T12" fmla="+- 0 9471 9378"/>
                              <a:gd name="T13" fmla="*/ T12 w 864"/>
                              <a:gd name="T14" fmla="+- 0 927 465"/>
                              <a:gd name="T15" fmla="*/ 927 h 472"/>
                              <a:gd name="T16" fmla="+- 0 9550 9378"/>
                              <a:gd name="T17" fmla="*/ T16 w 864"/>
                              <a:gd name="T18" fmla="+- 0 935 465"/>
                              <a:gd name="T19" fmla="*/ 935 h 472"/>
                              <a:gd name="T20" fmla="+- 0 9619 9378"/>
                              <a:gd name="T21" fmla="*/ T20 w 864"/>
                              <a:gd name="T22" fmla="+- 0 937 465"/>
                              <a:gd name="T23" fmla="*/ 937 h 472"/>
                              <a:gd name="T24" fmla="+- 0 9650 9378"/>
                              <a:gd name="T25" fmla="*/ T24 w 864"/>
                              <a:gd name="T26" fmla="+- 0 937 465"/>
                              <a:gd name="T27" fmla="*/ 937 h 472"/>
                              <a:gd name="T28" fmla="+- 0 9734 9378"/>
                              <a:gd name="T29" fmla="*/ T28 w 864"/>
                              <a:gd name="T30" fmla="+- 0 927 465"/>
                              <a:gd name="T31" fmla="*/ 927 h 472"/>
                              <a:gd name="T32" fmla="+- 0 9810 9378"/>
                              <a:gd name="T33" fmla="*/ T32 w 864"/>
                              <a:gd name="T34" fmla="+- 0 912 465"/>
                              <a:gd name="T35" fmla="*/ 912 h 472"/>
                              <a:gd name="T36" fmla="+- 0 9913 9378"/>
                              <a:gd name="T37" fmla="*/ T36 w 864"/>
                              <a:gd name="T38" fmla="+- 0 886 465"/>
                              <a:gd name="T39" fmla="*/ 886 h 472"/>
                              <a:gd name="T40" fmla="+- 0 9941 9378"/>
                              <a:gd name="T41" fmla="*/ T40 w 864"/>
                              <a:gd name="T42" fmla="+- 0 879 465"/>
                              <a:gd name="T43" fmla="*/ 879 h 472"/>
                              <a:gd name="T44" fmla="+- 0 10001 9378"/>
                              <a:gd name="T45" fmla="*/ T44 w 864"/>
                              <a:gd name="T46" fmla="+- 0 868 465"/>
                              <a:gd name="T47" fmla="*/ 868 h 472"/>
                              <a:gd name="T48" fmla="+- 0 10070 9378"/>
                              <a:gd name="T49" fmla="*/ T48 w 864"/>
                              <a:gd name="T50" fmla="+- 0 858 465"/>
                              <a:gd name="T51" fmla="*/ 858 h 472"/>
                              <a:gd name="T52" fmla="+- 0 10149 9378"/>
                              <a:gd name="T53" fmla="*/ T52 w 864"/>
                              <a:gd name="T54" fmla="+- 0 851 465"/>
                              <a:gd name="T55" fmla="*/ 851 h 472"/>
                              <a:gd name="T56" fmla="+- 0 10242 9378"/>
                              <a:gd name="T57" fmla="*/ T56 w 864"/>
                              <a:gd name="T58" fmla="+- 0 849 465"/>
                              <a:gd name="T59" fmla="*/ 849 h 472"/>
                              <a:gd name="T60" fmla="+- 0 10242 9378"/>
                              <a:gd name="T61" fmla="*/ T60 w 864"/>
                              <a:gd name="T62" fmla="+- 0 465 465"/>
                              <a:gd name="T63" fmla="*/ 465 h 47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864" h="472">
                                <a:moveTo>
                                  <a:pt x="864" y="0"/>
                                </a:moveTo>
                                <a:lnTo>
                                  <a:pt x="0" y="0"/>
                                </a:lnTo>
                                <a:lnTo>
                                  <a:pt x="0" y="447"/>
                                </a:lnTo>
                                <a:lnTo>
                                  <a:pt x="93" y="462"/>
                                </a:lnTo>
                                <a:lnTo>
                                  <a:pt x="172" y="470"/>
                                </a:lnTo>
                                <a:lnTo>
                                  <a:pt x="241" y="472"/>
                                </a:lnTo>
                                <a:lnTo>
                                  <a:pt x="272" y="472"/>
                                </a:lnTo>
                                <a:lnTo>
                                  <a:pt x="356" y="462"/>
                                </a:lnTo>
                                <a:lnTo>
                                  <a:pt x="432" y="447"/>
                                </a:lnTo>
                                <a:lnTo>
                                  <a:pt x="535" y="421"/>
                                </a:lnTo>
                                <a:lnTo>
                                  <a:pt x="563" y="414"/>
                                </a:lnTo>
                                <a:lnTo>
                                  <a:pt x="623" y="403"/>
                                </a:lnTo>
                                <a:lnTo>
                                  <a:pt x="692" y="393"/>
                                </a:lnTo>
                                <a:lnTo>
                                  <a:pt x="771" y="386"/>
                                </a:lnTo>
                                <a:lnTo>
                                  <a:pt x="864" y="384"/>
                                </a:lnTo>
                                <a:lnTo>
                                  <a:pt x="864" y="0"/>
                                </a:lnTo>
                                <a:close/>
                              </a:path>
                            </a:pathLst>
                          </a:custGeom>
                          <a:solidFill>
                            <a:srgbClr val="CC99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 name="Freeform 58"/>
                        <wps:cNvSpPr>
                          <a:spLocks/>
                        </wps:cNvSpPr>
                        <wps:spPr bwMode="auto">
                          <a:xfrm>
                            <a:off x="9378" y="465"/>
                            <a:ext cx="864" cy="472"/>
                          </a:xfrm>
                          <a:custGeom>
                            <a:avLst/>
                            <a:gdLst>
                              <a:gd name="T0" fmla="+- 0 9378 9378"/>
                              <a:gd name="T1" fmla="*/ T0 w 864"/>
                              <a:gd name="T2" fmla="+- 0 465 465"/>
                              <a:gd name="T3" fmla="*/ 465 h 472"/>
                              <a:gd name="T4" fmla="+- 0 10242 9378"/>
                              <a:gd name="T5" fmla="*/ T4 w 864"/>
                              <a:gd name="T6" fmla="+- 0 465 465"/>
                              <a:gd name="T7" fmla="*/ 465 h 472"/>
                              <a:gd name="T8" fmla="+- 0 10242 9378"/>
                              <a:gd name="T9" fmla="*/ T8 w 864"/>
                              <a:gd name="T10" fmla="+- 0 849 465"/>
                              <a:gd name="T11" fmla="*/ 849 h 472"/>
                              <a:gd name="T12" fmla="+- 0 10194 9378"/>
                              <a:gd name="T13" fmla="*/ T12 w 864"/>
                              <a:gd name="T14" fmla="+- 0 850 465"/>
                              <a:gd name="T15" fmla="*/ 850 h 472"/>
                              <a:gd name="T16" fmla="+- 0 10149 9378"/>
                              <a:gd name="T17" fmla="*/ T16 w 864"/>
                              <a:gd name="T18" fmla="+- 0 851 465"/>
                              <a:gd name="T19" fmla="*/ 851 h 472"/>
                              <a:gd name="T20" fmla="+- 0 10070 9378"/>
                              <a:gd name="T21" fmla="*/ T20 w 864"/>
                              <a:gd name="T22" fmla="+- 0 858 465"/>
                              <a:gd name="T23" fmla="*/ 858 h 472"/>
                              <a:gd name="T24" fmla="+- 0 10001 9378"/>
                              <a:gd name="T25" fmla="*/ T24 w 864"/>
                              <a:gd name="T26" fmla="+- 0 868 465"/>
                              <a:gd name="T27" fmla="*/ 868 h 472"/>
                              <a:gd name="T28" fmla="+- 0 9941 9378"/>
                              <a:gd name="T29" fmla="*/ T28 w 864"/>
                              <a:gd name="T30" fmla="+- 0 879 465"/>
                              <a:gd name="T31" fmla="*/ 879 h 472"/>
                              <a:gd name="T32" fmla="+- 0 9860 9378"/>
                              <a:gd name="T33" fmla="*/ T32 w 864"/>
                              <a:gd name="T34" fmla="+- 0 899 465"/>
                              <a:gd name="T35" fmla="*/ 899 h 472"/>
                              <a:gd name="T36" fmla="+- 0 9835 9378"/>
                              <a:gd name="T37" fmla="*/ T36 w 864"/>
                              <a:gd name="T38" fmla="+- 0 905 465"/>
                              <a:gd name="T39" fmla="*/ 905 h 472"/>
                              <a:gd name="T40" fmla="+- 0 9810 9378"/>
                              <a:gd name="T41" fmla="*/ T40 w 864"/>
                              <a:gd name="T42" fmla="+- 0 912 465"/>
                              <a:gd name="T43" fmla="*/ 912 h 472"/>
                              <a:gd name="T44" fmla="+- 0 9734 9378"/>
                              <a:gd name="T45" fmla="*/ T44 w 864"/>
                              <a:gd name="T46" fmla="+- 0 927 465"/>
                              <a:gd name="T47" fmla="*/ 927 h 472"/>
                              <a:gd name="T48" fmla="+- 0 9650 9378"/>
                              <a:gd name="T49" fmla="*/ T48 w 864"/>
                              <a:gd name="T50" fmla="+- 0 937 465"/>
                              <a:gd name="T51" fmla="*/ 937 h 472"/>
                              <a:gd name="T52" fmla="+- 0 9619 9378"/>
                              <a:gd name="T53" fmla="*/ T52 w 864"/>
                              <a:gd name="T54" fmla="+- 0 937 465"/>
                              <a:gd name="T55" fmla="*/ 937 h 472"/>
                              <a:gd name="T56" fmla="+- 0 9586 9378"/>
                              <a:gd name="T57" fmla="*/ T56 w 864"/>
                              <a:gd name="T58" fmla="+- 0 937 465"/>
                              <a:gd name="T59" fmla="*/ 937 h 472"/>
                              <a:gd name="T60" fmla="+- 0 9512 9378"/>
                              <a:gd name="T61" fmla="*/ T60 w 864"/>
                              <a:gd name="T62" fmla="+- 0 932 465"/>
                              <a:gd name="T63" fmla="*/ 932 h 472"/>
                              <a:gd name="T64" fmla="+- 0 9426 9378"/>
                              <a:gd name="T65" fmla="*/ T64 w 864"/>
                              <a:gd name="T66" fmla="+- 0 921 465"/>
                              <a:gd name="T67" fmla="*/ 921 h 472"/>
                              <a:gd name="T68" fmla="+- 0 9378 9378"/>
                              <a:gd name="T69" fmla="*/ T68 w 864"/>
                              <a:gd name="T70" fmla="+- 0 912 465"/>
                              <a:gd name="T71" fmla="*/ 912 h 472"/>
                              <a:gd name="T72" fmla="+- 0 9378 9378"/>
                              <a:gd name="T73" fmla="*/ T72 w 864"/>
                              <a:gd name="T74" fmla="+- 0 465 465"/>
                              <a:gd name="T75" fmla="*/ 465 h 47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Lst>
                            <a:rect l="0" t="0" r="r" b="b"/>
                            <a:pathLst>
                              <a:path w="864" h="472">
                                <a:moveTo>
                                  <a:pt x="0" y="0"/>
                                </a:moveTo>
                                <a:lnTo>
                                  <a:pt x="864" y="0"/>
                                </a:lnTo>
                                <a:lnTo>
                                  <a:pt x="864" y="384"/>
                                </a:lnTo>
                                <a:lnTo>
                                  <a:pt x="816" y="385"/>
                                </a:lnTo>
                                <a:lnTo>
                                  <a:pt x="771" y="386"/>
                                </a:lnTo>
                                <a:lnTo>
                                  <a:pt x="692" y="393"/>
                                </a:lnTo>
                                <a:lnTo>
                                  <a:pt x="623" y="403"/>
                                </a:lnTo>
                                <a:lnTo>
                                  <a:pt x="563" y="414"/>
                                </a:lnTo>
                                <a:lnTo>
                                  <a:pt x="482" y="434"/>
                                </a:lnTo>
                                <a:lnTo>
                                  <a:pt x="457" y="440"/>
                                </a:lnTo>
                                <a:lnTo>
                                  <a:pt x="432" y="447"/>
                                </a:lnTo>
                                <a:lnTo>
                                  <a:pt x="356" y="462"/>
                                </a:lnTo>
                                <a:lnTo>
                                  <a:pt x="272" y="472"/>
                                </a:lnTo>
                                <a:lnTo>
                                  <a:pt x="241" y="472"/>
                                </a:lnTo>
                                <a:lnTo>
                                  <a:pt x="208" y="472"/>
                                </a:lnTo>
                                <a:lnTo>
                                  <a:pt x="134" y="467"/>
                                </a:lnTo>
                                <a:lnTo>
                                  <a:pt x="48" y="456"/>
                                </a:lnTo>
                                <a:lnTo>
                                  <a:pt x="0" y="447"/>
                                </a:lnTo>
                                <a:lnTo>
                                  <a:pt x="0" y="0"/>
                                </a:lnTo>
                                <a:close/>
                              </a:path>
                            </a:pathLst>
                          </a:custGeom>
                          <a:noFill/>
                          <a:ln w="604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 name="AutoShape 57"/>
                        <wps:cNvSpPr>
                          <a:spLocks/>
                        </wps:cNvSpPr>
                        <wps:spPr bwMode="auto">
                          <a:xfrm>
                            <a:off x="8080" y="675"/>
                            <a:ext cx="1299" cy="60"/>
                          </a:xfrm>
                          <a:custGeom>
                            <a:avLst/>
                            <a:gdLst>
                              <a:gd name="T0" fmla="+- 0 9362 8080"/>
                              <a:gd name="T1" fmla="*/ T0 w 1299"/>
                              <a:gd name="T2" fmla="+- 0 700 675"/>
                              <a:gd name="T3" fmla="*/ 700 h 60"/>
                              <a:gd name="T4" fmla="+- 0 9289 8080"/>
                              <a:gd name="T5" fmla="*/ T4 w 1299"/>
                              <a:gd name="T6" fmla="+- 0 700 675"/>
                              <a:gd name="T7" fmla="*/ 700 h 60"/>
                              <a:gd name="T8" fmla="+- 0 9289 8080"/>
                              <a:gd name="T9" fmla="*/ T8 w 1299"/>
                              <a:gd name="T10" fmla="+- 0 710 675"/>
                              <a:gd name="T11" fmla="*/ 710 h 60"/>
                              <a:gd name="T12" fmla="+- 0 9279 8080"/>
                              <a:gd name="T13" fmla="*/ T12 w 1299"/>
                              <a:gd name="T14" fmla="+- 0 710 675"/>
                              <a:gd name="T15" fmla="*/ 710 h 60"/>
                              <a:gd name="T16" fmla="+- 0 9279 8080"/>
                              <a:gd name="T17" fmla="*/ T16 w 1299"/>
                              <a:gd name="T18" fmla="+- 0 734 675"/>
                              <a:gd name="T19" fmla="*/ 734 h 60"/>
                              <a:gd name="T20" fmla="+- 0 9378 8080"/>
                              <a:gd name="T21" fmla="*/ T20 w 1299"/>
                              <a:gd name="T22" fmla="+- 0 705 675"/>
                              <a:gd name="T23" fmla="*/ 705 h 60"/>
                              <a:gd name="T24" fmla="+- 0 9362 8080"/>
                              <a:gd name="T25" fmla="*/ T24 w 1299"/>
                              <a:gd name="T26" fmla="+- 0 700 675"/>
                              <a:gd name="T27" fmla="*/ 700 h 60"/>
                              <a:gd name="T28" fmla="+- 0 9279 8080"/>
                              <a:gd name="T29" fmla="*/ T28 w 1299"/>
                              <a:gd name="T30" fmla="+- 0 700 675"/>
                              <a:gd name="T31" fmla="*/ 700 h 60"/>
                              <a:gd name="T32" fmla="+- 0 8080 8080"/>
                              <a:gd name="T33" fmla="*/ T32 w 1299"/>
                              <a:gd name="T34" fmla="+- 0 701 675"/>
                              <a:gd name="T35" fmla="*/ 701 h 60"/>
                              <a:gd name="T36" fmla="+- 0 8080 8080"/>
                              <a:gd name="T37" fmla="*/ T36 w 1299"/>
                              <a:gd name="T38" fmla="+- 0 711 675"/>
                              <a:gd name="T39" fmla="*/ 711 h 60"/>
                              <a:gd name="T40" fmla="+- 0 9279 8080"/>
                              <a:gd name="T41" fmla="*/ T40 w 1299"/>
                              <a:gd name="T42" fmla="+- 0 710 675"/>
                              <a:gd name="T43" fmla="*/ 710 h 60"/>
                              <a:gd name="T44" fmla="+- 0 9279 8080"/>
                              <a:gd name="T45" fmla="*/ T44 w 1299"/>
                              <a:gd name="T46" fmla="+- 0 700 675"/>
                              <a:gd name="T47" fmla="*/ 700 h 60"/>
                              <a:gd name="T48" fmla="+- 0 9289 8080"/>
                              <a:gd name="T49" fmla="*/ T48 w 1299"/>
                              <a:gd name="T50" fmla="+- 0 700 675"/>
                              <a:gd name="T51" fmla="*/ 700 h 60"/>
                              <a:gd name="T52" fmla="+- 0 9279 8080"/>
                              <a:gd name="T53" fmla="*/ T52 w 1299"/>
                              <a:gd name="T54" fmla="+- 0 700 675"/>
                              <a:gd name="T55" fmla="*/ 700 h 60"/>
                              <a:gd name="T56" fmla="+- 0 9279 8080"/>
                              <a:gd name="T57" fmla="*/ T56 w 1299"/>
                              <a:gd name="T58" fmla="+- 0 710 675"/>
                              <a:gd name="T59" fmla="*/ 710 h 60"/>
                              <a:gd name="T60" fmla="+- 0 9289 8080"/>
                              <a:gd name="T61" fmla="*/ T60 w 1299"/>
                              <a:gd name="T62" fmla="+- 0 710 675"/>
                              <a:gd name="T63" fmla="*/ 710 h 60"/>
                              <a:gd name="T64" fmla="+- 0 9289 8080"/>
                              <a:gd name="T65" fmla="*/ T64 w 1299"/>
                              <a:gd name="T66" fmla="+- 0 700 675"/>
                              <a:gd name="T67" fmla="*/ 700 h 60"/>
                              <a:gd name="T68" fmla="+- 0 9279 8080"/>
                              <a:gd name="T69" fmla="*/ T68 w 1299"/>
                              <a:gd name="T70" fmla="+- 0 675 675"/>
                              <a:gd name="T71" fmla="*/ 675 h 60"/>
                              <a:gd name="T72" fmla="+- 0 9279 8080"/>
                              <a:gd name="T73" fmla="*/ T72 w 1299"/>
                              <a:gd name="T74" fmla="+- 0 700 675"/>
                              <a:gd name="T75" fmla="*/ 700 h 60"/>
                              <a:gd name="T76" fmla="+- 0 9362 8080"/>
                              <a:gd name="T77" fmla="*/ T76 w 1299"/>
                              <a:gd name="T78" fmla="+- 0 700 675"/>
                              <a:gd name="T79" fmla="*/ 700 h 60"/>
                              <a:gd name="T80" fmla="+- 0 9279 8080"/>
                              <a:gd name="T81" fmla="*/ T80 w 1299"/>
                              <a:gd name="T82" fmla="+- 0 675 675"/>
                              <a:gd name="T83" fmla="*/ 675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299" h="60">
                                <a:moveTo>
                                  <a:pt x="1282" y="25"/>
                                </a:moveTo>
                                <a:lnTo>
                                  <a:pt x="1209" y="25"/>
                                </a:lnTo>
                                <a:lnTo>
                                  <a:pt x="1209" y="35"/>
                                </a:lnTo>
                                <a:lnTo>
                                  <a:pt x="1199" y="35"/>
                                </a:lnTo>
                                <a:lnTo>
                                  <a:pt x="1199" y="59"/>
                                </a:lnTo>
                                <a:lnTo>
                                  <a:pt x="1298" y="30"/>
                                </a:lnTo>
                                <a:lnTo>
                                  <a:pt x="1282" y="25"/>
                                </a:lnTo>
                                <a:close/>
                                <a:moveTo>
                                  <a:pt x="1199" y="25"/>
                                </a:moveTo>
                                <a:lnTo>
                                  <a:pt x="0" y="26"/>
                                </a:lnTo>
                                <a:lnTo>
                                  <a:pt x="0" y="36"/>
                                </a:lnTo>
                                <a:lnTo>
                                  <a:pt x="1199" y="35"/>
                                </a:lnTo>
                                <a:lnTo>
                                  <a:pt x="1199" y="25"/>
                                </a:lnTo>
                                <a:close/>
                                <a:moveTo>
                                  <a:pt x="1209" y="25"/>
                                </a:moveTo>
                                <a:lnTo>
                                  <a:pt x="1199" y="25"/>
                                </a:lnTo>
                                <a:lnTo>
                                  <a:pt x="1199" y="35"/>
                                </a:lnTo>
                                <a:lnTo>
                                  <a:pt x="1209" y="35"/>
                                </a:lnTo>
                                <a:lnTo>
                                  <a:pt x="1209" y="25"/>
                                </a:lnTo>
                                <a:close/>
                                <a:moveTo>
                                  <a:pt x="1199" y="0"/>
                                </a:moveTo>
                                <a:lnTo>
                                  <a:pt x="1199" y="25"/>
                                </a:lnTo>
                                <a:lnTo>
                                  <a:pt x="1282" y="25"/>
                                </a:lnTo>
                                <a:lnTo>
                                  <a:pt x="119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58" name="Picture 56"/>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8171" y="607"/>
                            <a:ext cx="208"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59" name="Picture 55"/>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8171" y="-287"/>
                            <a:ext cx="208"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60" name="AutoShape 54"/>
                        <wps:cNvSpPr>
                          <a:spLocks/>
                        </wps:cNvSpPr>
                        <wps:spPr bwMode="auto">
                          <a:xfrm>
                            <a:off x="7032" y="-205"/>
                            <a:ext cx="3394" cy="942"/>
                          </a:xfrm>
                          <a:custGeom>
                            <a:avLst/>
                            <a:gdLst>
                              <a:gd name="T0" fmla="+- 0 7215 7032"/>
                              <a:gd name="T1" fmla="*/ T0 w 3394"/>
                              <a:gd name="T2" fmla="+- 0 -176 -205"/>
                              <a:gd name="T3" fmla="*/ -176 h 942"/>
                              <a:gd name="T4" fmla="+- 0 7199 7032"/>
                              <a:gd name="T5" fmla="*/ T4 w 3394"/>
                              <a:gd name="T6" fmla="+- 0 -180 -205"/>
                              <a:gd name="T7" fmla="*/ -180 h 942"/>
                              <a:gd name="T8" fmla="+- 0 7116 7032"/>
                              <a:gd name="T9" fmla="*/ T8 w 3394"/>
                              <a:gd name="T10" fmla="+- 0 -205 -205"/>
                              <a:gd name="T11" fmla="*/ -205 h 942"/>
                              <a:gd name="T12" fmla="+- 0 7116 7032"/>
                              <a:gd name="T13" fmla="*/ T12 w 3394"/>
                              <a:gd name="T14" fmla="+- 0 -180 -205"/>
                              <a:gd name="T15" fmla="*/ -180 h 942"/>
                              <a:gd name="T16" fmla="+- 0 7034 7032"/>
                              <a:gd name="T17" fmla="*/ T16 w 3394"/>
                              <a:gd name="T18" fmla="+- 0 -180 -205"/>
                              <a:gd name="T19" fmla="*/ -180 h 942"/>
                              <a:gd name="T20" fmla="+- 0 7032 7032"/>
                              <a:gd name="T21" fmla="*/ T20 w 3394"/>
                              <a:gd name="T22" fmla="+- 0 -178 -205"/>
                              <a:gd name="T23" fmla="*/ -178 h 942"/>
                              <a:gd name="T24" fmla="+- 0 7032 7032"/>
                              <a:gd name="T25" fmla="*/ T24 w 3394"/>
                              <a:gd name="T26" fmla="+- 0 709 -205"/>
                              <a:gd name="T27" fmla="*/ 709 h 942"/>
                              <a:gd name="T28" fmla="+- 0 7034 7032"/>
                              <a:gd name="T29" fmla="*/ T28 w 3394"/>
                              <a:gd name="T30" fmla="+- 0 711 -205"/>
                              <a:gd name="T31" fmla="*/ 711 h 942"/>
                              <a:gd name="T32" fmla="+- 0 7116 7032"/>
                              <a:gd name="T33" fmla="*/ T32 w 3394"/>
                              <a:gd name="T34" fmla="+- 0 711 -205"/>
                              <a:gd name="T35" fmla="*/ 711 h 942"/>
                              <a:gd name="T36" fmla="+- 0 7116 7032"/>
                              <a:gd name="T37" fmla="*/ T36 w 3394"/>
                              <a:gd name="T38" fmla="+- 0 736 -205"/>
                              <a:gd name="T39" fmla="*/ 736 h 942"/>
                              <a:gd name="T40" fmla="+- 0 7199 7032"/>
                              <a:gd name="T41" fmla="*/ T40 w 3394"/>
                              <a:gd name="T42" fmla="+- 0 711 -205"/>
                              <a:gd name="T43" fmla="*/ 711 h 942"/>
                              <a:gd name="T44" fmla="+- 0 7215 7032"/>
                              <a:gd name="T45" fmla="*/ T44 w 3394"/>
                              <a:gd name="T46" fmla="+- 0 706 -205"/>
                              <a:gd name="T47" fmla="*/ 706 h 942"/>
                              <a:gd name="T48" fmla="+- 0 7199 7032"/>
                              <a:gd name="T49" fmla="*/ T48 w 3394"/>
                              <a:gd name="T50" fmla="+- 0 701 -205"/>
                              <a:gd name="T51" fmla="*/ 701 h 942"/>
                              <a:gd name="T52" fmla="+- 0 7116 7032"/>
                              <a:gd name="T53" fmla="*/ T52 w 3394"/>
                              <a:gd name="T54" fmla="+- 0 676 -205"/>
                              <a:gd name="T55" fmla="*/ 676 h 942"/>
                              <a:gd name="T56" fmla="+- 0 7116 7032"/>
                              <a:gd name="T57" fmla="*/ T56 w 3394"/>
                              <a:gd name="T58" fmla="+- 0 701 -205"/>
                              <a:gd name="T59" fmla="*/ 701 h 942"/>
                              <a:gd name="T60" fmla="+- 0 7042 7032"/>
                              <a:gd name="T61" fmla="*/ T60 w 3394"/>
                              <a:gd name="T62" fmla="+- 0 701 -205"/>
                              <a:gd name="T63" fmla="*/ 701 h 942"/>
                              <a:gd name="T64" fmla="+- 0 7042 7032"/>
                              <a:gd name="T65" fmla="*/ T64 w 3394"/>
                              <a:gd name="T66" fmla="+- 0 -171 -205"/>
                              <a:gd name="T67" fmla="*/ -171 h 942"/>
                              <a:gd name="T68" fmla="+- 0 7116 7032"/>
                              <a:gd name="T69" fmla="*/ T68 w 3394"/>
                              <a:gd name="T70" fmla="+- 0 -171 -205"/>
                              <a:gd name="T71" fmla="*/ -171 h 942"/>
                              <a:gd name="T72" fmla="+- 0 7116 7032"/>
                              <a:gd name="T73" fmla="*/ T72 w 3394"/>
                              <a:gd name="T74" fmla="+- 0 -146 -205"/>
                              <a:gd name="T75" fmla="*/ -146 h 942"/>
                              <a:gd name="T76" fmla="+- 0 7199 7032"/>
                              <a:gd name="T77" fmla="*/ T76 w 3394"/>
                              <a:gd name="T78" fmla="+- 0 -171 -205"/>
                              <a:gd name="T79" fmla="*/ -171 h 942"/>
                              <a:gd name="T80" fmla="+- 0 7215 7032"/>
                              <a:gd name="T81" fmla="*/ T80 w 3394"/>
                              <a:gd name="T82" fmla="+- 0 -176 -205"/>
                              <a:gd name="T83" fmla="*/ -176 h 942"/>
                              <a:gd name="T84" fmla="+- 0 10425 7032"/>
                              <a:gd name="T85" fmla="*/ T84 w 3394"/>
                              <a:gd name="T86" fmla="+- 0 -178 -205"/>
                              <a:gd name="T87" fmla="*/ -178 h 942"/>
                              <a:gd name="T88" fmla="+- 0 10423 7032"/>
                              <a:gd name="T89" fmla="*/ T88 w 3394"/>
                              <a:gd name="T90" fmla="+- 0 -180 -205"/>
                              <a:gd name="T91" fmla="*/ -180 h 942"/>
                              <a:gd name="T92" fmla="+- 0 10341 7032"/>
                              <a:gd name="T93" fmla="*/ T92 w 3394"/>
                              <a:gd name="T94" fmla="+- 0 -180 -205"/>
                              <a:gd name="T95" fmla="*/ -180 h 942"/>
                              <a:gd name="T96" fmla="+- 0 10341 7032"/>
                              <a:gd name="T97" fmla="*/ T96 w 3394"/>
                              <a:gd name="T98" fmla="+- 0 -205 -205"/>
                              <a:gd name="T99" fmla="*/ -205 h 942"/>
                              <a:gd name="T100" fmla="+- 0 10242 7032"/>
                              <a:gd name="T101" fmla="*/ T100 w 3394"/>
                              <a:gd name="T102" fmla="+- 0 -176 -205"/>
                              <a:gd name="T103" fmla="*/ -176 h 942"/>
                              <a:gd name="T104" fmla="+- 0 10341 7032"/>
                              <a:gd name="T105" fmla="*/ T104 w 3394"/>
                              <a:gd name="T106" fmla="+- 0 -146 -205"/>
                              <a:gd name="T107" fmla="*/ -146 h 942"/>
                              <a:gd name="T108" fmla="+- 0 10341 7032"/>
                              <a:gd name="T109" fmla="*/ T108 w 3394"/>
                              <a:gd name="T110" fmla="+- 0 -171 -205"/>
                              <a:gd name="T111" fmla="*/ -171 h 942"/>
                              <a:gd name="T112" fmla="+- 0 10415 7032"/>
                              <a:gd name="T113" fmla="*/ T112 w 3394"/>
                              <a:gd name="T114" fmla="+- 0 -171 -205"/>
                              <a:gd name="T115" fmla="*/ -171 h 942"/>
                              <a:gd name="T116" fmla="+- 0 10415 7032"/>
                              <a:gd name="T117" fmla="*/ T116 w 3394"/>
                              <a:gd name="T118" fmla="+- 0 699 -205"/>
                              <a:gd name="T119" fmla="*/ 699 h 942"/>
                              <a:gd name="T120" fmla="+- 0 10351 7032"/>
                              <a:gd name="T121" fmla="*/ T120 w 3394"/>
                              <a:gd name="T122" fmla="+- 0 699 -205"/>
                              <a:gd name="T123" fmla="*/ 699 h 942"/>
                              <a:gd name="T124" fmla="+- 0 10351 7032"/>
                              <a:gd name="T125" fmla="*/ T124 w 3394"/>
                              <a:gd name="T126" fmla="+- 0 675 -205"/>
                              <a:gd name="T127" fmla="*/ 675 h 942"/>
                              <a:gd name="T128" fmla="+- 0 10252 7032"/>
                              <a:gd name="T129" fmla="*/ T128 w 3394"/>
                              <a:gd name="T130" fmla="+- 0 704 -205"/>
                              <a:gd name="T131" fmla="*/ 704 h 942"/>
                              <a:gd name="T132" fmla="+- 0 10351 7032"/>
                              <a:gd name="T133" fmla="*/ T132 w 3394"/>
                              <a:gd name="T134" fmla="+- 0 734 -205"/>
                              <a:gd name="T135" fmla="*/ 734 h 942"/>
                              <a:gd name="T136" fmla="+- 0 10351 7032"/>
                              <a:gd name="T137" fmla="*/ T136 w 3394"/>
                              <a:gd name="T138" fmla="+- 0 709 -205"/>
                              <a:gd name="T139" fmla="*/ 709 h 942"/>
                              <a:gd name="T140" fmla="+- 0 10423 7032"/>
                              <a:gd name="T141" fmla="*/ T140 w 3394"/>
                              <a:gd name="T142" fmla="+- 0 709 -205"/>
                              <a:gd name="T143" fmla="*/ 709 h 942"/>
                              <a:gd name="T144" fmla="+- 0 10425 7032"/>
                              <a:gd name="T145" fmla="*/ T144 w 3394"/>
                              <a:gd name="T146" fmla="+- 0 707 -205"/>
                              <a:gd name="T147" fmla="*/ 707 h 942"/>
                              <a:gd name="T148" fmla="+- 0 10425 7032"/>
                              <a:gd name="T149" fmla="*/ T148 w 3394"/>
                              <a:gd name="T150" fmla="+- 0 704 -205"/>
                              <a:gd name="T151" fmla="*/ 704 h 942"/>
                              <a:gd name="T152" fmla="+- 0 10425 7032"/>
                              <a:gd name="T153" fmla="*/ T152 w 3394"/>
                              <a:gd name="T154" fmla="+- 0 699 -205"/>
                              <a:gd name="T155" fmla="*/ 699 h 942"/>
                              <a:gd name="T156" fmla="+- 0 10425 7032"/>
                              <a:gd name="T157" fmla="*/ T156 w 3394"/>
                              <a:gd name="T158" fmla="+- 0 -171 -205"/>
                              <a:gd name="T159" fmla="*/ -171 h 942"/>
                              <a:gd name="T160" fmla="+- 0 10425 7032"/>
                              <a:gd name="T161" fmla="*/ T160 w 3394"/>
                              <a:gd name="T162" fmla="+- 0 -176 -205"/>
                              <a:gd name="T163" fmla="*/ -176 h 942"/>
                              <a:gd name="T164" fmla="+- 0 10425 7032"/>
                              <a:gd name="T165" fmla="*/ T164 w 3394"/>
                              <a:gd name="T166" fmla="+- 0 -178 -205"/>
                              <a:gd name="T167" fmla="*/ -178 h 94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Lst>
                            <a:rect l="0" t="0" r="r" b="b"/>
                            <a:pathLst>
                              <a:path w="3394" h="942">
                                <a:moveTo>
                                  <a:pt x="183" y="29"/>
                                </a:moveTo>
                                <a:lnTo>
                                  <a:pt x="167" y="25"/>
                                </a:lnTo>
                                <a:lnTo>
                                  <a:pt x="84" y="0"/>
                                </a:lnTo>
                                <a:lnTo>
                                  <a:pt x="84" y="25"/>
                                </a:lnTo>
                                <a:lnTo>
                                  <a:pt x="2" y="25"/>
                                </a:lnTo>
                                <a:lnTo>
                                  <a:pt x="0" y="27"/>
                                </a:lnTo>
                                <a:lnTo>
                                  <a:pt x="0" y="914"/>
                                </a:lnTo>
                                <a:lnTo>
                                  <a:pt x="2" y="916"/>
                                </a:lnTo>
                                <a:lnTo>
                                  <a:pt x="84" y="916"/>
                                </a:lnTo>
                                <a:lnTo>
                                  <a:pt x="84" y="941"/>
                                </a:lnTo>
                                <a:lnTo>
                                  <a:pt x="167" y="916"/>
                                </a:lnTo>
                                <a:lnTo>
                                  <a:pt x="183" y="911"/>
                                </a:lnTo>
                                <a:lnTo>
                                  <a:pt x="167" y="906"/>
                                </a:lnTo>
                                <a:lnTo>
                                  <a:pt x="84" y="881"/>
                                </a:lnTo>
                                <a:lnTo>
                                  <a:pt x="84" y="906"/>
                                </a:lnTo>
                                <a:lnTo>
                                  <a:pt x="10" y="906"/>
                                </a:lnTo>
                                <a:lnTo>
                                  <a:pt x="10" y="34"/>
                                </a:lnTo>
                                <a:lnTo>
                                  <a:pt x="84" y="34"/>
                                </a:lnTo>
                                <a:lnTo>
                                  <a:pt x="84" y="59"/>
                                </a:lnTo>
                                <a:lnTo>
                                  <a:pt x="167" y="34"/>
                                </a:lnTo>
                                <a:lnTo>
                                  <a:pt x="183" y="29"/>
                                </a:lnTo>
                                <a:moveTo>
                                  <a:pt x="3393" y="27"/>
                                </a:moveTo>
                                <a:lnTo>
                                  <a:pt x="3391" y="25"/>
                                </a:lnTo>
                                <a:lnTo>
                                  <a:pt x="3309" y="25"/>
                                </a:lnTo>
                                <a:lnTo>
                                  <a:pt x="3309" y="0"/>
                                </a:lnTo>
                                <a:lnTo>
                                  <a:pt x="3210" y="29"/>
                                </a:lnTo>
                                <a:lnTo>
                                  <a:pt x="3309" y="59"/>
                                </a:lnTo>
                                <a:lnTo>
                                  <a:pt x="3309" y="34"/>
                                </a:lnTo>
                                <a:lnTo>
                                  <a:pt x="3383" y="34"/>
                                </a:lnTo>
                                <a:lnTo>
                                  <a:pt x="3383" y="904"/>
                                </a:lnTo>
                                <a:lnTo>
                                  <a:pt x="3319" y="904"/>
                                </a:lnTo>
                                <a:lnTo>
                                  <a:pt x="3319" y="880"/>
                                </a:lnTo>
                                <a:lnTo>
                                  <a:pt x="3220" y="909"/>
                                </a:lnTo>
                                <a:lnTo>
                                  <a:pt x="3319" y="939"/>
                                </a:lnTo>
                                <a:lnTo>
                                  <a:pt x="3319" y="914"/>
                                </a:lnTo>
                                <a:lnTo>
                                  <a:pt x="3391" y="914"/>
                                </a:lnTo>
                                <a:lnTo>
                                  <a:pt x="3393" y="912"/>
                                </a:lnTo>
                                <a:lnTo>
                                  <a:pt x="3393" y="909"/>
                                </a:lnTo>
                                <a:lnTo>
                                  <a:pt x="3393" y="904"/>
                                </a:lnTo>
                                <a:lnTo>
                                  <a:pt x="3393" y="34"/>
                                </a:lnTo>
                                <a:lnTo>
                                  <a:pt x="3393" y="29"/>
                                </a:lnTo>
                                <a:lnTo>
                                  <a:pt x="3393" y="27"/>
                                </a:lnTo>
                              </a:path>
                            </a:pathLst>
                          </a:custGeom>
                          <a:solidFill>
                            <a:srgbClr val="E6001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61" name="Picture 53"/>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10174" y="150"/>
                            <a:ext cx="208"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62" name="Picture 52"/>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7064" y="142"/>
                            <a:ext cx="207" cy="2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63" name="Text Box 51"/>
                        <wps:cNvSpPr txBox="1">
                          <a:spLocks noChangeArrowheads="1"/>
                        </wps:cNvSpPr>
                        <wps:spPr bwMode="auto">
                          <a:xfrm>
                            <a:off x="7758" y="-853"/>
                            <a:ext cx="1191" cy="3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35252" w:rsidRDefault="00C35252">
                              <w:pPr>
                                <w:spacing w:line="110" w:lineRule="exact"/>
                                <w:ind w:left="197" w:right="-17"/>
                                <w:rPr>
                                  <w:rFonts w:ascii="Arial"/>
                                  <w:sz w:val="14"/>
                                </w:rPr>
                              </w:pPr>
                              <w:r>
                                <w:rPr>
                                  <w:rFonts w:ascii="Arial"/>
                                  <w:sz w:val="14"/>
                                </w:rPr>
                                <w:t>Randomly</w:t>
                              </w:r>
                            </w:p>
                            <w:p w:rsidR="00C35252" w:rsidRDefault="00C35252">
                              <w:pPr>
                                <w:spacing w:line="195" w:lineRule="exact"/>
                                <w:ind w:right="-17"/>
                                <w:rPr>
                                  <w:rFonts w:ascii="Arial"/>
                                  <w:sz w:val="14"/>
                                </w:rPr>
                              </w:pPr>
                              <w:r>
                                <w:rPr>
                                  <w:rFonts w:ascii="Arial"/>
                                  <w:color w:val="FFFFFF"/>
                                  <w:position w:val="7"/>
                                  <w:sz w:val="14"/>
                                </w:rPr>
                                <w:t xml:space="preserve">1   </w:t>
                              </w:r>
                              <w:r>
                                <w:rPr>
                                  <w:rFonts w:ascii="Arial"/>
                                  <w:sz w:val="14"/>
                                </w:rPr>
                                <w:t>Generate</w:t>
                              </w:r>
                              <w:r>
                                <w:rPr>
                                  <w:rFonts w:ascii="Arial"/>
                                  <w:spacing w:val="-11"/>
                                  <w:sz w:val="14"/>
                                </w:rPr>
                                <w:t xml:space="preserve"> </w:t>
                              </w:r>
                              <w:r>
                                <w:rPr>
                                  <w:rFonts w:ascii="Arial"/>
                                  <w:sz w:val="14"/>
                                </w:rPr>
                                <w:t>Model</w:t>
                              </w:r>
                            </w:p>
                          </w:txbxContent>
                        </wps:txbx>
                        <wps:bodyPr rot="0" vert="horz" wrap="square" lIns="0" tIns="0" rIns="0" bIns="0" anchor="t" anchorCtr="0" upright="1">
                          <a:noAutofit/>
                        </wps:bodyPr>
                      </wps:wsp>
                      <wps:wsp>
                        <wps:cNvPr id="64" name="Text Box 50"/>
                        <wps:cNvSpPr txBox="1">
                          <a:spLocks noChangeArrowheads="1"/>
                        </wps:cNvSpPr>
                        <wps:spPr bwMode="auto">
                          <a:xfrm>
                            <a:off x="7318" y="-368"/>
                            <a:ext cx="657" cy="3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35252" w:rsidRDefault="00C35252">
                              <w:pPr>
                                <w:spacing w:line="143" w:lineRule="exact"/>
                                <w:ind w:left="-1"/>
                                <w:jc w:val="center"/>
                                <w:rPr>
                                  <w:rFonts w:ascii="Arial"/>
                                  <w:sz w:val="14"/>
                                </w:rPr>
                              </w:pPr>
                              <w:r>
                                <w:rPr>
                                  <w:rFonts w:ascii="Arial"/>
                                  <w:color w:val="FFFFFF"/>
                                  <w:spacing w:val="-1"/>
                                  <w:sz w:val="14"/>
                                </w:rPr>
                                <w:t>Generated</w:t>
                              </w:r>
                            </w:p>
                            <w:p w:rsidR="00C35252" w:rsidRDefault="00C35252">
                              <w:pPr>
                                <w:spacing w:before="5" w:line="158" w:lineRule="exact"/>
                                <w:jc w:val="center"/>
                                <w:rPr>
                                  <w:rFonts w:ascii="Arial"/>
                                  <w:sz w:val="14"/>
                                </w:rPr>
                              </w:pPr>
                              <w:r>
                                <w:rPr>
                                  <w:rFonts w:ascii="Arial"/>
                                  <w:color w:val="FFFFFF"/>
                                  <w:sz w:val="14"/>
                                </w:rPr>
                                <w:t>Model</w:t>
                              </w:r>
                            </w:p>
                          </w:txbxContent>
                        </wps:txbx>
                        <wps:bodyPr rot="0" vert="horz" wrap="square" lIns="0" tIns="0" rIns="0" bIns="0" anchor="t" anchorCtr="0" upright="1">
                          <a:noAutofit/>
                        </wps:bodyPr>
                      </wps:wsp>
                      <wps:wsp>
                        <wps:cNvPr id="65" name="Text Box 49"/>
                        <wps:cNvSpPr txBox="1">
                          <a:spLocks noChangeArrowheads="1"/>
                        </wps:cNvSpPr>
                        <wps:spPr bwMode="auto">
                          <a:xfrm>
                            <a:off x="8238" y="-245"/>
                            <a:ext cx="78" cy="1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35252" w:rsidRDefault="00C35252">
                              <w:pPr>
                                <w:spacing w:line="139" w:lineRule="exact"/>
                                <w:rPr>
                                  <w:rFonts w:ascii="Arial"/>
                                  <w:sz w:val="14"/>
                                </w:rPr>
                              </w:pPr>
                              <w:r>
                                <w:rPr>
                                  <w:rFonts w:ascii="Arial"/>
                                  <w:color w:val="FFFFFF"/>
                                  <w:w w:val="99"/>
                                  <w:sz w:val="14"/>
                                </w:rPr>
                                <w:t>2</w:t>
                              </w:r>
                            </w:p>
                          </w:txbxContent>
                        </wps:txbx>
                        <wps:bodyPr rot="0" vert="horz" wrap="square" lIns="0" tIns="0" rIns="0" bIns="0" anchor="t" anchorCtr="0" upright="1">
                          <a:noAutofit/>
                        </wps:bodyPr>
                      </wps:wsp>
                      <wps:wsp>
                        <wps:cNvPr id="66" name="Text Box 48"/>
                        <wps:cNvSpPr txBox="1">
                          <a:spLocks noChangeArrowheads="1"/>
                        </wps:cNvSpPr>
                        <wps:spPr bwMode="auto">
                          <a:xfrm>
                            <a:off x="9552" y="-402"/>
                            <a:ext cx="518" cy="3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35252" w:rsidRDefault="00C35252">
                              <w:pPr>
                                <w:spacing w:line="112" w:lineRule="exact"/>
                                <w:ind w:right="-18" w:firstLine="2"/>
                                <w:rPr>
                                  <w:rFonts w:ascii="Arial"/>
                                  <w:sz w:val="11"/>
                                </w:rPr>
                              </w:pPr>
                              <w:r>
                                <w:rPr>
                                  <w:rFonts w:ascii="Arial"/>
                                  <w:color w:val="FFFFFF"/>
                                  <w:sz w:val="11"/>
                                </w:rPr>
                                <w:t>Code from</w:t>
                              </w:r>
                            </w:p>
                            <w:p w:rsidR="00C35252" w:rsidRDefault="00C35252">
                              <w:pPr>
                                <w:spacing w:before="4" w:line="247" w:lineRule="auto"/>
                                <w:ind w:left="110" w:right="-18" w:hanging="111"/>
                                <w:rPr>
                                  <w:rFonts w:ascii="Arial"/>
                                  <w:sz w:val="11"/>
                                </w:rPr>
                              </w:pPr>
                              <w:r>
                                <w:rPr>
                                  <w:rFonts w:ascii="Arial"/>
                                  <w:color w:val="FFFFFF"/>
                                  <w:w w:val="95"/>
                                  <w:sz w:val="11"/>
                                </w:rPr>
                                <w:t xml:space="preserve">Generated </w:t>
                              </w:r>
                              <w:r>
                                <w:rPr>
                                  <w:rFonts w:ascii="Arial"/>
                                  <w:color w:val="FFFFFF"/>
                                  <w:sz w:val="11"/>
                                </w:rPr>
                                <w:t>Model</w:t>
                              </w:r>
                            </w:p>
                          </w:txbxContent>
                        </wps:txbx>
                        <wps:bodyPr rot="0" vert="horz" wrap="square" lIns="0" tIns="0" rIns="0" bIns="0" anchor="t" anchorCtr="0" upright="1">
                          <a:noAutofit/>
                        </wps:bodyPr>
                      </wps:wsp>
                      <wps:wsp>
                        <wps:cNvPr id="67" name="Text Box 47"/>
                        <wps:cNvSpPr txBox="1">
                          <a:spLocks noChangeArrowheads="1"/>
                        </wps:cNvSpPr>
                        <wps:spPr bwMode="auto">
                          <a:xfrm>
                            <a:off x="7129" y="185"/>
                            <a:ext cx="78" cy="1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35252" w:rsidRDefault="00C35252">
                              <w:pPr>
                                <w:spacing w:line="139" w:lineRule="exact"/>
                                <w:rPr>
                                  <w:rFonts w:ascii="Arial"/>
                                  <w:sz w:val="14"/>
                                </w:rPr>
                              </w:pPr>
                              <w:r>
                                <w:rPr>
                                  <w:rFonts w:ascii="Arial"/>
                                  <w:color w:val="FFFFFF"/>
                                  <w:w w:val="99"/>
                                  <w:sz w:val="14"/>
                                </w:rPr>
                                <w:t>5</w:t>
                              </w:r>
                            </w:p>
                          </w:txbxContent>
                        </wps:txbx>
                        <wps:bodyPr rot="0" vert="horz" wrap="square" lIns="0" tIns="0" rIns="0" bIns="0" anchor="t" anchorCtr="0" upright="1">
                          <a:noAutofit/>
                        </wps:bodyPr>
                      </wps:wsp>
                      <wps:wsp>
                        <wps:cNvPr id="68" name="Text Box 46"/>
                        <wps:cNvSpPr txBox="1">
                          <a:spLocks noChangeArrowheads="1"/>
                        </wps:cNvSpPr>
                        <wps:spPr bwMode="auto">
                          <a:xfrm>
                            <a:off x="8238" y="185"/>
                            <a:ext cx="78" cy="1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35252" w:rsidRDefault="00C35252">
                              <w:pPr>
                                <w:spacing w:line="139" w:lineRule="exact"/>
                                <w:rPr>
                                  <w:rFonts w:ascii="Arial"/>
                                  <w:sz w:val="14"/>
                                </w:rPr>
                              </w:pPr>
                              <w:r>
                                <w:rPr>
                                  <w:rFonts w:ascii="Arial"/>
                                  <w:color w:val="FFFFFF"/>
                                  <w:w w:val="99"/>
                                  <w:sz w:val="14"/>
                                </w:rPr>
                                <w:t>3</w:t>
                              </w:r>
                            </w:p>
                          </w:txbxContent>
                        </wps:txbx>
                        <wps:bodyPr rot="0" vert="horz" wrap="square" lIns="0" tIns="0" rIns="0" bIns="0" anchor="t" anchorCtr="0" upright="1">
                          <a:noAutofit/>
                        </wps:bodyPr>
                      </wps:wsp>
                      <wps:wsp>
                        <wps:cNvPr id="69" name="Text Box 45"/>
                        <wps:cNvSpPr txBox="1">
                          <a:spLocks noChangeArrowheads="1"/>
                        </wps:cNvSpPr>
                        <wps:spPr bwMode="auto">
                          <a:xfrm>
                            <a:off x="8434" y="-338"/>
                            <a:ext cx="819" cy="7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35252" w:rsidRDefault="00C35252">
                              <w:pPr>
                                <w:spacing w:line="142" w:lineRule="exact"/>
                                <w:ind w:right="-17"/>
                                <w:rPr>
                                  <w:rFonts w:ascii="Arial"/>
                                  <w:sz w:val="14"/>
                                </w:rPr>
                              </w:pPr>
                              <w:r>
                                <w:rPr>
                                  <w:rFonts w:ascii="Arial"/>
                                  <w:sz w:val="14"/>
                                </w:rPr>
                                <w:t>Generate</w:t>
                              </w:r>
                            </w:p>
                            <w:p w:rsidR="00C35252" w:rsidRDefault="00C35252">
                              <w:pPr>
                                <w:spacing w:before="5"/>
                                <w:ind w:right="-17"/>
                                <w:rPr>
                                  <w:rFonts w:ascii="Arial"/>
                                  <w:sz w:val="14"/>
                                </w:rPr>
                              </w:pPr>
                              <w:r>
                                <w:rPr>
                                  <w:rFonts w:ascii="Arial"/>
                                  <w:sz w:val="14"/>
                                </w:rPr>
                                <w:t>Code</w:t>
                              </w:r>
                              <w:r>
                                <w:rPr>
                                  <w:rFonts w:ascii="Arial"/>
                                  <w:spacing w:val="-9"/>
                                  <w:sz w:val="14"/>
                                </w:rPr>
                                <w:t xml:space="preserve"> </w:t>
                              </w:r>
                              <w:r>
                                <w:rPr>
                                  <w:rFonts w:ascii="Arial"/>
                                  <w:sz w:val="14"/>
                                </w:rPr>
                                <w:t>(Batch)</w:t>
                              </w:r>
                            </w:p>
                            <w:p w:rsidR="00C35252" w:rsidRDefault="00C35252">
                              <w:pPr>
                                <w:spacing w:before="102"/>
                                <w:ind w:right="-17"/>
                                <w:rPr>
                                  <w:rFonts w:ascii="Arial"/>
                                  <w:sz w:val="14"/>
                                </w:rPr>
                              </w:pPr>
                              <w:r>
                                <w:rPr>
                                  <w:rFonts w:ascii="Arial"/>
                                  <w:sz w:val="14"/>
                                </w:rPr>
                                <w:t>Reverse</w:t>
                              </w:r>
                            </w:p>
                            <w:p w:rsidR="00C35252" w:rsidRDefault="00C35252">
                              <w:pPr>
                                <w:spacing w:before="5" w:line="158" w:lineRule="exact"/>
                                <w:ind w:right="-17"/>
                                <w:rPr>
                                  <w:rFonts w:ascii="Arial"/>
                                  <w:sz w:val="14"/>
                                </w:rPr>
                              </w:pPr>
                              <w:r>
                                <w:rPr>
                                  <w:rFonts w:ascii="Arial"/>
                                  <w:sz w:val="14"/>
                                </w:rPr>
                                <w:t>Code</w:t>
                              </w:r>
                              <w:r>
                                <w:rPr>
                                  <w:rFonts w:ascii="Arial"/>
                                  <w:spacing w:val="-9"/>
                                  <w:sz w:val="14"/>
                                </w:rPr>
                                <w:t xml:space="preserve"> </w:t>
                              </w:r>
                              <w:r>
                                <w:rPr>
                                  <w:rFonts w:ascii="Arial"/>
                                  <w:sz w:val="14"/>
                                </w:rPr>
                                <w:t>(Batch)</w:t>
                              </w:r>
                            </w:p>
                          </w:txbxContent>
                        </wps:txbx>
                        <wps:bodyPr rot="0" vert="horz" wrap="square" lIns="0" tIns="0" rIns="0" bIns="0" anchor="t" anchorCtr="0" upright="1">
                          <a:noAutofit/>
                        </wps:bodyPr>
                      </wps:wsp>
                      <wps:wsp>
                        <wps:cNvPr id="70" name="Text Box 44"/>
                        <wps:cNvSpPr txBox="1">
                          <a:spLocks noChangeArrowheads="1"/>
                        </wps:cNvSpPr>
                        <wps:spPr bwMode="auto">
                          <a:xfrm>
                            <a:off x="10241" y="193"/>
                            <a:ext cx="78" cy="1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35252" w:rsidRDefault="00C35252">
                              <w:pPr>
                                <w:spacing w:line="139" w:lineRule="exact"/>
                                <w:rPr>
                                  <w:rFonts w:ascii="Arial"/>
                                  <w:sz w:val="14"/>
                                </w:rPr>
                              </w:pPr>
                              <w:r>
                                <w:rPr>
                                  <w:rFonts w:ascii="Arial"/>
                                  <w:color w:val="FFFFFF"/>
                                  <w:w w:val="99"/>
                                  <w:sz w:val="14"/>
                                </w:rPr>
                                <w:t>6</w:t>
                              </w:r>
                            </w:p>
                          </w:txbxContent>
                        </wps:txbx>
                        <wps:bodyPr rot="0" vert="horz" wrap="square" lIns="0" tIns="0" rIns="0" bIns="0" anchor="t" anchorCtr="0" upright="1">
                          <a:noAutofit/>
                        </wps:bodyPr>
                      </wps:wsp>
                      <wps:wsp>
                        <wps:cNvPr id="71" name="Text Box 43"/>
                        <wps:cNvSpPr txBox="1">
                          <a:spLocks noChangeArrowheads="1"/>
                        </wps:cNvSpPr>
                        <wps:spPr bwMode="auto">
                          <a:xfrm>
                            <a:off x="7350" y="515"/>
                            <a:ext cx="965" cy="3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35252" w:rsidRDefault="00C35252">
                              <w:pPr>
                                <w:spacing w:line="130" w:lineRule="exact"/>
                                <w:rPr>
                                  <w:rFonts w:ascii="Arial"/>
                                  <w:sz w:val="14"/>
                                </w:rPr>
                              </w:pPr>
                              <w:r>
                                <w:rPr>
                                  <w:rFonts w:ascii="Arial"/>
                                  <w:color w:val="FFFFFF"/>
                                  <w:sz w:val="14"/>
                                </w:rPr>
                                <w:t>Reversed</w:t>
                              </w:r>
                            </w:p>
                            <w:p w:rsidR="00C35252" w:rsidRDefault="00C35252">
                              <w:pPr>
                                <w:tabs>
                                  <w:tab w:val="right" w:pos="964"/>
                                </w:tabs>
                                <w:spacing w:line="176" w:lineRule="exact"/>
                                <w:ind w:left="107"/>
                                <w:rPr>
                                  <w:rFonts w:ascii="Arial"/>
                                  <w:sz w:val="14"/>
                                </w:rPr>
                              </w:pPr>
                              <w:r>
                                <w:rPr>
                                  <w:rFonts w:ascii="Arial"/>
                                  <w:color w:val="FFFFFF"/>
                                  <w:sz w:val="14"/>
                                </w:rPr>
                                <w:t>Model</w:t>
                              </w:r>
                              <w:r>
                                <w:rPr>
                                  <w:rFonts w:ascii="Arial"/>
                                  <w:color w:val="FFFFFF"/>
                                  <w:position w:val="3"/>
                                  <w:sz w:val="14"/>
                                </w:rPr>
                                <w:tab/>
                                <w:t>4</w:t>
                              </w:r>
                            </w:p>
                          </w:txbxContent>
                        </wps:txbx>
                        <wps:bodyPr rot="0" vert="horz" wrap="square" lIns="0" tIns="0" rIns="0" bIns="0" anchor="t" anchorCtr="0" upright="1">
                          <a:noAutofit/>
                        </wps:bodyPr>
                      </wps:wsp>
                      <wps:wsp>
                        <wps:cNvPr id="72" name="Text Box 42"/>
                        <wps:cNvSpPr txBox="1">
                          <a:spLocks noChangeArrowheads="1"/>
                        </wps:cNvSpPr>
                        <wps:spPr bwMode="auto">
                          <a:xfrm>
                            <a:off x="8434" y="557"/>
                            <a:ext cx="819" cy="3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35252" w:rsidRDefault="00C35252">
                              <w:pPr>
                                <w:spacing w:line="142" w:lineRule="exact"/>
                                <w:ind w:right="-17"/>
                                <w:rPr>
                                  <w:rFonts w:ascii="Arial"/>
                                  <w:sz w:val="14"/>
                                </w:rPr>
                              </w:pPr>
                              <w:r>
                                <w:rPr>
                                  <w:rFonts w:ascii="Arial"/>
                                  <w:sz w:val="14"/>
                                </w:rPr>
                                <w:t>Generate</w:t>
                              </w:r>
                            </w:p>
                            <w:p w:rsidR="00C35252" w:rsidRDefault="00C35252">
                              <w:pPr>
                                <w:spacing w:before="5" w:line="158" w:lineRule="exact"/>
                                <w:ind w:right="-17"/>
                                <w:rPr>
                                  <w:rFonts w:ascii="Arial"/>
                                  <w:sz w:val="14"/>
                                </w:rPr>
                              </w:pPr>
                              <w:r>
                                <w:rPr>
                                  <w:rFonts w:ascii="Arial"/>
                                  <w:sz w:val="14"/>
                                </w:rPr>
                                <w:t>Code</w:t>
                              </w:r>
                              <w:r>
                                <w:rPr>
                                  <w:rFonts w:ascii="Arial"/>
                                  <w:spacing w:val="-9"/>
                                  <w:sz w:val="14"/>
                                </w:rPr>
                                <w:t xml:space="preserve"> </w:t>
                              </w:r>
                              <w:r>
                                <w:rPr>
                                  <w:rFonts w:ascii="Arial"/>
                                  <w:sz w:val="14"/>
                                </w:rPr>
                                <w:t>(Batch)</w:t>
                              </w:r>
                            </w:p>
                          </w:txbxContent>
                        </wps:txbx>
                        <wps:bodyPr rot="0" vert="horz" wrap="square" lIns="0" tIns="0" rIns="0" bIns="0" anchor="t" anchorCtr="0" upright="1">
                          <a:noAutofit/>
                        </wps:bodyPr>
                      </wps:wsp>
                      <wps:wsp>
                        <wps:cNvPr id="73" name="Text Box 41"/>
                        <wps:cNvSpPr txBox="1">
                          <a:spLocks noChangeArrowheads="1"/>
                        </wps:cNvSpPr>
                        <wps:spPr bwMode="auto">
                          <a:xfrm>
                            <a:off x="9554" y="479"/>
                            <a:ext cx="513" cy="3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35252" w:rsidRDefault="00C35252">
                              <w:pPr>
                                <w:spacing w:line="112" w:lineRule="exact"/>
                                <w:jc w:val="center"/>
                                <w:rPr>
                                  <w:rFonts w:ascii="Arial"/>
                                  <w:sz w:val="11"/>
                                </w:rPr>
                              </w:pPr>
                              <w:r>
                                <w:rPr>
                                  <w:rFonts w:ascii="Arial"/>
                                  <w:color w:val="FFFFFF"/>
                                  <w:sz w:val="11"/>
                                </w:rPr>
                                <w:t>Code</w:t>
                              </w:r>
                              <w:r>
                                <w:rPr>
                                  <w:rFonts w:ascii="Arial"/>
                                  <w:color w:val="FFFFFF"/>
                                  <w:spacing w:val="-4"/>
                                  <w:sz w:val="11"/>
                                </w:rPr>
                                <w:t xml:space="preserve"> </w:t>
                              </w:r>
                              <w:r>
                                <w:rPr>
                                  <w:rFonts w:ascii="Arial"/>
                                  <w:color w:val="FFFFFF"/>
                                  <w:sz w:val="11"/>
                                </w:rPr>
                                <w:t>from</w:t>
                              </w:r>
                            </w:p>
                            <w:p w:rsidR="00C35252" w:rsidRDefault="00C35252">
                              <w:pPr>
                                <w:spacing w:before="4"/>
                                <w:ind w:left="22"/>
                                <w:rPr>
                                  <w:rFonts w:ascii="Arial"/>
                                  <w:sz w:val="11"/>
                                </w:rPr>
                              </w:pPr>
                              <w:r>
                                <w:rPr>
                                  <w:rFonts w:ascii="Arial"/>
                                  <w:color w:val="FFFFFF"/>
                                  <w:sz w:val="11"/>
                                </w:rPr>
                                <w:t>Reversed</w:t>
                              </w:r>
                            </w:p>
                            <w:p w:rsidR="00C35252" w:rsidRDefault="00C35252">
                              <w:pPr>
                                <w:spacing w:before="4" w:line="124" w:lineRule="exact"/>
                                <w:jc w:val="center"/>
                                <w:rPr>
                                  <w:rFonts w:ascii="Arial"/>
                                  <w:sz w:val="11"/>
                                </w:rPr>
                              </w:pPr>
                              <w:r>
                                <w:rPr>
                                  <w:rFonts w:ascii="Arial"/>
                                  <w:color w:val="FFFFFF"/>
                                  <w:sz w:val="11"/>
                                </w:rPr>
                                <w:t>Model</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BED1B60" id="Group 40" o:spid="_x0000_s1194" style="position:absolute;left:0;text-align:left;margin-left:351.6pt;margin-top:-42.65pt;width:169.7pt;height:89.85pt;z-index:2968;mso-position-horizontal-relative:page;mso-position-vertical-relative:text" coordorigin="7032,-853" coordsize="3394,17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">
                <v:shape id="Freeform 69" o:spid="_x0000_s1195" style="position:absolute;left:9378;top:-415;width:864;height:472;visibility:visible;mso-wrap-style:square;v-text-anchor:top" coordsize="864,4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qVp9sIA&#10;AADbAAAADwAAAGRycy9kb3ducmV2LnhtbESP0YrCMBRE34X9h3AX9kU0XbEi1Sgi7K4Pilj9gEtz&#10;bYvNTWiyWv/eCIKPw8ycYebLzjTiSq2vLSv4HiYgiAuray4VnI4/gykIH5A1NpZJwZ08LBcfvTlm&#10;2t74QNc8lCJC2GeooArBZVL6oiKDfmgdcfTOtjUYomxLqVu8Rbhp5ChJJtJgzXGhQkfriopL/m8U&#10;/PbHO9z6/Rmb3JX4d0lHMnVKfX12qxmIQF14h1/tjVYwTuH5Jf4AuXg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pWn2wgAAANsAAAAPAAAAAAAAAAAAAAAAAJgCAABkcnMvZG93&#10;bnJldi54bWxQSwUGAAAAAAQABAD1AAAAhwMAAAAA&#10;" path="m864,l,,,447r93,15l172,470r69,2l272,471r84,-9l432,447,535,421r28,-7l623,403r69,-10l771,386r93,-2l864,xe" fillcolor="#c90" stroked="f">
                  <v:path arrowok="t" o:connecttype="custom" o:connectlocs="864,-415;0,-415;0,32;93,47;172,55;241,57;272,56;356,47;432,32;535,6;563,-1;623,-12;692,-22;771,-29;864,-31;864,-415" o:connectangles="0,0,0,0,0,0,0,0,0,0,0,0,0,0,0,0"/>
                </v:shape>
                <v:shape id="Freeform 68" o:spid="_x0000_s1196" style="position:absolute;left:9378;top:-415;width:864;height:472;visibility:visible;mso-wrap-style:square;v-text-anchor:top" coordsize="864,4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cCYtMQA&#10;AADbAAAADwAAAGRycy9kb3ducmV2LnhtbESPQWvCQBSE70L/w/IKvemmpbEluoZSKFQ8qLGHentk&#10;X5OQ7Nuwu43x37uC4HGYmW+YZT6aTgzkfGNZwfMsAUFcWt1wpeDn8DV9B+EDssbOMik4k4d89TBZ&#10;Yqbtifc0FKESEcI+QwV1CH0mpS9rMuhntieO3p91BkOUrpLa4SnCTSdfkmQuDTYcF2rs6bOmsi3+&#10;jYJkhy279jc9vLmd7bdpenSbtVJPj+PHAkSgMdzDt/a3VvA6h+uX+APk6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XAmLTEAAAA2wAAAA8AAAAAAAAAAAAAAAAAmAIAAGRycy9k&#10;b3ducmV2LnhtbFBLBQYAAAAABAAEAPUAAACJAwAAAAA=&#10;" path="m,l864,r,384l816,384r-45,2l692,393r-69,10l563,414r-81,20l457,440r-25,7l356,462r-84,9l241,472r-33,l134,467,48,456,,447,,xe" filled="f" strokeweight=".16783mm">
                  <v:path arrowok="t" o:connecttype="custom" o:connectlocs="0,-415;864,-415;864,-31;816,-31;771,-29;692,-22;623,-12;563,-1;482,19;457,25;432,32;356,47;272,56;241,57;208,57;134,52;48,41;0,32;0,-415" o:connectangles="0,0,0,0,0,0,0,0,0,0,0,0,0,0,0,0,0,0,0"/>
                </v:shape>
                <v:shape id="AutoShape 67" o:spid="_x0000_s1197" style="position:absolute;left:8080;top:-205;width:1299;height:60;visibility:visible;mso-wrap-style:square;v-text-anchor:top" coordsize="1299,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lyB4MMA&#10;AADbAAAADwAAAGRycy9kb3ducmV2LnhtbESPT4vCMBTE74LfITxhb5rWdVWqUWRF1j2J/+7P5tkW&#10;m5faRK3f3iwseBxm5jfMdN6YUtypdoVlBXEvAkGcWl1wpuCwX3XHIJxH1lhaJgVPcjCftVtTTLR9&#10;8JbuO5+JAGGXoILc+yqR0qU5GXQ9WxEH72xrgz7IOpO6xkeAm1L2o2goDRYcFnKs6Dun9LK7GQXL&#10;ZTHWm/i67X99nrJjfCh/f24rpT46zWICwlPj3+H/9lorGIzg70v4AXL2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lyB4MMAAADbAAAADwAAAAAAAAAAAAAAAACYAgAAZHJzL2Rv&#10;d25yZXYueG1sUEsFBgAAAAAEAAQA9QAAAIgDAAAAAA==&#10;" path="m1199,r,59l1282,34r-73,l1209,25r73,l1199,xm1199,25l,25r,9l1199,34r,-9xm1282,25r-73,l1209,34r73,l1298,29r-16,-4xe" fillcolor="black" stroked="f">
                  <v:path arrowok="t" o:connecttype="custom" o:connectlocs="1199,-205;1199,-146;1282,-171;1209,-171;1209,-180;1282,-180;1199,-205;1199,-180;0,-180;0,-171;1199,-171;1199,-180;1282,-180;1209,-180;1209,-171;1282,-171;1298,-176;1282,-180" o:connectangles="0,0,0,0,0,0,0,0,0,0,0,0,0,0,0,0,0,0"/>
                </v:shape>
                <v:shape id="Freeform 66" o:spid="_x0000_s1198" style="position:absolute;left:7215;top:-415;width:865;height:472;visibility:visible;mso-wrap-style:square;v-text-anchor:top" coordsize="865,4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Z6PvMIA&#10;AADbAAAADwAAAGRycy9kb3ducmV2LnhtbERPW0vDMBR+F/wP4Qx8c+m8rzYrKogOZLDqYHs7NMem&#10;rDkpSWy7f28eBB8/vntRTrYTA/nQOlawmGcgiGunW24UfH2+Xj6ACBFZY+eYFJwoQLk6Pysw127k&#10;LQ1VbEQK4ZCjAhNjn0sZakMWw9z1xIn7dt5iTNA3UnscU7jt5FWW3UmLLacGgz29GKqP1Y9VoE9v&#10;z35/P34cl+ba3Xpab+rdQamL2fT0CCLSFP/Ff+53reAmjU1f0g+Qq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dno+8wgAAANsAAAAPAAAAAAAAAAAAAAAAAJgCAABkcnMvZG93&#10;bnJldi54bWxQSwUGAAAAAAQABAD1AAAAhwMAAAAA&#10;" path="m865,l,,,447r93,15l172,470r69,2l272,471r84,-9l432,447,535,421r28,-7l624,403r69,-10l772,386r93,-2l865,xe" fillcolor="#99f" stroked="f">
                  <v:path arrowok="t" o:connecttype="custom" o:connectlocs="865,-415;0,-415;0,32;93,47;172,55;241,57;272,56;356,47;432,32;535,6;563,-1;624,-12;693,-22;772,-29;865,-31;865,-415" o:connectangles="0,0,0,0,0,0,0,0,0,0,0,0,0,0,0,0"/>
                </v:shape>
                <v:shape id="Freeform 65" o:spid="_x0000_s1199" style="position:absolute;left:7215;top:-415;width:865;height:472;visibility:visible;mso-wrap-style:square;v-text-anchor:top" coordsize="865,4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cyqrsYA&#10;AADbAAAADwAAAGRycy9kb3ducmV2LnhtbESPT0sDMRTE7wW/Q3hCbzZbqWK3TYsoggql2D+H3l6T&#10;Z7K6eVk2sd399kYQehxm5jfMfNn5WpyojVVgBeNRAYJYB1OxVbDbvtw8gIgJ2WAdmBT0FGG5uBrM&#10;sTThzB902iQrMoRjiQpcSk0pZdSOPMZRaIiz9xlajynL1krT4jnDfS1vi+Jeeqw4Lzhs6MmR/t78&#10;eAVW77/qw3jl+jW+90f7/HbQqzulhtfd4wxEoi5dwv/tV6NgMoW/L/kHyM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cyqrsYAAADbAAAADwAAAAAAAAAAAAAAAACYAgAAZHJz&#10;L2Rvd25yZXYueG1sUEsFBgAAAAAEAAQA9QAAAIsDAAAAAA==&#10;" path="m,l865,r,384l817,384r-45,2l693,393r-69,10l563,414r-80,20l457,440r-25,7l356,462r-84,9l241,472r-33,l134,467,48,456,,447,,xe" filled="f" strokeweight=".16783mm">
                  <v:path arrowok="t" o:connecttype="custom" o:connectlocs="0,-415;865,-415;865,-31;817,-31;772,-29;693,-22;624,-12;563,-1;483,19;457,25;432,32;356,47;272,56;241,57;208,57;134,52;48,41;0,32;0,-415" o:connectangles="0,0,0,0,0,0,0,0,0,0,0,0,0,0,0,0,0,0,0"/>
                </v:shape>
                <v:shape id="Picture 64" o:spid="_x0000_s1200" type="#_x0000_t75" style="position:absolute;left:7617;top:-808;width:283;height:39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BnVfnAAAAA2wAAAA8AAABkcnMvZG93bnJldi54bWxET91qwjAUvh/4DuEI3s1UwTKqUUTw58Jt&#10;mPoAx+bYFpuT0sTavf1yMdjlx/e/2gy2ET11vnasYDZNQBAXztRcKrjm+/cPED4gG2wck4If8rBZ&#10;j95WmBn34gv1OpQihrDPUEEVQptJ6YuKLPqpa4kjd3edxRBhV0rT4SuG20bOkySVFmuODRW2tKuo&#10;eOinVaDzb0xv6efp0Lv8qySrz0ejlZqMh+0SRKAh/Iv/3CejYBHXxy/xB8j1L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UGdV+cAAAADbAAAADwAAAAAAAAAAAAAAAACfAgAA&#10;ZHJzL2Rvd25yZXYueG1sUEsFBgAAAAAEAAQA9wAAAIwDAAAAAA==&#10;">
                  <v:imagedata r:id="rId75" o:title=""/>
                </v:shape>
                <v:shape id="Freeform 63" o:spid="_x0000_s1201" style="position:absolute;left:7215;top:467;width:865;height:472;visibility:visible;mso-wrap-style:square;v-text-anchor:top" coordsize="865,4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X2w/MUA&#10;AADbAAAADwAAAGRycy9kb3ducmV2LnhtbESP3WoCMRSE74W+QziF3tWsLba6GqUtlFaQgn+gd4fN&#10;cbO4OVmS1F3f3hQKXg4z8w0znXe2FmfyoXKsYNDPQBAXTldcKthuPh9HIEJE1lg7JgUXCjCf3fWm&#10;mGvX8orO61iKBOGQowITY5NLGQpDFkPfNcTJOzpvMSbpS6k9tglua/mUZS/SYsVpwWBDH4aK0/rX&#10;KtCXr3e/f22Xp7F5dkNPi59id1Dq4b57m4CI1MVb+L/9rRUMB/D3Jf0AObs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JfbD8xQAAANsAAAAPAAAAAAAAAAAAAAAAAJgCAABkcnMv&#10;ZG93bnJldi54bWxQSwUGAAAAAAQABAD1AAAAigMAAAAA&#10;" path="m865,l,,,446r93,15l172,470r69,2l272,471r84,-9l432,446,535,420r28,-6l624,402r69,-10l772,386r93,-3l865,xe" fillcolor="#99f" stroked="f">
                  <v:path arrowok="t" o:connecttype="custom" o:connectlocs="865,467;0,467;0,913;93,928;172,937;241,939;272,938;356,929;432,913;535,887;563,881;624,869;693,859;772,853;865,850;865,467" o:connectangles="0,0,0,0,0,0,0,0,0,0,0,0,0,0,0,0"/>
                </v:shape>
                <v:shape id="Freeform 62" o:spid="_x0000_s1202" style="position:absolute;left:7215;top:467;width:865;height:472;visibility:visible;mso-wrap-style:square;v-text-anchor:top" coordsize="865,4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rGuAsUA&#10;AADbAAAADwAAAGRycy9kb3ducmV2LnhtbESPT2sCMRTE74V+h/AK3mpWwVK2RimWQluQ4p8evD2T&#10;Z7J187Jsou5++0YoeBxm5jfMdN75WpypjVVgBaNhAYJYB1OxVbDdvD8+g4gJ2WAdmBT0FGE+u7+b&#10;YmnChVd0XicrMoRjiQpcSk0pZdSOPMZhaIizdwitx5Rla6Vp8ZLhvpbjoniSHivOCw4bWjjSx/XJ&#10;K7D657fejZau/8avfm/fPnd6OVFq8NC9voBI1KVb+L/9YRRMxnD9kn+AnP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esa4CxQAAANsAAAAPAAAAAAAAAAAAAAAAAJgCAABkcnMv&#10;ZG93bnJldi54bWxQSwUGAAAAAAQABAD1AAAAigMAAAAA&#10;" path="m,l865,r,383l817,384r-45,2l693,392r-69,10l563,414r-80,19l457,440r-25,6l356,462r-84,9l241,472r-33,-1l134,466,48,455,,446,,xe" filled="f" strokeweight=".16783mm">
                  <v:path arrowok="t" o:connecttype="custom" o:connectlocs="0,467;865,467;865,850;817,851;772,853;693,859;624,869;563,881;483,900;457,907;432,913;356,929;272,938;241,939;208,938;134,933;48,922;0,913;0,467" o:connectangles="0,0,0,0,0,0,0,0,0,0,0,0,0,0,0,0,0,0,0"/>
                </v:shape>
                <v:shape id="AutoShape 61" o:spid="_x0000_s1203" style="position:absolute;left:7617;top:31;width:2198;height:436;visibility:visible;mso-wrap-style:square;v-text-anchor:top" coordsize="2198,4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7NHsMA&#10;AADbAAAADwAAAGRycy9kb3ducmV2LnhtbESPS2vDMBCE74H+B7GF3hK5CUlbJ0oogUCPrZP6vFjr&#10;B7FWRpIf7a+vAoUch9n5Zmd3mEwrBnK+sazgeZGAIC6sbrhScDmf5q8gfEDW2FomBT/k4bB/mO0w&#10;1XbkLxqyUIkIYZ+igjqELpXSFzUZ9AvbEUevtM5giNJVUjscI9y0cpkkG2mw4dhQY0fHmopr1pv4&#10;Rta7cflbvunv5KVrTp95dpa5Uk+P0/sWRKAp3I//0x9awXoFty0RAHL/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7NHsMAAADbAAAADwAAAAAAAAAAAAAAAACYAgAAZHJzL2Rv&#10;d25yZXYueG1sUEsFBgAAAAAEAAQA9QAAAIgDAAAAAA==&#10;" path="m25,336l,336r30,99l57,346r-32,l25,336xm2187,213l27,213r-2,2l25,346r10,l35,223r-5,l35,218r2152,l2187,213xm60,336r-25,l35,346r22,l60,336xm35,218r-5,5l35,223r,-5xm2197,213r-5,l2187,218,35,218r,5l2195,223r2,-2l2197,213xm2197,r-10,l2187,218r5,-5l2197,213,2197,xe" fillcolor="black" stroked="f">
                  <v:path arrowok="t" o:connecttype="custom" o:connectlocs="25,367;0,367;30,466;57,377;25,377;25,367;2187,244;27,244;25,246;25,377;35,377;35,254;30,254;35,249;2187,249;2187,244;60,367;35,367;35,377;57,377;60,367;35,249;30,254;35,254;35,249;2197,244;2192,244;2187,249;35,249;35,254;2195,254;2197,252;2197,244;2197,31;2187,31;2187,249;2192,244;2197,244;2197,31" o:connectangles="0,0,0,0,0,0,0,0,0,0,0,0,0,0,0,0,0,0,0,0,0,0,0,0,0,0,0,0,0,0,0,0,0,0,0,0,0,0,0"/>
                </v:shape>
                <v:shape id="Picture 60" o:spid="_x0000_s1204" type="#_x0000_t75" style="position:absolute;left:8171;top:142;width:208;height:20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aZn/bCAAAA2wAAAA8AAABkcnMvZG93bnJldi54bWxEj09rAjEUxO+FfofwCl6kZhUrsjVKKVSK&#10;J//R83Pz3A1uXkISdfvtjSB4HGbmN8xs0dlWXChE41jBcFCAIK6cNlwr2O9+3qcgYkLW2DomBf8U&#10;YTF/fZlhqd2VN3TZplpkCMcSFTQp+VLKWDVkMQ6cJ87e0QWLKctQSx3wmuG2laOimEiLhvNCg56+&#10;G6pO27NVEP78ad333eEwNcPleXlcmb5BpXpv3dcniERdeoYf7V+t4GMM9y/5B8j5D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mmZ/2wgAAANsAAAAPAAAAAAAAAAAAAAAAAJ8C&#10;AABkcnMvZG93bnJldi54bWxQSwUGAAAAAAQABAD3AAAAjgMAAAAA&#10;">
                  <v:imagedata r:id="rId76" o:title=""/>
                </v:shape>
                <v:shape id="Freeform 59" o:spid="_x0000_s1205" style="position:absolute;left:9378;top:465;width:864;height:472;visibility:visible;mso-wrap-style:square;v-text-anchor:top" coordsize="864,4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3z/K8IA&#10;AADbAAAADwAAAGRycy9kb3ducmV2LnhtbESP0YrCMBRE3xf8h3AFXxZNV6xINYosqPvgIlY/4NJc&#10;22JzE5qo9e83grCPw8ycYRarzjTiTq2vLSv4GiUgiAuray4VnE+b4QyED8gaG8uk4EkeVsvexwIz&#10;bR98pHseShEh7DNUUIXgMil9UZFBP7KOOHoX2xoMUbal1C0+Itw0cpwkU2mw5rhQoaPvioprfjMK&#10;tp+TX9z7wwWb3JW4u6ZjmTqlBv1uPQcRqAv/4Xf7RytIU3h9iT9ALv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7fP8rwgAAANsAAAAPAAAAAAAAAAAAAAAAAJgCAABkcnMvZG93&#10;bnJldi54bWxQSwUGAAAAAAQABAD1AAAAhwMAAAAA&#10;" path="m864,l,,,447r93,15l172,470r69,2l272,472r84,-10l432,447,535,421r28,-7l623,403r69,-10l771,386r93,-2l864,xe" fillcolor="#c90" stroked="f">
                  <v:path arrowok="t" o:connecttype="custom" o:connectlocs="864,465;0,465;0,912;93,927;172,935;241,937;272,937;356,927;432,912;535,886;563,879;623,868;692,858;771,851;864,849;864,465" o:connectangles="0,0,0,0,0,0,0,0,0,0,0,0,0,0,0,0"/>
                </v:shape>
                <v:shape id="Freeform 58" o:spid="_x0000_s1206" style="position:absolute;left:9378;top:465;width:864;height:472;visibility:visible;mso-wrap-style:square;v-text-anchor:top" coordsize="864,4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BkOacIA&#10;AADbAAAADwAAAGRycy9kb3ducmV2LnhtbESPT4vCMBTE7wt+h/AEb2u6QlW6RlkEQfHg34PeHs3b&#10;trR5KUnU+u2NsLDHYWZ+w8wWnWnEnZyvLCv4GiYgiHOrKy4UnE+rzykIH5A1NpZJwZM8LOa9jxlm&#10;2j74QPdjKESEsM9QQRlCm0np85IM+qFtiaP3a53BEKUrpHb4iHDTyFGSjKXBiuNCiS0tS8rr480o&#10;SPZYs6sv6Wni9rbdpenVbTdKDfrdzzeIQF34D/+111pBOob3l/gD5Pw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AGQ5pwgAAANsAAAAPAAAAAAAAAAAAAAAAAJgCAABkcnMvZG93&#10;bnJldi54bWxQSwUGAAAAAAQABAD1AAAAhwMAAAAA&#10;" path="m,l864,r,384l816,385r-45,1l692,393r-69,10l563,414r-81,20l457,440r-25,7l356,462r-84,10l241,472r-33,l134,467,48,456,,447,,xe" filled="f" strokeweight=".16783mm">
                  <v:path arrowok="t" o:connecttype="custom" o:connectlocs="0,465;864,465;864,849;816,850;771,851;692,858;623,868;563,879;482,899;457,905;432,912;356,927;272,937;241,937;208,937;134,932;48,921;0,912;0,465" o:connectangles="0,0,0,0,0,0,0,0,0,0,0,0,0,0,0,0,0,0,0"/>
                </v:shape>
                <v:shape id="AutoShape 57" o:spid="_x0000_s1207" style="position:absolute;left:8080;top:675;width:1299;height:60;visibility:visible;mso-wrap-style:square;v-text-anchor:top" coordsize="1299,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UXPcMA&#10;AADbAAAADwAAAGRycy9kb3ducmV2LnhtbESPQYvCMBSE74L/ITzBm6ZVdKVrFFFE9yRWvb9t3rZl&#10;m5faRK3/fiMIexxm5htmvmxNJe7UuNKygngYgSDOrC45V3A+bQczEM4ja6wsk4InOVguup05Jto+&#10;+Ej31OciQNglqKDwvk6kdFlBBt3Q1sTB+7GNQR9kk0vd4CPATSVHUTSVBksOCwXWtC4o+01vRsFm&#10;U870Ib4eR5Pxd36Jz9XX7rZVqt9rV58gPLX+P/xu77WCyQe8voQfIB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UXPcMAAADbAAAADwAAAAAAAAAAAAAAAACYAgAAZHJzL2Rv&#10;d25yZXYueG1sUEsFBgAAAAAEAAQA9QAAAIgDAAAAAA==&#10;" path="m1282,25r-73,l1209,35r-10,l1199,59r99,-29l1282,25xm1199,25l,26,,36,1199,35r,-10xm1209,25r-10,l1199,35r10,l1209,25xm1199,r,25l1282,25,1199,xe" fillcolor="black" stroked="f">
                  <v:path arrowok="t" o:connecttype="custom" o:connectlocs="1282,700;1209,700;1209,710;1199,710;1199,734;1298,705;1282,700;1199,700;0,701;0,711;1199,710;1199,700;1209,700;1199,700;1199,710;1209,710;1209,700;1199,675;1199,700;1282,700;1199,675" o:connectangles="0,0,0,0,0,0,0,0,0,0,0,0,0,0,0,0,0,0,0,0,0"/>
                </v:shape>
                <v:shape id="Picture 56" o:spid="_x0000_s1208" type="#_x0000_t75" style="position:absolute;left:8171;top:607;width:208;height:20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UjbzCAAAA2wAAAA8AAABkcnMvZG93bnJldi54bWxET89rwjAUvg/8H8ITvAxNdUxqZxSpCIMh&#10;bNWLt7fmrSlrXkqTtd1/vxyEHT++39v9aBvRU+drxwqWiwQEcel0zZWC6+U0T0H4gKyxcUwKfsnD&#10;fjd52GKm3cAf1BehEjGEfYYKTAhtJqUvDVn0C9cSR+7LdRZDhF0ldYdDDLeNXCXJWlqsOTYYbCk3&#10;VH4XP1ZBdTvnht83ecFP/fD4li6PxedJqdl0PLyACDSGf/Hd/aoVPMex8Uv8AXL3B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PlI28wgAAANsAAAAPAAAAAAAAAAAAAAAAAJ8C&#10;AABkcnMvZG93bnJldi54bWxQSwUGAAAAAAQABAD3AAAAjgMAAAAA&#10;">
                  <v:imagedata r:id="rId77" o:title=""/>
                </v:shape>
                <v:shape id="Picture 55" o:spid="_x0000_s1209" type="#_x0000_t75" style="position:absolute;left:8171;top:-287;width:208;height:20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ZQcLnEAAAA2wAAAA8AAABkcnMvZG93bnJldi54bWxEj0FrAjEUhO8F/0N4grea2GJpV6OoVPDi&#10;oa6XvT2S5+7i5mW7ibr+eyMUehxm5htmvuxdI67UhdqzhslYgSA23tZcajjm29dPECEiW2w8k4Y7&#10;BVguBi9zzKy/8Q9dD7EUCcIhQw1VjG0mZTAVOQxj3xIn7+Q7hzHJrpS2w1uCu0a+KfUhHdacFips&#10;aVOROR8uToNS+X73nhtXNHUxXZvi+Pu9Pms9GvarGYhIffwP/7V3VsP0C55f0g+Qiwc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JZQcLnEAAAA2wAAAA8AAAAAAAAAAAAAAAAA&#10;nwIAAGRycy9kb3ducmV2LnhtbFBLBQYAAAAABAAEAPcAAACQAwAAAAA=&#10;">
                  <v:imagedata r:id="rId78" o:title=""/>
                </v:shape>
                <v:shape id="AutoShape 54" o:spid="_x0000_s1210" style="position:absolute;left:7032;top:-205;width:3394;height:942;visibility:visible;mso-wrap-style:square;v-text-anchor:top" coordsize="3394,9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CMGvcIA&#10;AADbAAAADwAAAGRycy9kb3ducmV2LnhtbERPz2vCMBS+C/sfwhvsIjN1BymdUdyGTBlCbQe7PpJn&#10;W5a8lCbT+t+bw8Djx/d7uR6dFWcaQudZwXyWgSDW3nTcKPiut885iBCRDVrPpOBKAdarh8kSC+Mv&#10;fKRzFRuRQjgUqKCNsS+kDLolh2Hme+LEnfzgMCY4NNIMeEnhzsqXLFtIhx2nhhZ7em9J/1Z/TsGX&#10;2dfVfpf7g3U/nx9Tm7+VpVbq6XHcvIKINMa7+N+9MwoWaX36kn6AXN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8Iwa9wgAAANsAAAAPAAAAAAAAAAAAAAAAAJgCAABkcnMvZG93&#10;bnJldi54bWxQSwUGAAAAAAQABAD1AAAAhwMAAAAA&#10;" path="m183,29l167,25,84,r,25l2,25,,27,,914r2,2l84,916r,25l167,916r16,-5l167,906,84,881r,25l10,906,10,34r74,l84,59,167,34r16,-5m3393,27r-2,-2l3309,25r,-25l3210,29r99,30l3309,34r74,l3383,904r-64,l3319,880r-99,29l3319,939r,-25l3391,914r2,-2l3393,909r,-5l3393,34r,-5l3393,27e" fillcolor="#e60018" stroked="f">
                  <v:path arrowok="t" o:connecttype="custom" o:connectlocs="183,-176;167,-180;84,-205;84,-180;2,-180;0,-178;0,709;2,711;84,711;84,736;167,711;183,706;167,701;84,676;84,701;10,701;10,-171;84,-171;84,-146;167,-171;183,-176;3393,-178;3391,-180;3309,-180;3309,-205;3210,-176;3309,-146;3309,-171;3383,-171;3383,699;3319,699;3319,675;3220,704;3319,734;3319,709;3391,709;3393,707;3393,704;3393,699;3393,-171;3393,-176;3393,-178" o:connectangles="0,0,0,0,0,0,0,0,0,0,0,0,0,0,0,0,0,0,0,0,0,0,0,0,0,0,0,0,0,0,0,0,0,0,0,0,0,0,0,0,0,0"/>
                </v:shape>
                <v:shape id="Picture 53" o:spid="_x0000_s1211" type="#_x0000_t75" style="position:absolute;left:10174;top:150;width:208;height:20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DntbPDAAAA2wAAAA8AAABkcnMvZG93bnJldi54bWxEj0+LwjAUxO+C3yE8wZumKqhUo4jsgnvb&#10;+ufg7dE822LzUptYu376jSB4HGbmN8xy3ZpSNFS7wrKC0TACQZxaXXCm4Hj4HsxBOI+ssbRMCv7I&#10;wXrV7Swx1vbBCTV7n4kAYRejgtz7KpbSpTkZdENbEQfvYmuDPsg6k7rGR4CbUo6jaCoNFhwWcqxo&#10;m1N63d+NgoR/Z89nM75/3bJqMjnp83mb/CjV77WbBQhPrf+E3+2dVjAdwetL+AFy9Q8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YOe1s8MAAADbAAAADwAAAAAAAAAAAAAAAACf&#10;AgAAZHJzL2Rvd25yZXYueG1sUEsFBgAAAAAEAAQA9wAAAI8DAAAAAA==&#10;">
                  <v:imagedata r:id="rId79" o:title=""/>
                </v:shape>
                <v:shape id="Picture 52" o:spid="_x0000_s1212" type="#_x0000_t75" style="position:absolute;left:7064;top:142;width:207;height:20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iBh0DGAAAA2wAAAA8AAABkcnMvZG93bnJldi54bWxEj1trwkAUhN8L/Q/LKfStbvRB2ugq2lIo&#10;vYiXoK/H7DEJzZ4NuxuN/94VBB+HmfmGGU87U4sjOV9ZVtDvJSCIc6srLhRkm8+XVxA+IGusLZOC&#10;M3mYTh4fxphqe+IVHdehEBHCPkUFZQhNKqXPSzLoe7Yhjt7BOoMhSldI7fAU4aaWgyQZSoMVx4US&#10;G3ovKf9ft0bB/K+lZdb97Fr3tv/Itt+L39VyodTzUzcbgQjUhXv41v7SCoYDuH6JP0BOLg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6IGHQMYAAADbAAAADwAAAAAAAAAAAAAA&#10;AACfAgAAZHJzL2Rvd25yZXYueG1sUEsFBgAAAAAEAAQA9wAAAJIDAAAAAA==&#10;">
                  <v:imagedata r:id="rId80" o:title=""/>
                </v:shape>
                <v:shape id="Text Box 51" o:spid="_x0000_s1213" type="#_x0000_t202" style="position:absolute;left:7758;top:-853;width:1191;height:3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e1PvcQA&#10;AADbAAAADwAAAGRycy9kb3ducmV2LnhtbESPQWvCQBSE7wX/w/KE3urGFkIb3YhIC0KhGOPB4zP7&#10;kixm36bZVdN/3xUKPQ4z8w2zXI22E1cavHGsYD5LQBBXThtuFBzKj6dXED4ga+wck4If8rDKJw9L&#10;zLS7cUHXfWhEhLDPUEEbQp9J6auWLPqZ64mjV7vBYohyaKQe8BbhtpPPSZJKi4bjQos9bVqqzvuL&#10;VbA+cvFuvr9Ou6IuTFm+JfyZnpV6nI7rBYhAY/gP/7W3WkH6Avcv8QfI/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3tT73EAAAA2wAAAA8AAAAAAAAAAAAAAAAAmAIAAGRycy9k&#10;b3ducmV2LnhtbFBLBQYAAAAABAAEAPUAAACJAwAAAAA=&#10;" filled="f" stroked="f">
                  <v:textbox inset="0,0,0,0">
                    <w:txbxContent>
                      <w:p w:rsidR="00C35252" w:rsidRDefault="00C35252">
                        <w:pPr>
                          <w:spacing w:line="110" w:lineRule="exact"/>
                          <w:ind w:left="197" w:right="-17"/>
                          <w:rPr>
                            <w:rFonts w:ascii="Arial"/>
                            <w:sz w:val="14"/>
                          </w:rPr>
                        </w:pPr>
                        <w:r>
                          <w:rPr>
                            <w:rFonts w:ascii="Arial"/>
                            <w:sz w:val="14"/>
                          </w:rPr>
                          <w:t>Randomly</w:t>
                        </w:r>
                      </w:p>
                      <w:p w:rsidR="00C35252" w:rsidRDefault="00C35252">
                        <w:pPr>
                          <w:spacing w:line="195" w:lineRule="exact"/>
                          <w:ind w:right="-17"/>
                          <w:rPr>
                            <w:rFonts w:ascii="Arial"/>
                            <w:sz w:val="14"/>
                          </w:rPr>
                        </w:pPr>
                        <w:r>
                          <w:rPr>
                            <w:rFonts w:ascii="Arial"/>
                            <w:color w:val="FFFFFF"/>
                            <w:position w:val="7"/>
                            <w:sz w:val="14"/>
                          </w:rPr>
                          <w:t xml:space="preserve">1   </w:t>
                        </w:r>
                        <w:r>
                          <w:rPr>
                            <w:rFonts w:ascii="Arial"/>
                            <w:sz w:val="14"/>
                          </w:rPr>
                          <w:t>Generate</w:t>
                        </w:r>
                        <w:r>
                          <w:rPr>
                            <w:rFonts w:ascii="Arial"/>
                            <w:spacing w:val="-11"/>
                            <w:sz w:val="14"/>
                          </w:rPr>
                          <w:t xml:space="preserve"> </w:t>
                        </w:r>
                        <w:r>
                          <w:rPr>
                            <w:rFonts w:ascii="Arial"/>
                            <w:sz w:val="14"/>
                          </w:rPr>
                          <w:t>Model</w:t>
                        </w:r>
                      </w:p>
                    </w:txbxContent>
                  </v:textbox>
                </v:shape>
                <v:shape id="Text Box 50" o:spid="_x0000_s1214" type="#_x0000_t202" style="position:absolute;left:7318;top:-368;width:657;height:30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gTXycQA&#10;AADbAAAADwAAAGRycy9kb3ducmV2LnhtbESPQWvCQBSE7wX/w/KE3urGUkIb3YhIC0KhGOPB4zP7&#10;kixm36bZVdN/3xUKPQ4z8w2zXI22E1cavHGsYD5LQBBXThtuFBzKj6dXED4ga+wck4If8rDKJw9L&#10;zLS7cUHXfWhEhLDPUEEbQp9J6auWLPqZ64mjV7vBYohyaKQe8BbhtpPPSZJKi4bjQos9bVqqzvuL&#10;VbA+cvFuvr9Ou6IuTFm+JfyZnpV6nI7rBYhAY/gP/7W3WkH6Avcv8QfI/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IE18nEAAAA2wAAAA8AAAAAAAAAAAAAAAAAmAIAAGRycy9k&#10;b3ducmV2LnhtbFBLBQYAAAAABAAEAPUAAACJAwAAAAA=&#10;" filled="f" stroked="f">
                  <v:textbox inset="0,0,0,0">
                    <w:txbxContent>
                      <w:p w:rsidR="00C35252" w:rsidRDefault="00C35252">
                        <w:pPr>
                          <w:spacing w:line="143" w:lineRule="exact"/>
                          <w:ind w:left="-1"/>
                          <w:jc w:val="center"/>
                          <w:rPr>
                            <w:rFonts w:ascii="Arial"/>
                            <w:sz w:val="14"/>
                          </w:rPr>
                        </w:pPr>
                        <w:r>
                          <w:rPr>
                            <w:rFonts w:ascii="Arial"/>
                            <w:color w:val="FFFFFF"/>
                            <w:spacing w:val="-1"/>
                            <w:sz w:val="14"/>
                          </w:rPr>
                          <w:t>Generated</w:t>
                        </w:r>
                      </w:p>
                      <w:p w:rsidR="00C35252" w:rsidRDefault="00C35252">
                        <w:pPr>
                          <w:spacing w:before="5" w:line="158" w:lineRule="exact"/>
                          <w:jc w:val="center"/>
                          <w:rPr>
                            <w:rFonts w:ascii="Arial"/>
                            <w:sz w:val="14"/>
                          </w:rPr>
                        </w:pPr>
                        <w:r>
                          <w:rPr>
                            <w:rFonts w:ascii="Arial"/>
                            <w:color w:val="FFFFFF"/>
                            <w:sz w:val="14"/>
                          </w:rPr>
                          <w:t>Model</w:t>
                        </w:r>
                      </w:p>
                    </w:txbxContent>
                  </v:textbox>
                </v:shape>
                <v:shape id="Text Box 49" o:spid="_x0000_s1215" type="#_x0000_t202" style="position:absolute;left:8238;top:-245;width:78;height:1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UhyUsQA&#10;AADbAAAADwAAAGRycy9kb3ducmV2LnhtbESPQWvCQBSE7wX/w/KE3urGQkMb3YhIC0KhGOPB4zP7&#10;kixm36bZVdN/3xUKPQ4z8w2zXI22E1cavHGsYD5LQBBXThtuFBzKj6dXED4ga+wck4If8rDKJw9L&#10;zLS7cUHXfWhEhLDPUEEbQp9J6auWLPqZ64mjV7vBYohyaKQe8BbhtpPPSZJKi4bjQos9bVqqzvuL&#10;VbA+cvFuvr9Ou6IuTFm+JfyZnpV6nI7rBYhAY/gP/7W3WkH6Avcv8QfI/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1IclLEAAAA2wAAAA8AAAAAAAAAAAAAAAAAmAIAAGRycy9k&#10;b3ducmV2LnhtbFBLBQYAAAAABAAEAPUAAACJAwAAAAA=&#10;" filled="f" stroked="f">
                  <v:textbox inset="0,0,0,0">
                    <w:txbxContent>
                      <w:p w:rsidR="00C35252" w:rsidRDefault="00C35252">
                        <w:pPr>
                          <w:spacing w:line="139" w:lineRule="exact"/>
                          <w:rPr>
                            <w:rFonts w:ascii="Arial"/>
                            <w:sz w:val="14"/>
                          </w:rPr>
                        </w:pPr>
                        <w:r>
                          <w:rPr>
                            <w:rFonts w:ascii="Arial"/>
                            <w:color w:val="FFFFFF"/>
                            <w:w w:val="99"/>
                            <w:sz w:val="14"/>
                          </w:rPr>
                          <w:t>2</w:t>
                        </w:r>
                      </w:p>
                    </w:txbxContent>
                  </v:textbox>
                </v:shape>
                <v:shape id="Text Box 48" o:spid="_x0000_s1216" type="#_x0000_t202" style="position:absolute;left:9552;top:-402;width:518;height:3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ZrsJcQA&#10;AADbAAAADwAAAGRycy9kb3ducmV2LnhtbESPQWvCQBSE74X+h+UJ3pqNPQRNXUWkhUJBjPHQ4zP7&#10;TBazb9PsVuO/dwXB4zAz3zDz5WBbcabeG8cKJkkKgrhy2nCtYF9+vU1B+ICssXVMCq7kYbl4fZlj&#10;rt2FCzrvQi0ihH2OCpoQulxKXzVk0SeuI47e0fUWQ5R9LXWPlwi3rXxP00xaNBwXGuxo3VB12v1b&#10;BatfLj7N3+awLY6FKctZyj/ZSanxaFh9gAg0hGf40f7WCrIM7l/iD5CL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2a7CXEAAAA2wAAAA8AAAAAAAAAAAAAAAAAmAIAAGRycy9k&#10;b3ducmV2LnhtbFBLBQYAAAAABAAEAPUAAACJAwAAAAA=&#10;" filled="f" stroked="f">
                  <v:textbox inset="0,0,0,0">
                    <w:txbxContent>
                      <w:p w:rsidR="00C35252" w:rsidRDefault="00C35252">
                        <w:pPr>
                          <w:spacing w:line="112" w:lineRule="exact"/>
                          <w:ind w:right="-18" w:firstLine="2"/>
                          <w:rPr>
                            <w:rFonts w:ascii="Arial"/>
                            <w:sz w:val="11"/>
                          </w:rPr>
                        </w:pPr>
                        <w:r>
                          <w:rPr>
                            <w:rFonts w:ascii="Arial"/>
                            <w:color w:val="FFFFFF"/>
                            <w:sz w:val="11"/>
                          </w:rPr>
                          <w:t>Code from</w:t>
                        </w:r>
                      </w:p>
                      <w:p w:rsidR="00C35252" w:rsidRDefault="00C35252">
                        <w:pPr>
                          <w:spacing w:before="4" w:line="247" w:lineRule="auto"/>
                          <w:ind w:left="110" w:right="-18" w:hanging="111"/>
                          <w:rPr>
                            <w:rFonts w:ascii="Arial"/>
                            <w:sz w:val="11"/>
                          </w:rPr>
                        </w:pPr>
                        <w:r>
                          <w:rPr>
                            <w:rFonts w:ascii="Arial"/>
                            <w:color w:val="FFFFFF"/>
                            <w:w w:val="95"/>
                            <w:sz w:val="11"/>
                          </w:rPr>
                          <w:t xml:space="preserve">Generated </w:t>
                        </w:r>
                        <w:r>
                          <w:rPr>
                            <w:rFonts w:ascii="Arial"/>
                            <w:color w:val="FFFFFF"/>
                            <w:sz w:val="11"/>
                          </w:rPr>
                          <w:t>Model</w:t>
                        </w:r>
                      </w:p>
                    </w:txbxContent>
                  </v:textbox>
                </v:shape>
                <v:shape id="Text Box 47" o:spid="_x0000_s1217" type="#_x0000_t202" style="position:absolute;left:7129;top:185;width:78;height:1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tZJvsUA&#10;AADbAAAADwAAAGRycy9kb3ducmV2LnhtbESPQWvCQBSE7wX/w/KE3upGD2kb3YhIBaFQGuPB4zP7&#10;kixm36bZVdN/3y0Uehxm5htmtR5tJ240eONYwXyWgCCunDbcKDiWu6cXED4ga+wck4Jv8rDOJw8r&#10;zLS7c0G3Q2hEhLDPUEEbQp9J6auWLPqZ64mjV7vBYohyaKQe8B7htpOLJEmlRcNxocWeti1Vl8PV&#10;KticuHgzXx/nz6IuTFm+JvyeXpR6nI6bJYhAY/gP/7X3WkH6DL9f4g+Q+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C1km+xQAAANsAAAAPAAAAAAAAAAAAAAAAAJgCAABkcnMv&#10;ZG93bnJldi54bWxQSwUGAAAAAAQABAD1AAAAigMAAAAA&#10;" filled="f" stroked="f">
                  <v:textbox inset="0,0,0,0">
                    <w:txbxContent>
                      <w:p w:rsidR="00C35252" w:rsidRDefault="00C35252">
                        <w:pPr>
                          <w:spacing w:line="139" w:lineRule="exact"/>
                          <w:rPr>
                            <w:rFonts w:ascii="Arial"/>
                            <w:sz w:val="14"/>
                          </w:rPr>
                        </w:pPr>
                        <w:r>
                          <w:rPr>
                            <w:rFonts w:ascii="Arial"/>
                            <w:color w:val="FFFFFF"/>
                            <w:w w:val="99"/>
                            <w:sz w:val="14"/>
                          </w:rPr>
                          <w:t>5</w:t>
                        </w:r>
                      </w:p>
                    </w:txbxContent>
                  </v:textbox>
                </v:shape>
                <v:shape id="Text Box 46" o:spid="_x0000_s1218" type="#_x0000_t202" style="position:absolute;left:8238;top:185;width:78;height:1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0ndzMAA&#10;AADbAAAADwAAAGRycy9kb3ducmV2LnhtbERPTYvCMBC9C/6HMMLeNNVD0WoUEQVhYdnaPexxbMY2&#10;2ExqE7X77zcHwePjfa82vW3EgzpvHCuYThIQxKXThisFP8VhPAfhA7LGxjEp+CMPm/VwsMJMuyfn&#10;9DiFSsQQ9hkqqENoMyl9WZNFP3EtceQurrMYIuwqqTt8xnDbyFmSpNKi4dhQY0u7msrr6W4VbH85&#10;35vb1/k7v+SmKBYJf6ZXpT5G/XYJIlAf3uKX+6gVpHFs/BJ/gFz/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s0ndzMAAAADbAAAADwAAAAAAAAAAAAAAAACYAgAAZHJzL2Rvd25y&#10;ZXYueG1sUEsFBgAAAAAEAAQA9QAAAIUDAAAAAA==&#10;" filled="f" stroked="f">
                  <v:textbox inset="0,0,0,0">
                    <w:txbxContent>
                      <w:p w:rsidR="00C35252" w:rsidRDefault="00C35252">
                        <w:pPr>
                          <w:spacing w:line="139" w:lineRule="exact"/>
                          <w:rPr>
                            <w:rFonts w:ascii="Arial"/>
                            <w:sz w:val="14"/>
                          </w:rPr>
                        </w:pPr>
                        <w:r>
                          <w:rPr>
                            <w:rFonts w:ascii="Arial"/>
                            <w:color w:val="FFFFFF"/>
                            <w:w w:val="99"/>
                            <w:sz w:val="14"/>
                          </w:rPr>
                          <w:t>3</w:t>
                        </w:r>
                      </w:p>
                    </w:txbxContent>
                  </v:textbox>
                </v:shape>
                <v:shape id="Text Box 45" o:spid="_x0000_s1219" type="#_x0000_t202" style="position:absolute;left:8434;top:-338;width:819;height:7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AV4V8MA&#10;AADbAAAADwAAAGRycy9kb3ducmV2LnhtbESPQWvCQBSE74L/YXmCN93YQ6jRVUQsCEJpjAePz+wz&#10;Wcy+jdlV03/fLRR6HGbmG2a57m0jntR541jBbJqAIC6dNlwpOBUfk3cQPiBrbByTgm/ysF4NB0vM&#10;tHtxTs9jqESEsM9QQR1Cm0npy5os+qlriaN3dZ3FEGVXSd3hK8JtI9+SJJUWDceFGlva1lTejg+r&#10;YHPmfGfun5ev/JqbopgnfEhvSo1H/WYBIlAf/sN/7b1WkM7h90v8AXL1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AV4V8MAAADbAAAADwAAAAAAAAAAAAAAAACYAgAAZHJzL2Rv&#10;d25yZXYueG1sUEsFBgAAAAAEAAQA9QAAAIgDAAAAAA==&#10;" filled="f" stroked="f">
                  <v:textbox inset="0,0,0,0">
                    <w:txbxContent>
                      <w:p w:rsidR="00C35252" w:rsidRDefault="00C35252">
                        <w:pPr>
                          <w:spacing w:line="142" w:lineRule="exact"/>
                          <w:ind w:right="-17"/>
                          <w:rPr>
                            <w:rFonts w:ascii="Arial"/>
                            <w:sz w:val="14"/>
                          </w:rPr>
                        </w:pPr>
                        <w:r>
                          <w:rPr>
                            <w:rFonts w:ascii="Arial"/>
                            <w:sz w:val="14"/>
                          </w:rPr>
                          <w:t>Generate</w:t>
                        </w:r>
                      </w:p>
                      <w:p w:rsidR="00C35252" w:rsidRDefault="00C35252">
                        <w:pPr>
                          <w:spacing w:before="5"/>
                          <w:ind w:right="-17"/>
                          <w:rPr>
                            <w:rFonts w:ascii="Arial"/>
                            <w:sz w:val="14"/>
                          </w:rPr>
                        </w:pPr>
                        <w:r>
                          <w:rPr>
                            <w:rFonts w:ascii="Arial"/>
                            <w:sz w:val="14"/>
                          </w:rPr>
                          <w:t>Code</w:t>
                        </w:r>
                        <w:r>
                          <w:rPr>
                            <w:rFonts w:ascii="Arial"/>
                            <w:spacing w:val="-9"/>
                            <w:sz w:val="14"/>
                          </w:rPr>
                          <w:t xml:space="preserve"> </w:t>
                        </w:r>
                        <w:r>
                          <w:rPr>
                            <w:rFonts w:ascii="Arial"/>
                            <w:sz w:val="14"/>
                          </w:rPr>
                          <w:t>(Batch)</w:t>
                        </w:r>
                      </w:p>
                      <w:p w:rsidR="00C35252" w:rsidRDefault="00C35252">
                        <w:pPr>
                          <w:spacing w:before="102"/>
                          <w:ind w:right="-17"/>
                          <w:rPr>
                            <w:rFonts w:ascii="Arial"/>
                            <w:sz w:val="14"/>
                          </w:rPr>
                        </w:pPr>
                        <w:r>
                          <w:rPr>
                            <w:rFonts w:ascii="Arial"/>
                            <w:sz w:val="14"/>
                          </w:rPr>
                          <w:t>Reverse</w:t>
                        </w:r>
                      </w:p>
                      <w:p w:rsidR="00C35252" w:rsidRDefault="00C35252">
                        <w:pPr>
                          <w:spacing w:before="5" w:line="158" w:lineRule="exact"/>
                          <w:ind w:right="-17"/>
                          <w:rPr>
                            <w:rFonts w:ascii="Arial"/>
                            <w:sz w:val="14"/>
                          </w:rPr>
                        </w:pPr>
                        <w:r>
                          <w:rPr>
                            <w:rFonts w:ascii="Arial"/>
                            <w:sz w:val="14"/>
                          </w:rPr>
                          <w:t>Code</w:t>
                        </w:r>
                        <w:r>
                          <w:rPr>
                            <w:rFonts w:ascii="Arial"/>
                            <w:spacing w:val="-9"/>
                            <w:sz w:val="14"/>
                          </w:rPr>
                          <w:t xml:space="preserve"> </w:t>
                        </w:r>
                        <w:r>
                          <w:rPr>
                            <w:rFonts w:ascii="Arial"/>
                            <w:sz w:val="14"/>
                          </w:rPr>
                          <w:t>(Batch)</w:t>
                        </w:r>
                      </w:p>
                    </w:txbxContent>
                  </v:textbox>
                </v:shape>
                <v:shape id="Text Box 44" o:spid="_x0000_s1220" type="#_x0000_t202" style="position:absolute;left:10241;top:193;width:78;height:1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OZHF8IA&#10;AADbAAAADwAAAGRycy9kb3ducmV2LnhtbERPz2vCMBS+C/sfwhO82VQPnXZGkTFhIIy13WHHt+bZ&#10;BpuXrslq998vh4HHj+/37jDZTow0eONYwSpJQRDXThtuFHxUp+UGhA/IGjvHpOCXPBz2D7Md5trd&#10;uKCxDI2IIexzVNCG0OdS+roliz5xPXHkLm6wGCIcGqkHvMVw28l1mmbSouHY0GJPzy3V1/LHKjh+&#10;cvFivt++3otLYapqm/I5uyq1mE/HJxCBpnAX/7tftYLHuD5+iT9A7v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I5kcXwgAAANsAAAAPAAAAAAAAAAAAAAAAAJgCAABkcnMvZG93&#10;bnJldi54bWxQSwUGAAAAAAQABAD1AAAAhwMAAAAA&#10;" filled="f" stroked="f">
                  <v:textbox inset="0,0,0,0">
                    <w:txbxContent>
                      <w:p w:rsidR="00C35252" w:rsidRDefault="00C35252">
                        <w:pPr>
                          <w:spacing w:line="139" w:lineRule="exact"/>
                          <w:rPr>
                            <w:rFonts w:ascii="Arial"/>
                            <w:sz w:val="14"/>
                          </w:rPr>
                        </w:pPr>
                        <w:r>
                          <w:rPr>
                            <w:rFonts w:ascii="Arial"/>
                            <w:color w:val="FFFFFF"/>
                            <w:w w:val="99"/>
                            <w:sz w:val="14"/>
                          </w:rPr>
                          <w:t>6</w:t>
                        </w:r>
                      </w:p>
                    </w:txbxContent>
                  </v:textbox>
                </v:shape>
                <v:shape id="Text Box 43" o:spid="_x0000_s1221" type="#_x0000_t202" style="position:absolute;left:7350;top:515;width:965;height:3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6rijMQA&#10;AADbAAAADwAAAGRycy9kb3ducmV2LnhtbESPQWvCQBSE74X+h+UJ3upGD9pGNyJFoSCUxvTg8Zl9&#10;Jkuyb2N2q+m/dwsFj8PMfMOs1oNtxZV6bxwrmE4SEMSl04YrBd/F7uUVhA/IGlvHpOCXPKyz56cV&#10;ptrdOKfrIVQiQtinqKAOoUul9GVNFv3EdcTRO7veYoiyr6Tu8RbhtpWzJJlLi4bjQo0dvddUNocf&#10;q2Bz5HxrLp+nr/ycm6J4S3g/b5Qaj4bNEkSgITzC/+0PrWAxhb8v8QfI7A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eq4ozEAAAA2wAAAA8AAAAAAAAAAAAAAAAAmAIAAGRycy9k&#10;b3ducmV2LnhtbFBLBQYAAAAABAAEAPUAAACJAwAAAAA=&#10;" filled="f" stroked="f">
                  <v:textbox inset="0,0,0,0">
                    <w:txbxContent>
                      <w:p w:rsidR="00C35252" w:rsidRDefault="00C35252">
                        <w:pPr>
                          <w:spacing w:line="130" w:lineRule="exact"/>
                          <w:rPr>
                            <w:rFonts w:ascii="Arial"/>
                            <w:sz w:val="14"/>
                          </w:rPr>
                        </w:pPr>
                        <w:r>
                          <w:rPr>
                            <w:rFonts w:ascii="Arial"/>
                            <w:color w:val="FFFFFF"/>
                            <w:sz w:val="14"/>
                          </w:rPr>
                          <w:t>Reversed</w:t>
                        </w:r>
                      </w:p>
                      <w:p w:rsidR="00C35252" w:rsidRDefault="00C35252">
                        <w:pPr>
                          <w:tabs>
                            <w:tab w:val="right" w:pos="964"/>
                          </w:tabs>
                          <w:spacing w:line="176" w:lineRule="exact"/>
                          <w:ind w:left="107"/>
                          <w:rPr>
                            <w:rFonts w:ascii="Arial"/>
                            <w:sz w:val="14"/>
                          </w:rPr>
                        </w:pPr>
                        <w:r>
                          <w:rPr>
                            <w:rFonts w:ascii="Arial"/>
                            <w:color w:val="FFFFFF"/>
                            <w:sz w:val="14"/>
                          </w:rPr>
                          <w:t>Model</w:t>
                        </w:r>
                        <w:r>
                          <w:rPr>
                            <w:rFonts w:ascii="Arial"/>
                            <w:color w:val="FFFFFF"/>
                            <w:position w:val="3"/>
                            <w:sz w:val="14"/>
                          </w:rPr>
                          <w:tab/>
                          <w:t>4</w:t>
                        </w:r>
                      </w:p>
                    </w:txbxContent>
                  </v:textbox>
                </v:shape>
                <v:shape id="Text Box 42" o:spid="_x0000_s1222" type="#_x0000_t202" style="position:absolute;left:8434;top:557;width:819;height:3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3h8+8QA&#10;AADbAAAADwAAAGRycy9kb3ducmV2LnhtbESPQWvCQBSE74L/YXlCb7rRg63RVURaKBTEGA8en9ln&#10;sph9G7Nbjf++KxQ8DjPzDbNYdbYWN2q9caxgPEpAEBdOGy4VHPKv4QcIH5A11o5JwYM8rJb93gJT&#10;7e6c0W0fShEh7FNUUIXQpFL6oiKLfuQa4uidXWsxRNmWUrd4j3Bby0mSTKVFw3GhwoY2FRWX/a9V&#10;sD5y9mmu29MuO2cmz2cJ/0wvSr0NuvUcRKAuvML/7W+t4H0Czy/xB8jl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d4fPvEAAAA2wAAAA8AAAAAAAAAAAAAAAAAmAIAAGRycy9k&#10;b3ducmV2LnhtbFBLBQYAAAAABAAEAPUAAACJAwAAAAA=&#10;" filled="f" stroked="f">
                  <v:textbox inset="0,0,0,0">
                    <w:txbxContent>
                      <w:p w:rsidR="00C35252" w:rsidRDefault="00C35252">
                        <w:pPr>
                          <w:spacing w:line="142" w:lineRule="exact"/>
                          <w:ind w:right="-17"/>
                          <w:rPr>
                            <w:rFonts w:ascii="Arial"/>
                            <w:sz w:val="14"/>
                          </w:rPr>
                        </w:pPr>
                        <w:r>
                          <w:rPr>
                            <w:rFonts w:ascii="Arial"/>
                            <w:sz w:val="14"/>
                          </w:rPr>
                          <w:t>Generate</w:t>
                        </w:r>
                      </w:p>
                      <w:p w:rsidR="00C35252" w:rsidRDefault="00C35252">
                        <w:pPr>
                          <w:spacing w:before="5" w:line="158" w:lineRule="exact"/>
                          <w:ind w:right="-17"/>
                          <w:rPr>
                            <w:rFonts w:ascii="Arial"/>
                            <w:sz w:val="14"/>
                          </w:rPr>
                        </w:pPr>
                        <w:r>
                          <w:rPr>
                            <w:rFonts w:ascii="Arial"/>
                            <w:sz w:val="14"/>
                          </w:rPr>
                          <w:t>Code</w:t>
                        </w:r>
                        <w:r>
                          <w:rPr>
                            <w:rFonts w:ascii="Arial"/>
                            <w:spacing w:val="-9"/>
                            <w:sz w:val="14"/>
                          </w:rPr>
                          <w:t xml:space="preserve"> </w:t>
                        </w:r>
                        <w:r>
                          <w:rPr>
                            <w:rFonts w:ascii="Arial"/>
                            <w:sz w:val="14"/>
                          </w:rPr>
                          <w:t>(Batch)</w:t>
                        </w:r>
                      </w:p>
                    </w:txbxContent>
                  </v:textbox>
                </v:shape>
                <v:shape id="Text Box 41" o:spid="_x0000_s1223" type="#_x0000_t202" style="position:absolute;left:9554;top:479;width:513;height:3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DTZYMUA&#10;AADbAAAADwAAAGRycy9kb3ducmV2LnhtbESPQWvCQBSE70L/w/IK3nRTBW3TrCKlhYJQjOmhx9fs&#10;S7KYfRuzW43/visIHoeZ+YbJ1oNtxYl6bxwreJomIIhLpw3XCr6Lj8kzCB+QNbaOScGFPKxXD6MM&#10;U+3OnNNpH2oRIexTVNCE0KVS+rIhi37qOuLoVa63GKLsa6l7PEe4beUsSRbSouG40GBHbw2Vh/2f&#10;VbD54fzdHL9+d3mVm6J4SXi7OCg1fhw2ryACDeEevrU/tYLlHK5f4g+Qq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4NNlgxQAAANsAAAAPAAAAAAAAAAAAAAAAAJgCAABkcnMv&#10;ZG93bnJldi54bWxQSwUGAAAAAAQABAD1AAAAigMAAAAA&#10;" filled="f" stroked="f">
                  <v:textbox inset="0,0,0,0">
                    <w:txbxContent>
                      <w:p w:rsidR="00C35252" w:rsidRDefault="00C35252">
                        <w:pPr>
                          <w:spacing w:line="112" w:lineRule="exact"/>
                          <w:jc w:val="center"/>
                          <w:rPr>
                            <w:rFonts w:ascii="Arial"/>
                            <w:sz w:val="11"/>
                          </w:rPr>
                        </w:pPr>
                        <w:r>
                          <w:rPr>
                            <w:rFonts w:ascii="Arial"/>
                            <w:color w:val="FFFFFF"/>
                            <w:sz w:val="11"/>
                          </w:rPr>
                          <w:t>Code</w:t>
                        </w:r>
                        <w:r>
                          <w:rPr>
                            <w:rFonts w:ascii="Arial"/>
                            <w:color w:val="FFFFFF"/>
                            <w:spacing w:val="-4"/>
                            <w:sz w:val="11"/>
                          </w:rPr>
                          <w:t xml:space="preserve"> </w:t>
                        </w:r>
                        <w:r>
                          <w:rPr>
                            <w:rFonts w:ascii="Arial"/>
                            <w:color w:val="FFFFFF"/>
                            <w:sz w:val="11"/>
                          </w:rPr>
                          <w:t>from</w:t>
                        </w:r>
                      </w:p>
                      <w:p w:rsidR="00C35252" w:rsidRDefault="00C35252">
                        <w:pPr>
                          <w:spacing w:before="4"/>
                          <w:ind w:left="22"/>
                          <w:rPr>
                            <w:rFonts w:ascii="Arial"/>
                            <w:sz w:val="11"/>
                          </w:rPr>
                        </w:pPr>
                        <w:r>
                          <w:rPr>
                            <w:rFonts w:ascii="Arial"/>
                            <w:color w:val="FFFFFF"/>
                            <w:sz w:val="11"/>
                          </w:rPr>
                          <w:t>Reversed</w:t>
                        </w:r>
                      </w:p>
                      <w:p w:rsidR="00C35252" w:rsidRDefault="00C35252">
                        <w:pPr>
                          <w:spacing w:before="4" w:line="124" w:lineRule="exact"/>
                          <w:jc w:val="center"/>
                          <w:rPr>
                            <w:rFonts w:ascii="Arial"/>
                            <w:sz w:val="11"/>
                          </w:rPr>
                        </w:pPr>
                        <w:r>
                          <w:rPr>
                            <w:rFonts w:ascii="Arial"/>
                            <w:color w:val="FFFFFF"/>
                            <w:sz w:val="11"/>
                          </w:rPr>
                          <w:t>Model</w:t>
                        </w:r>
                      </w:p>
                    </w:txbxContent>
                  </v:textbox>
                </v:shape>
                <w10:wrap anchorx="page"/>
              </v:group>
            </w:pict>
          </mc:Fallback>
        </mc:AlternateContent>
      </w:r>
      <w:r w:rsidR="00C35252">
        <w:rPr>
          <w:rFonts w:ascii="Arial"/>
          <w:sz w:val="14"/>
        </w:rPr>
        <w:t>Compare</w:t>
      </w:r>
      <w:r w:rsidR="00C35252">
        <w:rPr>
          <w:rFonts w:ascii="Arial"/>
          <w:w w:val="99"/>
          <w:sz w:val="14"/>
        </w:rPr>
        <w:t xml:space="preserve"> </w:t>
      </w:r>
      <w:r w:rsidR="00C35252">
        <w:rPr>
          <w:rFonts w:ascii="Arial"/>
          <w:sz w:val="14"/>
        </w:rPr>
        <w:t>Model</w:t>
      </w:r>
    </w:p>
    <w:p w:rsidR="003D382C" w:rsidRDefault="00C35252">
      <w:pPr>
        <w:spacing w:before="81" w:line="247" w:lineRule="auto"/>
        <w:ind w:left="3382"/>
        <w:rPr>
          <w:rFonts w:ascii="Arial"/>
          <w:sz w:val="14"/>
        </w:rPr>
      </w:pPr>
      <w:r>
        <w:br w:type="column"/>
      </w:r>
      <w:r>
        <w:rPr>
          <w:rFonts w:ascii="Arial"/>
          <w:w w:val="95"/>
          <w:sz w:val="14"/>
        </w:rPr>
        <w:t xml:space="preserve">Compare </w:t>
      </w:r>
      <w:r>
        <w:rPr>
          <w:rFonts w:ascii="Arial"/>
          <w:sz w:val="14"/>
        </w:rPr>
        <w:t>Code</w:t>
      </w:r>
    </w:p>
    <w:p w:rsidR="003D382C" w:rsidRDefault="003D382C">
      <w:pPr>
        <w:spacing w:line="247" w:lineRule="auto"/>
        <w:rPr>
          <w:rFonts w:ascii="Arial"/>
          <w:sz w:val="14"/>
        </w:rPr>
        <w:sectPr w:rsidR="003D382C">
          <w:type w:val="continuous"/>
          <w:pgSz w:w="12240" w:h="15840"/>
          <w:pgMar w:top="1360" w:right="1020" w:bottom="280" w:left="960" w:header="720" w:footer="720" w:gutter="0"/>
          <w:cols w:num="2" w:space="720" w:equalWidth="0">
            <w:col w:w="6055" w:space="40"/>
            <w:col w:w="4165"/>
          </w:cols>
        </w:sectPr>
      </w:pPr>
    </w:p>
    <w:p w:rsidR="003D382C" w:rsidRDefault="003D382C">
      <w:pPr>
        <w:pStyle w:val="Corpsdetexte"/>
        <w:rPr>
          <w:rFonts w:ascii="Arial"/>
          <w:sz w:val="20"/>
        </w:rPr>
      </w:pPr>
    </w:p>
    <w:p w:rsidR="003D382C" w:rsidRDefault="003D382C">
      <w:pPr>
        <w:pStyle w:val="Corpsdetexte"/>
        <w:rPr>
          <w:rFonts w:ascii="Arial"/>
          <w:sz w:val="20"/>
        </w:rPr>
      </w:pPr>
    </w:p>
    <w:p w:rsidR="003D382C" w:rsidRDefault="003D382C">
      <w:pPr>
        <w:pStyle w:val="Corpsdetexte"/>
        <w:spacing w:before="9"/>
        <w:rPr>
          <w:rFonts w:ascii="Arial"/>
          <w:sz w:val="21"/>
        </w:rPr>
      </w:pPr>
    </w:p>
    <w:p w:rsidR="003D382C" w:rsidRDefault="00C35252">
      <w:pPr>
        <w:pStyle w:val="Titre4"/>
        <w:ind w:left="5402"/>
      </w:pPr>
      <w:r>
        <w:t xml:space="preserve">Figure 8:  Simulation 1 for Law </w:t>
      </w:r>
      <w:proofErr w:type="gramStart"/>
      <w:r>
        <w:t>1  right</w:t>
      </w:r>
      <w:proofErr w:type="gramEnd"/>
      <w:r>
        <w:t>-</w:t>
      </w:r>
      <w:proofErr w:type="spellStart"/>
      <w:r>
        <w:t>invertibility</w:t>
      </w:r>
      <w:proofErr w:type="spellEnd"/>
    </w:p>
    <w:p w:rsidR="003D382C" w:rsidRDefault="003D382C">
      <w:pPr>
        <w:pStyle w:val="Corpsdetexte"/>
        <w:rPr>
          <w:rFonts w:ascii="Georgia"/>
          <w:b/>
          <w:sz w:val="20"/>
        </w:rPr>
      </w:pPr>
    </w:p>
    <w:p w:rsidR="003D382C" w:rsidRDefault="003D382C">
      <w:pPr>
        <w:rPr>
          <w:rFonts w:ascii="Georgia"/>
          <w:sz w:val="20"/>
        </w:rPr>
        <w:sectPr w:rsidR="003D382C">
          <w:type w:val="continuous"/>
          <w:pgSz w:w="12240" w:h="15840"/>
          <w:pgMar w:top="1360" w:right="1020" w:bottom="280" w:left="960" w:header="720" w:footer="720" w:gutter="0"/>
          <w:cols w:space="720"/>
        </w:sectPr>
      </w:pPr>
    </w:p>
    <w:p w:rsidR="003D382C" w:rsidRDefault="003D382C">
      <w:pPr>
        <w:pStyle w:val="Corpsdetexte"/>
        <w:rPr>
          <w:rFonts w:ascii="Georgia"/>
          <w:b/>
        </w:rPr>
      </w:pPr>
    </w:p>
    <w:p w:rsidR="003D382C" w:rsidRDefault="003D382C">
      <w:pPr>
        <w:pStyle w:val="Corpsdetexte"/>
        <w:rPr>
          <w:rFonts w:ascii="Georgia"/>
          <w:b/>
        </w:rPr>
      </w:pPr>
    </w:p>
    <w:p w:rsidR="003D382C" w:rsidRDefault="003D382C">
      <w:pPr>
        <w:pStyle w:val="Corpsdetexte"/>
        <w:rPr>
          <w:rFonts w:ascii="Georgia"/>
          <w:b/>
        </w:rPr>
      </w:pPr>
    </w:p>
    <w:p w:rsidR="003D382C" w:rsidRDefault="003D382C">
      <w:pPr>
        <w:pStyle w:val="Corpsdetexte"/>
        <w:spacing w:before="7"/>
        <w:rPr>
          <w:rFonts w:ascii="Georgia"/>
          <w:b/>
          <w:sz w:val="14"/>
        </w:rPr>
      </w:pPr>
    </w:p>
    <w:p w:rsidR="003D382C" w:rsidRDefault="00C35252">
      <w:pPr>
        <w:spacing w:line="244" w:lineRule="auto"/>
        <w:ind w:left="115" w:right="11"/>
        <w:jc w:val="both"/>
        <w:rPr>
          <w:rFonts w:ascii="Georgia"/>
          <w:b/>
          <w:sz w:val="18"/>
        </w:rPr>
      </w:pPr>
      <w:r>
        <w:rPr>
          <w:rFonts w:ascii="Georgia"/>
          <w:b/>
          <w:sz w:val="18"/>
        </w:rPr>
        <w:t>Figure</w:t>
      </w:r>
      <w:r>
        <w:rPr>
          <w:rFonts w:ascii="Georgia"/>
          <w:b/>
          <w:spacing w:val="-11"/>
          <w:sz w:val="18"/>
        </w:rPr>
        <w:t xml:space="preserve"> </w:t>
      </w:r>
      <w:r>
        <w:rPr>
          <w:rFonts w:ascii="Georgia"/>
          <w:b/>
          <w:sz w:val="18"/>
        </w:rPr>
        <w:t>7:</w:t>
      </w:r>
      <w:r>
        <w:rPr>
          <w:rFonts w:ascii="Georgia"/>
          <w:b/>
          <w:spacing w:val="7"/>
          <w:sz w:val="18"/>
        </w:rPr>
        <w:t xml:space="preserve"> </w:t>
      </w:r>
      <w:r>
        <w:rPr>
          <w:rFonts w:ascii="Georgia"/>
          <w:b/>
          <w:sz w:val="18"/>
        </w:rPr>
        <w:t>Implementation</w:t>
      </w:r>
      <w:r>
        <w:rPr>
          <w:rFonts w:ascii="Georgia"/>
          <w:b/>
          <w:spacing w:val="-11"/>
          <w:sz w:val="18"/>
        </w:rPr>
        <w:t xml:space="preserve"> </w:t>
      </w:r>
      <w:r>
        <w:rPr>
          <w:rFonts w:ascii="Georgia"/>
          <w:b/>
          <w:sz w:val="18"/>
        </w:rPr>
        <w:t>of</w:t>
      </w:r>
      <w:r>
        <w:rPr>
          <w:rFonts w:ascii="Georgia"/>
          <w:b/>
          <w:spacing w:val="-11"/>
          <w:sz w:val="18"/>
        </w:rPr>
        <w:t xml:space="preserve"> </w:t>
      </w:r>
      <w:r>
        <w:rPr>
          <w:rFonts w:ascii="Georgia"/>
          <w:b/>
          <w:sz w:val="18"/>
        </w:rPr>
        <w:t>synchronization</w:t>
      </w:r>
      <w:r>
        <w:rPr>
          <w:rFonts w:ascii="Georgia"/>
          <w:b/>
          <w:spacing w:val="-11"/>
          <w:sz w:val="18"/>
        </w:rPr>
        <w:t xml:space="preserve"> </w:t>
      </w:r>
      <w:proofErr w:type="spellStart"/>
      <w:r>
        <w:rPr>
          <w:rFonts w:ascii="Georgia"/>
          <w:b/>
          <w:sz w:val="18"/>
        </w:rPr>
        <w:t>strate</w:t>
      </w:r>
      <w:proofErr w:type="spellEnd"/>
      <w:r>
        <w:rPr>
          <w:rFonts w:ascii="Georgia"/>
          <w:b/>
          <w:sz w:val="18"/>
        </w:rPr>
        <w:t xml:space="preserve">- </w:t>
      </w:r>
      <w:proofErr w:type="spellStart"/>
      <w:r>
        <w:rPr>
          <w:rFonts w:ascii="Georgia"/>
          <w:b/>
          <w:sz w:val="18"/>
        </w:rPr>
        <w:t>gies</w:t>
      </w:r>
      <w:proofErr w:type="spellEnd"/>
    </w:p>
    <w:p w:rsidR="003D382C" w:rsidRDefault="003D382C">
      <w:pPr>
        <w:pStyle w:val="Corpsdetexte"/>
        <w:rPr>
          <w:rFonts w:ascii="Georgia"/>
          <w:b/>
        </w:rPr>
      </w:pPr>
    </w:p>
    <w:p w:rsidR="003D382C" w:rsidRDefault="003D382C">
      <w:pPr>
        <w:pStyle w:val="Corpsdetexte"/>
        <w:spacing w:before="9"/>
        <w:rPr>
          <w:rFonts w:ascii="Georgia"/>
          <w:b/>
          <w:sz w:val="16"/>
        </w:rPr>
      </w:pPr>
    </w:p>
    <w:p w:rsidR="003D382C" w:rsidRDefault="00C35252">
      <w:pPr>
        <w:pStyle w:val="Corpsdetexte"/>
        <w:spacing w:line="242" w:lineRule="auto"/>
        <w:ind w:left="115" w:right="11" w:firstLine="179"/>
        <w:jc w:val="both"/>
      </w:pPr>
      <w:r>
        <w:rPr>
          <w:w w:val="110"/>
        </w:rPr>
        <w:t>Figure 7 shows how technologies are combined for</w:t>
      </w:r>
      <w:r>
        <w:rPr>
          <w:spacing w:val="-14"/>
          <w:w w:val="110"/>
        </w:rPr>
        <w:t xml:space="preserve"> </w:t>
      </w:r>
      <w:r>
        <w:rPr>
          <w:w w:val="110"/>
        </w:rPr>
        <w:t xml:space="preserve">UML- C++ synchronization, within a same Eclipse IDE. The </w:t>
      </w:r>
      <w:proofErr w:type="spellStart"/>
      <w:r>
        <w:rPr>
          <w:w w:val="110"/>
        </w:rPr>
        <w:t>syn</w:t>
      </w:r>
      <w:proofErr w:type="spellEnd"/>
      <w:r>
        <w:rPr>
          <w:w w:val="110"/>
        </w:rPr>
        <w:t xml:space="preserve">- </w:t>
      </w:r>
      <w:proofErr w:type="spellStart"/>
      <w:r>
        <w:rPr>
          <w:w w:val="110"/>
        </w:rPr>
        <w:t>chronization</w:t>
      </w:r>
      <w:proofErr w:type="spellEnd"/>
      <w:r>
        <w:rPr>
          <w:w w:val="110"/>
        </w:rPr>
        <w:t xml:space="preserve"> strategies, in the scenario where model and code are concurrently modified, is taken as an example to show how the technologies are </w:t>
      </w:r>
      <w:r>
        <w:rPr>
          <w:spacing w:val="-3"/>
          <w:w w:val="110"/>
        </w:rPr>
        <w:t xml:space="preserve">involved </w:t>
      </w:r>
      <w:r>
        <w:rPr>
          <w:w w:val="110"/>
        </w:rPr>
        <w:t xml:space="preserve">in the </w:t>
      </w:r>
      <w:proofErr w:type="spellStart"/>
      <w:r>
        <w:rPr>
          <w:w w:val="110"/>
        </w:rPr>
        <w:t>synchroniza</w:t>
      </w:r>
      <w:proofErr w:type="spellEnd"/>
      <w:r>
        <w:rPr>
          <w:w w:val="110"/>
        </w:rPr>
        <w:t xml:space="preserve">- </w:t>
      </w:r>
      <w:proofErr w:type="spellStart"/>
      <w:r>
        <w:rPr>
          <w:w w:val="110"/>
        </w:rPr>
        <w:t>tion</w:t>
      </w:r>
      <w:proofErr w:type="spellEnd"/>
      <w:r>
        <w:rPr>
          <w:spacing w:val="-6"/>
          <w:w w:val="110"/>
        </w:rPr>
        <w:t xml:space="preserve"> </w:t>
      </w:r>
      <w:r>
        <w:rPr>
          <w:w w:val="110"/>
        </w:rPr>
        <w:t>processes.</w:t>
      </w:r>
    </w:p>
    <w:p w:rsidR="003D382C" w:rsidRDefault="003D382C">
      <w:pPr>
        <w:pStyle w:val="Corpsdetexte"/>
        <w:rPr>
          <w:sz w:val="21"/>
        </w:rPr>
      </w:pPr>
    </w:p>
    <w:p w:rsidR="003D382C" w:rsidRDefault="00C35252">
      <w:pPr>
        <w:pStyle w:val="Titre1"/>
        <w:numPr>
          <w:ilvl w:val="0"/>
          <w:numId w:val="2"/>
        </w:numPr>
        <w:tabs>
          <w:tab w:val="left" w:pos="535"/>
        </w:tabs>
        <w:jc w:val="both"/>
      </w:pPr>
      <w:r>
        <w:t>EXPERIMENTS</w:t>
      </w:r>
    </w:p>
    <w:p w:rsidR="003D382C" w:rsidRDefault="00C35252">
      <w:pPr>
        <w:pStyle w:val="Corpsdetexte"/>
        <w:spacing w:before="39" w:line="242" w:lineRule="auto"/>
        <w:ind w:left="115" w:right="10" w:firstLine="179"/>
        <w:jc w:val="both"/>
      </w:pPr>
      <w:r>
        <w:rPr>
          <w:w w:val="110"/>
        </w:rPr>
        <w:t>This section reports our experiments with the proposed model-code synchronization method and its implementation based on Eclipse technologies. The contributions are</w:t>
      </w:r>
      <w:r>
        <w:rPr>
          <w:spacing w:val="-35"/>
          <w:w w:val="110"/>
        </w:rPr>
        <w:t xml:space="preserve"> </w:t>
      </w:r>
      <w:r>
        <w:rPr>
          <w:w w:val="110"/>
        </w:rPr>
        <w:t xml:space="preserve">applied for UML and C++. Two experiments </w:t>
      </w:r>
      <w:del w:id="0" w:author="GERARD Sebastien 166342" w:date="2016-04-26T17:21:00Z">
        <w:r w:rsidDel="00C35252">
          <w:rPr>
            <w:w w:val="110"/>
          </w:rPr>
          <w:delText xml:space="preserve">are </w:delText>
        </w:r>
      </w:del>
      <w:ins w:id="1" w:author="GERARD Sebastien 166342" w:date="2016-04-26T17:21:00Z">
        <w:r>
          <w:rPr>
            <w:w w:val="110"/>
          </w:rPr>
          <w:t xml:space="preserve">have been </w:t>
        </w:r>
      </w:ins>
      <w:r>
        <w:rPr>
          <w:w w:val="110"/>
        </w:rPr>
        <w:t xml:space="preserve">conducted </w:t>
      </w:r>
      <w:del w:id="2" w:author="GERARD Sebastien 166342" w:date="2016-04-26T17:21:00Z">
        <w:r w:rsidDel="00C35252">
          <w:rPr>
            <w:w w:val="110"/>
          </w:rPr>
          <w:delText>target</w:delText>
        </w:r>
      </w:del>
      <w:ins w:id="3" w:author="GERARD Sebastien 166342" w:date="2016-04-26T17:21:00Z">
        <w:r>
          <w:rPr>
            <w:w w:val="110"/>
          </w:rPr>
          <w:t xml:space="preserve">in order to assess the </w:t>
        </w:r>
      </w:ins>
      <w:del w:id="4" w:author="GERARD Sebastien 166342" w:date="2016-04-26T17:21:00Z">
        <w:r w:rsidDel="00C35252">
          <w:rPr>
            <w:w w:val="110"/>
          </w:rPr>
          <w:delText xml:space="preserve">- ing the correctness of </w:delText>
        </w:r>
      </w:del>
      <w:proofErr w:type="spellStart"/>
      <w:r>
        <w:rPr>
          <w:w w:val="110"/>
        </w:rPr>
        <w:t>the</w:t>
      </w:r>
      <w:proofErr w:type="spellEnd"/>
      <w:r>
        <w:rPr>
          <w:w w:val="110"/>
        </w:rPr>
        <w:t xml:space="preserve"> </w:t>
      </w:r>
      <w:ins w:id="5" w:author="GERARD Sebastien 166342" w:date="2016-04-26T17:21:00Z">
        <w:r>
          <w:rPr>
            <w:w w:val="110"/>
          </w:rPr>
          <w:t>pr</w:t>
        </w:r>
      </w:ins>
      <w:ins w:id="6" w:author="GERARD Sebastien 166342" w:date="2016-04-26T17:22:00Z">
        <w:r>
          <w:rPr>
            <w:w w:val="110"/>
          </w:rPr>
          <w:t>o</w:t>
        </w:r>
      </w:ins>
      <w:ins w:id="7" w:author="GERARD Sebastien 166342" w:date="2016-04-26T17:21:00Z">
        <w:r>
          <w:rPr>
            <w:w w:val="110"/>
          </w:rPr>
          <w:t xml:space="preserve">posed </w:t>
        </w:r>
      </w:ins>
      <w:r>
        <w:rPr>
          <w:w w:val="110"/>
        </w:rPr>
        <w:t>method</w:t>
      </w:r>
      <w:ins w:id="8" w:author="GERARD Sebastien 166342" w:date="2016-04-26T17:22:00Z">
        <w:r>
          <w:rPr>
            <w:w w:val="110"/>
          </w:rPr>
          <w:t>ology</w:t>
        </w:r>
      </w:ins>
      <w:r>
        <w:rPr>
          <w:w w:val="110"/>
        </w:rPr>
        <w:t xml:space="preserve"> and its applicability to </w:t>
      </w:r>
      <w:del w:id="9" w:author="GERARD Sebastien 166342" w:date="2016-04-26T17:22:00Z">
        <w:r w:rsidDel="00C35252">
          <w:rPr>
            <w:w w:val="110"/>
          </w:rPr>
          <w:delText xml:space="preserve">  </w:delText>
        </w:r>
      </w:del>
      <w:r>
        <w:rPr>
          <w:w w:val="110"/>
        </w:rPr>
        <w:t>the development of a real system. In the following sections, first some simulation results</w:t>
      </w:r>
      <w:ins w:id="10" w:author="GERARD Sebastien 166342" w:date="2016-04-26T17:22:00Z">
        <w:r>
          <w:rPr>
            <w:w w:val="110"/>
          </w:rPr>
          <w:t xml:space="preserve"> operated to test the methodology framework</w:t>
        </w:r>
      </w:ins>
      <w:r>
        <w:rPr>
          <w:w w:val="110"/>
        </w:rPr>
        <w:t xml:space="preserve"> are exposed, then </w:t>
      </w:r>
      <w:r>
        <w:rPr>
          <w:spacing w:val="-3"/>
          <w:w w:val="110"/>
        </w:rPr>
        <w:t xml:space="preserve">we </w:t>
      </w:r>
      <w:r>
        <w:rPr>
          <w:w w:val="110"/>
        </w:rPr>
        <w:t>report on a</w:t>
      </w:r>
      <w:r>
        <w:rPr>
          <w:spacing w:val="-2"/>
          <w:w w:val="110"/>
        </w:rPr>
        <w:t xml:space="preserve"> </w:t>
      </w:r>
      <w:ins w:id="11" w:author="GERARD Sebastien 166342" w:date="2016-04-26T17:23:00Z">
        <w:r>
          <w:rPr>
            <w:spacing w:val="-2"/>
            <w:w w:val="110"/>
          </w:rPr>
          <w:t xml:space="preserve">real </w:t>
        </w:r>
      </w:ins>
      <w:r>
        <w:rPr>
          <w:w w:val="110"/>
        </w:rPr>
        <w:t>case-study</w:t>
      </w:r>
      <w:ins w:id="12" w:author="GERARD Sebastien 166342" w:date="2016-04-26T17:23:00Z">
        <w:r>
          <w:rPr>
            <w:w w:val="110"/>
          </w:rPr>
          <w:t xml:space="preserve"> used to validate some scalability and usability points</w:t>
        </w:r>
      </w:ins>
      <w:r>
        <w:rPr>
          <w:w w:val="110"/>
        </w:rPr>
        <w:t>.</w:t>
      </w:r>
    </w:p>
    <w:p w:rsidR="003D382C" w:rsidRDefault="00C35252">
      <w:pPr>
        <w:pStyle w:val="Titre1"/>
        <w:numPr>
          <w:ilvl w:val="1"/>
          <w:numId w:val="2"/>
        </w:numPr>
        <w:tabs>
          <w:tab w:val="left" w:pos="654"/>
        </w:tabs>
        <w:spacing w:before="118"/>
        <w:jc w:val="both"/>
      </w:pPr>
      <w:r>
        <w:t>Simulations</w:t>
      </w:r>
    </w:p>
    <w:p w:rsidR="003D382C" w:rsidRDefault="00C35252">
      <w:pPr>
        <w:pStyle w:val="Corpsdetexte"/>
        <w:spacing w:before="39" w:line="242" w:lineRule="auto"/>
        <w:ind w:left="115" w:firstLine="179"/>
        <w:jc w:val="both"/>
      </w:pPr>
      <w:r>
        <w:rPr>
          <w:w w:val="110"/>
        </w:rPr>
        <w:t xml:space="preserve">Simulations </w:t>
      </w:r>
      <w:del w:id="13" w:author="GERARD Sebastien 166342" w:date="2016-04-26T17:23:00Z">
        <w:r w:rsidDel="00C35252">
          <w:rPr>
            <w:w w:val="110"/>
          </w:rPr>
          <w:delText xml:space="preserve">are </w:delText>
        </w:r>
      </w:del>
      <w:ins w:id="14" w:author="GERARD Sebastien 166342" w:date="2016-04-26T17:23:00Z">
        <w:r>
          <w:rPr>
            <w:w w:val="110"/>
          </w:rPr>
          <w:t xml:space="preserve">have been </w:t>
        </w:r>
      </w:ins>
      <w:r>
        <w:rPr>
          <w:w w:val="110"/>
        </w:rPr>
        <w:t xml:space="preserve">conducted to </w:t>
      </w:r>
      <w:del w:id="15" w:author="GERARD Sebastien 166342" w:date="2016-04-26T17:24:00Z">
        <w:r w:rsidDel="00C35252">
          <w:rPr>
            <w:w w:val="110"/>
          </w:rPr>
          <w:delText xml:space="preserve">verify that </w:delText>
        </w:r>
      </w:del>
      <w:ins w:id="16" w:author="GERARD Sebastien 166342" w:date="2016-04-26T17:24:00Z">
        <w:r>
          <w:rPr>
            <w:w w:val="110"/>
          </w:rPr>
          <w:t xml:space="preserve">test </w:t>
        </w:r>
      </w:ins>
      <w:r>
        <w:rPr>
          <w:w w:val="110"/>
        </w:rPr>
        <w:t>our proposed method</w:t>
      </w:r>
      <w:r>
        <w:rPr>
          <w:spacing w:val="-16"/>
          <w:w w:val="110"/>
        </w:rPr>
        <w:t xml:space="preserve"> </w:t>
      </w:r>
      <w:del w:id="17" w:author="GERARD Sebastien 166342" w:date="2016-04-26T17:24:00Z">
        <w:r w:rsidDel="00C35252">
          <w:rPr>
            <w:w w:val="110"/>
          </w:rPr>
          <w:delText>respects</w:delText>
        </w:r>
        <w:r w:rsidDel="00C35252">
          <w:rPr>
            <w:spacing w:val="-16"/>
            <w:w w:val="110"/>
          </w:rPr>
          <w:delText xml:space="preserve"> </w:delText>
        </w:r>
      </w:del>
      <w:ins w:id="18" w:author="GERARD Sebastien 166342" w:date="2016-04-26T17:24:00Z">
        <w:r>
          <w:rPr>
            <w:w w:val="110"/>
          </w:rPr>
          <w:t xml:space="preserve">w.r.t. </w:t>
        </w:r>
      </w:ins>
      <w:r>
        <w:rPr>
          <w:w w:val="110"/>
        </w:rPr>
        <w:t>the</w:t>
      </w:r>
      <w:r>
        <w:rPr>
          <w:spacing w:val="-16"/>
          <w:w w:val="110"/>
        </w:rPr>
        <w:t xml:space="preserve"> </w:t>
      </w:r>
      <w:r>
        <w:rPr>
          <w:w w:val="110"/>
        </w:rPr>
        <w:t>round-trip</w:t>
      </w:r>
      <w:r>
        <w:rPr>
          <w:spacing w:val="-16"/>
          <w:w w:val="110"/>
        </w:rPr>
        <w:t xml:space="preserve"> </w:t>
      </w:r>
      <w:r>
        <w:rPr>
          <w:w w:val="110"/>
        </w:rPr>
        <w:t>engineering</w:t>
      </w:r>
      <w:r>
        <w:rPr>
          <w:spacing w:val="-15"/>
          <w:w w:val="110"/>
        </w:rPr>
        <w:t xml:space="preserve"> </w:t>
      </w:r>
      <w:r>
        <w:rPr>
          <w:w w:val="110"/>
        </w:rPr>
        <w:t>laws</w:t>
      </w:r>
      <w:r>
        <w:rPr>
          <w:spacing w:val="-16"/>
          <w:w w:val="110"/>
        </w:rPr>
        <w:t xml:space="preserve"> </w:t>
      </w:r>
      <w:r>
        <w:rPr>
          <w:w w:val="110"/>
        </w:rPr>
        <w:t>[20],</w:t>
      </w:r>
      <w:r>
        <w:rPr>
          <w:spacing w:val="-12"/>
          <w:w w:val="110"/>
        </w:rPr>
        <w:t xml:space="preserve"> </w:t>
      </w:r>
      <w:r>
        <w:rPr>
          <w:w w:val="110"/>
        </w:rPr>
        <w:t xml:space="preserve">namely </w:t>
      </w:r>
      <w:r>
        <w:rPr>
          <w:rFonts w:ascii="Arial"/>
          <w:i/>
          <w:w w:val="110"/>
        </w:rPr>
        <w:t>right-</w:t>
      </w:r>
      <w:proofErr w:type="spellStart"/>
      <w:r>
        <w:rPr>
          <w:rFonts w:ascii="Arial"/>
          <w:i/>
          <w:w w:val="110"/>
        </w:rPr>
        <w:t>invertibility</w:t>
      </w:r>
      <w:proofErr w:type="spellEnd"/>
      <w:r>
        <w:rPr>
          <w:rFonts w:ascii="Arial"/>
          <w:i/>
          <w:spacing w:val="-4"/>
          <w:w w:val="110"/>
        </w:rPr>
        <w:t xml:space="preserve"> </w:t>
      </w:r>
      <w:r>
        <w:rPr>
          <w:w w:val="110"/>
        </w:rPr>
        <w:t>and</w:t>
      </w:r>
      <w:r>
        <w:rPr>
          <w:spacing w:val="-14"/>
          <w:w w:val="110"/>
        </w:rPr>
        <w:t xml:space="preserve"> </w:t>
      </w:r>
      <w:r>
        <w:rPr>
          <w:rFonts w:ascii="Arial"/>
          <w:i/>
          <w:w w:val="110"/>
        </w:rPr>
        <w:t>left-</w:t>
      </w:r>
      <w:proofErr w:type="spellStart"/>
      <w:r>
        <w:rPr>
          <w:rFonts w:ascii="Arial"/>
          <w:i/>
          <w:w w:val="110"/>
        </w:rPr>
        <w:t>invertibility</w:t>
      </w:r>
      <w:proofErr w:type="spellEnd"/>
      <w:r>
        <w:rPr>
          <w:w w:val="110"/>
        </w:rPr>
        <w:t>.</w:t>
      </w:r>
      <w:r>
        <w:rPr>
          <w:spacing w:val="17"/>
          <w:w w:val="110"/>
        </w:rPr>
        <w:t xml:space="preserve"> </w:t>
      </w:r>
      <w:r>
        <w:rPr>
          <w:w w:val="110"/>
        </w:rPr>
        <w:t>These</w:t>
      </w:r>
      <w:r>
        <w:rPr>
          <w:spacing w:val="-14"/>
          <w:w w:val="110"/>
        </w:rPr>
        <w:t xml:space="preserve"> </w:t>
      </w:r>
      <w:r>
        <w:rPr>
          <w:w w:val="110"/>
        </w:rPr>
        <w:t>laws</w:t>
      </w:r>
      <w:r>
        <w:rPr>
          <w:spacing w:val="-14"/>
          <w:w w:val="110"/>
        </w:rPr>
        <w:t xml:space="preserve"> </w:t>
      </w:r>
      <w:r>
        <w:rPr>
          <w:w w:val="110"/>
        </w:rPr>
        <w:t>are</w:t>
      </w:r>
      <w:r>
        <w:rPr>
          <w:spacing w:val="-14"/>
          <w:w w:val="110"/>
        </w:rPr>
        <w:t xml:space="preserve"> </w:t>
      </w:r>
      <w:r>
        <w:rPr>
          <w:w w:val="110"/>
        </w:rPr>
        <w:t xml:space="preserve">stated </w:t>
      </w:r>
      <w:r>
        <w:rPr>
          <w:w w:val="105"/>
        </w:rPr>
        <w:t>as</w:t>
      </w:r>
      <w:r>
        <w:rPr>
          <w:spacing w:val="-8"/>
          <w:w w:val="105"/>
        </w:rPr>
        <w:t xml:space="preserve"> </w:t>
      </w:r>
      <w:r>
        <w:rPr>
          <w:w w:val="105"/>
        </w:rPr>
        <w:t>follows:</w:t>
      </w:r>
    </w:p>
    <w:p w:rsidR="003D382C" w:rsidRDefault="00C35252">
      <w:pPr>
        <w:pStyle w:val="Corpsdetexte"/>
        <w:spacing w:line="242" w:lineRule="auto"/>
        <w:ind w:left="115" w:right="10"/>
        <w:jc w:val="both"/>
      </w:pPr>
      <w:r>
        <w:rPr>
          <w:rFonts w:ascii="Georgia"/>
          <w:b/>
          <w:spacing w:val="-3"/>
          <w:w w:val="110"/>
        </w:rPr>
        <w:t xml:space="preserve">Law </w:t>
      </w:r>
      <w:r>
        <w:rPr>
          <w:rFonts w:ascii="Georgia"/>
          <w:b/>
          <w:w w:val="110"/>
        </w:rPr>
        <w:t>1</w:t>
      </w:r>
      <w:r>
        <w:rPr>
          <w:w w:val="110"/>
        </w:rPr>
        <w:t>: Right-</w:t>
      </w:r>
      <w:proofErr w:type="spellStart"/>
      <w:r>
        <w:rPr>
          <w:w w:val="110"/>
        </w:rPr>
        <w:t>invertibility</w:t>
      </w:r>
      <w:proofErr w:type="spellEnd"/>
      <w:r>
        <w:rPr>
          <w:w w:val="110"/>
        </w:rPr>
        <w:t xml:space="preserve"> means that not modifying the code</w:t>
      </w:r>
      <w:r>
        <w:rPr>
          <w:spacing w:val="-11"/>
          <w:w w:val="110"/>
        </w:rPr>
        <w:t xml:space="preserve"> </w:t>
      </w:r>
      <w:r>
        <w:rPr>
          <w:w w:val="110"/>
        </w:rPr>
        <w:t>(respectively</w:t>
      </w:r>
      <w:r>
        <w:rPr>
          <w:spacing w:val="-11"/>
          <w:w w:val="110"/>
        </w:rPr>
        <w:t xml:space="preserve"> </w:t>
      </w:r>
      <w:r>
        <w:rPr>
          <w:w w:val="110"/>
        </w:rPr>
        <w:t>model)</w:t>
      </w:r>
      <w:r>
        <w:rPr>
          <w:spacing w:val="-11"/>
          <w:w w:val="110"/>
        </w:rPr>
        <w:t xml:space="preserve"> </w:t>
      </w:r>
      <w:r>
        <w:rPr>
          <w:w w:val="110"/>
        </w:rPr>
        <w:t>shall</w:t>
      </w:r>
      <w:r>
        <w:rPr>
          <w:spacing w:val="-11"/>
          <w:w w:val="110"/>
        </w:rPr>
        <w:t xml:space="preserve"> </w:t>
      </w:r>
      <w:r>
        <w:rPr>
          <w:spacing w:val="2"/>
          <w:w w:val="110"/>
        </w:rPr>
        <w:t>be</w:t>
      </w:r>
      <w:r>
        <w:rPr>
          <w:spacing w:val="-11"/>
          <w:w w:val="110"/>
        </w:rPr>
        <w:t xml:space="preserve"> </w:t>
      </w:r>
      <w:r>
        <w:rPr>
          <w:w w:val="110"/>
        </w:rPr>
        <w:t>reflected</w:t>
      </w:r>
      <w:r>
        <w:rPr>
          <w:spacing w:val="-11"/>
          <w:w w:val="110"/>
        </w:rPr>
        <w:t xml:space="preserve"> </w:t>
      </w:r>
      <w:r>
        <w:rPr>
          <w:w w:val="110"/>
        </w:rPr>
        <w:t>as</w:t>
      </w:r>
      <w:r>
        <w:rPr>
          <w:spacing w:val="-11"/>
          <w:w w:val="110"/>
        </w:rPr>
        <w:t xml:space="preserve"> </w:t>
      </w:r>
      <w:r>
        <w:rPr>
          <w:w w:val="110"/>
        </w:rPr>
        <w:t>not</w:t>
      </w:r>
      <w:r>
        <w:rPr>
          <w:spacing w:val="-11"/>
          <w:w w:val="110"/>
        </w:rPr>
        <w:t xml:space="preserve"> </w:t>
      </w:r>
      <w:r>
        <w:rPr>
          <w:w w:val="110"/>
        </w:rPr>
        <w:t xml:space="preserve">modifying the model (respectively code). The model used for </w:t>
      </w:r>
      <w:proofErr w:type="spellStart"/>
      <w:r>
        <w:rPr>
          <w:w w:val="110"/>
        </w:rPr>
        <w:t>generat</w:t>
      </w:r>
      <w:proofErr w:type="spellEnd"/>
      <w:r>
        <w:rPr>
          <w:w w:val="110"/>
        </w:rPr>
        <w:t xml:space="preserve">- </w:t>
      </w:r>
      <w:proofErr w:type="spellStart"/>
      <w:r>
        <w:rPr>
          <w:w w:val="110"/>
        </w:rPr>
        <w:t>ing</w:t>
      </w:r>
      <w:proofErr w:type="spellEnd"/>
      <w:r>
        <w:rPr>
          <w:w w:val="110"/>
        </w:rPr>
        <w:t xml:space="preserve"> code and the model received </w:t>
      </w:r>
      <w:r>
        <w:rPr>
          <w:spacing w:val="-3"/>
          <w:w w:val="110"/>
        </w:rPr>
        <w:t xml:space="preserve">by </w:t>
      </w:r>
      <w:r>
        <w:rPr>
          <w:w w:val="110"/>
        </w:rPr>
        <w:t xml:space="preserve">immediately reversing the generated code, without any modifications to the code, must </w:t>
      </w:r>
      <w:r>
        <w:rPr>
          <w:spacing w:val="2"/>
          <w:w w:val="110"/>
        </w:rPr>
        <w:t xml:space="preserve">be </w:t>
      </w:r>
      <w:r>
        <w:rPr>
          <w:w w:val="110"/>
        </w:rPr>
        <w:t>the</w:t>
      </w:r>
      <w:r>
        <w:rPr>
          <w:spacing w:val="46"/>
          <w:w w:val="110"/>
        </w:rPr>
        <w:t xml:space="preserve"> </w:t>
      </w:r>
      <w:r>
        <w:rPr>
          <w:w w:val="110"/>
        </w:rPr>
        <w:t>same.</w:t>
      </w:r>
    </w:p>
    <w:p w:rsidR="003D382C" w:rsidRDefault="00C35252">
      <w:pPr>
        <w:pStyle w:val="Corpsdetexte"/>
        <w:spacing w:line="242" w:lineRule="auto"/>
        <w:ind w:left="115" w:right="10"/>
        <w:jc w:val="both"/>
      </w:pPr>
      <w:r>
        <w:rPr>
          <w:rFonts w:ascii="Georgia"/>
          <w:b/>
          <w:spacing w:val="-3"/>
          <w:w w:val="110"/>
        </w:rPr>
        <w:t>Law</w:t>
      </w:r>
      <w:r>
        <w:rPr>
          <w:rFonts w:ascii="Georgia"/>
          <w:b/>
          <w:spacing w:val="-10"/>
          <w:w w:val="110"/>
        </w:rPr>
        <w:t xml:space="preserve"> </w:t>
      </w:r>
      <w:r>
        <w:rPr>
          <w:rFonts w:ascii="Georgia"/>
          <w:b/>
          <w:w w:val="110"/>
        </w:rPr>
        <w:t>2</w:t>
      </w:r>
      <w:r>
        <w:rPr>
          <w:w w:val="110"/>
        </w:rPr>
        <w:t>:</w:t>
      </w:r>
      <w:r>
        <w:rPr>
          <w:spacing w:val="11"/>
          <w:w w:val="110"/>
        </w:rPr>
        <w:t xml:space="preserve"> </w:t>
      </w:r>
      <w:r>
        <w:rPr>
          <w:w w:val="110"/>
        </w:rPr>
        <w:t>Left-</w:t>
      </w:r>
      <w:proofErr w:type="spellStart"/>
      <w:r>
        <w:rPr>
          <w:w w:val="110"/>
        </w:rPr>
        <w:t>invertibility</w:t>
      </w:r>
      <w:proofErr w:type="spellEnd"/>
      <w:r>
        <w:rPr>
          <w:spacing w:val="-15"/>
          <w:w w:val="110"/>
        </w:rPr>
        <w:t xml:space="preserve"> </w:t>
      </w:r>
      <w:r>
        <w:rPr>
          <w:w w:val="110"/>
        </w:rPr>
        <w:t>means</w:t>
      </w:r>
      <w:r>
        <w:rPr>
          <w:spacing w:val="-15"/>
          <w:w w:val="110"/>
        </w:rPr>
        <w:t xml:space="preserve"> </w:t>
      </w:r>
      <w:r>
        <w:rPr>
          <w:w w:val="110"/>
        </w:rPr>
        <w:t>that</w:t>
      </w:r>
      <w:r>
        <w:rPr>
          <w:spacing w:val="-15"/>
          <w:w w:val="110"/>
        </w:rPr>
        <w:t xml:space="preserve"> </w:t>
      </w:r>
      <w:r>
        <w:rPr>
          <w:w w:val="110"/>
        </w:rPr>
        <w:t>all</w:t>
      </w:r>
      <w:r>
        <w:rPr>
          <w:spacing w:val="-15"/>
          <w:w w:val="110"/>
        </w:rPr>
        <w:t xml:space="preserve"> </w:t>
      </w:r>
      <w:r>
        <w:rPr>
          <w:w w:val="110"/>
        </w:rPr>
        <w:t>modifications</w:t>
      </w:r>
      <w:r>
        <w:rPr>
          <w:spacing w:val="-15"/>
          <w:w w:val="110"/>
        </w:rPr>
        <w:t xml:space="preserve"> </w:t>
      </w:r>
      <w:r>
        <w:rPr>
          <w:w w:val="110"/>
        </w:rPr>
        <w:t>on</w:t>
      </w:r>
      <w:r>
        <w:rPr>
          <w:spacing w:val="-15"/>
          <w:w w:val="110"/>
        </w:rPr>
        <w:t xml:space="preserve"> </w:t>
      </w:r>
      <w:r>
        <w:rPr>
          <w:w w:val="110"/>
        </w:rPr>
        <w:t xml:space="preserve">the code are captured and correctly propagated to the model so that the modified code can </w:t>
      </w:r>
      <w:r>
        <w:rPr>
          <w:spacing w:val="2"/>
          <w:w w:val="110"/>
        </w:rPr>
        <w:t xml:space="preserve">be </w:t>
      </w:r>
      <w:r>
        <w:rPr>
          <w:w w:val="110"/>
        </w:rPr>
        <w:t xml:space="preserve">generated again </w:t>
      </w:r>
      <w:r>
        <w:rPr>
          <w:spacing w:val="-3"/>
          <w:w w:val="110"/>
        </w:rPr>
        <w:t xml:space="preserve">by </w:t>
      </w:r>
      <w:r>
        <w:rPr>
          <w:w w:val="110"/>
        </w:rPr>
        <w:t xml:space="preserve">applying code generation on the updated </w:t>
      </w:r>
      <w:del w:id="19" w:author="GERARD Sebastien 166342" w:date="2016-04-26T17:25:00Z">
        <w:r w:rsidDel="00C35252">
          <w:rPr>
            <w:spacing w:val="29"/>
            <w:w w:val="110"/>
          </w:rPr>
          <w:delText xml:space="preserve"> </w:delText>
        </w:r>
      </w:del>
      <w:r>
        <w:rPr>
          <w:w w:val="110"/>
        </w:rPr>
        <w:t>model.</w:t>
      </w:r>
    </w:p>
    <w:p w:rsidR="003D382C" w:rsidRDefault="00C35252">
      <w:pPr>
        <w:pStyle w:val="Corpsdetexte"/>
        <w:spacing w:line="242" w:lineRule="auto"/>
        <w:ind w:left="115" w:right="11" w:firstLine="179"/>
        <w:jc w:val="both"/>
      </w:pPr>
      <w:r>
        <w:rPr>
          <w:w w:val="110"/>
        </w:rPr>
        <w:t xml:space="preserve">In the following sections, first the model generator used for the simulations is presented. Afterwards simulations for </w:t>
      </w:r>
      <w:del w:id="20" w:author="GERARD Sebastien 166342" w:date="2016-04-26T17:25:00Z">
        <w:r w:rsidDel="00C35252">
          <w:rPr>
            <w:w w:val="110"/>
          </w:rPr>
          <w:delText>Law 1 and Law 2</w:delText>
        </w:r>
      </w:del>
      <w:ins w:id="21" w:author="GERARD Sebastien 166342" w:date="2016-04-26T17:25:00Z">
        <w:r>
          <w:rPr>
            <w:w w:val="110"/>
          </w:rPr>
          <w:t>both aforementioned laws</w:t>
        </w:r>
      </w:ins>
      <w:r>
        <w:rPr>
          <w:w w:val="110"/>
        </w:rPr>
        <w:t xml:space="preserve"> are exposed. Finally, we simulate the process for scenario 3 (Section 3.3) where both model and code are modified concurrently.</w:t>
      </w:r>
    </w:p>
    <w:p w:rsidR="003D382C" w:rsidRDefault="00C35252">
      <w:pPr>
        <w:pStyle w:val="Titre2"/>
        <w:numPr>
          <w:ilvl w:val="2"/>
          <w:numId w:val="2"/>
        </w:numPr>
        <w:tabs>
          <w:tab w:val="left" w:pos="829"/>
        </w:tabs>
        <w:spacing w:before="136"/>
        <w:jc w:val="both"/>
      </w:pPr>
      <w:r>
        <w:t>Randomly generated UML</w:t>
      </w:r>
      <w:r>
        <w:rPr>
          <w:spacing w:val="-21"/>
        </w:rPr>
        <w:t xml:space="preserve"> </w:t>
      </w:r>
      <w:r>
        <w:t>models</w:t>
      </w:r>
    </w:p>
    <w:p w:rsidR="003D382C" w:rsidRDefault="00C35252">
      <w:pPr>
        <w:pStyle w:val="Corpsdetexte"/>
        <w:spacing w:before="43" w:line="242" w:lineRule="auto"/>
        <w:ind w:left="115" w:right="12" w:firstLine="179"/>
        <w:jc w:val="both"/>
      </w:pPr>
      <w:r>
        <w:rPr>
          <w:w w:val="110"/>
        </w:rPr>
        <w:t xml:space="preserve">In the simulations, UML models are randomly generated with a model generator that can be configured. The </w:t>
      </w:r>
      <w:proofErr w:type="spellStart"/>
      <w:r>
        <w:rPr>
          <w:w w:val="110"/>
        </w:rPr>
        <w:t>gener</w:t>
      </w:r>
      <w:proofErr w:type="spellEnd"/>
      <w:r>
        <w:rPr>
          <w:w w:val="110"/>
        </w:rPr>
        <w:t xml:space="preserve">- </w:t>
      </w:r>
      <w:proofErr w:type="spellStart"/>
      <w:r>
        <w:rPr>
          <w:w w:val="110"/>
        </w:rPr>
        <w:t>ated</w:t>
      </w:r>
      <w:proofErr w:type="spellEnd"/>
      <w:r>
        <w:rPr>
          <w:w w:val="110"/>
        </w:rPr>
        <w:t xml:space="preserve"> models have C++ features represented in   UML.</w:t>
      </w:r>
    </w:p>
    <w:p w:rsidR="003D382C" w:rsidRDefault="00C35252">
      <w:pPr>
        <w:pStyle w:val="Corpsdetexte"/>
        <w:ind w:left="295"/>
      </w:pPr>
      <w:r>
        <w:rPr>
          <w:w w:val="110"/>
        </w:rPr>
        <w:t xml:space="preserve">Three </w:t>
      </w:r>
      <w:r>
        <w:rPr>
          <w:spacing w:val="-3"/>
          <w:w w:val="110"/>
        </w:rPr>
        <w:t xml:space="preserve">packages </w:t>
      </w:r>
      <w:r>
        <w:rPr>
          <w:w w:val="110"/>
        </w:rPr>
        <w:t>are generated for each model.  Each pack-</w:t>
      </w:r>
    </w:p>
    <w:p w:rsidR="003D382C" w:rsidRDefault="00C35252">
      <w:pPr>
        <w:pStyle w:val="Corpsdetexte"/>
        <w:spacing w:before="8"/>
        <w:rPr>
          <w:sz w:val="17"/>
        </w:rPr>
      </w:pPr>
      <w:r>
        <w:br w:type="column"/>
      </w:r>
    </w:p>
    <w:p w:rsidR="003D382C" w:rsidRDefault="00C35252">
      <w:pPr>
        <w:pStyle w:val="Corpsdetexte"/>
        <w:spacing w:line="242" w:lineRule="auto"/>
        <w:ind w:left="115" w:right="99"/>
        <w:jc w:val="both"/>
      </w:pPr>
      <w:proofErr w:type="gramStart"/>
      <w:r>
        <w:rPr>
          <w:w w:val="110"/>
        </w:rPr>
        <w:t>age</w:t>
      </w:r>
      <w:proofErr w:type="gramEnd"/>
      <w:r>
        <w:rPr>
          <w:w w:val="110"/>
        </w:rPr>
        <w:t xml:space="preserve"> contains 60 classes, 10 enumerations, 10 structures, and 10 function pointers. Class members include methods with parameters, and attributes. Types of parameters and at- tributes are chosen randomly. Methods have randomly gen- </w:t>
      </w:r>
      <w:proofErr w:type="spellStart"/>
      <w:r>
        <w:rPr>
          <w:w w:val="110"/>
        </w:rPr>
        <w:t>erated</w:t>
      </w:r>
      <w:proofErr w:type="spellEnd"/>
      <w:r>
        <w:rPr>
          <w:w w:val="110"/>
        </w:rPr>
        <w:t xml:space="preserve"> bodies that use other classes. Attributes have ran- </w:t>
      </w:r>
      <w:proofErr w:type="spellStart"/>
      <w:r>
        <w:rPr>
          <w:w w:val="110"/>
        </w:rPr>
        <w:t>domly</w:t>
      </w:r>
      <w:proofErr w:type="spellEnd"/>
      <w:r>
        <w:rPr>
          <w:w w:val="110"/>
        </w:rPr>
        <w:t xml:space="preserve"> generated default values conform to </w:t>
      </w:r>
      <w:proofErr w:type="gramStart"/>
      <w:r>
        <w:rPr>
          <w:w w:val="110"/>
        </w:rPr>
        <w:t>their  types</w:t>
      </w:r>
      <w:proofErr w:type="gramEnd"/>
      <w:r>
        <w:rPr>
          <w:w w:val="110"/>
        </w:rPr>
        <w:t>.</w:t>
      </w:r>
    </w:p>
    <w:p w:rsidR="003D382C" w:rsidRDefault="00C35252">
      <w:pPr>
        <w:pStyle w:val="Corpsdetexte"/>
        <w:spacing w:line="242" w:lineRule="auto"/>
        <w:ind w:left="115" w:right="99" w:firstLine="179"/>
        <w:jc w:val="both"/>
      </w:pPr>
      <w:r>
        <w:rPr>
          <w:w w:val="110"/>
        </w:rPr>
        <w:t xml:space="preserve">Relationships between classes are also generated: </w:t>
      </w:r>
      <w:proofErr w:type="spellStart"/>
      <w:r>
        <w:rPr>
          <w:w w:val="110"/>
        </w:rPr>
        <w:t>associ</w:t>
      </w:r>
      <w:proofErr w:type="spellEnd"/>
      <w:r>
        <w:rPr>
          <w:w w:val="110"/>
        </w:rPr>
        <w:t xml:space="preserve">- </w:t>
      </w:r>
      <w:proofErr w:type="spellStart"/>
      <w:r>
        <w:rPr>
          <w:w w:val="110"/>
        </w:rPr>
        <w:t>ations</w:t>
      </w:r>
      <w:proofErr w:type="spellEnd"/>
      <w:r>
        <w:rPr>
          <w:w w:val="110"/>
        </w:rPr>
        <w:t>, inheritances and dependencies. When dependencies are generated, the generator enforces that the source class   of the dependency has a method that uses the target class    of the</w:t>
      </w:r>
      <w:r>
        <w:rPr>
          <w:spacing w:val="-1"/>
          <w:w w:val="110"/>
        </w:rPr>
        <w:t xml:space="preserve"> </w:t>
      </w:r>
      <w:r>
        <w:rPr>
          <w:w w:val="110"/>
        </w:rPr>
        <w:t>dependency.</w:t>
      </w:r>
    </w:p>
    <w:p w:rsidR="003D382C" w:rsidRDefault="00C35252">
      <w:pPr>
        <w:pStyle w:val="Corpsdetexte"/>
        <w:spacing w:line="242" w:lineRule="auto"/>
        <w:ind w:left="115" w:right="99" w:firstLine="179"/>
        <w:jc w:val="both"/>
      </w:pPr>
      <w:commentRangeStart w:id="22"/>
      <w:r>
        <w:rPr>
          <w:w w:val="110"/>
        </w:rPr>
        <w:t xml:space="preserve">The UML elements are randomly generated with an </w:t>
      </w:r>
      <w:proofErr w:type="spellStart"/>
      <w:r>
        <w:rPr>
          <w:w w:val="110"/>
        </w:rPr>
        <w:t>ap</w:t>
      </w:r>
      <w:proofErr w:type="spellEnd"/>
      <w:r>
        <w:rPr>
          <w:w w:val="110"/>
        </w:rPr>
        <w:t xml:space="preserve">- </w:t>
      </w:r>
      <w:proofErr w:type="spellStart"/>
      <w:r>
        <w:rPr>
          <w:w w:val="110"/>
        </w:rPr>
        <w:t>pearance</w:t>
      </w:r>
      <w:proofErr w:type="spellEnd"/>
      <w:r>
        <w:rPr>
          <w:w w:val="110"/>
        </w:rPr>
        <w:t xml:space="preserve"> probability for each kind of element. For example each time an attribute needs to be generated, it has a </w:t>
      </w:r>
      <w:proofErr w:type="spellStart"/>
      <w:r>
        <w:rPr>
          <w:w w:val="110"/>
        </w:rPr>
        <w:t>prob</w:t>
      </w:r>
      <w:proofErr w:type="spellEnd"/>
      <w:r>
        <w:rPr>
          <w:w w:val="110"/>
        </w:rPr>
        <w:t>- ability of 0.5 to be generated.</w:t>
      </w:r>
      <w:commentRangeEnd w:id="22"/>
      <w:r>
        <w:rPr>
          <w:rStyle w:val="Marquedecommentaire"/>
        </w:rPr>
        <w:commentReference w:id="22"/>
      </w:r>
    </w:p>
    <w:p w:rsidR="003D382C" w:rsidRDefault="003D382C">
      <w:pPr>
        <w:pStyle w:val="Corpsdetexte"/>
        <w:spacing w:before="7"/>
        <w:rPr>
          <w:sz w:val="14"/>
        </w:rPr>
      </w:pPr>
    </w:p>
    <w:p w:rsidR="003D382C" w:rsidRDefault="00C35252">
      <w:pPr>
        <w:pStyle w:val="Titre2"/>
        <w:numPr>
          <w:ilvl w:val="2"/>
          <w:numId w:val="2"/>
        </w:numPr>
        <w:tabs>
          <w:tab w:val="left" w:pos="829"/>
        </w:tabs>
        <w:jc w:val="both"/>
      </w:pPr>
      <w:r>
        <w:t>Simulation for Law 1</w:t>
      </w:r>
      <w:r>
        <w:rPr>
          <w:spacing w:val="-25"/>
        </w:rPr>
        <w:t xml:space="preserve"> </w:t>
      </w:r>
      <w:r>
        <w:t>right-</w:t>
      </w:r>
      <w:proofErr w:type="spellStart"/>
      <w:r>
        <w:t>invertibility</w:t>
      </w:r>
      <w:proofErr w:type="spellEnd"/>
    </w:p>
    <w:p w:rsidR="003D382C" w:rsidRDefault="00C35252">
      <w:pPr>
        <w:pStyle w:val="Corpsdetexte"/>
        <w:spacing w:before="43" w:line="242" w:lineRule="auto"/>
        <w:ind w:left="115" w:right="99" w:firstLine="179"/>
        <w:jc w:val="both"/>
      </w:pPr>
      <w:r>
        <w:rPr>
          <w:w w:val="110"/>
        </w:rPr>
        <w:t>In the first simulation, Law 1 is evaluated. The procedure for the simulation is shown in Figure 8.</w:t>
      </w:r>
    </w:p>
    <w:p w:rsidR="003D382C" w:rsidRDefault="00C35252">
      <w:pPr>
        <w:pStyle w:val="Corpsdetexte"/>
        <w:spacing w:line="242" w:lineRule="auto"/>
        <w:ind w:left="115" w:right="99" w:firstLine="179"/>
        <w:jc w:val="both"/>
      </w:pPr>
      <w:r>
        <w:rPr>
          <w:w w:val="110"/>
        </w:rPr>
        <w:t>The general idea behind the simulation procedure is to do a</w:t>
      </w:r>
      <w:r>
        <w:rPr>
          <w:spacing w:val="-4"/>
          <w:w w:val="110"/>
        </w:rPr>
        <w:t xml:space="preserve"> </w:t>
      </w:r>
      <w:r>
        <w:rPr>
          <w:w w:val="110"/>
        </w:rPr>
        <w:t>full</w:t>
      </w:r>
      <w:r>
        <w:rPr>
          <w:spacing w:val="-4"/>
          <w:w w:val="110"/>
        </w:rPr>
        <w:t xml:space="preserve"> </w:t>
      </w:r>
      <w:r>
        <w:rPr>
          <w:w w:val="110"/>
        </w:rPr>
        <w:t>round-trip</w:t>
      </w:r>
      <w:r>
        <w:rPr>
          <w:spacing w:val="-4"/>
          <w:w w:val="110"/>
        </w:rPr>
        <w:t xml:space="preserve"> </w:t>
      </w:r>
      <w:r>
        <w:rPr>
          <w:w w:val="110"/>
        </w:rPr>
        <w:t>of</w:t>
      </w:r>
      <w:r>
        <w:rPr>
          <w:spacing w:val="-4"/>
          <w:w w:val="110"/>
        </w:rPr>
        <w:t xml:space="preserve"> </w:t>
      </w:r>
      <w:r>
        <w:rPr>
          <w:w w:val="110"/>
        </w:rPr>
        <w:t>some</w:t>
      </w:r>
      <w:r>
        <w:rPr>
          <w:spacing w:val="-4"/>
          <w:w w:val="110"/>
        </w:rPr>
        <w:t xml:space="preserve"> </w:t>
      </w:r>
      <w:r>
        <w:rPr>
          <w:w w:val="110"/>
        </w:rPr>
        <w:t>UML</w:t>
      </w:r>
      <w:r>
        <w:rPr>
          <w:spacing w:val="-4"/>
          <w:w w:val="110"/>
        </w:rPr>
        <w:t xml:space="preserve"> </w:t>
      </w:r>
      <w:r>
        <w:rPr>
          <w:w w:val="110"/>
        </w:rPr>
        <w:t>model</w:t>
      </w:r>
      <w:r>
        <w:rPr>
          <w:spacing w:val="-4"/>
          <w:w w:val="110"/>
        </w:rPr>
        <w:t xml:space="preserve"> </w:t>
      </w:r>
      <w:r>
        <w:rPr>
          <w:w w:val="110"/>
        </w:rPr>
        <w:t>randomly</w:t>
      </w:r>
      <w:r>
        <w:rPr>
          <w:spacing w:val="-4"/>
          <w:w w:val="110"/>
        </w:rPr>
        <w:t xml:space="preserve"> </w:t>
      </w:r>
      <w:r>
        <w:rPr>
          <w:w w:val="110"/>
        </w:rPr>
        <w:t>generated</w:t>
      </w:r>
      <w:r>
        <w:rPr>
          <w:spacing w:val="-5"/>
          <w:w w:val="110"/>
        </w:rPr>
        <w:t xml:space="preserve"> </w:t>
      </w:r>
      <w:r>
        <w:rPr>
          <w:w w:val="110"/>
        </w:rPr>
        <w:t xml:space="preserve">in step </w:t>
      </w:r>
      <w:r>
        <w:rPr>
          <w:rFonts w:ascii="Georgia"/>
          <w:b/>
          <w:w w:val="110"/>
        </w:rPr>
        <w:t>(1)</w:t>
      </w:r>
      <w:r>
        <w:rPr>
          <w:w w:val="110"/>
        </w:rPr>
        <w:t>.  The round-trip of the model is done through</w:t>
      </w:r>
      <w:r>
        <w:rPr>
          <w:spacing w:val="42"/>
          <w:w w:val="110"/>
        </w:rPr>
        <w:t xml:space="preserve"> </w:t>
      </w:r>
      <w:r>
        <w:rPr>
          <w:w w:val="110"/>
        </w:rPr>
        <w:t>steps</w:t>
      </w:r>
    </w:p>
    <w:p w:rsidR="003D382C" w:rsidRDefault="00C35252">
      <w:pPr>
        <w:pStyle w:val="Corpsdetexte"/>
        <w:spacing w:line="242" w:lineRule="auto"/>
        <w:ind w:left="115" w:right="99"/>
        <w:jc w:val="both"/>
      </w:pPr>
      <w:r>
        <w:rPr>
          <w:rFonts w:ascii="Georgia"/>
          <w:b/>
          <w:w w:val="110"/>
        </w:rPr>
        <w:t xml:space="preserve">(2) </w:t>
      </w:r>
      <w:r>
        <w:rPr>
          <w:w w:val="110"/>
        </w:rPr>
        <w:t xml:space="preserve">to </w:t>
      </w:r>
      <w:r>
        <w:rPr>
          <w:rFonts w:ascii="Georgia"/>
          <w:b/>
          <w:w w:val="110"/>
        </w:rPr>
        <w:t>(3)</w:t>
      </w:r>
      <w:r>
        <w:rPr>
          <w:w w:val="110"/>
        </w:rPr>
        <w:t xml:space="preserve">. The randomly generated model is compared with the reversed model after the round-trip.  This is </w:t>
      </w:r>
      <w:proofErr w:type="gramStart"/>
      <w:r>
        <w:rPr>
          <w:w w:val="110"/>
        </w:rPr>
        <w:t>done  in</w:t>
      </w:r>
      <w:proofErr w:type="gramEnd"/>
      <w:r>
        <w:rPr>
          <w:w w:val="110"/>
        </w:rPr>
        <w:t xml:space="preserve"> step</w:t>
      </w:r>
      <w:r>
        <w:rPr>
          <w:spacing w:val="5"/>
          <w:w w:val="110"/>
        </w:rPr>
        <w:t xml:space="preserve"> </w:t>
      </w:r>
      <w:r>
        <w:rPr>
          <w:rFonts w:ascii="Georgia"/>
          <w:b/>
          <w:w w:val="110"/>
        </w:rPr>
        <w:t>(5)</w:t>
      </w:r>
      <w:r>
        <w:rPr>
          <w:w w:val="110"/>
        </w:rPr>
        <w:t>.</w:t>
      </w:r>
    </w:p>
    <w:p w:rsidR="003D382C" w:rsidRDefault="00C35252">
      <w:pPr>
        <w:pStyle w:val="Corpsdetexte"/>
        <w:spacing w:line="242" w:lineRule="auto"/>
        <w:ind w:left="115" w:right="99" w:firstLine="179"/>
        <w:jc w:val="both"/>
      </w:pPr>
      <w:r>
        <w:rPr>
          <w:w w:val="110"/>
        </w:rPr>
        <w:t xml:space="preserve">A full round-trip is also done for the C++ code that is generated from the original randomly generated model in step </w:t>
      </w:r>
      <w:r>
        <w:rPr>
          <w:rFonts w:ascii="Georgia"/>
          <w:b/>
          <w:w w:val="110"/>
        </w:rPr>
        <w:t>(2)</w:t>
      </w:r>
      <w:r>
        <w:rPr>
          <w:w w:val="110"/>
        </w:rPr>
        <w:t xml:space="preserve">. The round-trip is done through steps </w:t>
      </w:r>
      <w:r>
        <w:rPr>
          <w:rFonts w:ascii="Georgia"/>
          <w:b/>
          <w:w w:val="110"/>
        </w:rPr>
        <w:t xml:space="preserve">(3) </w:t>
      </w:r>
      <w:r>
        <w:rPr>
          <w:w w:val="110"/>
        </w:rPr>
        <w:t xml:space="preserve">to </w:t>
      </w:r>
      <w:r>
        <w:rPr>
          <w:rFonts w:ascii="Georgia"/>
          <w:b/>
          <w:w w:val="110"/>
        </w:rPr>
        <w:t>(4)</w:t>
      </w:r>
      <w:r>
        <w:rPr>
          <w:w w:val="110"/>
        </w:rPr>
        <w:t xml:space="preserve">. The code generated from the original randomly generated model is compared with code generated from the reversed model in step </w:t>
      </w:r>
      <w:r>
        <w:rPr>
          <w:rFonts w:ascii="Georgia"/>
          <w:b/>
          <w:w w:val="110"/>
        </w:rPr>
        <w:t>(6)</w:t>
      </w:r>
      <w:r>
        <w:rPr>
          <w:w w:val="110"/>
        </w:rPr>
        <w:t>.</w:t>
      </w:r>
    </w:p>
    <w:p w:rsidR="003D382C" w:rsidRDefault="00C35252">
      <w:pPr>
        <w:pStyle w:val="Corpsdetexte"/>
        <w:spacing w:line="242" w:lineRule="auto"/>
        <w:ind w:left="115" w:right="99" w:firstLine="179"/>
        <w:jc w:val="both"/>
      </w:pPr>
      <w:r>
        <w:rPr>
          <w:w w:val="110"/>
        </w:rPr>
        <w:t>Code generation and reverse generation are done in batch mode</w:t>
      </w:r>
      <w:r>
        <w:rPr>
          <w:spacing w:val="-4"/>
          <w:w w:val="110"/>
        </w:rPr>
        <w:t xml:space="preserve"> </w:t>
      </w:r>
      <w:r>
        <w:rPr>
          <w:w w:val="110"/>
        </w:rPr>
        <w:t>since</w:t>
      </w:r>
      <w:r>
        <w:rPr>
          <w:spacing w:val="-4"/>
          <w:w w:val="110"/>
        </w:rPr>
        <w:t xml:space="preserve"> </w:t>
      </w:r>
      <w:r>
        <w:rPr>
          <w:w w:val="110"/>
        </w:rPr>
        <w:t>no</w:t>
      </w:r>
      <w:r>
        <w:rPr>
          <w:spacing w:val="-4"/>
          <w:w w:val="110"/>
        </w:rPr>
        <w:t xml:space="preserve"> </w:t>
      </w:r>
      <w:r>
        <w:rPr>
          <w:w w:val="110"/>
        </w:rPr>
        <w:t>modifications</w:t>
      </w:r>
      <w:r>
        <w:rPr>
          <w:spacing w:val="-4"/>
          <w:w w:val="110"/>
        </w:rPr>
        <w:t xml:space="preserve"> </w:t>
      </w:r>
      <w:r>
        <w:rPr>
          <w:w w:val="110"/>
        </w:rPr>
        <w:t>are</w:t>
      </w:r>
      <w:r>
        <w:rPr>
          <w:spacing w:val="-4"/>
          <w:w w:val="110"/>
        </w:rPr>
        <w:t xml:space="preserve"> </w:t>
      </w:r>
      <w:r>
        <w:rPr>
          <w:w w:val="110"/>
        </w:rPr>
        <w:t>made</w:t>
      </w:r>
      <w:r>
        <w:rPr>
          <w:spacing w:val="-4"/>
          <w:w w:val="110"/>
        </w:rPr>
        <w:t xml:space="preserve"> </w:t>
      </w:r>
      <w:r>
        <w:rPr>
          <w:w w:val="110"/>
        </w:rPr>
        <w:t>to</w:t>
      </w:r>
      <w:r>
        <w:rPr>
          <w:spacing w:val="-4"/>
          <w:w w:val="110"/>
        </w:rPr>
        <w:t xml:space="preserve"> </w:t>
      </w:r>
      <w:r>
        <w:rPr>
          <w:w w:val="110"/>
        </w:rPr>
        <w:t>the</w:t>
      </w:r>
      <w:r>
        <w:rPr>
          <w:spacing w:val="-4"/>
          <w:w w:val="110"/>
        </w:rPr>
        <w:t xml:space="preserve"> </w:t>
      </w:r>
      <w:r>
        <w:rPr>
          <w:w w:val="110"/>
        </w:rPr>
        <w:t>models</w:t>
      </w:r>
      <w:r>
        <w:rPr>
          <w:spacing w:val="-4"/>
          <w:w w:val="110"/>
        </w:rPr>
        <w:t xml:space="preserve"> </w:t>
      </w:r>
      <w:r>
        <w:rPr>
          <w:w w:val="110"/>
        </w:rPr>
        <w:t>or</w:t>
      </w:r>
      <w:r>
        <w:rPr>
          <w:spacing w:val="-4"/>
          <w:w w:val="110"/>
        </w:rPr>
        <w:t xml:space="preserve"> </w:t>
      </w:r>
      <w:r>
        <w:rPr>
          <w:w w:val="110"/>
        </w:rPr>
        <w:t xml:space="preserve">code in this simulation. Comparison of models is done </w:t>
      </w:r>
      <w:r>
        <w:rPr>
          <w:spacing w:val="-3"/>
          <w:w w:val="110"/>
        </w:rPr>
        <w:t xml:space="preserve">by </w:t>
      </w:r>
      <w:r>
        <w:rPr>
          <w:w w:val="110"/>
        </w:rPr>
        <w:t>first comparing the number of each type of elements. Then if the numbers</w:t>
      </w:r>
      <w:r>
        <w:rPr>
          <w:spacing w:val="-11"/>
          <w:w w:val="110"/>
        </w:rPr>
        <w:t xml:space="preserve"> </w:t>
      </w:r>
      <w:r>
        <w:rPr>
          <w:w w:val="110"/>
        </w:rPr>
        <w:t>of</w:t>
      </w:r>
      <w:r>
        <w:rPr>
          <w:spacing w:val="-11"/>
          <w:w w:val="110"/>
        </w:rPr>
        <w:t xml:space="preserve"> </w:t>
      </w:r>
      <w:r>
        <w:rPr>
          <w:w w:val="110"/>
        </w:rPr>
        <w:t>each</w:t>
      </w:r>
      <w:r>
        <w:rPr>
          <w:spacing w:val="-11"/>
          <w:w w:val="110"/>
        </w:rPr>
        <w:t xml:space="preserve"> </w:t>
      </w:r>
      <w:r>
        <w:rPr>
          <w:w w:val="110"/>
        </w:rPr>
        <w:t>type</w:t>
      </w:r>
      <w:r>
        <w:rPr>
          <w:spacing w:val="-11"/>
          <w:w w:val="110"/>
        </w:rPr>
        <w:t xml:space="preserve"> </w:t>
      </w:r>
      <w:r>
        <w:rPr>
          <w:w w:val="110"/>
        </w:rPr>
        <w:t>of</w:t>
      </w:r>
      <w:r>
        <w:rPr>
          <w:spacing w:val="-11"/>
          <w:w w:val="110"/>
        </w:rPr>
        <w:t xml:space="preserve"> </w:t>
      </w:r>
      <w:r>
        <w:rPr>
          <w:w w:val="110"/>
        </w:rPr>
        <w:t>elements</w:t>
      </w:r>
      <w:r>
        <w:rPr>
          <w:spacing w:val="-11"/>
          <w:w w:val="110"/>
        </w:rPr>
        <w:t xml:space="preserve"> </w:t>
      </w:r>
      <w:r>
        <w:rPr>
          <w:w w:val="110"/>
        </w:rPr>
        <w:t>is</w:t>
      </w:r>
      <w:r>
        <w:rPr>
          <w:spacing w:val="-12"/>
          <w:w w:val="110"/>
        </w:rPr>
        <w:t xml:space="preserve"> </w:t>
      </w:r>
      <w:r>
        <w:rPr>
          <w:w w:val="110"/>
        </w:rPr>
        <w:t>the</w:t>
      </w:r>
      <w:r>
        <w:rPr>
          <w:spacing w:val="-11"/>
          <w:w w:val="110"/>
        </w:rPr>
        <w:t xml:space="preserve"> </w:t>
      </w:r>
      <w:r>
        <w:rPr>
          <w:w w:val="110"/>
        </w:rPr>
        <w:t>same,</w:t>
      </w:r>
      <w:r>
        <w:rPr>
          <w:spacing w:val="-9"/>
          <w:w w:val="110"/>
        </w:rPr>
        <w:t xml:space="preserve"> </w:t>
      </w:r>
      <w:r>
        <w:rPr>
          <w:w w:val="110"/>
        </w:rPr>
        <w:t>EMF</w:t>
      </w:r>
      <w:r>
        <w:rPr>
          <w:spacing w:val="-11"/>
          <w:w w:val="110"/>
        </w:rPr>
        <w:t xml:space="preserve"> </w:t>
      </w:r>
      <w:r>
        <w:rPr>
          <w:w w:val="110"/>
        </w:rPr>
        <w:t xml:space="preserve">Compare is used. Comparison of code is done </w:t>
      </w:r>
      <w:r>
        <w:rPr>
          <w:spacing w:val="-3"/>
          <w:w w:val="110"/>
        </w:rPr>
        <w:t xml:space="preserve">by </w:t>
      </w:r>
      <w:r>
        <w:rPr>
          <w:w w:val="110"/>
        </w:rPr>
        <w:t>using the built-in code comparison tool of Eclipse</w:t>
      </w:r>
      <w:r>
        <w:rPr>
          <w:spacing w:val="9"/>
          <w:w w:val="110"/>
        </w:rPr>
        <w:t xml:space="preserve"> </w:t>
      </w:r>
      <w:r>
        <w:rPr>
          <w:w w:val="110"/>
        </w:rPr>
        <w:t>CDT.</w:t>
      </w:r>
    </w:p>
    <w:p w:rsidR="003D382C" w:rsidRDefault="00C35252">
      <w:pPr>
        <w:pStyle w:val="Corpsdetexte"/>
        <w:spacing w:line="242" w:lineRule="auto"/>
        <w:ind w:left="115" w:right="99" w:firstLine="179"/>
        <w:jc w:val="both"/>
      </w:pPr>
      <w:r>
        <w:rPr>
          <w:spacing w:val="-4"/>
          <w:w w:val="110"/>
        </w:rPr>
        <w:t xml:space="preserve">Table </w:t>
      </w:r>
      <w:r>
        <w:rPr>
          <w:w w:val="110"/>
        </w:rPr>
        <w:t xml:space="preserve">1 shows the number of each type of elements in the randomly generated model, and the comparison results, </w:t>
      </w:r>
      <w:proofErr w:type="gramStart"/>
      <w:r>
        <w:rPr>
          <w:w w:val="110"/>
        </w:rPr>
        <w:t>for  3</w:t>
      </w:r>
      <w:proofErr w:type="gramEnd"/>
      <w:r>
        <w:rPr>
          <w:w w:val="110"/>
        </w:rPr>
        <w:t xml:space="preserve"> of the </w:t>
      </w:r>
      <w:commentRangeStart w:id="23"/>
      <w:r>
        <w:rPr>
          <w:w w:val="110"/>
        </w:rPr>
        <w:t xml:space="preserve">200 models </w:t>
      </w:r>
      <w:commentRangeEnd w:id="23"/>
      <w:r>
        <w:rPr>
          <w:rStyle w:val="Marquedecommentaire"/>
        </w:rPr>
        <w:commentReference w:id="23"/>
      </w:r>
      <w:r>
        <w:rPr>
          <w:w w:val="110"/>
        </w:rPr>
        <w:t xml:space="preserve">created </w:t>
      </w:r>
      <w:r>
        <w:rPr>
          <w:spacing w:val="-3"/>
          <w:w w:val="110"/>
        </w:rPr>
        <w:t xml:space="preserve">by </w:t>
      </w:r>
      <w:r>
        <w:rPr>
          <w:w w:val="110"/>
        </w:rPr>
        <w:t xml:space="preserve">the generator. After launch- </w:t>
      </w:r>
      <w:proofErr w:type="spellStart"/>
      <w:r>
        <w:rPr>
          <w:w w:val="110"/>
        </w:rPr>
        <w:t>ing</w:t>
      </w:r>
      <w:proofErr w:type="spellEnd"/>
      <w:r>
        <w:rPr>
          <w:w w:val="110"/>
        </w:rPr>
        <w:t xml:space="preserve"> the simulation for the 200 models, no differences were found during model comparison and code comparison. This result </w:t>
      </w:r>
      <w:commentRangeStart w:id="24"/>
      <w:r>
        <w:rPr>
          <w:w w:val="110"/>
        </w:rPr>
        <w:t xml:space="preserve">verifies </w:t>
      </w:r>
      <w:commentRangeEnd w:id="24"/>
      <w:r>
        <w:rPr>
          <w:rStyle w:val="Marquedecommentaire"/>
        </w:rPr>
        <w:commentReference w:id="24"/>
      </w:r>
      <w:r>
        <w:rPr>
          <w:w w:val="110"/>
        </w:rPr>
        <w:t>that our model-code synchronization method satisfies Law 1 of round-trip</w:t>
      </w:r>
      <w:r>
        <w:rPr>
          <w:spacing w:val="-6"/>
          <w:w w:val="110"/>
        </w:rPr>
        <w:t xml:space="preserve"> </w:t>
      </w:r>
      <w:r>
        <w:rPr>
          <w:w w:val="110"/>
        </w:rPr>
        <w:t>engineering.</w:t>
      </w:r>
    </w:p>
    <w:p w:rsidR="003D382C" w:rsidRDefault="003D382C">
      <w:pPr>
        <w:pStyle w:val="Corpsdetexte"/>
        <w:spacing w:before="7"/>
        <w:rPr>
          <w:sz w:val="14"/>
        </w:rPr>
      </w:pPr>
    </w:p>
    <w:p w:rsidR="003D382C" w:rsidRDefault="00C35252">
      <w:pPr>
        <w:pStyle w:val="Titre2"/>
        <w:numPr>
          <w:ilvl w:val="2"/>
          <w:numId w:val="2"/>
        </w:numPr>
        <w:tabs>
          <w:tab w:val="left" w:pos="829"/>
        </w:tabs>
        <w:jc w:val="both"/>
      </w:pPr>
      <w:r>
        <w:t>Simulation for Law 2</w:t>
      </w:r>
      <w:r>
        <w:rPr>
          <w:spacing w:val="-24"/>
        </w:rPr>
        <w:t xml:space="preserve"> </w:t>
      </w:r>
      <w:r>
        <w:t>left-</w:t>
      </w:r>
      <w:proofErr w:type="spellStart"/>
      <w:r>
        <w:t>invertibility</w:t>
      </w:r>
      <w:proofErr w:type="spellEnd"/>
    </w:p>
    <w:p w:rsidR="003D382C" w:rsidRDefault="00C35252">
      <w:pPr>
        <w:pStyle w:val="Corpsdetexte"/>
        <w:spacing w:before="43" w:line="242" w:lineRule="auto"/>
        <w:ind w:left="115" w:right="99" w:firstLine="179"/>
        <w:jc w:val="both"/>
      </w:pPr>
      <w:r>
        <w:rPr>
          <w:w w:val="110"/>
        </w:rPr>
        <w:t xml:space="preserve">In the second simulation, Law 2 is evaluated. The </w:t>
      </w:r>
      <w:proofErr w:type="spellStart"/>
      <w:r>
        <w:rPr>
          <w:w w:val="110"/>
        </w:rPr>
        <w:t>proce</w:t>
      </w:r>
      <w:proofErr w:type="spellEnd"/>
      <w:r>
        <w:rPr>
          <w:w w:val="110"/>
        </w:rPr>
        <w:t xml:space="preserve">- </w:t>
      </w:r>
      <w:proofErr w:type="spellStart"/>
      <w:r>
        <w:rPr>
          <w:w w:val="110"/>
        </w:rPr>
        <w:t>dure</w:t>
      </w:r>
      <w:proofErr w:type="spellEnd"/>
      <w:r>
        <w:rPr>
          <w:w w:val="110"/>
        </w:rPr>
        <w:t xml:space="preserve"> for the simulation is shown in </w:t>
      </w:r>
      <w:proofErr w:type="gramStart"/>
      <w:r>
        <w:rPr>
          <w:w w:val="110"/>
        </w:rPr>
        <w:t>Figure  9</w:t>
      </w:r>
      <w:proofErr w:type="gramEnd"/>
      <w:r>
        <w:rPr>
          <w:w w:val="110"/>
        </w:rPr>
        <w:t>.</w:t>
      </w:r>
    </w:p>
    <w:p w:rsidR="003D382C" w:rsidRDefault="00C35252">
      <w:pPr>
        <w:pStyle w:val="Corpsdetexte"/>
        <w:ind w:left="295" w:right="99"/>
      </w:pPr>
      <w:r>
        <w:rPr>
          <w:w w:val="110"/>
        </w:rPr>
        <w:t>The general idea behind the simulation procedure is to do</w:t>
      </w:r>
    </w:p>
    <w:p w:rsidR="003D382C" w:rsidRDefault="003D382C">
      <w:pPr>
        <w:sectPr w:rsidR="003D382C">
          <w:type w:val="continuous"/>
          <w:pgSz w:w="12240" w:h="15840"/>
          <w:pgMar w:top="1360" w:right="1020" w:bottom="280" w:left="960" w:header="720" w:footer="720" w:gutter="0"/>
          <w:cols w:num="2" w:space="720" w:equalWidth="0">
            <w:col w:w="4912" w:space="349"/>
            <w:col w:w="4999"/>
          </w:cols>
        </w:sectPr>
      </w:pPr>
    </w:p>
    <w:p w:rsidR="003D382C" w:rsidRDefault="00C35252">
      <w:pPr>
        <w:pStyle w:val="Titre4"/>
        <w:spacing w:before="44" w:after="21" w:line="244" w:lineRule="auto"/>
        <w:ind w:right="199"/>
        <w:jc w:val="both"/>
      </w:pPr>
      <w:r>
        <w:rPr>
          <w:spacing w:val="-4"/>
        </w:rPr>
        <w:t xml:space="preserve">Table </w:t>
      </w:r>
      <w:r>
        <w:t xml:space="preserve">1: Three of 200 generated models for simulation 1:  Abbreviations are classes (C), methods (M),  method parameters (P), attributes (A), associations (AS), inheritances (G), method </w:t>
      </w:r>
      <w:r>
        <w:rPr>
          <w:spacing w:val="2"/>
        </w:rPr>
        <w:t xml:space="preserve">body </w:t>
      </w:r>
      <w:r>
        <w:t xml:space="preserve">(B), dependencies (D), enumerations (E), structures (S), default </w:t>
      </w:r>
      <w:r>
        <w:rPr>
          <w:spacing w:val="-3"/>
        </w:rPr>
        <w:t xml:space="preserve">values </w:t>
      </w:r>
      <w:r>
        <w:t xml:space="preserve">(DV), function pointers   </w:t>
      </w:r>
      <w:r>
        <w:rPr>
          <w:spacing w:val="18"/>
        </w:rPr>
        <w:t xml:space="preserve"> </w:t>
      </w:r>
      <w:r>
        <w:t>(F)</w:t>
      </w:r>
    </w:p>
    <w:tbl>
      <w:tblPr>
        <w:tblStyle w:val="TableNormal"/>
        <w:tblW w:w="0" w:type="auto"/>
        <w:tblInd w:w="3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95"/>
        <w:gridCol w:w="501"/>
        <w:gridCol w:w="593"/>
        <w:gridCol w:w="593"/>
        <w:gridCol w:w="593"/>
        <w:gridCol w:w="593"/>
        <w:gridCol w:w="501"/>
        <w:gridCol w:w="593"/>
        <w:gridCol w:w="501"/>
        <w:gridCol w:w="409"/>
        <w:gridCol w:w="327"/>
        <w:gridCol w:w="501"/>
        <w:gridCol w:w="409"/>
        <w:gridCol w:w="1182"/>
        <w:gridCol w:w="1182"/>
      </w:tblGrid>
      <w:tr w:rsidR="003D382C">
        <w:trPr>
          <w:trHeight w:hRule="exact" w:val="428"/>
        </w:trPr>
        <w:tc>
          <w:tcPr>
            <w:tcW w:w="995" w:type="dxa"/>
            <w:shd w:val="clear" w:color="auto" w:fill="D8D8D8"/>
          </w:tcPr>
          <w:p w:rsidR="003D382C" w:rsidRDefault="00C35252">
            <w:pPr>
              <w:pStyle w:val="TableParagraph"/>
              <w:rPr>
                <w:sz w:val="18"/>
              </w:rPr>
            </w:pPr>
            <w:r>
              <w:rPr>
                <w:w w:val="105"/>
                <w:sz w:val="18"/>
              </w:rPr>
              <w:t>Model ID</w:t>
            </w:r>
          </w:p>
        </w:tc>
        <w:tc>
          <w:tcPr>
            <w:tcW w:w="501" w:type="dxa"/>
            <w:shd w:val="clear" w:color="auto" w:fill="D8D8D8"/>
          </w:tcPr>
          <w:p w:rsidR="003D382C" w:rsidRDefault="00C35252">
            <w:pPr>
              <w:pStyle w:val="TableParagraph"/>
              <w:rPr>
                <w:sz w:val="18"/>
              </w:rPr>
            </w:pPr>
            <w:r>
              <w:rPr>
                <w:w w:val="110"/>
                <w:sz w:val="18"/>
              </w:rPr>
              <w:t>C</w:t>
            </w:r>
          </w:p>
        </w:tc>
        <w:tc>
          <w:tcPr>
            <w:tcW w:w="593" w:type="dxa"/>
            <w:shd w:val="clear" w:color="auto" w:fill="D8D8D8"/>
          </w:tcPr>
          <w:p w:rsidR="003D382C" w:rsidRDefault="00C35252">
            <w:pPr>
              <w:pStyle w:val="TableParagraph"/>
              <w:rPr>
                <w:sz w:val="18"/>
              </w:rPr>
            </w:pPr>
            <w:r>
              <w:rPr>
                <w:w w:val="105"/>
                <w:sz w:val="18"/>
              </w:rPr>
              <w:t>M</w:t>
            </w:r>
          </w:p>
        </w:tc>
        <w:tc>
          <w:tcPr>
            <w:tcW w:w="593" w:type="dxa"/>
            <w:shd w:val="clear" w:color="auto" w:fill="D8D8D8"/>
          </w:tcPr>
          <w:p w:rsidR="003D382C" w:rsidRDefault="00C35252">
            <w:pPr>
              <w:pStyle w:val="TableParagraph"/>
              <w:rPr>
                <w:sz w:val="18"/>
              </w:rPr>
            </w:pPr>
            <w:r>
              <w:rPr>
                <w:w w:val="125"/>
                <w:sz w:val="18"/>
              </w:rPr>
              <w:t>P</w:t>
            </w:r>
          </w:p>
        </w:tc>
        <w:tc>
          <w:tcPr>
            <w:tcW w:w="593" w:type="dxa"/>
            <w:shd w:val="clear" w:color="auto" w:fill="D8D8D8"/>
          </w:tcPr>
          <w:p w:rsidR="003D382C" w:rsidRDefault="00C35252">
            <w:pPr>
              <w:pStyle w:val="TableParagraph"/>
              <w:rPr>
                <w:sz w:val="18"/>
              </w:rPr>
            </w:pPr>
            <w:r>
              <w:rPr>
                <w:w w:val="106"/>
                <w:sz w:val="18"/>
              </w:rPr>
              <w:t>A</w:t>
            </w:r>
          </w:p>
        </w:tc>
        <w:tc>
          <w:tcPr>
            <w:tcW w:w="593" w:type="dxa"/>
            <w:shd w:val="clear" w:color="auto" w:fill="D8D8D8"/>
          </w:tcPr>
          <w:p w:rsidR="003D382C" w:rsidRDefault="00C35252">
            <w:pPr>
              <w:pStyle w:val="TableParagraph"/>
              <w:rPr>
                <w:sz w:val="18"/>
              </w:rPr>
            </w:pPr>
            <w:r>
              <w:rPr>
                <w:w w:val="105"/>
                <w:sz w:val="18"/>
              </w:rPr>
              <w:t>AS</w:t>
            </w:r>
          </w:p>
        </w:tc>
        <w:tc>
          <w:tcPr>
            <w:tcW w:w="501" w:type="dxa"/>
            <w:shd w:val="clear" w:color="auto" w:fill="D8D8D8"/>
          </w:tcPr>
          <w:p w:rsidR="003D382C" w:rsidRDefault="00C35252">
            <w:pPr>
              <w:pStyle w:val="TableParagraph"/>
              <w:rPr>
                <w:sz w:val="18"/>
              </w:rPr>
            </w:pPr>
            <w:r>
              <w:rPr>
                <w:w w:val="111"/>
                <w:sz w:val="18"/>
              </w:rPr>
              <w:t>G</w:t>
            </w:r>
          </w:p>
        </w:tc>
        <w:tc>
          <w:tcPr>
            <w:tcW w:w="593" w:type="dxa"/>
            <w:shd w:val="clear" w:color="auto" w:fill="D8D8D8"/>
          </w:tcPr>
          <w:p w:rsidR="003D382C" w:rsidRDefault="00C35252">
            <w:pPr>
              <w:pStyle w:val="TableParagraph"/>
              <w:rPr>
                <w:sz w:val="18"/>
              </w:rPr>
            </w:pPr>
            <w:r>
              <w:rPr>
                <w:w w:val="108"/>
                <w:sz w:val="18"/>
              </w:rPr>
              <w:t>B</w:t>
            </w:r>
          </w:p>
        </w:tc>
        <w:tc>
          <w:tcPr>
            <w:tcW w:w="501" w:type="dxa"/>
            <w:shd w:val="clear" w:color="auto" w:fill="D8D8D8"/>
          </w:tcPr>
          <w:p w:rsidR="003D382C" w:rsidRDefault="00C35252">
            <w:pPr>
              <w:pStyle w:val="TableParagraph"/>
              <w:rPr>
                <w:sz w:val="18"/>
              </w:rPr>
            </w:pPr>
            <w:r>
              <w:rPr>
                <w:w w:val="108"/>
                <w:sz w:val="18"/>
              </w:rPr>
              <w:t>D</w:t>
            </w:r>
          </w:p>
        </w:tc>
        <w:tc>
          <w:tcPr>
            <w:tcW w:w="409" w:type="dxa"/>
            <w:shd w:val="clear" w:color="auto" w:fill="D8D8D8"/>
          </w:tcPr>
          <w:p w:rsidR="003D382C" w:rsidRDefault="00C35252">
            <w:pPr>
              <w:pStyle w:val="TableParagraph"/>
              <w:rPr>
                <w:sz w:val="18"/>
              </w:rPr>
            </w:pPr>
            <w:r>
              <w:rPr>
                <w:w w:val="114"/>
                <w:sz w:val="18"/>
              </w:rPr>
              <w:t>E</w:t>
            </w:r>
          </w:p>
        </w:tc>
        <w:tc>
          <w:tcPr>
            <w:tcW w:w="327" w:type="dxa"/>
            <w:shd w:val="clear" w:color="auto" w:fill="D8D8D8"/>
          </w:tcPr>
          <w:p w:rsidR="003D382C" w:rsidRDefault="00C35252">
            <w:pPr>
              <w:pStyle w:val="TableParagraph"/>
              <w:ind w:left="0"/>
              <w:jc w:val="center"/>
              <w:rPr>
                <w:sz w:val="18"/>
              </w:rPr>
            </w:pPr>
            <w:r>
              <w:rPr>
                <w:w w:val="102"/>
                <w:sz w:val="18"/>
              </w:rPr>
              <w:t>S</w:t>
            </w:r>
          </w:p>
        </w:tc>
        <w:tc>
          <w:tcPr>
            <w:tcW w:w="501" w:type="dxa"/>
            <w:shd w:val="clear" w:color="auto" w:fill="D8D8D8"/>
          </w:tcPr>
          <w:p w:rsidR="003D382C" w:rsidRDefault="00C35252">
            <w:pPr>
              <w:pStyle w:val="TableParagraph"/>
              <w:rPr>
                <w:sz w:val="18"/>
              </w:rPr>
            </w:pPr>
            <w:r>
              <w:rPr>
                <w:w w:val="105"/>
                <w:sz w:val="18"/>
              </w:rPr>
              <w:t>DV</w:t>
            </w:r>
          </w:p>
        </w:tc>
        <w:tc>
          <w:tcPr>
            <w:tcW w:w="409" w:type="dxa"/>
            <w:shd w:val="clear" w:color="auto" w:fill="D8D8D8"/>
          </w:tcPr>
          <w:p w:rsidR="003D382C" w:rsidRDefault="00C35252">
            <w:pPr>
              <w:pStyle w:val="TableParagraph"/>
              <w:rPr>
                <w:sz w:val="18"/>
              </w:rPr>
            </w:pPr>
            <w:r>
              <w:rPr>
                <w:w w:val="120"/>
                <w:sz w:val="18"/>
              </w:rPr>
              <w:t>F</w:t>
            </w:r>
          </w:p>
        </w:tc>
        <w:tc>
          <w:tcPr>
            <w:tcW w:w="1182" w:type="dxa"/>
            <w:shd w:val="clear" w:color="auto" w:fill="D8D8D8"/>
          </w:tcPr>
          <w:p w:rsidR="003D382C" w:rsidRDefault="00C35252">
            <w:pPr>
              <w:pStyle w:val="TableParagraph"/>
              <w:rPr>
                <w:sz w:val="18"/>
              </w:rPr>
            </w:pPr>
            <w:r>
              <w:rPr>
                <w:w w:val="105"/>
                <w:sz w:val="18"/>
              </w:rPr>
              <w:t>Differences</w:t>
            </w:r>
          </w:p>
          <w:p w:rsidR="003D382C" w:rsidRDefault="00C35252">
            <w:pPr>
              <w:pStyle w:val="TableParagraph"/>
              <w:spacing w:before="2" w:line="240" w:lineRule="auto"/>
              <w:rPr>
                <w:sz w:val="18"/>
              </w:rPr>
            </w:pPr>
            <w:proofErr w:type="gramStart"/>
            <w:r>
              <w:rPr>
                <w:w w:val="110"/>
                <w:sz w:val="18"/>
              </w:rPr>
              <w:t>in</w:t>
            </w:r>
            <w:proofErr w:type="gramEnd"/>
            <w:r>
              <w:rPr>
                <w:w w:val="110"/>
                <w:sz w:val="18"/>
              </w:rPr>
              <w:t xml:space="preserve"> models?</w:t>
            </w:r>
          </w:p>
        </w:tc>
        <w:tc>
          <w:tcPr>
            <w:tcW w:w="1182" w:type="dxa"/>
            <w:shd w:val="clear" w:color="auto" w:fill="D8D8D8"/>
          </w:tcPr>
          <w:p w:rsidR="003D382C" w:rsidRDefault="00C35252">
            <w:pPr>
              <w:pStyle w:val="TableParagraph"/>
              <w:rPr>
                <w:sz w:val="18"/>
              </w:rPr>
            </w:pPr>
            <w:r>
              <w:rPr>
                <w:w w:val="105"/>
                <w:sz w:val="18"/>
              </w:rPr>
              <w:t>Differences</w:t>
            </w:r>
          </w:p>
          <w:p w:rsidR="003D382C" w:rsidRDefault="00C35252">
            <w:pPr>
              <w:pStyle w:val="TableParagraph"/>
              <w:spacing w:before="2" w:line="240" w:lineRule="auto"/>
              <w:rPr>
                <w:sz w:val="18"/>
              </w:rPr>
            </w:pPr>
            <w:proofErr w:type="gramStart"/>
            <w:r>
              <w:rPr>
                <w:w w:val="105"/>
                <w:sz w:val="18"/>
              </w:rPr>
              <w:t>in</w:t>
            </w:r>
            <w:proofErr w:type="gramEnd"/>
            <w:r>
              <w:rPr>
                <w:w w:val="105"/>
                <w:sz w:val="18"/>
              </w:rPr>
              <w:t xml:space="preserve"> code?</w:t>
            </w:r>
          </w:p>
        </w:tc>
      </w:tr>
      <w:tr w:rsidR="003D382C">
        <w:trPr>
          <w:trHeight w:hRule="exact" w:val="219"/>
        </w:trPr>
        <w:tc>
          <w:tcPr>
            <w:tcW w:w="995" w:type="dxa"/>
          </w:tcPr>
          <w:p w:rsidR="003D382C" w:rsidRDefault="00C35252">
            <w:pPr>
              <w:pStyle w:val="TableParagraph"/>
              <w:rPr>
                <w:sz w:val="18"/>
              </w:rPr>
            </w:pPr>
            <w:r>
              <w:rPr>
                <w:w w:val="102"/>
                <w:sz w:val="18"/>
              </w:rPr>
              <w:t>1</w:t>
            </w:r>
          </w:p>
        </w:tc>
        <w:tc>
          <w:tcPr>
            <w:tcW w:w="501" w:type="dxa"/>
          </w:tcPr>
          <w:p w:rsidR="003D382C" w:rsidRDefault="00C35252">
            <w:pPr>
              <w:pStyle w:val="TableParagraph"/>
              <w:rPr>
                <w:sz w:val="18"/>
              </w:rPr>
            </w:pPr>
            <w:r>
              <w:rPr>
                <w:sz w:val="18"/>
              </w:rPr>
              <w:t>180</w:t>
            </w:r>
          </w:p>
        </w:tc>
        <w:tc>
          <w:tcPr>
            <w:tcW w:w="593" w:type="dxa"/>
          </w:tcPr>
          <w:p w:rsidR="003D382C" w:rsidRDefault="00C35252">
            <w:pPr>
              <w:pStyle w:val="TableParagraph"/>
              <w:rPr>
                <w:sz w:val="18"/>
              </w:rPr>
            </w:pPr>
            <w:r>
              <w:rPr>
                <w:sz w:val="18"/>
              </w:rPr>
              <w:t>1419</w:t>
            </w:r>
          </w:p>
        </w:tc>
        <w:tc>
          <w:tcPr>
            <w:tcW w:w="593" w:type="dxa"/>
          </w:tcPr>
          <w:p w:rsidR="003D382C" w:rsidRDefault="00C35252">
            <w:pPr>
              <w:pStyle w:val="TableParagraph"/>
              <w:rPr>
                <w:sz w:val="18"/>
              </w:rPr>
            </w:pPr>
            <w:r>
              <w:rPr>
                <w:sz w:val="18"/>
              </w:rPr>
              <w:t>2683</w:t>
            </w:r>
          </w:p>
        </w:tc>
        <w:tc>
          <w:tcPr>
            <w:tcW w:w="593" w:type="dxa"/>
          </w:tcPr>
          <w:p w:rsidR="003D382C" w:rsidRDefault="00C35252">
            <w:pPr>
              <w:pStyle w:val="TableParagraph"/>
              <w:rPr>
                <w:sz w:val="18"/>
              </w:rPr>
            </w:pPr>
            <w:r>
              <w:rPr>
                <w:sz w:val="18"/>
              </w:rPr>
              <w:t>1835</w:t>
            </w:r>
          </w:p>
        </w:tc>
        <w:tc>
          <w:tcPr>
            <w:tcW w:w="593" w:type="dxa"/>
          </w:tcPr>
          <w:p w:rsidR="003D382C" w:rsidRDefault="00C35252">
            <w:pPr>
              <w:pStyle w:val="TableParagraph"/>
              <w:rPr>
                <w:sz w:val="18"/>
              </w:rPr>
            </w:pPr>
            <w:r>
              <w:rPr>
                <w:sz w:val="18"/>
              </w:rPr>
              <w:t>1053</w:t>
            </w:r>
          </w:p>
        </w:tc>
        <w:tc>
          <w:tcPr>
            <w:tcW w:w="501" w:type="dxa"/>
          </w:tcPr>
          <w:p w:rsidR="003D382C" w:rsidRDefault="00C35252">
            <w:pPr>
              <w:pStyle w:val="TableParagraph"/>
              <w:rPr>
                <w:sz w:val="18"/>
              </w:rPr>
            </w:pPr>
            <w:r>
              <w:rPr>
                <w:sz w:val="18"/>
              </w:rPr>
              <w:t>179</w:t>
            </w:r>
          </w:p>
        </w:tc>
        <w:tc>
          <w:tcPr>
            <w:tcW w:w="593" w:type="dxa"/>
          </w:tcPr>
          <w:p w:rsidR="003D382C" w:rsidRDefault="00C35252">
            <w:pPr>
              <w:pStyle w:val="TableParagraph"/>
              <w:rPr>
                <w:sz w:val="18"/>
              </w:rPr>
            </w:pPr>
            <w:r>
              <w:rPr>
                <w:sz w:val="18"/>
              </w:rPr>
              <w:t>1138</w:t>
            </w:r>
          </w:p>
        </w:tc>
        <w:tc>
          <w:tcPr>
            <w:tcW w:w="501" w:type="dxa"/>
          </w:tcPr>
          <w:p w:rsidR="003D382C" w:rsidRDefault="00C35252">
            <w:pPr>
              <w:pStyle w:val="TableParagraph"/>
              <w:rPr>
                <w:sz w:val="18"/>
              </w:rPr>
            </w:pPr>
            <w:r>
              <w:rPr>
                <w:sz w:val="18"/>
              </w:rPr>
              <w:t>507</w:t>
            </w:r>
          </w:p>
        </w:tc>
        <w:tc>
          <w:tcPr>
            <w:tcW w:w="409" w:type="dxa"/>
          </w:tcPr>
          <w:p w:rsidR="003D382C" w:rsidRDefault="00C35252">
            <w:pPr>
              <w:pStyle w:val="TableParagraph"/>
              <w:rPr>
                <w:sz w:val="18"/>
              </w:rPr>
            </w:pPr>
            <w:r>
              <w:rPr>
                <w:sz w:val="18"/>
              </w:rPr>
              <w:t>13</w:t>
            </w:r>
          </w:p>
        </w:tc>
        <w:tc>
          <w:tcPr>
            <w:tcW w:w="327" w:type="dxa"/>
          </w:tcPr>
          <w:p w:rsidR="003D382C" w:rsidRDefault="00C35252">
            <w:pPr>
              <w:pStyle w:val="TableParagraph"/>
              <w:ind w:left="0" w:right="8"/>
              <w:jc w:val="center"/>
              <w:rPr>
                <w:sz w:val="18"/>
              </w:rPr>
            </w:pPr>
            <w:r>
              <w:rPr>
                <w:w w:val="102"/>
                <w:sz w:val="18"/>
              </w:rPr>
              <w:t>7</w:t>
            </w:r>
          </w:p>
        </w:tc>
        <w:tc>
          <w:tcPr>
            <w:tcW w:w="501" w:type="dxa"/>
          </w:tcPr>
          <w:p w:rsidR="003D382C" w:rsidRDefault="00C35252">
            <w:pPr>
              <w:pStyle w:val="TableParagraph"/>
              <w:rPr>
                <w:sz w:val="18"/>
              </w:rPr>
            </w:pPr>
            <w:r>
              <w:rPr>
                <w:sz w:val="18"/>
              </w:rPr>
              <w:t>150</w:t>
            </w:r>
          </w:p>
        </w:tc>
        <w:tc>
          <w:tcPr>
            <w:tcW w:w="409" w:type="dxa"/>
          </w:tcPr>
          <w:p w:rsidR="003D382C" w:rsidRDefault="00C35252">
            <w:pPr>
              <w:pStyle w:val="TableParagraph"/>
              <w:rPr>
                <w:sz w:val="18"/>
              </w:rPr>
            </w:pPr>
            <w:r>
              <w:rPr>
                <w:sz w:val="18"/>
              </w:rPr>
              <w:t>11</w:t>
            </w:r>
          </w:p>
        </w:tc>
        <w:tc>
          <w:tcPr>
            <w:tcW w:w="1182" w:type="dxa"/>
          </w:tcPr>
          <w:p w:rsidR="003D382C" w:rsidRDefault="00C35252">
            <w:pPr>
              <w:pStyle w:val="TableParagraph"/>
              <w:rPr>
                <w:sz w:val="18"/>
              </w:rPr>
            </w:pPr>
            <w:r>
              <w:rPr>
                <w:w w:val="105"/>
                <w:sz w:val="18"/>
              </w:rPr>
              <w:t>No</w:t>
            </w:r>
          </w:p>
        </w:tc>
        <w:tc>
          <w:tcPr>
            <w:tcW w:w="1182" w:type="dxa"/>
          </w:tcPr>
          <w:p w:rsidR="003D382C" w:rsidRDefault="00C35252">
            <w:pPr>
              <w:pStyle w:val="TableParagraph"/>
              <w:rPr>
                <w:sz w:val="18"/>
              </w:rPr>
            </w:pPr>
            <w:r>
              <w:rPr>
                <w:w w:val="105"/>
                <w:sz w:val="18"/>
              </w:rPr>
              <w:t>No</w:t>
            </w:r>
          </w:p>
        </w:tc>
      </w:tr>
      <w:tr w:rsidR="003D382C">
        <w:trPr>
          <w:trHeight w:hRule="exact" w:val="219"/>
        </w:trPr>
        <w:tc>
          <w:tcPr>
            <w:tcW w:w="995" w:type="dxa"/>
          </w:tcPr>
          <w:p w:rsidR="003D382C" w:rsidRDefault="00C35252">
            <w:pPr>
              <w:pStyle w:val="TableParagraph"/>
              <w:rPr>
                <w:sz w:val="18"/>
              </w:rPr>
            </w:pPr>
            <w:r>
              <w:rPr>
                <w:w w:val="102"/>
                <w:sz w:val="18"/>
              </w:rPr>
              <w:t>2</w:t>
            </w:r>
          </w:p>
        </w:tc>
        <w:tc>
          <w:tcPr>
            <w:tcW w:w="501" w:type="dxa"/>
          </w:tcPr>
          <w:p w:rsidR="003D382C" w:rsidRDefault="00C35252">
            <w:pPr>
              <w:pStyle w:val="TableParagraph"/>
              <w:rPr>
                <w:sz w:val="18"/>
              </w:rPr>
            </w:pPr>
            <w:r>
              <w:rPr>
                <w:sz w:val="18"/>
              </w:rPr>
              <w:t>180</w:t>
            </w:r>
          </w:p>
        </w:tc>
        <w:tc>
          <w:tcPr>
            <w:tcW w:w="593" w:type="dxa"/>
          </w:tcPr>
          <w:p w:rsidR="003D382C" w:rsidRDefault="00C35252">
            <w:pPr>
              <w:pStyle w:val="TableParagraph"/>
              <w:rPr>
                <w:sz w:val="18"/>
              </w:rPr>
            </w:pPr>
            <w:r>
              <w:rPr>
                <w:sz w:val="18"/>
              </w:rPr>
              <w:t>1437</w:t>
            </w:r>
          </w:p>
        </w:tc>
        <w:tc>
          <w:tcPr>
            <w:tcW w:w="593" w:type="dxa"/>
          </w:tcPr>
          <w:p w:rsidR="003D382C" w:rsidRDefault="00C35252">
            <w:pPr>
              <w:pStyle w:val="TableParagraph"/>
              <w:rPr>
                <w:sz w:val="18"/>
              </w:rPr>
            </w:pPr>
            <w:r>
              <w:rPr>
                <w:sz w:val="18"/>
              </w:rPr>
              <w:t>2718</w:t>
            </w:r>
          </w:p>
        </w:tc>
        <w:tc>
          <w:tcPr>
            <w:tcW w:w="593" w:type="dxa"/>
          </w:tcPr>
          <w:p w:rsidR="003D382C" w:rsidRDefault="00C35252">
            <w:pPr>
              <w:pStyle w:val="TableParagraph"/>
              <w:rPr>
                <w:sz w:val="18"/>
              </w:rPr>
            </w:pPr>
            <w:r>
              <w:rPr>
                <w:sz w:val="18"/>
              </w:rPr>
              <w:t>1874</w:t>
            </w:r>
          </w:p>
        </w:tc>
        <w:tc>
          <w:tcPr>
            <w:tcW w:w="593" w:type="dxa"/>
          </w:tcPr>
          <w:p w:rsidR="003D382C" w:rsidRDefault="00C35252">
            <w:pPr>
              <w:pStyle w:val="TableParagraph"/>
              <w:rPr>
                <w:sz w:val="18"/>
              </w:rPr>
            </w:pPr>
            <w:r>
              <w:rPr>
                <w:sz w:val="18"/>
              </w:rPr>
              <w:t>1074</w:t>
            </w:r>
          </w:p>
        </w:tc>
        <w:tc>
          <w:tcPr>
            <w:tcW w:w="501" w:type="dxa"/>
          </w:tcPr>
          <w:p w:rsidR="003D382C" w:rsidRDefault="00C35252">
            <w:pPr>
              <w:pStyle w:val="TableParagraph"/>
              <w:rPr>
                <w:sz w:val="18"/>
              </w:rPr>
            </w:pPr>
            <w:r>
              <w:rPr>
                <w:sz w:val="18"/>
              </w:rPr>
              <w:t>179</w:t>
            </w:r>
          </w:p>
        </w:tc>
        <w:tc>
          <w:tcPr>
            <w:tcW w:w="593" w:type="dxa"/>
          </w:tcPr>
          <w:p w:rsidR="003D382C" w:rsidRDefault="00C35252">
            <w:pPr>
              <w:pStyle w:val="TableParagraph"/>
              <w:rPr>
                <w:sz w:val="18"/>
              </w:rPr>
            </w:pPr>
            <w:r>
              <w:rPr>
                <w:sz w:val="18"/>
              </w:rPr>
              <w:t>1157</w:t>
            </w:r>
          </w:p>
        </w:tc>
        <w:tc>
          <w:tcPr>
            <w:tcW w:w="501" w:type="dxa"/>
          </w:tcPr>
          <w:p w:rsidR="003D382C" w:rsidRDefault="00C35252">
            <w:pPr>
              <w:pStyle w:val="TableParagraph"/>
              <w:rPr>
                <w:sz w:val="18"/>
              </w:rPr>
            </w:pPr>
            <w:r>
              <w:rPr>
                <w:sz w:val="18"/>
              </w:rPr>
              <w:t>512</w:t>
            </w:r>
          </w:p>
        </w:tc>
        <w:tc>
          <w:tcPr>
            <w:tcW w:w="409" w:type="dxa"/>
          </w:tcPr>
          <w:p w:rsidR="003D382C" w:rsidRDefault="00C35252">
            <w:pPr>
              <w:pStyle w:val="TableParagraph"/>
              <w:rPr>
                <w:sz w:val="18"/>
              </w:rPr>
            </w:pPr>
            <w:r>
              <w:rPr>
                <w:sz w:val="18"/>
              </w:rPr>
              <w:t>10</w:t>
            </w:r>
          </w:p>
        </w:tc>
        <w:tc>
          <w:tcPr>
            <w:tcW w:w="327" w:type="dxa"/>
          </w:tcPr>
          <w:p w:rsidR="003D382C" w:rsidRDefault="00C35252">
            <w:pPr>
              <w:pStyle w:val="TableParagraph"/>
              <w:ind w:left="0" w:right="8"/>
              <w:jc w:val="center"/>
              <w:rPr>
                <w:sz w:val="18"/>
              </w:rPr>
            </w:pPr>
            <w:r>
              <w:rPr>
                <w:w w:val="102"/>
                <w:sz w:val="18"/>
              </w:rPr>
              <w:t>9</w:t>
            </w:r>
          </w:p>
        </w:tc>
        <w:tc>
          <w:tcPr>
            <w:tcW w:w="501" w:type="dxa"/>
          </w:tcPr>
          <w:p w:rsidR="003D382C" w:rsidRDefault="00C35252">
            <w:pPr>
              <w:pStyle w:val="TableParagraph"/>
              <w:rPr>
                <w:sz w:val="18"/>
              </w:rPr>
            </w:pPr>
            <w:r>
              <w:rPr>
                <w:sz w:val="18"/>
              </w:rPr>
              <w:t>167</w:t>
            </w:r>
          </w:p>
        </w:tc>
        <w:tc>
          <w:tcPr>
            <w:tcW w:w="409" w:type="dxa"/>
          </w:tcPr>
          <w:p w:rsidR="003D382C" w:rsidRDefault="00C35252">
            <w:pPr>
              <w:pStyle w:val="TableParagraph"/>
              <w:rPr>
                <w:sz w:val="18"/>
              </w:rPr>
            </w:pPr>
            <w:r>
              <w:rPr>
                <w:w w:val="102"/>
                <w:sz w:val="18"/>
              </w:rPr>
              <w:t>9</w:t>
            </w:r>
          </w:p>
        </w:tc>
        <w:tc>
          <w:tcPr>
            <w:tcW w:w="1182" w:type="dxa"/>
          </w:tcPr>
          <w:p w:rsidR="003D382C" w:rsidRDefault="00C35252">
            <w:pPr>
              <w:pStyle w:val="TableParagraph"/>
              <w:rPr>
                <w:sz w:val="18"/>
              </w:rPr>
            </w:pPr>
            <w:r>
              <w:rPr>
                <w:w w:val="105"/>
                <w:sz w:val="18"/>
              </w:rPr>
              <w:t>No</w:t>
            </w:r>
          </w:p>
        </w:tc>
        <w:tc>
          <w:tcPr>
            <w:tcW w:w="1182" w:type="dxa"/>
          </w:tcPr>
          <w:p w:rsidR="003D382C" w:rsidRDefault="00C35252">
            <w:pPr>
              <w:pStyle w:val="TableParagraph"/>
              <w:rPr>
                <w:sz w:val="18"/>
              </w:rPr>
            </w:pPr>
            <w:r>
              <w:rPr>
                <w:w w:val="105"/>
                <w:sz w:val="18"/>
              </w:rPr>
              <w:t>No</w:t>
            </w:r>
          </w:p>
        </w:tc>
      </w:tr>
      <w:tr w:rsidR="003D382C">
        <w:trPr>
          <w:trHeight w:hRule="exact" w:val="219"/>
        </w:trPr>
        <w:tc>
          <w:tcPr>
            <w:tcW w:w="995" w:type="dxa"/>
          </w:tcPr>
          <w:p w:rsidR="003D382C" w:rsidRDefault="00C35252">
            <w:pPr>
              <w:pStyle w:val="TableParagraph"/>
              <w:rPr>
                <w:sz w:val="18"/>
              </w:rPr>
            </w:pPr>
            <w:r>
              <w:rPr>
                <w:w w:val="115"/>
                <w:sz w:val="18"/>
              </w:rPr>
              <w:t>..</w:t>
            </w:r>
          </w:p>
        </w:tc>
        <w:tc>
          <w:tcPr>
            <w:tcW w:w="501" w:type="dxa"/>
          </w:tcPr>
          <w:p w:rsidR="003D382C" w:rsidRDefault="00C35252">
            <w:pPr>
              <w:pStyle w:val="TableParagraph"/>
              <w:rPr>
                <w:sz w:val="18"/>
              </w:rPr>
            </w:pPr>
            <w:r>
              <w:rPr>
                <w:w w:val="115"/>
                <w:sz w:val="18"/>
              </w:rPr>
              <w:t>..</w:t>
            </w:r>
          </w:p>
        </w:tc>
        <w:tc>
          <w:tcPr>
            <w:tcW w:w="593" w:type="dxa"/>
          </w:tcPr>
          <w:p w:rsidR="003D382C" w:rsidRDefault="00C35252">
            <w:pPr>
              <w:pStyle w:val="TableParagraph"/>
              <w:rPr>
                <w:sz w:val="18"/>
              </w:rPr>
            </w:pPr>
            <w:r>
              <w:rPr>
                <w:w w:val="115"/>
                <w:sz w:val="18"/>
              </w:rPr>
              <w:t>..</w:t>
            </w:r>
          </w:p>
        </w:tc>
        <w:tc>
          <w:tcPr>
            <w:tcW w:w="593" w:type="dxa"/>
          </w:tcPr>
          <w:p w:rsidR="003D382C" w:rsidRDefault="00C35252">
            <w:pPr>
              <w:pStyle w:val="TableParagraph"/>
              <w:rPr>
                <w:sz w:val="18"/>
              </w:rPr>
            </w:pPr>
            <w:r>
              <w:rPr>
                <w:w w:val="115"/>
                <w:sz w:val="18"/>
              </w:rPr>
              <w:t>..</w:t>
            </w:r>
          </w:p>
        </w:tc>
        <w:tc>
          <w:tcPr>
            <w:tcW w:w="593" w:type="dxa"/>
          </w:tcPr>
          <w:p w:rsidR="003D382C" w:rsidRDefault="00C35252">
            <w:pPr>
              <w:pStyle w:val="TableParagraph"/>
              <w:rPr>
                <w:sz w:val="18"/>
              </w:rPr>
            </w:pPr>
            <w:r>
              <w:rPr>
                <w:w w:val="115"/>
                <w:sz w:val="18"/>
              </w:rPr>
              <w:t>..</w:t>
            </w:r>
          </w:p>
        </w:tc>
        <w:tc>
          <w:tcPr>
            <w:tcW w:w="593" w:type="dxa"/>
          </w:tcPr>
          <w:p w:rsidR="003D382C" w:rsidRDefault="00C35252">
            <w:pPr>
              <w:pStyle w:val="TableParagraph"/>
              <w:rPr>
                <w:sz w:val="18"/>
              </w:rPr>
            </w:pPr>
            <w:r>
              <w:rPr>
                <w:w w:val="115"/>
                <w:sz w:val="18"/>
              </w:rPr>
              <w:t>..</w:t>
            </w:r>
          </w:p>
        </w:tc>
        <w:tc>
          <w:tcPr>
            <w:tcW w:w="501" w:type="dxa"/>
          </w:tcPr>
          <w:p w:rsidR="003D382C" w:rsidRDefault="00C35252">
            <w:pPr>
              <w:pStyle w:val="TableParagraph"/>
              <w:rPr>
                <w:sz w:val="18"/>
              </w:rPr>
            </w:pPr>
            <w:r>
              <w:rPr>
                <w:w w:val="115"/>
                <w:sz w:val="18"/>
              </w:rPr>
              <w:t>..</w:t>
            </w:r>
          </w:p>
        </w:tc>
        <w:tc>
          <w:tcPr>
            <w:tcW w:w="593" w:type="dxa"/>
          </w:tcPr>
          <w:p w:rsidR="003D382C" w:rsidRDefault="00C35252">
            <w:pPr>
              <w:pStyle w:val="TableParagraph"/>
              <w:rPr>
                <w:sz w:val="18"/>
              </w:rPr>
            </w:pPr>
            <w:r>
              <w:rPr>
                <w:w w:val="115"/>
                <w:sz w:val="18"/>
              </w:rPr>
              <w:t>..</w:t>
            </w:r>
          </w:p>
        </w:tc>
        <w:tc>
          <w:tcPr>
            <w:tcW w:w="501" w:type="dxa"/>
          </w:tcPr>
          <w:p w:rsidR="003D382C" w:rsidRDefault="00C35252">
            <w:pPr>
              <w:pStyle w:val="TableParagraph"/>
              <w:rPr>
                <w:sz w:val="18"/>
              </w:rPr>
            </w:pPr>
            <w:r>
              <w:rPr>
                <w:w w:val="115"/>
                <w:sz w:val="18"/>
              </w:rPr>
              <w:t>..</w:t>
            </w:r>
          </w:p>
        </w:tc>
        <w:tc>
          <w:tcPr>
            <w:tcW w:w="409" w:type="dxa"/>
          </w:tcPr>
          <w:p w:rsidR="003D382C" w:rsidRDefault="00C35252">
            <w:pPr>
              <w:pStyle w:val="TableParagraph"/>
              <w:rPr>
                <w:sz w:val="18"/>
              </w:rPr>
            </w:pPr>
            <w:r>
              <w:rPr>
                <w:w w:val="115"/>
                <w:sz w:val="18"/>
              </w:rPr>
              <w:t>..</w:t>
            </w:r>
          </w:p>
        </w:tc>
        <w:tc>
          <w:tcPr>
            <w:tcW w:w="327" w:type="dxa"/>
          </w:tcPr>
          <w:p w:rsidR="003D382C" w:rsidRDefault="00C35252">
            <w:pPr>
              <w:pStyle w:val="TableParagraph"/>
              <w:ind w:left="86" w:right="86"/>
              <w:jc w:val="center"/>
              <w:rPr>
                <w:sz w:val="18"/>
              </w:rPr>
            </w:pPr>
            <w:r>
              <w:rPr>
                <w:w w:val="115"/>
                <w:sz w:val="18"/>
              </w:rPr>
              <w:t>..</w:t>
            </w:r>
          </w:p>
        </w:tc>
        <w:tc>
          <w:tcPr>
            <w:tcW w:w="501" w:type="dxa"/>
          </w:tcPr>
          <w:p w:rsidR="003D382C" w:rsidRDefault="00C35252">
            <w:pPr>
              <w:pStyle w:val="TableParagraph"/>
              <w:rPr>
                <w:sz w:val="18"/>
              </w:rPr>
            </w:pPr>
            <w:r>
              <w:rPr>
                <w:w w:val="115"/>
                <w:sz w:val="18"/>
              </w:rPr>
              <w:t>..</w:t>
            </w:r>
          </w:p>
        </w:tc>
        <w:tc>
          <w:tcPr>
            <w:tcW w:w="409" w:type="dxa"/>
          </w:tcPr>
          <w:p w:rsidR="003D382C" w:rsidRDefault="00C35252">
            <w:pPr>
              <w:pStyle w:val="TableParagraph"/>
              <w:rPr>
                <w:sz w:val="18"/>
              </w:rPr>
            </w:pPr>
            <w:r>
              <w:rPr>
                <w:w w:val="115"/>
                <w:sz w:val="18"/>
              </w:rPr>
              <w:t>..</w:t>
            </w:r>
          </w:p>
        </w:tc>
        <w:tc>
          <w:tcPr>
            <w:tcW w:w="1182" w:type="dxa"/>
          </w:tcPr>
          <w:p w:rsidR="003D382C" w:rsidRDefault="00C35252">
            <w:pPr>
              <w:pStyle w:val="TableParagraph"/>
              <w:rPr>
                <w:sz w:val="18"/>
              </w:rPr>
            </w:pPr>
            <w:r>
              <w:rPr>
                <w:w w:val="105"/>
                <w:sz w:val="18"/>
              </w:rPr>
              <w:t>No</w:t>
            </w:r>
          </w:p>
        </w:tc>
        <w:tc>
          <w:tcPr>
            <w:tcW w:w="1182" w:type="dxa"/>
          </w:tcPr>
          <w:p w:rsidR="003D382C" w:rsidRDefault="00C35252">
            <w:pPr>
              <w:pStyle w:val="TableParagraph"/>
              <w:rPr>
                <w:sz w:val="18"/>
              </w:rPr>
            </w:pPr>
            <w:r>
              <w:rPr>
                <w:w w:val="105"/>
                <w:sz w:val="18"/>
              </w:rPr>
              <w:t>No</w:t>
            </w:r>
          </w:p>
        </w:tc>
      </w:tr>
      <w:tr w:rsidR="003D382C">
        <w:trPr>
          <w:trHeight w:hRule="exact" w:val="219"/>
        </w:trPr>
        <w:tc>
          <w:tcPr>
            <w:tcW w:w="995" w:type="dxa"/>
          </w:tcPr>
          <w:p w:rsidR="003D382C" w:rsidRDefault="00C35252">
            <w:pPr>
              <w:pStyle w:val="TableParagraph"/>
              <w:rPr>
                <w:sz w:val="18"/>
              </w:rPr>
            </w:pPr>
            <w:r>
              <w:rPr>
                <w:sz w:val="18"/>
              </w:rPr>
              <w:t>200</w:t>
            </w:r>
          </w:p>
        </w:tc>
        <w:tc>
          <w:tcPr>
            <w:tcW w:w="501" w:type="dxa"/>
          </w:tcPr>
          <w:p w:rsidR="003D382C" w:rsidRDefault="00C35252">
            <w:pPr>
              <w:pStyle w:val="TableParagraph"/>
              <w:rPr>
                <w:sz w:val="18"/>
              </w:rPr>
            </w:pPr>
            <w:r>
              <w:rPr>
                <w:sz w:val="18"/>
              </w:rPr>
              <w:t>180</w:t>
            </w:r>
          </w:p>
        </w:tc>
        <w:tc>
          <w:tcPr>
            <w:tcW w:w="593" w:type="dxa"/>
          </w:tcPr>
          <w:p w:rsidR="003D382C" w:rsidRDefault="00C35252">
            <w:pPr>
              <w:pStyle w:val="TableParagraph"/>
              <w:rPr>
                <w:sz w:val="18"/>
              </w:rPr>
            </w:pPr>
            <w:r>
              <w:rPr>
                <w:sz w:val="18"/>
              </w:rPr>
              <w:t>1413</w:t>
            </w:r>
          </w:p>
        </w:tc>
        <w:tc>
          <w:tcPr>
            <w:tcW w:w="593" w:type="dxa"/>
          </w:tcPr>
          <w:p w:rsidR="003D382C" w:rsidRDefault="00C35252">
            <w:pPr>
              <w:pStyle w:val="TableParagraph"/>
              <w:rPr>
                <w:sz w:val="18"/>
              </w:rPr>
            </w:pPr>
            <w:r>
              <w:rPr>
                <w:sz w:val="18"/>
              </w:rPr>
              <w:t>2629</w:t>
            </w:r>
          </w:p>
        </w:tc>
        <w:tc>
          <w:tcPr>
            <w:tcW w:w="593" w:type="dxa"/>
          </w:tcPr>
          <w:p w:rsidR="003D382C" w:rsidRDefault="00C35252">
            <w:pPr>
              <w:pStyle w:val="TableParagraph"/>
              <w:rPr>
                <w:sz w:val="18"/>
              </w:rPr>
            </w:pPr>
            <w:r>
              <w:rPr>
                <w:sz w:val="18"/>
              </w:rPr>
              <w:t>1857</w:t>
            </w:r>
          </w:p>
        </w:tc>
        <w:tc>
          <w:tcPr>
            <w:tcW w:w="593" w:type="dxa"/>
          </w:tcPr>
          <w:p w:rsidR="003D382C" w:rsidRDefault="00C35252">
            <w:pPr>
              <w:pStyle w:val="TableParagraph"/>
              <w:rPr>
                <w:sz w:val="18"/>
              </w:rPr>
            </w:pPr>
            <w:r>
              <w:rPr>
                <w:sz w:val="18"/>
              </w:rPr>
              <w:t>1018</w:t>
            </w:r>
          </w:p>
        </w:tc>
        <w:tc>
          <w:tcPr>
            <w:tcW w:w="501" w:type="dxa"/>
          </w:tcPr>
          <w:p w:rsidR="003D382C" w:rsidRDefault="00C35252">
            <w:pPr>
              <w:pStyle w:val="TableParagraph"/>
              <w:rPr>
                <w:sz w:val="18"/>
              </w:rPr>
            </w:pPr>
            <w:r>
              <w:rPr>
                <w:sz w:val="18"/>
              </w:rPr>
              <w:t>179</w:t>
            </w:r>
          </w:p>
        </w:tc>
        <w:tc>
          <w:tcPr>
            <w:tcW w:w="593" w:type="dxa"/>
          </w:tcPr>
          <w:p w:rsidR="003D382C" w:rsidRDefault="00C35252">
            <w:pPr>
              <w:pStyle w:val="TableParagraph"/>
              <w:rPr>
                <w:sz w:val="18"/>
              </w:rPr>
            </w:pPr>
            <w:r>
              <w:rPr>
                <w:sz w:val="18"/>
              </w:rPr>
              <w:t>1127</w:t>
            </w:r>
          </w:p>
        </w:tc>
        <w:tc>
          <w:tcPr>
            <w:tcW w:w="501" w:type="dxa"/>
          </w:tcPr>
          <w:p w:rsidR="003D382C" w:rsidRDefault="00C35252">
            <w:pPr>
              <w:pStyle w:val="TableParagraph"/>
              <w:rPr>
                <w:sz w:val="18"/>
              </w:rPr>
            </w:pPr>
            <w:r>
              <w:rPr>
                <w:sz w:val="18"/>
              </w:rPr>
              <w:t>517</w:t>
            </w:r>
          </w:p>
        </w:tc>
        <w:tc>
          <w:tcPr>
            <w:tcW w:w="409" w:type="dxa"/>
          </w:tcPr>
          <w:p w:rsidR="003D382C" w:rsidRDefault="00C35252">
            <w:pPr>
              <w:pStyle w:val="TableParagraph"/>
              <w:rPr>
                <w:sz w:val="18"/>
              </w:rPr>
            </w:pPr>
            <w:r>
              <w:rPr>
                <w:sz w:val="18"/>
              </w:rPr>
              <w:t>13</w:t>
            </w:r>
          </w:p>
        </w:tc>
        <w:tc>
          <w:tcPr>
            <w:tcW w:w="327" w:type="dxa"/>
          </w:tcPr>
          <w:p w:rsidR="003D382C" w:rsidRDefault="00C35252">
            <w:pPr>
              <w:pStyle w:val="TableParagraph"/>
              <w:ind w:left="0" w:right="8"/>
              <w:jc w:val="center"/>
              <w:rPr>
                <w:sz w:val="18"/>
              </w:rPr>
            </w:pPr>
            <w:r>
              <w:rPr>
                <w:w w:val="102"/>
                <w:sz w:val="18"/>
              </w:rPr>
              <w:t>9</w:t>
            </w:r>
          </w:p>
        </w:tc>
        <w:tc>
          <w:tcPr>
            <w:tcW w:w="501" w:type="dxa"/>
          </w:tcPr>
          <w:p w:rsidR="003D382C" w:rsidRDefault="00C35252">
            <w:pPr>
              <w:pStyle w:val="TableParagraph"/>
              <w:rPr>
                <w:sz w:val="18"/>
              </w:rPr>
            </w:pPr>
            <w:r>
              <w:rPr>
                <w:sz w:val="18"/>
              </w:rPr>
              <w:t>150</w:t>
            </w:r>
          </w:p>
        </w:tc>
        <w:tc>
          <w:tcPr>
            <w:tcW w:w="409" w:type="dxa"/>
          </w:tcPr>
          <w:p w:rsidR="003D382C" w:rsidRDefault="00C35252">
            <w:pPr>
              <w:pStyle w:val="TableParagraph"/>
              <w:rPr>
                <w:sz w:val="18"/>
              </w:rPr>
            </w:pPr>
            <w:r>
              <w:rPr>
                <w:sz w:val="18"/>
              </w:rPr>
              <w:t>13</w:t>
            </w:r>
          </w:p>
        </w:tc>
        <w:tc>
          <w:tcPr>
            <w:tcW w:w="1182" w:type="dxa"/>
          </w:tcPr>
          <w:p w:rsidR="003D382C" w:rsidRDefault="00C35252">
            <w:pPr>
              <w:pStyle w:val="TableParagraph"/>
              <w:rPr>
                <w:sz w:val="18"/>
              </w:rPr>
            </w:pPr>
            <w:r>
              <w:rPr>
                <w:w w:val="105"/>
                <w:sz w:val="18"/>
              </w:rPr>
              <w:t>No</w:t>
            </w:r>
          </w:p>
        </w:tc>
        <w:tc>
          <w:tcPr>
            <w:tcW w:w="1182" w:type="dxa"/>
          </w:tcPr>
          <w:p w:rsidR="003D382C" w:rsidRDefault="00C35252">
            <w:pPr>
              <w:pStyle w:val="TableParagraph"/>
              <w:rPr>
                <w:sz w:val="18"/>
              </w:rPr>
            </w:pPr>
            <w:r>
              <w:rPr>
                <w:w w:val="105"/>
                <w:sz w:val="18"/>
              </w:rPr>
              <w:t>No</w:t>
            </w:r>
          </w:p>
        </w:tc>
      </w:tr>
    </w:tbl>
    <w:p w:rsidR="003D382C" w:rsidRDefault="003D382C">
      <w:pPr>
        <w:pStyle w:val="Corpsdetexte"/>
        <w:rPr>
          <w:rFonts w:ascii="Georgia"/>
          <w:b/>
          <w:sz w:val="20"/>
        </w:rPr>
      </w:pPr>
    </w:p>
    <w:p w:rsidR="003D382C" w:rsidRDefault="003D382C">
      <w:pPr>
        <w:pStyle w:val="Corpsdetexte"/>
        <w:spacing w:before="4"/>
        <w:rPr>
          <w:rFonts w:ascii="Georgia"/>
          <w:b/>
          <w:sz w:val="19"/>
        </w:rPr>
      </w:pPr>
    </w:p>
    <w:p w:rsidR="003D382C" w:rsidRDefault="00C35252">
      <w:pPr>
        <w:spacing w:before="69" w:line="190" w:lineRule="exact"/>
        <w:ind w:left="5376"/>
        <w:rPr>
          <w:rFonts w:ascii="Georgia"/>
          <w:b/>
          <w:sz w:val="18"/>
        </w:rPr>
      </w:pPr>
      <w:r>
        <w:rPr>
          <w:noProof/>
          <w:lang w:val="fr-FR" w:eastAsia="fr-FR"/>
        </w:rPr>
        <w:drawing>
          <wp:anchor distT="0" distB="0" distL="0" distR="0" simplePos="0" relativeHeight="2992" behindDoc="0" locked="0" layoutInCell="1" allowOverlap="1" wp14:anchorId="52402809" wp14:editId="024CCC59">
            <wp:simplePos x="0" y="0"/>
            <wp:positionH relativeFrom="page">
              <wp:posOffset>3363712</wp:posOffset>
            </wp:positionH>
            <wp:positionV relativeFrom="paragraph">
              <wp:posOffset>6822</wp:posOffset>
            </wp:positionV>
            <wp:extent cx="303635" cy="86139"/>
            <wp:effectExtent l="0" t="0" r="0" b="0"/>
            <wp:wrapNone/>
            <wp:docPr id="9" name="image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39.png"/>
                    <pic:cNvPicPr/>
                  </pic:nvPicPr>
                  <pic:blipFill>
                    <a:blip r:embed="rId82" cstate="print"/>
                    <a:stretch>
                      <a:fillRect/>
                    </a:stretch>
                  </pic:blipFill>
                  <pic:spPr>
                    <a:xfrm>
                      <a:off x="0" y="0"/>
                      <a:ext cx="303635" cy="86139"/>
                    </a:xfrm>
                    <a:prstGeom prst="rect">
                      <a:avLst/>
                    </a:prstGeom>
                  </pic:spPr>
                </pic:pic>
              </a:graphicData>
            </a:graphic>
          </wp:anchor>
        </w:drawing>
      </w:r>
      <w:r w:rsidR="0020624D">
        <w:rPr>
          <w:noProof/>
          <w:lang w:val="fr-FR" w:eastAsia="fr-FR"/>
        </w:rPr>
        <mc:AlternateContent>
          <mc:Choice Requires="wpg">
            <w:drawing>
              <wp:anchor distT="0" distB="0" distL="114300" distR="114300" simplePos="0" relativeHeight="3280" behindDoc="0" locked="0" layoutInCell="1" allowOverlap="1" wp14:anchorId="57481519" wp14:editId="2D1FD457">
                <wp:simplePos x="0" y="0"/>
                <wp:positionH relativeFrom="page">
                  <wp:posOffset>728980</wp:posOffset>
                </wp:positionH>
                <wp:positionV relativeFrom="paragraph">
                  <wp:posOffset>-4445</wp:posOffset>
                </wp:positionV>
                <wp:extent cx="2499995" cy="1877060"/>
                <wp:effectExtent l="5080" t="0" r="9525" b="635"/>
                <wp:wrapNone/>
                <wp:docPr id="4"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99995" cy="1877060"/>
                          <a:chOff x="1148" y="-7"/>
                          <a:chExt cx="3937" cy="2956"/>
                        </a:xfrm>
                      </wpg:grpSpPr>
                      <wps:wsp>
                        <wps:cNvPr id="6" name="Freeform 39"/>
                        <wps:cNvSpPr>
                          <a:spLocks/>
                        </wps:cNvSpPr>
                        <wps:spPr bwMode="auto">
                          <a:xfrm>
                            <a:off x="3853" y="509"/>
                            <a:ext cx="1017" cy="556"/>
                          </a:xfrm>
                          <a:custGeom>
                            <a:avLst/>
                            <a:gdLst>
                              <a:gd name="T0" fmla="+- 0 4869 3853"/>
                              <a:gd name="T1" fmla="*/ T0 w 1017"/>
                              <a:gd name="T2" fmla="+- 0 509 509"/>
                              <a:gd name="T3" fmla="*/ 509 h 556"/>
                              <a:gd name="T4" fmla="+- 0 3853 3853"/>
                              <a:gd name="T5" fmla="*/ T4 w 1017"/>
                              <a:gd name="T6" fmla="+- 0 509 509"/>
                              <a:gd name="T7" fmla="*/ 509 h 556"/>
                              <a:gd name="T8" fmla="+- 0 3853 3853"/>
                              <a:gd name="T9" fmla="*/ T8 w 1017"/>
                              <a:gd name="T10" fmla="+- 0 1034 509"/>
                              <a:gd name="T11" fmla="*/ 1034 h 556"/>
                              <a:gd name="T12" fmla="+- 0 3961 3853"/>
                              <a:gd name="T13" fmla="*/ T12 w 1017"/>
                              <a:gd name="T14" fmla="+- 0 1052 509"/>
                              <a:gd name="T15" fmla="*/ 1052 h 556"/>
                              <a:gd name="T16" fmla="+- 0 4055 3853"/>
                              <a:gd name="T17" fmla="*/ T16 w 1017"/>
                              <a:gd name="T18" fmla="+- 0 1062 509"/>
                              <a:gd name="T19" fmla="*/ 1062 h 556"/>
                              <a:gd name="T20" fmla="+- 0 4136 3853"/>
                              <a:gd name="T21" fmla="*/ T20 w 1017"/>
                              <a:gd name="T22" fmla="+- 0 1064 509"/>
                              <a:gd name="T23" fmla="*/ 1064 h 556"/>
                              <a:gd name="T24" fmla="+- 0 4172 3853"/>
                              <a:gd name="T25" fmla="*/ T24 w 1017"/>
                              <a:gd name="T26" fmla="+- 0 1063 509"/>
                              <a:gd name="T27" fmla="*/ 1063 h 556"/>
                              <a:gd name="T28" fmla="+- 0 4240 3853"/>
                              <a:gd name="T29" fmla="*/ T28 w 1017"/>
                              <a:gd name="T30" fmla="+- 0 1057 509"/>
                              <a:gd name="T31" fmla="*/ 1057 h 556"/>
                              <a:gd name="T32" fmla="+- 0 4302 3853"/>
                              <a:gd name="T33" fmla="*/ T32 w 1017"/>
                              <a:gd name="T34" fmla="+- 0 1047 509"/>
                              <a:gd name="T35" fmla="*/ 1047 h 556"/>
                              <a:gd name="T36" fmla="+- 0 4361 3853"/>
                              <a:gd name="T37" fmla="*/ T36 w 1017"/>
                              <a:gd name="T38" fmla="+- 0 1034 509"/>
                              <a:gd name="T39" fmla="*/ 1034 h 556"/>
                              <a:gd name="T40" fmla="+- 0 4482 3853"/>
                              <a:gd name="T41" fmla="*/ T40 w 1017"/>
                              <a:gd name="T42" fmla="+- 0 1003 509"/>
                              <a:gd name="T43" fmla="*/ 1003 h 556"/>
                              <a:gd name="T44" fmla="+- 0 4515 3853"/>
                              <a:gd name="T45" fmla="*/ T44 w 1017"/>
                              <a:gd name="T46" fmla="+- 0 996 509"/>
                              <a:gd name="T47" fmla="*/ 996 h 556"/>
                              <a:gd name="T48" fmla="+- 0 4586 3853"/>
                              <a:gd name="T49" fmla="*/ T48 w 1017"/>
                              <a:gd name="T50" fmla="+- 0 982 509"/>
                              <a:gd name="T51" fmla="*/ 982 h 556"/>
                              <a:gd name="T52" fmla="+- 0 4667 3853"/>
                              <a:gd name="T53" fmla="*/ T52 w 1017"/>
                              <a:gd name="T54" fmla="+- 0 971 509"/>
                              <a:gd name="T55" fmla="*/ 971 h 556"/>
                              <a:gd name="T56" fmla="+- 0 4760 3853"/>
                              <a:gd name="T57" fmla="*/ T56 w 1017"/>
                              <a:gd name="T58" fmla="+- 0 963 509"/>
                              <a:gd name="T59" fmla="*/ 963 h 556"/>
                              <a:gd name="T60" fmla="+- 0 4869 3853"/>
                              <a:gd name="T61" fmla="*/ T60 w 1017"/>
                              <a:gd name="T62" fmla="+- 0 960 509"/>
                              <a:gd name="T63" fmla="*/ 960 h 556"/>
                              <a:gd name="T64" fmla="+- 0 4869 3853"/>
                              <a:gd name="T65" fmla="*/ T64 w 1017"/>
                              <a:gd name="T66" fmla="+- 0 509 509"/>
                              <a:gd name="T67" fmla="*/ 509 h 55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1017" h="556">
                                <a:moveTo>
                                  <a:pt x="1016" y="0"/>
                                </a:moveTo>
                                <a:lnTo>
                                  <a:pt x="0" y="0"/>
                                </a:lnTo>
                                <a:lnTo>
                                  <a:pt x="0" y="525"/>
                                </a:lnTo>
                                <a:lnTo>
                                  <a:pt x="108" y="543"/>
                                </a:lnTo>
                                <a:lnTo>
                                  <a:pt x="202" y="553"/>
                                </a:lnTo>
                                <a:lnTo>
                                  <a:pt x="283" y="555"/>
                                </a:lnTo>
                                <a:lnTo>
                                  <a:pt x="319" y="554"/>
                                </a:lnTo>
                                <a:lnTo>
                                  <a:pt x="387" y="548"/>
                                </a:lnTo>
                                <a:lnTo>
                                  <a:pt x="449" y="538"/>
                                </a:lnTo>
                                <a:lnTo>
                                  <a:pt x="508" y="525"/>
                                </a:lnTo>
                                <a:lnTo>
                                  <a:pt x="629" y="494"/>
                                </a:lnTo>
                                <a:lnTo>
                                  <a:pt x="662" y="487"/>
                                </a:lnTo>
                                <a:lnTo>
                                  <a:pt x="733" y="473"/>
                                </a:lnTo>
                                <a:lnTo>
                                  <a:pt x="814" y="462"/>
                                </a:lnTo>
                                <a:lnTo>
                                  <a:pt x="907" y="454"/>
                                </a:lnTo>
                                <a:lnTo>
                                  <a:pt x="1016" y="451"/>
                                </a:lnTo>
                                <a:lnTo>
                                  <a:pt x="1016" y="0"/>
                                </a:lnTo>
                                <a:close/>
                              </a:path>
                            </a:pathLst>
                          </a:custGeom>
                          <a:solidFill>
                            <a:srgbClr val="CC99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 name="Freeform 38"/>
                        <wps:cNvSpPr>
                          <a:spLocks/>
                        </wps:cNvSpPr>
                        <wps:spPr bwMode="auto">
                          <a:xfrm>
                            <a:off x="3853" y="509"/>
                            <a:ext cx="1017" cy="556"/>
                          </a:xfrm>
                          <a:custGeom>
                            <a:avLst/>
                            <a:gdLst>
                              <a:gd name="T0" fmla="+- 0 3853 3853"/>
                              <a:gd name="T1" fmla="*/ T0 w 1017"/>
                              <a:gd name="T2" fmla="+- 0 509 509"/>
                              <a:gd name="T3" fmla="*/ 509 h 556"/>
                              <a:gd name="T4" fmla="+- 0 4869 3853"/>
                              <a:gd name="T5" fmla="*/ T4 w 1017"/>
                              <a:gd name="T6" fmla="+- 0 509 509"/>
                              <a:gd name="T7" fmla="*/ 509 h 556"/>
                              <a:gd name="T8" fmla="+- 0 4869 3853"/>
                              <a:gd name="T9" fmla="*/ T8 w 1017"/>
                              <a:gd name="T10" fmla="+- 0 960 509"/>
                              <a:gd name="T11" fmla="*/ 960 h 556"/>
                              <a:gd name="T12" fmla="+- 0 4812 3853"/>
                              <a:gd name="T13" fmla="*/ T12 w 1017"/>
                              <a:gd name="T14" fmla="+- 0 961 509"/>
                              <a:gd name="T15" fmla="*/ 961 h 556"/>
                              <a:gd name="T16" fmla="+- 0 4760 3853"/>
                              <a:gd name="T17" fmla="*/ T16 w 1017"/>
                              <a:gd name="T18" fmla="+- 0 963 509"/>
                              <a:gd name="T19" fmla="*/ 963 h 556"/>
                              <a:gd name="T20" fmla="+- 0 4667 3853"/>
                              <a:gd name="T21" fmla="*/ T20 w 1017"/>
                              <a:gd name="T22" fmla="+- 0 971 509"/>
                              <a:gd name="T23" fmla="*/ 971 h 556"/>
                              <a:gd name="T24" fmla="+- 0 4586 3853"/>
                              <a:gd name="T25" fmla="*/ T24 w 1017"/>
                              <a:gd name="T26" fmla="+- 0 982 509"/>
                              <a:gd name="T27" fmla="*/ 982 h 556"/>
                              <a:gd name="T28" fmla="+- 0 4515 3853"/>
                              <a:gd name="T29" fmla="*/ T28 w 1017"/>
                              <a:gd name="T30" fmla="+- 0 996 509"/>
                              <a:gd name="T31" fmla="*/ 996 h 556"/>
                              <a:gd name="T32" fmla="+- 0 4450 3853"/>
                              <a:gd name="T33" fmla="*/ T32 w 1017"/>
                              <a:gd name="T34" fmla="+- 0 1011 509"/>
                              <a:gd name="T35" fmla="*/ 1011 h 556"/>
                              <a:gd name="T36" fmla="+- 0 4390 3853"/>
                              <a:gd name="T37" fmla="*/ T36 w 1017"/>
                              <a:gd name="T38" fmla="+- 0 1026 509"/>
                              <a:gd name="T39" fmla="*/ 1026 h 556"/>
                              <a:gd name="T40" fmla="+- 0 4361 3853"/>
                              <a:gd name="T41" fmla="*/ T40 w 1017"/>
                              <a:gd name="T42" fmla="+- 0 1034 509"/>
                              <a:gd name="T43" fmla="*/ 1034 h 556"/>
                              <a:gd name="T44" fmla="+- 0 4302 3853"/>
                              <a:gd name="T45" fmla="*/ T44 w 1017"/>
                              <a:gd name="T46" fmla="+- 0 1047 509"/>
                              <a:gd name="T47" fmla="*/ 1047 h 556"/>
                              <a:gd name="T48" fmla="+- 0 4240 3853"/>
                              <a:gd name="T49" fmla="*/ T48 w 1017"/>
                              <a:gd name="T50" fmla="+- 0 1057 509"/>
                              <a:gd name="T51" fmla="*/ 1057 h 556"/>
                              <a:gd name="T52" fmla="+- 0 4172 3853"/>
                              <a:gd name="T53" fmla="*/ T52 w 1017"/>
                              <a:gd name="T54" fmla="+- 0 1063 509"/>
                              <a:gd name="T55" fmla="*/ 1063 h 556"/>
                              <a:gd name="T56" fmla="+- 0 4136 3853"/>
                              <a:gd name="T57" fmla="*/ T56 w 1017"/>
                              <a:gd name="T58" fmla="+- 0 1064 509"/>
                              <a:gd name="T59" fmla="*/ 1064 h 556"/>
                              <a:gd name="T60" fmla="+- 0 4097 3853"/>
                              <a:gd name="T61" fmla="*/ T60 w 1017"/>
                              <a:gd name="T62" fmla="+- 0 1064 509"/>
                              <a:gd name="T63" fmla="*/ 1064 h 556"/>
                              <a:gd name="T64" fmla="+- 0 4010 3853"/>
                              <a:gd name="T65" fmla="*/ T64 w 1017"/>
                              <a:gd name="T66" fmla="+- 0 1058 509"/>
                              <a:gd name="T67" fmla="*/ 1058 h 556"/>
                              <a:gd name="T68" fmla="+- 0 3909 3853"/>
                              <a:gd name="T69" fmla="*/ T68 w 1017"/>
                              <a:gd name="T70" fmla="+- 0 1044 509"/>
                              <a:gd name="T71" fmla="*/ 1044 h 556"/>
                              <a:gd name="T72" fmla="+- 0 3853 3853"/>
                              <a:gd name="T73" fmla="*/ T72 w 1017"/>
                              <a:gd name="T74" fmla="+- 0 1034 509"/>
                              <a:gd name="T75" fmla="*/ 1034 h 556"/>
                              <a:gd name="T76" fmla="+- 0 3853 3853"/>
                              <a:gd name="T77" fmla="*/ T76 w 1017"/>
                              <a:gd name="T78" fmla="+- 0 509 509"/>
                              <a:gd name="T79" fmla="*/ 509 h 55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Lst>
                            <a:rect l="0" t="0" r="r" b="b"/>
                            <a:pathLst>
                              <a:path w="1017" h="556">
                                <a:moveTo>
                                  <a:pt x="0" y="0"/>
                                </a:moveTo>
                                <a:lnTo>
                                  <a:pt x="1016" y="0"/>
                                </a:lnTo>
                                <a:lnTo>
                                  <a:pt x="1016" y="451"/>
                                </a:lnTo>
                                <a:lnTo>
                                  <a:pt x="959" y="452"/>
                                </a:lnTo>
                                <a:lnTo>
                                  <a:pt x="907" y="454"/>
                                </a:lnTo>
                                <a:lnTo>
                                  <a:pt x="814" y="462"/>
                                </a:lnTo>
                                <a:lnTo>
                                  <a:pt x="733" y="473"/>
                                </a:lnTo>
                                <a:lnTo>
                                  <a:pt x="662" y="487"/>
                                </a:lnTo>
                                <a:lnTo>
                                  <a:pt x="597" y="502"/>
                                </a:lnTo>
                                <a:lnTo>
                                  <a:pt x="537" y="517"/>
                                </a:lnTo>
                                <a:lnTo>
                                  <a:pt x="508" y="525"/>
                                </a:lnTo>
                                <a:lnTo>
                                  <a:pt x="449" y="538"/>
                                </a:lnTo>
                                <a:lnTo>
                                  <a:pt x="387" y="548"/>
                                </a:lnTo>
                                <a:lnTo>
                                  <a:pt x="319" y="554"/>
                                </a:lnTo>
                                <a:lnTo>
                                  <a:pt x="283" y="555"/>
                                </a:lnTo>
                                <a:lnTo>
                                  <a:pt x="244" y="555"/>
                                </a:lnTo>
                                <a:lnTo>
                                  <a:pt x="157" y="549"/>
                                </a:lnTo>
                                <a:lnTo>
                                  <a:pt x="56" y="535"/>
                                </a:lnTo>
                                <a:lnTo>
                                  <a:pt x="0" y="525"/>
                                </a:lnTo>
                                <a:lnTo>
                                  <a:pt x="0" y="0"/>
                                </a:lnTo>
                                <a:close/>
                              </a:path>
                            </a:pathLst>
                          </a:custGeom>
                          <a:noFill/>
                          <a:ln w="740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 name="AutoShape 37"/>
                        <wps:cNvSpPr>
                          <a:spLocks/>
                        </wps:cNvSpPr>
                        <wps:spPr bwMode="auto">
                          <a:xfrm>
                            <a:off x="2324" y="755"/>
                            <a:ext cx="1529" cy="70"/>
                          </a:xfrm>
                          <a:custGeom>
                            <a:avLst/>
                            <a:gdLst>
                              <a:gd name="T0" fmla="+- 0 3736 2324"/>
                              <a:gd name="T1" fmla="*/ T0 w 1529"/>
                              <a:gd name="T2" fmla="+- 0 755 755"/>
                              <a:gd name="T3" fmla="*/ 755 h 70"/>
                              <a:gd name="T4" fmla="+- 0 3736 2324"/>
                              <a:gd name="T5" fmla="*/ T4 w 1529"/>
                              <a:gd name="T6" fmla="+- 0 825 755"/>
                              <a:gd name="T7" fmla="*/ 825 h 70"/>
                              <a:gd name="T8" fmla="+- 0 3833 2324"/>
                              <a:gd name="T9" fmla="*/ T8 w 1529"/>
                              <a:gd name="T10" fmla="+- 0 796 755"/>
                              <a:gd name="T11" fmla="*/ 796 h 70"/>
                              <a:gd name="T12" fmla="+- 0 3748 2324"/>
                              <a:gd name="T13" fmla="*/ T12 w 1529"/>
                              <a:gd name="T14" fmla="+- 0 796 755"/>
                              <a:gd name="T15" fmla="*/ 796 h 70"/>
                              <a:gd name="T16" fmla="+- 0 3748 2324"/>
                              <a:gd name="T17" fmla="*/ T16 w 1529"/>
                              <a:gd name="T18" fmla="+- 0 784 755"/>
                              <a:gd name="T19" fmla="*/ 784 h 70"/>
                              <a:gd name="T20" fmla="+- 0 3833 2324"/>
                              <a:gd name="T21" fmla="*/ T20 w 1529"/>
                              <a:gd name="T22" fmla="+- 0 784 755"/>
                              <a:gd name="T23" fmla="*/ 784 h 70"/>
                              <a:gd name="T24" fmla="+- 0 3736 2324"/>
                              <a:gd name="T25" fmla="*/ T24 w 1529"/>
                              <a:gd name="T26" fmla="+- 0 755 755"/>
                              <a:gd name="T27" fmla="*/ 755 h 70"/>
                              <a:gd name="T28" fmla="+- 0 3736 2324"/>
                              <a:gd name="T29" fmla="*/ T28 w 1529"/>
                              <a:gd name="T30" fmla="+- 0 784 755"/>
                              <a:gd name="T31" fmla="*/ 784 h 70"/>
                              <a:gd name="T32" fmla="+- 0 2324 2324"/>
                              <a:gd name="T33" fmla="*/ T32 w 1529"/>
                              <a:gd name="T34" fmla="+- 0 784 755"/>
                              <a:gd name="T35" fmla="*/ 784 h 70"/>
                              <a:gd name="T36" fmla="+- 0 2324 2324"/>
                              <a:gd name="T37" fmla="*/ T36 w 1529"/>
                              <a:gd name="T38" fmla="+- 0 796 755"/>
                              <a:gd name="T39" fmla="*/ 796 h 70"/>
                              <a:gd name="T40" fmla="+- 0 3736 2324"/>
                              <a:gd name="T41" fmla="*/ T40 w 1529"/>
                              <a:gd name="T42" fmla="+- 0 796 755"/>
                              <a:gd name="T43" fmla="*/ 796 h 70"/>
                              <a:gd name="T44" fmla="+- 0 3736 2324"/>
                              <a:gd name="T45" fmla="*/ T44 w 1529"/>
                              <a:gd name="T46" fmla="+- 0 784 755"/>
                              <a:gd name="T47" fmla="*/ 784 h 70"/>
                              <a:gd name="T48" fmla="+- 0 3833 2324"/>
                              <a:gd name="T49" fmla="*/ T48 w 1529"/>
                              <a:gd name="T50" fmla="+- 0 784 755"/>
                              <a:gd name="T51" fmla="*/ 784 h 70"/>
                              <a:gd name="T52" fmla="+- 0 3748 2324"/>
                              <a:gd name="T53" fmla="*/ T52 w 1529"/>
                              <a:gd name="T54" fmla="+- 0 784 755"/>
                              <a:gd name="T55" fmla="*/ 784 h 70"/>
                              <a:gd name="T56" fmla="+- 0 3748 2324"/>
                              <a:gd name="T57" fmla="*/ T56 w 1529"/>
                              <a:gd name="T58" fmla="+- 0 796 755"/>
                              <a:gd name="T59" fmla="*/ 796 h 70"/>
                              <a:gd name="T60" fmla="+- 0 3833 2324"/>
                              <a:gd name="T61" fmla="*/ T60 w 1529"/>
                              <a:gd name="T62" fmla="+- 0 796 755"/>
                              <a:gd name="T63" fmla="*/ 796 h 70"/>
                              <a:gd name="T64" fmla="+- 0 3853 2324"/>
                              <a:gd name="T65" fmla="*/ T64 w 1529"/>
                              <a:gd name="T66" fmla="+- 0 790 755"/>
                              <a:gd name="T67" fmla="*/ 790 h 70"/>
                              <a:gd name="T68" fmla="+- 0 3833 2324"/>
                              <a:gd name="T69" fmla="*/ T68 w 1529"/>
                              <a:gd name="T70" fmla="+- 0 784 755"/>
                              <a:gd name="T71" fmla="*/ 784 h 7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1529" h="70">
                                <a:moveTo>
                                  <a:pt x="1412" y="0"/>
                                </a:moveTo>
                                <a:lnTo>
                                  <a:pt x="1412" y="70"/>
                                </a:lnTo>
                                <a:lnTo>
                                  <a:pt x="1509" y="41"/>
                                </a:lnTo>
                                <a:lnTo>
                                  <a:pt x="1424" y="41"/>
                                </a:lnTo>
                                <a:lnTo>
                                  <a:pt x="1424" y="29"/>
                                </a:lnTo>
                                <a:lnTo>
                                  <a:pt x="1509" y="29"/>
                                </a:lnTo>
                                <a:lnTo>
                                  <a:pt x="1412" y="0"/>
                                </a:lnTo>
                                <a:close/>
                                <a:moveTo>
                                  <a:pt x="1412" y="29"/>
                                </a:moveTo>
                                <a:lnTo>
                                  <a:pt x="0" y="29"/>
                                </a:lnTo>
                                <a:lnTo>
                                  <a:pt x="0" y="41"/>
                                </a:lnTo>
                                <a:lnTo>
                                  <a:pt x="1412" y="41"/>
                                </a:lnTo>
                                <a:lnTo>
                                  <a:pt x="1412" y="29"/>
                                </a:lnTo>
                                <a:close/>
                                <a:moveTo>
                                  <a:pt x="1509" y="29"/>
                                </a:moveTo>
                                <a:lnTo>
                                  <a:pt x="1424" y="29"/>
                                </a:lnTo>
                                <a:lnTo>
                                  <a:pt x="1424" y="41"/>
                                </a:lnTo>
                                <a:lnTo>
                                  <a:pt x="1509" y="41"/>
                                </a:lnTo>
                                <a:lnTo>
                                  <a:pt x="1529" y="35"/>
                                </a:lnTo>
                                <a:lnTo>
                                  <a:pt x="1509" y="2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 name="Freeform 36"/>
                        <wps:cNvSpPr>
                          <a:spLocks/>
                        </wps:cNvSpPr>
                        <wps:spPr bwMode="auto">
                          <a:xfrm>
                            <a:off x="1306" y="509"/>
                            <a:ext cx="1019" cy="556"/>
                          </a:xfrm>
                          <a:custGeom>
                            <a:avLst/>
                            <a:gdLst>
                              <a:gd name="T0" fmla="+- 0 2324 1306"/>
                              <a:gd name="T1" fmla="*/ T0 w 1019"/>
                              <a:gd name="T2" fmla="+- 0 509 509"/>
                              <a:gd name="T3" fmla="*/ 509 h 556"/>
                              <a:gd name="T4" fmla="+- 0 1306 1306"/>
                              <a:gd name="T5" fmla="*/ T4 w 1019"/>
                              <a:gd name="T6" fmla="+- 0 509 509"/>
                              <a:gd name="T7" fmla="*/ 509 h 556"/>
                              <a:gd name="T8" fmla="+- 0 1306 1306"/>
                              <a:gd name="T9" fmla="*/ T8 w 1019"/>
                              <a:gd name="T10" fmla="+- 0 1034 509"/>
                              <a:gd name="T11" fmla="*/ 1034 h 556"/>
                              <a:gd name="T12" fmla="+- 0 1415 1306"/>
                              <a:gd name="T13" fmla="*/ T12 w 1019"/>
                              <a:gd name="T14" fmla="+- 0 1052 509"/>
                              <a:gd name="T15" fmla="*/ 1052 h 556"/>
                              <a:gd name="T16" fmla="+- 0 1508 1306"/>
                              <a:gd name="T17" fmla="*/ T16 w 1019"/>
                              <a:gd name="T18" fmla="+- 0 1062 509"/>
                              <a:gd name="T19" fmla="*/ 1062 h 556"/>
                              <a:gd name="T20" fmla="+- 0 1590 1306"/>
                              <a:gd name="T21" fmla="*/ T20 w 1019"/>
                              <a:gd name="T22" fmla="+- 0 1064 509"/>
                              <a:gd name="T23" fmla="*/ 1064 h 556"/>
                              <a:gd name="T24" fmla="+- 0 1626 1306"/>
                              <a:gd name="T25" fmla="*/ T24 w 1019"/>
                              <a:gd name="T26" fmla="+- 0 1063 509"/>
                              <a:gd name="T27" fmla="*/ 1063 h 556"/>
                              <a:gd name="T28" fmla="+- 0 1694 1306"/>
                              <a:gd name="T29" fmla="*/ T28 w 1019"/>
                              <a:gd name="T30" fmla="+- 0 1057 509"/>
                              <a:gd name="T31" fmla="*/ 1057 h 556"/>
                              <a:gd name="T32" fmla="+- 0 1756 1306"/>
                              <a:gd name="T33" fmla="*/ T32 w 1019"/>
                              <a:gd name="T34" fmla="+- 0 1047 509"/>
                              <a:gd name="T35" fmla="*/ 1047 h 556"/>
                              <a:gd name="T36" fmla="+- 0 1815 1306"/>
                              <a:gd name="T37" fmla="*/ T36 w 1019"/>
                              <a:gd name="T38" fmla="+- 0 1034 509"/>
                              <a:gd name="T39" fmla="*/ 1034 h 556"/>
                              <a:gd name="T40" fmla="+- 0 1936 1306"/>
                              <a:gd name="T41" fmla="*/ T40 w 1019"/>
                              <a:gd name="T42" fmla="+- 0 1003 509"/>
                              <a:gd name="T43" fmla="*/ 1003 h 556"/>
                              <a:gd name="T44" fmla="+- 0 1969 1306"/>
                              <a:gd name="T45" fmla="*/ T44 w 1019"/>
                              <a:gd name="T46" fmla="+- 0 996 509"/>
                              <a:gd name="T47" fmla="*/ 996 h 556"/>
                              <a:gd name="T48" fmla="+- 0 2041 1306"/>
                              <a:gd name="T49" fmla="*/ T48 w 1019"/>
                              <a:gd name="T50" fmla="+- 0 982 509"/>
                              <a:gd name="T51" fmla="*/ 982 h 556"/>
                              <a:gd name="T52" fmla="+- 0 2122 1306"/>
                              <a:gd name="T53" fmla="*/ T52 w 1019"/>
                              <a:gd name="T54" fmla="+- 0 971 509"/>
                              <a:gd name="T55" fmla="*/ 971 h 556"/>
                              <a:gd name="T56" fmla="+- 0 2215 1306"/>
                              <a:gd name="T57" fmla="*/ T56 w 1019"/>
                              <a:gd name="T58" fmla="+- 0 963 509"/>
                              <a:gd name="T59" fmla="*/ 963 h 556"/>
                              <a:gd name="T60" fmla="+- 0 2324 1306"/>
                              <a:gd name="T61" fmla="*/ T60 w 1019"/>
                              <a:gd name="T62" fmla="+- 0 960 509"/>
                              <a:gd name="T63" fmla="*/ 960 h 556"/>
                              <a:gd name="T64" fmla="+- 0 2324 1306"/>
                              <a:gd name="T65" fmla="*/ T64 w 1019"/>
                              <a:gd name="T66" fmla="+- 0 509 509"/>
                              <a:gd name="T67" fmla="*/ 509 h 55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1019" h="556">
                                <a:moveTo>
                                  <a:pt x="1018" y="0"/>
                                </a:moveTo>
                                <a:lnTo>
                                  <a:pt x="0" y="0"/>
                                </a:lnTo>
                                <a:lnTo>
                                  <a:pt x="0" y="525"/>
                                </a:lnTo>
                                <a:lnTo>
                                  <a:pt x="109" y="543"/>
                                </a:lnTo>
                                <a:lnTo>
                                  <a:pt x="202" y="553"/>
                                </a:lnTo>
                                <a:lnTo>
                                  <a:pt x="284" y="555"/>
                                </a:lnTo>
                                <a:lnTo>
                                  <a:pt x="320" y="554"/>
                                </a:lnTo>
                                <a:lnTo>
                                  <a:pt x="388" y="548"/>
                                </a:lnTo>
                                <a:lnTo>
                                  <a:pt x="450" y="538"/>
                                </a:lnTo>
                                <a:lnTo>
                                  <a:pt x="509" y="525"/>
                                </a:lnTo>
                                <a:lnTo>
                                  <a:pt x="630" y="494"/>
                                </a:lnTo>
                                <a:lnTo>
                                  <a:pt x="663" y="487"/>
                                </a:lnTo>
                                <a:lnTo>
                                  <a:pt x="735" y="473"/>
                                </a:lnTo>
                                <a:lnTo>
                                  <a:pt x="816" y="462"/>
                                </a:lnTo>
                                <a:lnTo>
                                  <a:pt x="909" y="454"/>
                                </a:lnTo>
                                <a:lnTo>
                                  <a:pt x="1018" y="451"/>
                                </a:lnTo>
                                <a:lnTo>
                                  <a:pt x="1018" y="0"/>
                                </a:lnTo>
                                <a:close/>
                              </a:path>
                            </a:pathLst>
                          </a:custGeom>
                          <a:solidFill>
                            <a:srgbClr val="9999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 name="Freeform 35"/>
                        <wps:cNvSpPr>
                          <a:spLocks/>
                        </wps:cNvSpPr>
                        <wps:spPr bwMode="auto">
                          <a:xfrm>
                            <a:off x="1306" y="509"/>
                            <a:ext cx="1019" cy="556"/>
                          </a:xfrm>
                          <a:custGeom>
                            <a:avLst/>
                            <a:gdLst>
                              <a:gd name="T0" fmla="+- 0 1306 1306"/>
                              <a:gd name="T1" fmla="*/ T0 w 1019"/>
                              <a:gd name="T2" fmla="+- 0 509 509"/>
                              <a:gd name="T3" fmla="*/ 509 h 556"/>
                              <a:gd name="T4" fmla="+- 0 2324 1306"/>
                              <a:gd name="T5" fmla="*/ T4 w 1019"/>
                              <a:gd name="T6" fmla="+- 0 509 509"/>
                              <a:gd name="T7" fmla="*/ 509 h 556"/>
                              <a:gd name="T8" fmla="+- 0 2324 1306"/>
                              <a:gd name="T9" fmla="*/ T8 w 1019"/>
                              <a:gd name="T10" fmla="+- 0 960 509"/>
                              <a:gd name="T11" fmla="*/ 960 h 556"/>
                              <a:gd name="T12" fmla="+- 0 2268 1306"/>
                              <a:gd name="T13" fmla="*/ T12 w 1019"/>
                              <a:gd name="T14" fmla="+- 0 961 509"/>
                              <a:gd name="T15" fmla="*/ 961 h 556"/>
                              <a:gd name="T16" fmla="+- 0 2215 1306"/>
                              <a:gd name="T17" fmla="*/ T16 w 1019"/>
                              <a:gd name="T18" fmla="+- 0 963 509"/>
                              <a:gd name="T19" fmla="*/ 963 h 556"/>
                              <a:gd name="T20" fmla="+- 0 2122 1306"/>
                              <a:gd name="T21" fmla="*/ T20 w 1019"/>
                              <a:gd name="T22" fmla="+- 0 971 509"/>
                              <a:gd name="T23" fmla="*/ 971 h 556"/>
                              <a:gd name="T24" fmla="+- 0 2041 1306"/>
                              <a:gd name="T25" fmla="*/ T24 w 1019"/>
                              <a:gd name="T26" fmla="+- 0 982 509"/>
                              <a:gd name="T27" fmla="*/ 982 h 556"/>
                              <a:gd name="T28" fmla="+- 0 1969 1306"/>
                              <a:gd name="T29" fmla="*/ T28 w 1019"/>
                              <a:gd name="T30" fmla="+- 0 996 509"/>
                              <a:gd name="T31" fmla="*/ 996 h 556"/>
                              <a:gd name="T32" fmla="+- 0 1905 1306"/>
                              <a:gd name="T33" fmla="*/ T32 w 1019"/>
                              <a:gd name="T34" fmla="+- 0 1011 509"/>
                              <a:gd name="T35" fmla="*/ 1011 h 556"/>
                              <a:gd name="T36" fmla="+- 0 1845 1306"/>
                              <a:gd name="T37" fmla="*/ T36 w 1019"/>
                              <a:gd name="T38" fmla="+- 0 1026 509"/>
                              <a:gd name="T39" fmla="*/ 1026 h 556"/>
                              <a:gd name="T40" fmla="+- 0 1815 1306"/>
                              <a:gd name="T41" fmla="*/ T40 w 1019"/>
                              <a:gd name="T42" fmla="+- 0 1034 509"/>
                              <a:gd name="T43" fmla="*/ 1034 h 556"/>
                              <a:gd name="T44" fmla="+- 0 1756 1306"/>
                              <a:gd name="T45" fmla="*/ T44 w 1019"/>
                              <a:gd name="T46" fmla="+- 0 1047 509"/>
                              <a:gd name="T47" fmla="*/ 1047 h 556"/>
                              <a:gd name="T48" fmla="+- 0 1694 1306"/>
                              <a:gd name="T49" fmla="*/ T48 w 1019"/>
                              <a:gd name="T50" fmla="+- 0 1057 509"/>
                              <a:gd name="T51" fmla="*/ 1057 h 556"/>
                              <a:gd name="T52" fmla="+- 0 1626 1306"/>
                              <a:gd name="T53" fmla="*/ T52 w 1019"/>
                              <a:gd name="T54" fmla="+- 0 1063 509"/>
                              <a:gd name="T55" fmla="*/ 1063 h 556"/>
                              <a:gd name="T56" fmla="+- 0 1590 1306"/>
                              <a:gd name="T57" fmla="*/ T56 w 1019"/>
                              <a:gd name="T58" fmla="+- 0 1064 509"/>
                              <a:gd name="T59" fmla="*/ 1064 h 556"/>
                              <a:gd name="T60" fmla="+- 0 1550 1306"/>
                              <a:gd name="T61" fmla="*/ T60 w 1019"/>
                              <a:gd name="T62" fmla="+- 0 1064 509"/>
                              <a:gd name="T63" fmla="*/ 1064 h 556"/>
                              <a:gd name="T64" fmla="+- 0 1463 1306"/>
                              <a:gd name="T65" fmla="*/ T64 w 1019"/>
                              <a:gd name="T66" fmla="+- 0 1058 509"/>
                              <a:gd name="T67" fmla="*/ 1058 h 556"/>
                              <a:gd name="T68" fmla="+- 0 1362 1306"/>
                              <a:gd name="T69" fmla="*/ T68 w 1019"/>
                              <a:gd name="T70" fmla="+- 0 1044 509"/>
                              <a:gd name="T71" fmla="*/ 1044 h 556"/>
                              <a:gd name="T72" fmla="+- 0 1306 1306"/>
                              <a:gd name="T73" fmla="*/ T72 w 1019"/>
                              <a:gd name="T74" fmla="+- 0 1034 509"/>
                              <a:gd name="T75" fmla="*/ 1034 h 556"/>
                              <a:gd name="T76" fmla="+- 0 1306 1306"/>
                              <a:gd name="T77" fmla="*/ T76 w 1019"/>
                              <a:gd name="T78" fmla="+- 0 509 509"/>
                              <a:gd name="T79" fmla="*/ 509 h 55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Lst>
                            <a:rect l="0" t="0" r="r" b="b"/>
                            <a:pathLst>
                              <a:path w="1019" h="556">
                                <a:moveTo>
                                  <a:pt x="0" y="0"/>
                                </a:moveTo>
                                <a:lnTo>
                                  <a:pt x="1018" y="0"/>
                                </a:lnTo>
                                <a:lnTo>
                                  <a:pt x="1018" y="451"/>
                                </a:lnTo>
                                <a:lnTo>
                                  <a:pt x="962" y="452"/>
                                </a:lnTo>
                                <a:lnTo>
                                  <a:pt x="909" y="454"/>
                                </a:lnTo>
                                <a:lnTo>
                                  <a:pt x="816" y="462"/>
                                </a:lnTo>
                                <a:lnTo>
                                  <a:pt x="735" y="473"/>
                                </a:lnTo>
                                <a:lnTo>
                                  <a:pt x="663" y="487"/>
                                </a:lnTo>
                                <a:lnTo>
                                  <a:pt x="599" y="502"/>
                                </a:lnTo>
                                <a:lnTo>
                                  <a:pt x="539" y="517"/>
                                </a:lnTo>
                                <a:lnTo>
                                  <a:pt x="509" y="525"/>
                                </a:lnTo>
                                <a:lnTo>
                                  <a:pt x="450" y="538"/>
                                </a:lnTo>
                                <a:lnTo>
                                  <a:pt x="388" y="548"/>
                                </a:lnTo>
                                <a:lnTo>
                                  <a:pt x="320" y="554"/>
                                </a:lnTo>
                                <a:lnTo>
                                  <a:pt x="284" y="555"/>
                                </a:lnTo>
                                <a:lnTo>
                                  <a:pt x="244" y="555"/>
                                </a:lnTo>
                                <a:lnTo>
                                  <a:pt x="157" y="549"/>
                                </a:lnTo>
                                <a:lnTo>
                                  <a:pt x="56" y="535"/>
                                </a:lnTo>
                                <a:lnTo>
                                  <a:pt x="0" y="525"/>
                                </a:lnTo>
                                <a:lnTo>
                                  <a:pt x="0" y="0"/>
                                </a:lnTo>
                                <a:close/>
                              </a:path>
                            </a:pathLst>
                          </a:custGeom>
                          <a:noFill/>
                          <a:ln w="740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 name="AutoShape 34"/>
                        <wps:cNvSpPr>
                          <a:spLocks/>
                        </wps:cNvSpPr>
                        <wps:spPr bwMode="auto">
                          <a:xfrm>
                            <a:off x="1780" y="46"/>
                            <a:ext cx="70" cy="464"/>
                          </a:xfrm>
                          <a:custGeom>
                            <a:avLst/>
                            <a:gdLst>
                              <a:gd name="T0" fmla="+- 0 1809 1780"/>
                              <a:gd name="T1" fmla="*/ T0 w 70"/>
                              <a:gd name="T2" fmla="+- 0 392 46"/>
                              <a:gd name="T3" fmla="*/ 392 h 464"/>
                              <a:gd name="T4" fmla="+- 0 1780 1780"/>
                              <a:gd name="T5" fmla="*/ T4 w 70"/>
                              <a:gd name="T6" fmla="+- 0 392 46"/>
                              <a:gd name="T7" fmla="*/ 392 h 464"/>
                              <a:gd name="T8" fmla="+- 0 1815 1780"/>
                              <a:gd name="T9" fmla="*/ T8 w 70"/>
                              <a:gd name="T10" fmla="+- 0 509 46"/>
                              <a:gd name="T11" fmla="*/ 509 h 464"/>
                              <a:gd name="T12" fmla="+- 0 1847 1780"/>
                              <a:gd name="T13" fmla="*/ T12 w 70"/>
                              <a:gd name="T14" fmla="+- 0 404 46"/>
                              <a:gd name="T15" fmla="*/ 404 h 464"/>
                              <a:gd name="T16" fmla="+- 0 1809 1780"/>
                              <a:gd name="T17" fmla="*/ T16 w 70"/>
                              <a:gd name="T18" fmla="+- 0 404 46"/>
                              <a:gd name="T19" fmla="*/ 404 h 464"/>
                              <a:gd name="T20" fmla="+- 0 1809 1780"/>
                              <a:gd name="T21" fmla="*/ T20 w 70"/>
                              <a:gd name="T22" fmla="+- 0 392 46"/>
                              <a:gd name="T23" fmla="*/ 392 h 464"/>
                              <a:gd name="T24" fmla="+- 0 1821 1780"/>
                              <a:gd name="T25" fmla="*/ T24 w 70"/>
                              <a:gd name="T26" fmla="+- 0 46 46"/>
                              <a:gd name="T27" fmla="*/ 46 h 464"/>
                              <a:gd name="T28" fmla="+- 0 1809 1780"/>
                              <a:gd name="T29" fmla="*/ T28 w 70"/>
                              <a:gd name="T30" fmla="+- 0 46 46"/>
                              <a:gd name="T31" fmla="*/ 46 h 464"/>
                              <a:gd name="T32" fmla="+- 0 1809 1780"/>
                              <a:gd name="T33" fmla="*/ T32 w 70"/>
                              <a:gd name="T34" fmla="+- 0 404 46"/>
                              <a:gd name="T35" fmla="*/ 404 h 464"/>
                              <a:gd name="T36" fmla="+- 0 1821 1780"/>
                              <a:gd name="T37" fmla="*/ T36 w 70"/>
                              <a:gd name="T38" fmla="+- 0 404 46"/>
                              <a:gd name="T39" fmla="*/ 404 h 464"/>
                              <a:gd name="T40" fmla="+- 0 1821 1780"/>
                              <a:gd name="T41" fmla="*/ T40 w 70"/>
                              <a:gd name="T42" fmla="+- 0 46 46"/>
                              <a:gd name="T43" fmla="*/ 46 h 464"/>
                              <a:gd name="T44" fmla="+- 0 1850 1780"/>
                              <a:gd name="T45" fmla="*/ T44 w 70"/>
                              <a:gd name="T46" fmla="+- 0 392 46"/>
                              <a:gd name="T47" fmla="*/ 392 h 464"/>
                              <a:gd name="T48" fmla="+- 0 1821 1780"/>
                              <a:gd name="T49" fmla="*/ T48 w 70"/>
                              <a:gd name="T50" fmla="+- 0 392 46"/>
                              <a:gd name="T51" fmla="*/ 392 h 464"/>
                              <a:gd name="T52" fmla="+- 0 1821 1780"/>
                              <a:gd name="T53" fmla="*/ T52 w 70"/>
                              <a:gd name="T54" fmla="+- 0 404 46"/>
                              <a:gd name="T55" fmla="*/ 404 h 464"/>
                              <a:gd name="T56" fmla="+- 0 1847 1780"/>
                              <a:gd name="T57" fmla="*/ T56 w 70"/>
                              <a:gd name="T58" fmla="+- 0 404 46"/>
                              <a:gd name="T59" fmla="*/ 404 h 464"/>
                              <a:gd name="T60" fmla="+- 0 1850 1780"/>
                              <a:gd name="T61" fmla="*/ T60 w 70"/>
                              <a:gd name="T62" fmla="+- 0 392 46"/>
                              <a:gd name="T63" fmla="*/ 392 h 4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70" h="464">
                                <a:moveTo>
                                  <a:pt x="29" y="346"/>
                                </a:moveTo>
                                <a:lnTo>
                                  <a:pt x="0" y="346"/>
                                </a:lnTo>
                                <a:lnTo>
                                  <a:pt x="35" y="463"/>
                                </a:lnTo>
                                <a:lnTo>
                                  <a:pt x="67" y="358"/>
                                </a:lnTo>
                                <a:lnTo>
                                  <a:pt x="29" y="358"/>
                                </a:lnTo>
                                <a:lnTo>
                                  <a:pt x="29" y="346"/>
                                </a:lnTo>
                                <a:close/>
                                <a:moveTo>
                                  <a:pt x="41" y="0"/>
                                </a:moveTo>
                                <a:lnTo>
                                  <a:pt x="29" y="0"/>
                                </a:lnTo>
                                <a:lnTo>
                                  <a:pt x="29" y="358"/>
                                </a:lnTo>
                                <a:lnTo>
                                  <a:pt x="41" y="358"/>
                                </a:lnTo>
                                <a:lnTo>
                                  <a:pt x="41" y="0"/>
                                </a:lnTo>
                                <a:close/>
                                <a:moveTo>
                                  <a:pt x="70" y="346"/>
                                </a:moveTo>
                                <a:lnTo>
                                  <a:pt x="41" y="346"/>
                                </a:lnTo>
                                <a:lnTo>
                                  <a:pt x="41" y="358"/>
                                </a:lnTo>
                                <a:lnTo>
                                  <a:pt x="67" y="358"/>
                                </a:lnTo>
                                <a:lnTo>
                                  <a:pt x="70" y="34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4" name="Picture 33"/>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1868" y="52"/>
                            <a:ext cx="245" cy="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5" name="Picture 32"/>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2432" y="658"/>
                            <a:ext cx="245" cy="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6" name="Freeform 31"/>
                        <wps:cNvSpPr>
                          <a:spLocks/>
                        </wps:cNvSpPr>
                        <wps:spPr bwMode="auto">
                          <a:xfrm>
                            <a:off x="1306" y="1546"/>
                            <a:ext cx="1019" cy="556"/>
                          </a:xfrm>
                          <a:custGeom>
                            <a:avLst/>
                            <a:gdLst>
                              <a:gd name="T0" fmla="+- 0 2324 1306"/>
                              <a:gd name="T1" fmla="*/ T0 w 1019"/>
                              <a:gd name="T2" fmla="+- 0 1546 1546"/>
                              <a:gd name="T3" fmla="*/ 1546 h 556"/>
                              <a:gd name="T4" fmla="+- 0 1306 1306"/>
                              <a:gd name="T5" fmla="*/ T4 w 1019"/>
                              <a:gd name="T6" fmla="+- 0 1546 1546"/>
                              <a:gd name="T7" fmla="*/ 1546 h 556"/>
                              <a:gd name="T8" fmla="+- 0 1306 1306"/>
                              <a:gd name="T9" fmla="*/ T8 w 1019"/>
                              <a:gd name="T10" fmla="+- 0 2072 1546"/>
                              <a:gd name="T11" fmla="*/ 2072 h 556"/>
                              <a:gd name="T12" fmla="+- 0 1415 1306"/>
                              <a:gd name="T13" fmla="*/ T12 w 1019"/>
                              <a:gd name="T14" fmla="+- 0 2090 1546"/>
                              <a:gd name="T15" fmla="*/ 2090 h 556"/>
                              <a:gd name="T16" fmla="+- 0 1508 1306"/>
                              <a:gd name="T17" fmla="*/ T16 w 1019"/>
                              <a:gd name="T18" fmla="+- 0 2099 1546"/>
                              <a:gd name="T19" fmla="*/ 2099 h 556"/>
                              <a:gd name="T20" fmla="+- 0 1590 1306"/>
                              <a:gd name="T21" fmla="*/ T20 w 1019"/>
                              <a:gd name="T22" fmla="+- 0 2102 1546"/>
                              <a:gd name="T23" fmla="*/ 2102 h 556"/>
                              <a:gd name="T24" fmla="+- 0 1626 1306"/>
                              <a:gd name="T25" fmla="*/ T24 w 1019"/>
                              <a:gd name="T26" fmla="+- 0 2101 1546"/>
                              <a:gd name="T27" fmla="*/ 2101 h 556"/>
                              <a:gd name="T28" fmla="+- 0 1694 1306"/>
                              <a:gd name="T29" fmla="*/ T28 w 1019"/>
                              <a:gd name="T30" fmla="+- 0 2095 1546"/>
                              <a:gd name="T31" fmla="*/ 2095 h 556"/>
                              <a:gd name="T32" fmla="+- 0 1756 1306"/>
                              <a:gd name="T33" fmla="*/ T32 w 1019"/>
                              <a:gd name="T34" fmla="+- 0 2085 1546"/>
                              <a:gd name="T35" fmla="*/ 2085 h 556"/>
                              <a:gd name="T36" fmla="+- 0 1815 1306"/>
                              <a:gd name="T37" fmla="*/ T36 w 1019"/>
                              <a:gd name="T38" fmla="+- 0 2071 1546"/>
                              <a:gd name="T39" fmla="*/ 2071 h 556"/>
                              <a:gd name="T40" fmla="+- 0 1936 1306"/>
                              <a:gd name="T41" fmla="*/ T40 w 1019"/>
                              <a:gd name="T42" fmla="+- 0 2041 1546"/>
                              <a:gd name="T43" fmla="*/ 2041 h 556"/>
                              <a:gd name="T44" fmla="+- 0 1969 1306"/>
                              <a:gd name="T45" fmla="*/ T44 w 1019"/>
                              <a:gd name="T46" fmla="+- 0 2034 1546"/>
                              <a:gd name="T47" fmla="*/ 2034 h 556"/>
                              <a:gd name="T48" fmla="+- 0 2041 1306"/>
                              <a:gd name="T49" fmla="*/ T48 w 1019"/>
                              <a:gd name="T50" fmla="+- 0 2020 1546"/>
                              <a:gd name="T51" fmla="*/ 2020 h 556"/>
                              <a:gd name="T52" fmla="+- 0 2122 1306"/>
                              <a:gd name="T53" fmla="*/ T52 w 1019"/>
                              <a:gd name="T54" fmla="+- 0 2008 1546"/>
                              <a:gd name="T55" fmla="*/ 2008 h 556"/>
                              <a:gd name="T56" fmla="+- 0 2215 1306"/>
                              <a:gd name="T57" fmla="*/ T56 w 1019"/>
                              <a:gd name="T58" fmla="+- 0 2000 1546"/>
                              <a:gd name="T59" fmla="*/ 2000 h 556"/>
                              <a:gd name="T60" fmla="+- 0 2324 1306"/>
                              <a:gd name="T61" fmla="*/ T60 w 1019"/>
                              <a:gd name="T62" fmla="+- 0 1998 1546"/>
                              <a:gd name="T63" fmla="*/ 1998 h 556"/>
                              <a:gd name="T64" fmla="+- 0 2324 1306"/>
                              <a:gd name="T65" fmla="*/ T64 w 1019"/>
                              <a:gd name="T66" fmla="+- 0 1546 1546"/>
                              <a:gd name="T67" fmla="*/ 1546 h 55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1019" h="556">
                                <a:moveTo>
                                  <a:pt x="1018" y="0"/>
                                </a:moveTo>
                                <a:lnTo>
                                  <a:pt x="0" y="0"/>
                                </a:lnTo>
                                <a:lnTo>
                                  <a:pt x="0" y="526"/>
                                </a:lnTo>
                                <a:lnTo>
                                  <a:pt x="109" y="544"/>
                                </a:lnTo>
                                <a:lnTo>
                                  <a:pt x="202" y="553"/>
                                </a:lnTo>
                                <a:lnTo>
                                  <a:pt x="284" y="556"/>
                                </a:lnTo>
                                <a:lnTo>
                                  <a:pt x="320" y="555"/>
                                </a:lnTo>
                                <a:lnTo>
                                  <a:pt x="388" y="549"/>
                                </a:lnTo>
                                <a:lnTo>
                                  <a:pt x="450" y="539"/>
                                </a:lnTo>
                                <a:lnTo>
                                  <a:pt x="509" y="525"/>
                                </a:lnTo>
                                <a:lnTo>
                                  <a:pt x="630" y="495"/>
                                </a:lnTo>
                                <a:lnTo>
                                  <a:pt x="663" y="488"/>
                                </a:lnTo>
                                <a:lnTo>
                                  <a:pt x="735" y="474"/>
                                </a:lnTo>
                                <a:lnTo>
                                  <a:pt x="816" y="462"/>
                                </a:lnTo>
                                <a:lnTo>
                                  <a:pt x="909" y="454"/>
                                </a:lnTo>
                                <a:lnTo>
                                  <a:pt x="1018" y="452"/>
                                </a:lnTo>
                                <a:lnTo>
                                  <a:pt x="1018" y="0"/>
                                </a:lnTo>
                                <a:close/>
                              </a:path>
                            </a:pathLst>
                          </a:custGeom>
                          <a:solidFill>
                            <a:srgbClr val="9999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 name="Freeform 30"/>
                        <wps:cNvSpPr>
                          <a:spLocks/>
                        </wps:cNvSpPr>
                        <wps:spPr bwMode="auto">
                          <a:xfrm>
                            <a:off x="1306" y="1546"/>
                            <a:ext cx="1019" cy="556"/>
                          </a:xfrm>
                          <a:custGeom>
                            <a:avLst/>
                            <a:gdLst>
                              <a:gd name="T0" fmla="+- 0 1306 1306"/>
                              <a:gd name="T1" fmla="*/ T0 w 1019"/>
                              <a:gd name="T2" fmla="+- 0 1546 1546"/>
                              <a:gd name="T3" fmla="*/ 1546 h 556"/>
                              <a:gd name="T4" fmla="+- 0 2324 1306"/>
                              <a:gd name="T5" fmla="*/ T4 w 1019"/>
                              <a:gd name="T6" fmla="+- 0 1546 1546"/>
                              <a:gd name="T7" fmla="*/ 1546 h 556"/>
                              <a:gd name="T8" fmla="+- 0 2324 1306"/>
                              <a:gd name="T9" fmla="*/ T8 w 1019"/>
                              <a:gd name="T10" fmla="+- 0 1998 1546"/>
                              <a:gd name="T11" fmla="*/ 1998 h 556"/>
                              <a:gd name="T12" fmla="+- 0 2268 1306"/>
                              <a:gd name="T13" fmla="*/ T12 w 1019"/>
                              <a:gd name="T14" fmla="+- 0 1998 1546"/>
                              <a:gd name="T15" fmla="*/ 1998 h 556"/>
                              <a:gd name="T16" fmla="+- 0 2215 1306"/>
                              <a:gd name="T17" fmla="*/ T16 w 1019"/>
                              <a:gd name="T18" fmla="+- 0 2000 1546"/>
                              <a:gd name="T19" fmla="*/ 2000 h 556"/>
                              <a:gd name="T20" fmla="+- 0 2122 1306"/>
                              <a:gd name="T21" fmla="*/ T20 w 1019"/>
                              <a:gd name="T22" fmla="+- 0 2008 1546"/>
                              <a:gd name="T23" fmla="*/ 2008 h 556"/>
                              <a:gd name="T24" fmla="+- 0 2041 1306"/>
                              <a:gd name="T25" fmla="*/ T24 w 1019"/>
                              <a:gd name="T26" fmla="+- 0 2020 1546"/>
                              <a:gd name="T27" fmla="*/ 2020 h 556"/>
                              <a:gd name="T28" fmla="+- 0 1969 1306"/>
                              <a:gd name="T29" fmla="*/ T28 w 1019"/>
                              <a:gd name="T30" fmla="+- 0 2034 1546"/>
                              <a:gd name="T31" fmla="*/ 2034 h 556"/>
                              <a:gd name="T32" fmla="+- 0 1905 1306"/>
                              <a:gd name="T33" fmla="*/ T32 w 1019"/>
                              <a:gd name="T34" fmla="+- 0 2049 1546"/>
                              <a:gd name="T35" fmla="*/ 2049 h 556"/>
                              <a:gd name="T36" fmla="+- 0 1844 1306"/>
                              <a:gd name="T37" fmla="*/ T36 w 1019"/>
                              <a:gd name="T38" fmla="+- 0 2064 1546"/>
                              <a:gd name="T39" fmla="*/ 2064 h 556"/>
                              <a:gd name="T40" fmla="+- 0 1815 1306"/>
                              <a:gd name="T41" fmla="*/ T40 w 1019"/>
                              <a:gd name="T42" fmla="+- 0 2071 1546"/>
                              <a:gd name="T43" fmla="*/ 2071 h 556"/>
                              <a:gd name="T44" fmla="+- 0 1756 1306"/>
                              <a:gd name="T45" fmla="*/ T44 w 1019"/>
                              <a:gd name="T46" fmla="+- 0 2085 1546"/>
                              <a:gd name="T47" fmla="*/ 2085 h 556"/>
                              <a:gd name="T48" fmla="+- 0 1694 1306"/>
                              <a:gd name="T49" fmla="*/ T48 w 1019"/>
                              <a:gd name="T50" fmla="+- 0 2095 1546"/>
                              <a:gd name="T51" fmla="*/ 2095 h 556"/>
                              <a:gd name="T52" fmla="+- 0 1626 1306"/>
                              <a:gd name="T53" fmla="*/ T52 w 1019"/>
                              <a:gd name="T54" fmla="+- 0 2101 1546"/>
                              <a:gd name="T55" fmla="*/ 2101 h 556"/>
                              <a:gd name="T56" fmla="+- 0 1590 1306"/>
                              <a:gd name="T57" fmla="*/ T56 w 1019"/>
                              <a:gd name="T58" fmla="+- 0 2102 1546"/>
                              <a:gd name="T59" fmla="*/ 2102 h 556"/>
                              <a:gd name="T60" fmla="+- 0 1550 1306"/>
                              <a:gd name="T61" fmla="*/ T60 w 1019"/>
                              <a:gd name="T62" fmla="+- 0 2101 1546"/>
                              <a:gd name="T63" fmla="*/ 2101 h 556"/>
                              <a:gd name="T64" fmla="+- 0 1463 1306"/>
                              <a:gd name="T65" fmla="*/ T64 w 1019"/>
                              <a:gd name="T66" fmla="+- 0 2096 1546"/>
                              <a:gd name="T67" fmla="*/ 2096 h 556"/>
                              <a:gd name="T68" fmla="+- 0 1362 1306"/>
                              <a:gd name="T69" fmla="*/ T68 w 1019"/>
                              <a:gd name="T70" fmla="+- 0 2082 1546"/>
                              <a:gd name="T71" fmla="*/ 2082 h 556"/>
                              <a:gd name="T72" fmla="+- 0 1306 1306"/>
                              <a:gd name="T73" fmla="*/ T72 w 1019"/>
                              <a:gd name="T74" fmla="+- 0 2072 1546"/>
                              <a:gd name="T75" fmla="*/ 2072 h 556"/>
                              <a:gd name="T76" fmla="+- 0 1306 1306"/>
                              <a:gd name="T77" fmla="*/ T76 w 1019"/>
                              <a:gd name="T78" fmla="+- 0 1546 1546"/>
                              <a:gd name="T79" fmla="*/ 1546 h 55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Lst>
                            <a:rect l="0" t="0" r="r" b="b"/>
                            <a:pathLst>
                              <a:path w="1019" h="556">
                                <a:moveTo>
                                  <a:pt x="0" y="0"/>
                                </a:moveTo>
                                <a:lnTo>
                                  <a:pt x="1018" y="0"/>
                                </a:lnTo>
                                <a:lnTo>
                                  <a:pt x="1018" y="452"/>
                                </a:lnTo>
                                <a:lnTo>
                                  <a:pt x="962" y="452"/>
                                </a:lnTo>
                                <a:lnTo>
                                  <a:pt x="909" y="454"/>
                                </a:lnTo>
                                <a:lnTo>
                                  <a:pt x="816" y="462"/>
                                </a:lnTo>
                                <a:lnTo>
                                  <a:pt x="735" y="474"/>
                                </a:lnTo>
                                <a:lnTo>
                                  <a:pt x="663" y="488"/>
                                </a:lnTo>
                                <a:lnTo>
                                  <a:pt x="599" y="503"/>
                                </a:lnTo>
                                <a:lnTo>
                                  <a:pt x="538" y="518"/>
                                </a:lnTo>
                                <a:lnTo>
                                  <a:pt x="509" y="525"/>
                                </a:lnTo>
                                <a:lnTo>
                                  <a:pt x="450" y="539"/>
                                </a:lnTo>
                                <a:lnTo>
                                  <a:pt x="388" y="549"/>
                                </a:lnTo>
                                <a:lnTo>
                                  <a:pt x="320" y="555"/>
                                </a:lnTo>
                                <a:lnTo>
                                  <a:pt x="284" y="556"/>
                                </a:lnTo>
                                <a:lnTo>
                                  <a:pt x="244" y="555"/>
                                </a:lnTo>
                                <a:lnTo>
                                  <a:pt x="157" y="550"/>
                                </a:lnTo>
                                <a:lnTo>
                                  <a:pt x="56" y="536"/>
                                </a:lnTo>
                                <a:lnTo>
                                  <a:pt x="0" y="526"/>
                                </a:lnTo>
                                <a:lnTo>
                                  <a:pt x="0" y="0"/>
                                </a:lnTo>
                                <a:close/>
                              </a:path>
                            </a:pathLst>
                          </a:custGeom>
                          <a:noFill/>
                          <a:ln w="740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 name="Freeform 29"/>
                        <wps:cNvSpPr>
                          <a:spLocks/>
                        </wps:cNvSpPr>
                        <wps:spPr bwMode="auto">
                          <a:xfrm>
                            <a:off x="3853" y="1544"/>
                            <a:ext cx="1017" cy="556"/>
                          </a:xfrm>
                          <a:custGeom>
                            <a:avLst/>
                            <a:gdLst>
                              <a:gd name="T0" fmla="+- 0 4869 3853"/>
                              <a:gd name="T1" fmla="*/ T0 w 1017"/>
                              <a:gd name="T2" fmla="+- 0 1544 1544"/>
                              <a:gd name="T3" fmla="*/ 1544 h 556"/>
                              <a:gd name="T4" fmla="+- 0 3853 3853"/>
                              <a:gd name="T5" fmla="*/ T4 w 1017"/>
                              <a:gd name="T6" fmla="+- 0 1544 1544"/>
                              <a:gd name="T7" fmla="*/ 1544 h 556"/>
                              <a:gd name="T8" fmla="+- 0 3853 3853"/>
                              <a:gd name="T9" fmla="*/ T8 w 1017"/>
                              <a:gd name="T10" fmla="+- 0 2070 1544"/>
                              <a:gd name="T11" fmla="*/ 2070 h 556"/>
                              <a:gd name="T12" fmla="+- 0 3961 3853"/>
                              <a:gd name="T13" fmla="*/ T12 w 1017"/>
                              <a:gd name="T14" fmla="+- 0 2088 1544"/>
                              <a:gd name="T15" fmla="*/ 2088 h 556"/>
                              <a:gd name="T16" fmla="+- 0 4055 3853"/>
                              <a:gd name="T17" fmla="*/ T16 w 1017"/>
                              <a:gd name="T18" fmla="+- 0 2097 1544"/>
                              <a:gd name="T19" fmla="*/ 2097 h 556"/>
                              <a:gd name="T20" fmla="+- 0 4136 3853"/>
                              <a:gd name="T21" fmla="*/ T20 w 1017"/>
                              <a:gd name="T22" fmla="+- 0 2100 1544"/>
                              <a:gd name="T23" fmla="*/ 2100 h 556"/>
                              <a:gd name="T24" fmla="+- 0 4172 3853"/>
                              <a:gd name="T25" fmla="*/ T24 w 1017"/>
                              <a:gd name="T26" fmla="+- 0 2099 1544"/>
                              <a:gd name="T27" fmla="*/ 2099 h 556"/>
                              <a:gd name="T28" fmla="+- 0 4240 3853"/>
                              <a:gd name="T29" fmla="*/ T28 w 1017"/>
                              <a:gd name="T30" fmla="+- 0 2093 1544"/>
                              <a:gd name="T31" fmla="*/ 2093 h 556"/>
                              <a:gd name="T32" fmla="+- 0 4302 3853"/>
                              <a:gd name="T33" fmla="*/ T32 w 1017"/>
                              <a:gd name="T34" fmla="+- 0 2083 1544"/>
                              <a:gd name="T35" fmla="*/ 2083 h 556"/>
                              <a:gd name="T36" fmla="+- 0 4361 3853"/>
                              <a:gd name="T37" fmla="*/ T36 w 1017"/>
                              <a:gd name="T38" fmla="+- 0 2069 1544"/>
                              <a:gd name="T39" fmla="*/ 2069 h 556"/>
                              <a:gd name="T40" fmla="+- 0 4482 3853"/>
                              <a:gd name="T41" fmla="*/ T40 w 1017"/>
                              <a:gd name="T42" fmla="+- 0 2039 1544"/>
                              <a:gd name="T43" fmla="*/ 2039 h 556"/>
                              <a:gd name="T44" fmla="+- 0 4515 3853"/>
                              <a:gd name="T45" fmla="*/ T44 w 1017"/>
                              <a:gd name="T46" fmla="+- 0 2032 1544"/>
                              <a:gd name="T47" fmla="*/ 2032 h 556"/>
                              <a:gd name="T48" fmla="+- 0 4586 3853"/>
                              <a:gd name="T49" fmla="*/ T48 w 1017"/>
                              <a:gd name="T50" fmla="+- 0 2018 1544"/>
                              <a:gd name="T51" fmla="*/ 2018 h 556"/>
                              <a:gd name="T52" fmla="+- 0 4667 3853"/>
                              <a:gd name="T53" fmla="*/ T52 w 1017"/>
                              <a:gd name="T54" fmla="+- 0 2006 1544"/>
                              <a:gd name="T55" fmla="*/ 2006 h 556"/>
                              <a:gd name="T56" fmla="+- 0 4760 3853"/>
                              <a:gd name="T57" fmla="*/ T56 w 1017"/>
                              <a:gd name="T58" fmla="+- 0 1999 1544"/>
                              <a:gd name="T59" fmla="*/ 1999 h 556"/>
                              <a:gd name="T60" fmla="+- 0 4869 3853"/>
                              <a:gd name="T61" fmla="*/ T60 w 1017"/>
                              <a:gd name="T62" fmla="+- 0 1996 1544"/>
                              <a:gd name="T63" fmla="*/ 1996 h 556"/>
                              <a:gd name="T64" fmla="+- 0 4869 3853"/>
                              <a:gd name="T65" fmla="*/ T64 w 1017"/>
                              <a:gd name="T66" fmla="+- 0 1544 1544"/>
                              <a:gd name="T67" fmla="*/ 1544 h 55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1017" h="556">
                                <a:moveTo>
                                  <a:pt x="1016" y="0"/>
                                </a:moveTo>
                                <a:lnTo>
                                  <a:pt x="0" y="0"/>
                                </a:lnTo>
                                <a:lnTo>
                                  <a:pt x="0" y="526"/>
                                </a:lnTo>
                                <a:lnTo>
                                  <a:pt x="108" y="544"/>
                                </a:lnTo>
                                <a:lnTo>
                                  <a:pt x="202" y="553"/>
                                </a:lnTo>
                                <a:lnTo>
                                  <a:pt x="283" y="556"/>
                                </a:lnTo>
                                <a:lnTo>
                                  <a:pt x="319" y="555"/>
                                </a:lnTo>
                                <a:lnTo>
                                  <a:pt x="387" y="549"/>
                                </a:lnTo>
                                <a:lnTo>
                                  <a:pt x="449" y="539"/>
                                </a:lnTo>
                                <a:lnTo>
                                  <a:pt x="508" y="525"/>
                                </a:lnTo>
                                <a:lnTo>
                                  <a:pt x="629" y="495"/>
                                </a:lnTo>
                                <a:lnTo>
                                  <a:pt x="662" y="488"/>
                                </a:lnTo>
                                <a:lnTo>
                                  <a:pt x="733" y="474"/>
                                </a:lnTo>
                                <a:lnTo>
                                  <a:pt x="814" y="462"/>
                                </a:lnTo>
                                <a:lnTo>
                                  <a:pt x="907" y="455"/>
                                </a:lnTo>
                                <a:lnTo>
                                  <a:pt x="1016" y="452"/>
                                </a:lnTo>
                                <a:lnTo>
                                  <a:pt x="1016" y="0"/>
                                </a:lnTo>
                                <a:close/>
                              </a:path>
                            </a:pathLst>
                          </a:custGeom>
                          <a:solidFill>
                            <a:srgbClr val="CC99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 name="Freeform 28"/>
                        <wps:cNvSpPr>
                          <a:spLocks/>
                        </wps:cNvSpPr>
                        <wps:spPr bwMode="auto">
                          <a:xfrm>
                            <a:off x="3853" y="1544"/>
                            <a:ext cx="1017" cy="556"/>
                          </a:xfrm>
                          <a:custGeom>
                            <a:avLst/>
                            <a:gdLst>
                              <a:gd name="T0" fmla="+- 0 3853 3853"/>
                              <a:gd name="T1" fmla="*/ T0 w 1017"/>
                              <a:gd name="T2" fmla="+- 0 1544 1544"/>
                              <a:gd name="T3" fmla="*/ 1544 h 556"/>
                              <a:gd name="T4" fmla="+- 0 4869 3853"/>
                              <a:gd name="T5" fmla="*/ T4 w 1017"/>
                              <a:gd name="T6" fmla="+- 0 1544 1544"/>
                              <a:gd name="T7" fmla="*/ 1544 h 556"/>
                              <a:gd name="T8" fmla="+- 0 4869 3853"/>
                              <a:gd name="T9" fmla="*/ T8 w 1017"/>
                              <a:gd name="T10" fmla="+- 0 1996 1544"/>
                              <a:gd name="T11" fmla="*/ 1996 h 556"/>
                              <a:gd name="T12" fmla="+- 0 4812 3853"/>
                              <a:gd name="T13" fmla="*/ T12 w 1017"/>
                              <a:gd name="T14" fmla="+- 0 1996 1544"/>
                              <a:gd name="T15" fmla="*/ 1996 h 556"/>
                              <a:gd name="T16" fmla="+- 0 4760 3853"/>
                              <a:gd name="T17" fmla="*/ T16 w 1017"/>
                              <a:gd name="T18" fmla="+- 0 1999 1544"/>
                              <a:gd name="T19" fmla="*/ 1999 h 556"/>
                              <a:gd name="T20" fmla="+- 0 4667 3853"/>
                              <a:gd name="T21" fmla="*/ T20 w 1017"/>
                              <a:gd name="T22" fmla="+- 0 2006 1544"/>
                              <a:gd name="T23" fmla="*/ 2006 h 556"/>
                              <a:gd name="T24" fmla="+- 0 4586 3853"/>
                              <a:gd name="T25" fmla="*/ T24 w 1017"/>
                              <a:gd name="T26" fmla="+- 0 2018 1544"/>
                              <a:gd name="T27" fmla="*/ 2018 h 556"/>
                              <a:gd name="T28" fmla="+- 0 4515 3853"/>
                              <a:gd name="T29" fmla="*/ T28 w 1017"/>
                              <a:gd name="T30" fmla="+- 0 2032 1544"/>
                              <a:gd name="T31" fmla="*/ 2032 h 556"/>
                              <a:gd name="T32" fmla="+- 0 4450 3853"/>
                              <a:gd name="T33" fmla="*/ T32 w 1017"/>
                              <a:gd name="T34" fmla="+- 0 2047 1544"/>
                              <a:gd name="T35" fmla="*/ 2047 h 556"/>
                              <a:gd name="T36" fmla="+- 0 4390 3853"/>
                              <a:gd name="T37" fmla="*/ T36 w 1017"/>
                              <a:gd name="T38" fmla="+- 0 2062 1544"/>
                              <a:gd name="T39" fmla="*/ 2062 h 556"/>
                              <a:gd name="T40" fmla="+- 0 4361 3853"/>
                              <a:gd name="T41" fmla="*/ T40 w 1017"/>
                              <a:gd name="T42" fmla="+- 0 2069 1544"/>
                              <a:gd name="T43" fmla="*/ 2069 h 556"/>
                              <a:gd name="T44" fmla="+- 0 4302 3853"/>
                              <a:gd name="T45" fmla="*/ T44 w 1017"/>
                              <a:gd name="T46" fmla="+- 0 2083 1544"/>
                              <a:gd name="T47" fmla="*/ 2083 h 556"/>
                              <a:gd name="T48" fmla="+- 0 4240 3853"/>
                              <a:gd name="T49" fmla="*/ T48 w 1017"/>
                              <a:gd name="T50" fmla="+- 0 2093 1544"/>
                              <a:gd name="T51" fmla="*/ 2093 h 556"/>
                              <a:gd name="T52" fmla="+- 0 4172 3853"/>
                              <a:gd name="T53" fmla="*/ T52 w 1017"/>
                              <a:gd name="T54" fmla="+- 0 2099 1544"/>
                              <a:gd name="T55" fmla="*/ 2099 h 556"/>
                              <a:gd name="T56" fmla="+- 0 4136 3853"/>
                              <a:gd name="T57" fmla="*/ T56 w 1017"/>
                              <a:gd name="T58" fmla="+- 0 2100 1544"/>
                              <a:gd name="T59" fmla="*/ 2100 h 556"/>
                              <a:gd name="T60" fmla="+- 0 4097 3853"/>
                              <a:gd name="T61" fmla="*/ T60 w 1017"/>
                              <a:gd name="T62" fmla="+- 0 2100 1544"/>
                              <a:gd name="T63" fmla="*/ 2100 h 556"/>
                              <a:gd name="T64" fmla="+- 0 4010 3853"/>
                              <a:gd name="T65" fmla="*/ T64 w 1017"/>
                              <a:gd name="T66" fmla="+- 0 2094 1544"/>
                              <a:gd name="T67" fmla="*/ 2094 h 556"/>
                              <a:gd name="T68" fmla="+- 0 3909 3853"/>
                              <a:gd name="T69" fmla="*/ T68 w 1017"/>
                              <a:gd name="T70" fmla="+- 0 2080 1544"/>
                              <a:gd name="T71" fmla="*/ 2080 h 556"/>
                              <a:gd name="T72" fmla="+- 0 3853 3853"/>
                              <a:gd name="T73" fmla="*/ T72 w 1017"/>
                              <a:gd name="T74" fmla="+- 0 2070 1544"/>
                              <a:gd name="T75" fmla="*/ 2070 h 556"/>
                              <a:gd name="T76" fmla="+- 0 3853 3853"/>
                              <a:gd name="T77" fmla="*/ T76 w 1017"/>
                              <a:gd name="T78" fmla="+- 0 1544 1544"/>
                              <a:gd name="T79" fmla="*/ 1544 h 55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Lst>
                            <a:rect l="0" t="0" r="r" b="b"/>
                            <a:pathLst>
                              <a:path w="1017" h="556">
                                <a:moveTo>
                                  <a:pt x="0" y="0"/>
                                </a:moveTo>
                                <a:lnTo>
                                  <a:pt x="1016" y="0"/>
                                </a:lnTo>
                                <a:lnTo>
                                  <a:pt x="1016" y="452"/>
                                </a:lnTo>
                                <a:lnTo>
                                  <a:pt x="959" y="452"/>
                                </a:lnTo>
                                <a:lnTo>
                                  <a:pt x="907" y="455"/>
                                </a:lnTo>
                                <a:lnTo>
                                  <a:pt x="814" y="462"/>
                                </a:lnTo>
                                <a:lnTo>
                                  <a:pt x="733" y="474"/>
                                </a:lnTo>
                                <a:lnTo>
                                  <a:pt x="662" y="488"/>
                                </a:lnTo>
                                <a:lnTo>
                                  <a:pt x="597" y="503"/>
                                </a:lnTo>
                                <a:lnTo>
                                  <a:pt x="537" y="518"/>
                                </a:lnTo>
                                <a:lnTo>
                                  <a:pt x="508" y="525"/>
                                </a:lnTo>
                                <a:lnTo>
                                  <a:pt x="449" y="539"/>
                                </a:lnTo>
                                <a:lnTo>
                                  <a:pt x="387" y="549"/>
                                </a:lnTo>
                                <a:lnTo>
                                  <a:pt x="319" y="555"/>
                                </a:lnTo>
                                <a:lnTo>
                                  <a:pt x="283" y="556"/>
                                </a:lnTo>
                                <a:lnTo>
                                  <a:pt x="244" y="556"/>
                                </a:lnTo>
                                <a:lnTo>
                                  <a:pt x="157" y="550"/>
                                </a:lnTo>
                                <a:lnTo>
                                  <a:pt x="56" y="536"/>
                                </a:lnTo>
                                <a:lnTo>
                                  <a:pt x="0" y="526"/>
                                </a:lnTo>
                                <a:lnTo>
                                  <a:pt x="0" y="0"/>
                                </a:lnTo>
                                <a:close/>
                              </a:path>
                            </a:pathLst>
                          </a:custGeom>
                          <a:noFill/>
                          <a:ln w="740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 name="AutoShape 27"/>
                        <wps:cNvSpPr>
                          <a:spLocks/>
                        </wps:cNvSpPr>
                        <wps:spPr bwMode="auto">
                          <a:xfrm>
                            <a:off x="2324" y="1793"/>
                            <a:ext cx="1529" cy="70"/>
                          </a:xfrm>
                          <a:custGeom>
                            <a:avLst/>
                            <a:gdLst>
                              <a:gd name="T0" fmla="+- 0 2441 2324"/>
                              <a:gd name="T1" fmla="*/ T0 w 1529"/>
                              <a:gd name="T2" fmla="+- 0 1793 1793"/>
                              <a:gd name="T3" fmla="*/ 1793 h 70"/>
                              <a:gd name="T4" fmla="+- 0 2324 2324"/>
                              <a:gd name="T5" fmla="*/ T4 w 1529"/>
                              <a:gd name="T6" fmla="+- 0 1828 1793"/>
                              <a:gd name="T7" fmla="*/ 1828 h 70"/>
                              <a:gd name="T8" fmla="+- 0 2441 2324"/>
                              <a:gd name="T9" fmla="*/ T8 w 1529"/>
                              <a:gd name="T10" fmla="+- 0 1863 1793"/>
                              <a:gd name="T11" fmla="*/ 1863 h 70"/>
                              <a:gd name="T12" fmla="+- 0 2441 2324"/>
                              <a:gd name="T13" fmla="*/ T12 w 1529"/>
                              <a:gd name="T14" fmla="+- 0 1833 1793"/>
                              <a:gd name="T15" fmla="*/ 1833 h 70"/>
                              <a:gd name="T16" fmla="+- 0 2429 2324"/>
                              <a:gd name="T17" fmla="*/ T16 w 1529"/>
                              <a:gd name="T18" fmla="+- 0 1833 1793"/>
                              <a:gd name="T19" fmla="*/ 1833 h 70"/>
                              <a:gd name="T20" fmla="+- 0 2429 2324"/>
                              <a:gd name="T21" fmla="*/ T20 w 1529"/>
                              <a:gd name="T22" fmla="+- 0 1822 1793"/>
                              <a:gd name="T23" fmla="*/ 1822 h 70"/>
                              <a:gd name="T24" fmla="+- 0 2441 2324"/>
                              <a:gd name="T25" fmla="*/ T24 w 1529"/>
                              <a:gd name="T26" fmla="+- 0 1822 1793"/>
                              <a:gd name="T27" fmla="*/ 1822 h 70"/>
                              <a:gd name="T28" fmla="+- 0 2441 2324"/>
                              <a:gd name="T29" fmla="*/ T28 w 1529"/>
                              <a:gd name="T30" fmla="+- 0 1793 1793"/>
                              <a:gd name="T31" fmla="*/ 1793 h 70"/>
                              <a:gd name="T32" fmla="+- 0 2441 2324"/>
                              <a:gd name="T33" fmla="*/ T32 w 1529"/>
                              <a:gd name="T34" fmla="+- 0 1822 1793"/>
                              <a:gd name="T35" fmla="*/ 1822 h 70"/>
                              <a:gd name="T36" fmla="+- 0 2429 2324"/>
                              <a:gd name="T37" fmla="*/ T36 w 1529"/>
                              <a:gd name="T38" fmla="+- 0 1822 1793"/>
                              <a:gd name="T39" fmla="*/ 1822 h 70"/>
                              <a:gd name="T40" fmla="+- 0 2429 2324"/>
                              <a:gd name="T41" fmla="*/ T40 w 1529"/>
                              <a:gd name="T42" fmla="+- 0 1833 1793"/>
                              <a:gd name="T43" fmla="*/ 1833 h 70"/>
                              <a:gd name="T44" fmla="+- 0 2441 2324"/>
                              <a:gd name="T45" fmla="*/ T44 w 1529"/>
                              <a:gd name="T46" fmla="+- 0 1833 1793"/>
                              <a:gd name="T47" fmla="*/ 1833 h 70"/>
                              <a:gd name="T48" fmla="+- 0 2441 2324"/>
                              <a:gd name="T49" fmla="*/ T48 w 1529"/>
                              <a:gd name="T50" fmla="+- 0 1822 1793"/>
                              <a:gd name="T51" fmla="*/ 1822 h 70"/>
                              <a:gd name="T52" fmla="+- 0 2441 2324"/>
                              <a:gd name="T53" fmla="*/ T52 w 1529"/>
                              <a:gd name="T54" fmla="+- 0 1833 1793"/>
                              <a:gd name="T55" fmla="*/ 1833 h 70"/>
                              <a:gd name="T56" fmla="+- 0 2429 2324"/>
                              <a:gd name="T57" fmla="*/ T56 w 1529"/>
                              <a:gd name="T58" fmla="+- 0 1833 1793"/>
                              <a:gd name="T59" fmla="*/ 1833 h 70"/>
                              <a:gd name="T60" fmla="+- 0 2441 2324"/>
                              <a:gd name="T61" fmla="*/ T60 w 1529"/>
                              <a:gd name="T62" fmla="+- 0 1833 1793"/>
                              <a:gd name="T63" fmla="*/ 1833 h 70"/>
                              <a:gd name="T64" fmla="+- 0 2441 2324"/>
                              <a:gd name="T65" fmla="*/ T64 w 1529"/>
                              <a:gd name="T66" fmla="+- 0 1833 1793"/>
                              <a:gd name="T67" fmla="*/ 1833 h 70"/>
                              <a:gd name="T68" fmla="+- 0 3852 2324"/>
                              <a:gd name="T69" fmla="*/ T68 w 1529"/>
                              <a:gd name="T70" fmla="+- 0 1820 1793"/>
                              <a:gd name="T71" fmla="*/ 1820 h 70"/>
                              <a:gd name="T72" fmla="+- 0 2441 2324"/>
                              <a:gd name="T73" fmla="*/ T72 w 1529"/>
                              <a:gd name="T74" fmla="+- 0 1822 1793"/>
                              <a:gd name="T75" fmla="*/ 1822 h 70"/>
                              <a:gd name="T76" fmla="+- 0 2441 2324"/>
                              <a:gd name="T77" fmla="*/ T76 w 1529"/>
                              <a:gd name="T78" fmla="+- 0 1833 1793"/>
                              <a:gd name="T79" fmla="*/ 1833 h 70"/>
                              <a:gd name="T80" fmla="+- 0 3853 2324"/>
                              <a:gd name="T81" fmla="*/ T80 w 1529"/>
                              <a:gd name="T82" fmla="+- 0 1832 1793"/>
                              <a:gd name="T83" fmla="*/ 1832 h 70"/>
                              <a:gd name="T84" fmla="+- 0 3852 2324"/>
                              <a:gd name="T85" fmla="*/ T84 w 1529"/>
                              <a:gd name="T86" fmla="+- 0 1820 1793"/>
                              <a:gd name="T87" fmla="*/ 1820 h 7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1529" h="70">
                                <a:moveTo>
                                  <a:pt x="117" y="0"/>
                                </a:moveTo>
                                <a:lnTo>
                                  <a:pt x="0" y="35"/>
                                </a:lnTo>
                                <a:lnTo>
                                  <a:pt x="117" y="70"/>
                                </a:lnTo>
                                <a:lnTo>
                                  <a:pt x="117" y="40"/>
                                </a:lnTo>
                                <a:lnTo>
                                  <a:pt x="105" y="40"/>
                                </a:lnTo>
                                <a:lnTo>
                                  <a:pt x="105" y="29"/>
                                </a:lnTo>
                                <a:lnTo>
                                  <a:pt x="117" y="29"/>
                                </a:lnTo>
                                <a:lnTo>
                                  <a:pt x="117" y="0"/>
                                </a:lnTo>
                                <a:close/>
                                <a:moveTo>
                                  <a:pt x="117" y="29"/>
                                </a:moveTo>
                                <a:lnTo>
                                  <a:pt x="105" y="29"/>
                                </a:lnTo>
                                <a:lnTo>
                                  <a:pt x="105" y="40"/>
                                </a:lnTo>
                                <a:lnTo>
                                  <a:pt x="117" y="40"/>
                                </a:lnTo>
                                <a:lnTo>
                                  <a:pt x="117" y="29"/>
                                </a:lnTo>
                                <a:close/>
                                <a:moveTo>
                                  <a:pt x="117" y="40"/>
                                </a:moveTo>
                                <a:lnTo>
                                  <a:pt x="105" y="40"/>
                                </a:lnTo>
                                <a:lnTo>
                                  <a:pt x="117" y="40"/>
                                </a:lnTo>
                                <a:close/>
                                <a:moveTo>
                                  <a:pt x="1528" y="27"/>
                                </a:moveTo>
                                <a:lnTo>
                                  <a:pt x="117" y="29"/>
                                </a:lnTo>
                                <a:lnTo>
                                  <a:pt x="117" y="40"/>
                                </a:lnTo>
                                <a:lnTo>
                                  <a:pt x="1529" y="39"/>
                                </a:lnTo>
                                <a:lnTo>
                                  <a:pt x="1528" y="2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21" name="Picture 26"/>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2524" y="1711"/>
                            <a:ext cx="245" cy="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2" name="AutoShape 25"/>
                        <wps:cNvSpPr>
                          <a:spLocks/>
                        </wps:cNvSpPr>
                        <wps:spPr bwMode="auto">
                          <a:xfrm>
                            <a:off x="4869" y="1791"/>
                            <a:ext cx="216" cy="913"/>
                          </a:xfrm>
                          <a:custGeom>
                            <a:avLst/>
                            <a:gdLst>
                              <a:gd name="T0" fmla="+- 0 4997 4869"/>
                              <a:gd name="T1" fmla="*/ T0 w 216"/>
                              <a:gd name="T2" fmla="+- 0 2633 1791"/>
                              <a:gd name="T3" fmla="*/ 2633 h 913"/>
                              <a:gd name="T4" fmla="+- 0 4881 4869"/>
                              <a:gd name="T5" fmla="*/ T4 w 216"/>
                              <a:gd name="T6" fmla="+- 0 2668 1791"/>
                              <a:gd name="T7" fmla="*/ 2668 h 913"/>
                              <a:gd name="T8" fmla="+- 0 4997 4869"/>
                              <a:gd name="T9" fmla="*/ T8 w 216"/>
                              <a:gd name="T10" fmla="+- 0 2703 1791"/>
                              <a:gd name="T11" fmla="*/ 2703 h 913"/>
                              <a:gd name="T12" fmla="+- 0 4997 4869"/>
                              <a:gd name="T13" fmla="*/ T12 w 216"/>
                              <a:gd name="T14" fmla="+- 0 2674 1791"/>
                              <a:gd name="T15" fmla="*/ 2674 h 913"/>
                              <a:gd name="T16" fmla="+- 0 4986 4869"/>
                              <a:gd name="T17" fmla="*/ T16 w 216"/>
                              <a:gd name="T18" fmla="+- 0 2674 1791"/>
                              <a:gd name="T19" fmla="*/ 2674 h 913"/>
                              <a:gd name="T20" fmla="+- 0 4986 4869"/>
                              <a:gd name="T21" fmla="*/ T20 w 216"/>
                              <a:gd name="T22" fmla="+- 0 2662 1791"/>
                              <a:gd name="T23" fmla="*/ 2662 h 913"/>
                              <a:gd name="T24" fmla="+- 0 4997 4869"/>
                              <a:gd name="T25" fmla="*/ T24 w 216"/>
                              <a:gd name="T26" fmla="+- 0 2662 1791"/>
                              <a:gd name="T27" fmla="*/ 2662 h 913"/>
                              <a:gd name="T28" fmla="+- 0 4997 4869"/>
                              <a:gd name="T29" fmla="*/ T28 w 216"/>
                              <a:gd name="T30" fmla="+- 0 2633 1791"/>
                              <a:gd name="T31" fmla="*/ 2633 h 913"/>
                              <a:gd name="T32" fmla="+- 0 4997 4869"/>
                              <a:gd name="T33" fmla="*/ T32 w 216"/>
                              <a:gd name="T34" fmla="+- 0 2662 1791"/>
                              <a:gd name="T35" fmla="*/ 2662 h 913"/>
                              <a:gd name="T36" fmla="+- 0 4986 4869"/>
                              <a:gd name="T37" fmla="*/ T36 w 216"/>
                              <a:gd name="T38" fmla="+- 0 2662 1791"/>
                              <a:gd name="T39" fmla="*/ 2662 h 913"/>
                              <a:gd name="T40" fmla="+- 0 4986 4869"/>
                              <a:gd name="T41" fmla="*/ T40 w 216"/>
                              <a:gd name="T42" fmla="+- 0 2674 1791"/>
                              <a:gd name="T43" fmla="*/ 2674 h 913"/>
                              <a:gd name="T44" fmla="+- 0 4997 4869"/>
                              <a:gd name="T45" fmla="*/ T44 w 216"/>
                              <a:gd name="T46" fmla="+- 0 2674 1791"/>
                              <a:gd name="T47" fmla="*/ 2674 h 913"/>
                              <a:gd name="T48" fmla="+- 0 4997 4869"/>
                              <a:gd name="T49" fmla="*/ T48 w 216"/>
                              <a:gd name="T50" fmla="+- 0 2662 1791"/>
                              <a:gd name="T51" fmla="*/ 2662 h 913"/>
                              <a:gd name="T52" fmla="+- 0 5073 4869"/>
                              <a:gd name="T53" fmla="*/ T52 w 216"/>
                              <a:gd name="T54" fmla="+- 0 2662 1791"/>
                              <a:gd name="T55" fmla="*/ 2662 h 913"/>
                              <a:gd name="T56" fmla="+- 0 4997 4869"/>
                              <a:gd name="T57" fmla="*/ T56 w 216"/>
                              <a:gd name="T58" fmla="+- 0 2662 1791"/>
                              <a:gd name="T59" fmla="*/ 2662 h 913"/>
                              <a:gd name="T60" fmla="+- 0 4997 4869"/>
                              <a:gd name="T61" fmla="*/ T60 w 216"/>
                              <a:gd name="T62" fmla="+- 0 2674 1791"/>
                              <a:gd name="T63" fmla="*/ 2674 h 913"/>
                              <a:gd name="T64" fmla="+- 0 5082 4869"/>
                              <a:gd name="T65" fmla="*/ T64 w 216"/>
                              <a:gd name="T66" fmla="+- 0 2674 1791"/>
                              <a:gd name="T67" fmla="*/ 2674 h 913"/>
                              <a:gd name="T68" fmla="+- 0 5085 4869"/>
                              <a:gd name="T69" fmla="*/ T68 w 216"/>
                              <a:gd name="T70" fmla="+- 0 2671 1791"/>
                              <a:gd name="T71" fmla="*/ 2671 h 913"/>
                              <a:gd name="T72" fmla="+- 0 5085 4869"/>
                              <a:gd name="T73" fmla="*/ T72 w 216"/>
                              <a:gd name="T74" fmla="+- 0 2668 1791"/>
                              <a:gd name="T75" fmla="*/ 2668 h 913"/>
                              <a:gd name="T76" fmla="+- 0 5073 4869"/>
                              <a:gd name="T77" fmla="*/ T76 w 216"/>
                              <a:gd name="T78" fmla="+- 0 2668 1791"/>
                              <a:gd name="T79" fmla="*/ 2668 h 913"/>
                              <a:gd name="T80" fmla="+- 0 5073 4869"/>
                              <a:gd name="T81" fmla="*/ T80 w 216"/>
                              <a:gd name="T82" fmla="+- 0 2662 1791"/>
                              <a:gd name="T83" fmla="*/ 2662 h 913"/>
                              <a:gd name="T84" fmla="+- 0 5073 4869"/>
                              <a:gd name="T85" fmla="*/ T84 w 216"/>
                              <a:gd name="T86" fmla="+- 0 1826 1791"/>
                              <a:gd name="T87" fmla="*/ 1826 h 913"/>
                              <a:gd name="T88" fmla="+- 0 5073 4869"/>
                              <a:gd name="T89" fmla="*/ T88 w 216"/>
                              <a:gd name="T90" fmla="+- 0 2668 1791"/>
                              <a:gd name="T91" fmla="*/ 2668 h 913"/>
                              <a:gd name="T92" fmla="+- 0 5079 4869"/>
                              <a:gd name="T93" fmla="*/ T92 w 216"/>
                              <a:gd name="T94" fmla="+- 0 2662 1791"/>
                              <a:gd name="T95" fmla="*/ 2662 h 913"/>
                              <a:gd name="T96" fmla="+- 0 5085 4869"/>
                              <a:gd name="T97" fmla="*/ T96 w 216"/>
                              <a:gd name="T98" fmla="+- 0 2662 1791"/>
                              <a:gd name="T99" fmla="*/ 2662 h 913"/>
                              <a:gd name="T100" fmla="+- 0 5085 4869"/>
                              <a:gd name="T101" fmla="*/ T100 w 216"/>
                              <a:gd name="T102" fmla="+- 0 1832 1791"/>
                              <a:gd name="T103" fmla="*/ 1832 h 913"/>
                              <a:gd name="T104" fmla="+- 0 5079 4869"/>
                              <a:gd name="T105" fmla="*/ T104 w 216"/>
                              <a:gd name="T106" fmla="+- 0 1832 1791"/>
                              <a:gd name="T107" fmla="*/ 1832 h 913"/>
                              <a:gd name="T108" fmla="+- 0 5073 4869"/>
                              <a:gd name="T109" fmla="*/ T108 w 216"/>
                              <a:gd name="T110" fmla="+- 0 1826 1791"/>
                              <a:gd name="T111" fmla="*/ 1826 h 913"/>
                              <a:gd name="T112" fmla="+- 0 5085 4869"/>
                              <a:gd name="T113" fmla="*/ T112 w 216"/>
                              <a:gd name="T114" fmla="+- 0 2662 1791"/>
                              <a:gd name="T115" fmla="*/ 2662 h 913"/>
                              <a:gd name="T116" fmla="+- 0 5079 4869"/>
                              <a:gd name="T117" fmla="*/ T116 w 216"/>
                              <a:gd name="T118" fmla="+- 0 2662 1791"/>
                              <a:gd name="T119" fmla="*/ 2662 h 913"/>
                              <a:gd name="T120" fmla="+- 0 5073 4869"/>
                              <a:gd name="T121" fmla="*/ T120 w 216"/>
                              <a:gd name="T122" fmla="+- 0 2668 1791"/>
                              <a:gd name="T123" fmla="*/ 2668 h 913"/>
                              <a:gd name="T124" fmla="+- 0 5085 4869"/>
                              <a:gd name="T125" fmla="*/ T124 w 216"/>
                              <a:gd name="T126" fmla="+- 0 2668 1791"/>
                              <a:gd name="T127" fmla="*/ 2668 h 913"/>
                              <a:gd name="T128" fmla="+- 0 5085 4869"/>
                              <a:gd name="T129" fmla="*/ T128 w 216"/>
                              <a:gd name="T130" fmla="+- 0 2662 1791"/>
                              <a:gd name="T131" fmla="*/ 2662 h 913"/>
                              <a:gd name="T132" fmla="+- 0 4986 4869"/>
                              <a:gd name="T133" fmla="*/ T132 w 216"/>
                              <a:gd name="T134" fmla="+- 0 1791 1791"/>
                              <a:gd name="T135" fmla="*/ 1791 h 913"/>
                              <a:gd name="T136" fmla="+- 0 4869 4869"/>
                              <a:gd name="T137" fmla="*/ T136 w 216"/>
                              <a:gd name="T138" fmla="+- 0 1826 1791"/>
                              <a:gd name="T139" fmla="*/ 1826 h 913"/>
                              <a:gd name="T140" fmla="+- 0 4986 4869"/>
                              <a:gd name="T141" fmla="*/ T140 w 216"/>
                              <a:gd name="T142" fmla="+- 0 1861 1791"/>
                              <a:gd name="T143" fmla="*/ 1861 h 913"/>
                              <a:gd name="T144" fmla="+- 0 4986 4869"/>
                              <a:gd name="T145" fmla="*/ T144 w 216"/>
                              <a:gd name="T146" fmla="+- 0 1832 1791"/>
                              <a:gd name="T147" fmla="*/ 1832 h 913"/>
                              <a:gd name="T148" fmla="+- 0 4974 4869"/>
                              <a:gd name="T149" fmla="*/ T148 w 216"/>
                              <a:gd name="T150" fmla="+- 0 1832 1791"/>
                              <a:gd name="T151" fmla="*/ 1832 h 913"/>
                              <a:gd name="T152" fmla="+- 0 4974 4869"/>
                              <a:gd name="T153" fmla="*/ T152 w 216"/>
                              <a:gd name="T154" fmla="+- 0 1820 1791"/>
                              <a:gd name="T155" fmla="*/ 1820 h 913"/>
                              <a:gd name="T156" fmla="+- 0 4986 4869"/>
                              <a:gd name="T157" fmla="*/ T156 w 216"/>
                              <a:gd name="T158" fmla="+- 0 1820 1791"/>
                              <a:gd name="T159" fmla="*/ 1820 h 913"/>
                              <a:gd name="T160" fmla="+- 0 4986 4869"/>
                              <a:gd name="T161" fmla="*/ T160 w 216"/>
                              <a:gd name="T162" fmla="+- 0 1791 1791"/>
                              <a:gd name="T163" fmla="*/ 1791 h 913"/>
                              <a:gd name="T164" fmla="+- 0 4986 4869"/>
                              <a:gd name="T165" fmla="*/ T164 w 216"/>
                              <a:gd name="T166" fmla="+- 0 1820 1791"/>
                              <a:gd name="T167" fmla="*/ 1820 h 913"/>
                              <a:gd name="T168" fmla="+- 0 4974 4869"/>
                              <a:gd name="T169" fmla="*/ T168 w 216"/>
                              <a:gd name="T170" fmla="+- 0 1820 1791"/>
                              <a:gd name="T171" fmla="*/ 1820 h 913"/>
                              <a:gd name="T172" fmla="+- 0 4974 4869"/>
                              <a:gd name="T173" fmla="*/ T172 w 216"/>
                              <a:gd name="T174" fmla="+- 0 1832 1791"/>
                              <a:gd name="T175" fmla="*/ 1832 h 913"/>
                              <a:gd name="T176" fmla="+- 0 4986 4869"/>
                              <a:gd name="T177" fmla="*/ T176 w 216"/>
                              <a:gd name="T178" fmla="+- 0 1832 1791"/>
                              <a:gd name="T179" fmla="*/ 1832 h 913"/>
                              <a:gd name="T180" fmla="+- 0 4986 4869"/>
                              <a:gd name="T181" fmla="*/ T180 w 216"/>
                              <a:gd name="T182" fmla="+- 0 1820 1791"/>
                              <a:gd name="T183" fmla="*/ 1820 h 913"/>
                              <a:gd name="T184" fmla="+- 0 5082 4869"/>
                              <a:gd name="T185" fmla="*/ T184 w 216"/>
                              <a:gd name="T186" fmla="+- 0 1820 1791"/>
                              <a:gd name="T187" fmla="*/ 1820 h 913"/>
                              <a:gd name="T188" fmla="+- 0 4986 4869"/>
                              <a:gd name="T189" fmla="*/ T188 w 216"/>
                              <a:gd name="T190" fmla="+- 0 1820 1791"/>
                              <a:gd name="T191" fmla="*/ 1820 h 913"/>
                              <a:gd name="T192" fmla="+- 0 4986 4869"/>
                              <a:gd name="T193" fmla="*/ T192 w 216"/>
                              <a:gd name="T194" fmla="+- 0 1832 1791"/>
                              <a:gd name="T195" fmla="*/ 1832 h 913"/>
                              <a:gd name="T196" fmla="+- 0 5073 4869"/>
                              <a:gd name="T197" fmla="*/ T196 w 216"/>
                              <a:gd name="T198" fmla="+- 0 1832 1791"/>
                              <a:gd name="T199" fmla="*/ 1832 h 913"/>
                              <a:gd name="T200" fmla="+- 0 5073 4869"/>
                              <a:gd name="T201" fmla="*/ T200 w 216"/>
                              <a:gd name="T202" fmla="+- 0 1826 1791"/>
                              <a:gd name="T203" fmla="*/ 1826 h 913"/>
                              <a:gd name="T204" fmla="+- 0 5085 4869"/>
                              <a:gd name="T205" fmla="*/ T204 w 216"/>
                              <a:gd name="T206" fmla="+- 0 1826 1791"/>
                              <a:gd name="T207" fmla="*/ 1826 h 913"/>
                              <a:gd name="T208" fmla="+- 0 5085 4869"/>
                              <a:gd name="T209" fmla="*/ T208 w 216"/>
                              <a:gd name="T210" fmla="+- 0 1823 1791"/>
                              <a:gd name="T211" fmla="*/ 1823 h 913"/>
                              <a:gd name="T212" fmla="+- 0 5082 4869"/>
                              <a:gd name="T213" fmla="*/ T212 w 216"/>
                              <a:gd name="T214" fmla="+- 0 1820 1791"/>
                              <a:gd name="T215" fmla="*/ 1820 h 913"/>
                              <a:gd name="T216" fmla="+- 0 5085 4869"/>
                              <a:gd name="T217" fmla="*/ T216 w 216"/>
                              <a:gd name="T218" fmla="+- 0 1826 1791"/>
                              <a:gd name="T219" fmla="*/ 1826 h 913"/>
                              <a:gd name="T220" fmla="+- 0 5073 4869"/>
                              <a:gd name="T221" fmla="*/ T220 w 216"/>
                              <a:gd name="T222" fmla="+- 0 1826 1791"/>
                              <a:gd name="T223" fmla="*/ 1826 h 913"/>
                              <a:gd name="T224" fmla="+- 0 5079 4869"/>
                              <a:gd name="T225" fmla="*/ T224 w 216"/>
                              <a:gd name="T226" fmla="+- 0 1832 1791"/>
                              <a:gd name="T227" fmla="*/ 1832 h 913"/>
                              <a:gd name="T228" fmla="+- 0 5085 4869"/>
                              <a:gd name="T229" fmla="*/ T228 w 216"/>
                              <a:gd name="T230" fmla="+- 0 1832 1791"/>
                              <a:gd name="T231" fmla="*/ 1832 h 913"/>
                              <a:gd name="T232" fmla="+- 0 5085 4869"/>
                              <a:gd name="T233" fmla="*/ T232 w 216"/>
                              <a:gd name="T234" fmla="+- 0 1826 1791"/>
                              <a:gd name="T235" fmla="*/ 1826 h 9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Lst>
                            <a:rect l="0" t="0" r="r" b="b"/>
                            <a:pathLst>
                              <a:path w="216" h="913">
                                <a:moveTo>
                                  <a:pt x="128" y="842"/>
                                </a:moveTo>
                                <a:lnTo>
                                  <a:pt x="12" y="877"/>
                                </a:lnTo>
                                <a:lnTo>
                                  <a:pt x="128" y="912"/>
                                </a:lnTo>
                                <a:lnTo>
                                  <a:pt x="128" y="883"/>
                                </a:lnTo>
                                <a:lnTo>
                                  <a:pt x="117" y="883"/>
                                </a:lnTo>
                                <a:lnTo>
                                  <a:pt x="117" y="871"/>
                                </a:lnTo>
                                <a:lnTo>
                                  <a:pt x="128" y="871"/>
                                </a:lnTo>
                                <a:lnTo>
                                  <a:pt x="128" y="842"/>
                                </a:lnTo>
                                <a:close/>
                                <a:moveTo>
                                  <a:pt x="128" y="871"/>
                                </a:moveTo>
                                <a:lnTo>
                                  <a:pt x="117" y="871"/>
                                </a:lnTo>
                                <a:lnTo>
                                  <a:pt x="117" y="883"/>
                                </a:lnTo>
                                <a:lnTo>
                                  <a:pt x="128" y="883"/>
                                </a:lnTo>
                                <a:lnTo>
                                  <a:pt x="128" y="871"/>
                                </a:lnTo>
                                <a:close/>
                                <a:moveTo>
                                  <a:pt x="204" y="871"/>
                                </a:moveTo>
                                <a:lnTo>
                                  <a:pt x="128" y="871"/>
                                </a:lnTo>
                                <a:lnTo>
                                  <a:pt x="128" y="883"/>
                                </a:lnTo>
                                <a:lnTo>
                                  <a:pt x="213" y="883"/>
                                </a:lnTo>
                                <a:lnTo>
                                  <a:pt x="216" y="880"/>
                                </a:lnTo>
                                <a:lnTo>
                                  <a:pt x="216" y="877"/>
                                </a:lnTo>
                                <a:lnTo>
                                  <a:pt x="204" y="877"/>
                                </a:lnTo>
                                <a:lnTo>
                                  <a:pt x="204" y="871"/>
                                </a:lnTo>
                                <a:close/>
                                <a:moveTo>
                                  <a:pt x="204" y="35"/>
                                </a:moveTo>
                                <a:lnTo>
                                  <a:pt x="204" y="877"/>
                                </a:lnTo>
                                <a:lnTo>
                                  <a:pt x="210" y="871"/>
                                </a:lnTo>
                                <a:lnTo>
                                  <a:pt x="216" y="871"/>
                                </a:lnTo>
                                <a:lnTo>
                                  <a:pt x="216" y="41"/>
                                </a:lnTo>
                                <a:lnTo>
                                  <a:pt x="210" y="41"/>
                                </a:lnTo>
                                <a:lnTo>
                                  <a:pt x="204" y="35"/>
                                </a:lnTo>
                                <a:close/>
                                <a:moveTo>
                                  <a:pt x="216" y="871"/>
                                </a:moveTo>
                                <a:lnTo>
                                  <a:pt x="210" y="871"/>
                                </a:lnTo>
                                <a:lnTo>
                                  <a:pt x="204" y="877"/>
                                </a:lnTo>
                                <a:lnTo>
                                  <a:pt x="216" y="877"/>
                                </a:lnTo>
                                <a:lnTo>
                                  <a:pt x="216" y="871"/>
                                </a:lnTo>
                                <a:close/>
                                <a:moveTo>
                                  <a:pt x="117" y="0"/>
                                </a:moveTo>
                                <a:lnTo>
                                  <a:pt x="0" y="35"/>
                                </a:lnTo>
                                <a:lnTo>
                                  <a:pt x="117" y="70"/>
                                </a:lnTo>
                                <a:lnTo>
                                  <a:pt x="117" y="41"/>
                                </a:lnTo>
                                <a:lnTo>
                                  <a:pt x="105" y="41"/>
                                </a:lnTo>
                                <a:lnTo>
                                  <a:pt x="105" y="29"/>
                                </a:lnTo>
                                <a:lnTo>
                                  <a:pt x="117" y="29"/>
                                </a:lnTo>
                                <a:lnTo>
                                  <a:pt x="117" y="0"/>
                                </a:lnTo>
                                <a:close/>
                                <a:moveTo>
                                  <a:pt x="117" y="29"/>
                                </a:moveTo>
                                <a:lnTo>
                                  <a:pt x="105" y="29"/>
                                </a:lnTo>
                                <a:lnTo>
                                  <a:pt x="105" y="41"/>
                                </a:lnTo>
                                <a:lnTo>
                                  <a:pt x="117" y="41"/>
                                </a:lnTo>
                                <a:lnTo>
                                  <a:pt x="117" y="29"/>
                                </a:lnTo>
                                <a:close/>
                                <a:moveTo>
                                  <a:pt x="213" y="29"/>
                                </a:moveTo>
                                <a:lnTo>
                                  <a:pt x="117" y="29"/>
                                </a:lnTo>
                                <a:lnTo>
                                  <a:pt x="117" y="41"/>
                                </a:lnTo>
                                <a:lnTo>
                                  <a:pt x="204" y="41"/>
                                </a:lnTo>
                                <a:lnTo>
                                  <a:pt x="204" y="35"/>
                                </a:lnTo>
                                <a:lnTo>
                                  <a:pt x="216" y="35"/>
                                </a:lnTo>
                                <a:lnTo>
                                  <a:pt x="216" y="32"/>
                                </a:lnTo>
                                <a:lnTo>
                                  <a:pt x="213" y="29"/>
                                </a:lnTo>
                                <a:close/>
                                <a:moveTo>
                                  <a:pt x="216" y="35"/>
                                </a:moveTo>
                                <a:lnTo>
                                  <a:pt x="204" y="35"/>
                                </a:lnTo>
                                <a:lnTo>
                                  <a:pt x="210" y="41"/>
                                </a:lnTo>
                                <a:lnTo>
                                  <a:pt x="216" y="41"/>
                                </a:lnTo>
                                <a:lnTo>
                                  <a:pt x="216" y="35"/>
                                </a:lnTo>
                                <a:close/>
                              </a:path>
                            </a:pathLst>
                          </a:custGeom>
                          <a:solidFill>
                            <a:srgbClr val="E6001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23" name="Picture 24"/>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4800" y="2079"/>
                            <a:ext cx="245" cy="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4" name="Picture 23"/>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4079" y="1168"/>
                            <a:ext cx="245" cy="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5" name="AutoShape 22"/>
                        <wps:cNvSpPr>
                          <a:spLocks/>
                        </wps:cNvSpPr>
                        <wps:spPr bwMode="auto">
                          <a:xfrm>
                            <a:off x="2302" y="949"/>
                            <a:ext cx="2094" cy="602"/>
                          </a:xfrm>
                          <a:custGeom>
                            <a:avLst/>
                            <a:gdLst>
                              <a:gd name="T0" fmla="+- 0 3851 2302"/>
                              <a:gd name="T1" fmla="*/ T0 w 2094"/>
                              <a:gd name="T2" fmla="+- 0 1539 949"/>
                              <a:gd name="T3" fmla="*/ 1539 h 602"/>
                              <a:gd name="T4" fmla="+- 0 2413 2302"/>
                              <a:gd name="T5" fmla="*/ T4 w 2094"/>
                              <a:gd name="T6" fmla="+- 0 985 949"/>
                              <a:gd name="T7" fmla="*/ 985 h 602"/>
                              <a:gd name="T8" fmla="+- 0 2415 2302"/>
                              <a:gd name="T9" fmla="*/ T8 w 2094"/>
                              <a:gd name="T10" fmla="+- 0 981 949"/>
                              <a:gd name="T11" fmla="*/ 981 h 602"/>
                              <a:gd name="T12" fmla="+- 0 2424 2302"/>
                              <a:gd name="T13" fmla="*/ T12 w 2094"/>
                              <a:gd name="T14" fmla="+- 0 958 949"/>
                              <a:gd name="T15" fmla="*/ 958 h 602"/>
                              <a:gd name="T16" fmla="+- 0 2302 2302"/>
                              <a:gd name="T17" fmla="*/ T16 w 2094"/>
                              <a:gd name="T18" fmla="+- 0 949 949"/>
                              <a:gd name="T19" fmla="*/ 949 h 602"/>
                              <a:gd name="T20" fmla="+- 0 2399 2302"/>
                              <a:gd name="T21" fmla="*/ T20 w 2094"/>
                              <a:gd name="T22" fmla="+- 0 1023 949"/>
                              <a:gd name="T23" fmla="*/ 1023 h 602"/>
                              <a:gd name="T24" fmla="+- 0 2409 2302"/>
                              <a:gd name="T25" fmla="*/ T24 w 2094"/>
                              <a:gd name="T26" fmla="+- 0 996 949"/>
                              <a:gd name="T27" fmla="*/ 996 h 602"/>
                              <a:gd name="T28" fmla="+- 0 3847 2302"/>
                              <a:gd name="T29" fmla="*/ T28 w 2094"/>
                              <a:gd name="T30" fmla="+- 0 1550 949"/>
                              <a:gd name="T31" fmla="*/ 1550 h 602"/>
                              <a:gd name="T32" fmla="+- 0 3851 2302"/>
                              <a:gd name="T33" fmla="*/ T32 w 2094"/>
                              <a:gd name="T34" fmla="+- 0 1539 949"/>
                              <a:gd name="T35" fmla="*/ 1539 h 602"/>
                              <a:gd name="T36" fmla="+- 0 4396 2302"/>
                              <a:gd name="T37" fmla="*/ T36 w 2094"/>
                              <a:gd name="T38" fmla="+- 0 1428 949"/>
                              <a:gd name="T39" fmla="*/ 1428 h 602"/>
                              <a:gd name="T40" fmla="+- 0 4367 2302"/>
                              <a:gd name="T41" fmla="*/ T40 w 2094"/>
                              <a:gd name="T42" fmla="+- 0 1428 949"/>
                              <a:gd name="T43" fmla="*/ 1428 h 602"/>
                              <a:gd name="T44" fmla="+- 0 4367 2302"/>
                              <a:gd name="T45" fmla="*/ T44 w 2094"/>
                              <a:gd name="T46" fmla="+- 0 1034 949"/>
                              <a:gd name="T47" fmla="*/ 1034 h 602"/>
                              <a:gd name="T48" fmla="+- 0 4355 2302"/>
                              <a:gd name="T49" fmla="*/ T48 w 2094"/>
                              <a:gd name="T50" fmla="+- 0 1034 949"/>
                              <a:gd name="T51" fmla="*/ 1034 h 602"/>
                              <a:gd name="T52" fmla="+- 0 4355 2302"/>
                              <a:gd name="T53" fmla="*/ T52 w 2094"/>
                              <a:gd name="T54" fmla="+- 0 1428 949"/>
                              <a:gd name="T55" fmla="*/ 1428 h 602"/>
                              <a:gd name="T56" fmla="+- 0 4326 2302"/>
                              <a:gd name="T57" fmla="*/ T56 w 2094"/>
                              <a:gd name="T58" fmla="+- 0 1428 949"/>
                              <a:gd name="T59" fmla="*/ 1428 h 602"/>
                              <a:gd name="T60" fmla="+- 0 4361 2302"/>
                              <a:gd name="T61" fmla="*/ T60 w 2094"/>
                              <a:gd name="T62" fmla="+- 0 1544 949"/>
                              <a:gd name="T63" fmla="*/ 1544 h 602"/>
                              <a:gd name="T64" fmla="+- 0 4392 2302"/>
                              <a:gd name="T65" fmla="*/ T64 w 2094"/>
                              <a:gd name="T66" fmla="+- 0 1439 949"/>
                              <a:gd name="T67" fmla="*/ 1439 h 602"/>
                              <a:gd name="T68" fmla="+- 0 4396 2302"/>
                              <a:gd name="T69" fmla="*/ T68 w 2094"/>
                              <a:gd name="T70" fmla="+- 0 1428 949"/>
                              <a:gd name="T71" fmla="*/ 1428 h 60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2094" h="602">
                                <a:moveTo>
                                  <a:pt x="1549" y="590"/>
                                </a:moveTo>
                                <a:lnTo>
                                  <a:pt x="111" y="36"/>
                                </a:lnTo>
                                <a:lnTo>
                                  <a:pt x="113" y="32"/>
                                </a:lnTo>
                                <a:lnTo>
                                  <a:pt x="122" y="9"/>
                                </a:lnTo>
                                <a:lnTo>
                                  <a:pt x="0" y="0"/>
                                </a:lnTo>
                                <a:lnTo>
                                  <a:pt x="97" y="74"/>
                                </a:lnTo>
                                <a:lnTo>
                                  <a:pt x="107" y="47"/>
                                </a:lnTo>
                                <a:lnTo>
                                  <a:pt x="1545" y="601"/>
                                </a:lnTo>
                                <a:lnTo>
                                  <a:pt x="1549" y="590"/>
                                </a:lnTo>
                                <a:moveTo>
                                  <a:pt x="2094" y="479"/>
                                </a:moveTo>
                                <a:lnTo>
                                  <a:pt x="2065" y="479"/>
                                </a:lnTo>
                                <a:lnTo>
                                  <a:pt x="2065" y="85"/>
                                </a:lnTo>
                                <a:lnTo>
                                  <a:pt x="2053" y="85"/>
                                </a:lnTo>
                                <a:lnTo>
                                  <a:pt x="2053" y="479"/>
                                </a:lnTo>
                                <a:lnTo>
                                  <a:pt x="2024" y="479"/>
                                </a:lnTo>
                                <a:lnTo>
                                  <a:pt x="2059" y="595"/>
                                </a:lnTo>
                                <a:lnTo>
                                  <a:pt x="2090" y="490"/>
                                </a:lnTo>
                                <a:lnTo>
                                  <a:pt x="2094" y="479"/>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26" name="Picture 21"/>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2625" y="1152"/>
                            <a:ext cx="245" cy="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7" name="Freeform 20"/>
                        <wps:cNvSpPr>
                          <a:spLocks/>
                        </wps:cNvSpPr>
                        <wps:spPr bwMode="auto">
                          <a:xfrm>
                            <a:off x="3853" y="2387"/>
                            <a:ext cx="1017" cy="556"/>
                          </a:xfrm>
                          <a:custGeom>
                            <a:avLst/>
                            <a:gdLst>
                              <a:gd name="T0" fmla="+- 0 4869 3853"/>
                              <a:gd name="T1" fmla="*/ T0 w 1017"/>
                              <a:gd name="T2" fmla="+- 0 2387 2387"/>
                              <a:gd name="T3" fmla="*/ 2387 h 556"/>
                              <a:gd name="T4" fmla="+- 0 3853 3853"/>
                              <a:gd name="T5" fmla="*/ T4 w 1017"/>
                              <a:gd name="T6" fmla="+- 0 2387 2387"/>
                              <a:gd name="T7" fmla="*/ 2387 h 556"/>
                              <a:gd name="T8" fmla="+- 0 3853 3853"/>
                              <a:gd name="T9" fmla="*/ T8 w 1017"/>
                              <a:gd name="T10" fmla="+- 0 2912 2387"/>
                              <a:gd name="T11" fmla="*/ 2912 h 556"/>
                              <a:gd name="T12" fmla="+- 0 3961 3853"/>
                              <a:gd name="T13" fmla="*/ T12 w 1017"/>
                              <a:gd name="T14" fmla="+- 0 2930 2387"/>
                              <a:gd name="T15" fmla="*/ 2930 h 556"/>
                              <a:gd name="T16" fmla="+- 0 4055 3853"/>
                              <a:gd name="T17" fmla="*/ T16 w 1017"/>
                              <a:gd name="T18" fmla="+- 0 2940 2387"/>
                              <a:gd name="T19" fmla="*/ 2940 h 556"/>
                              <a:gd name="T20" fmla="+- 0 4136 3853"/>
                              <a:gd name="T21" fmla="*/ T20 w 1017"/>
                              <a:gd name="T22" fmla="+- 0 2942 2387"/>
                              <a:gd name="T23" fmla="*/ 2942 h 556"/>
                              <a:gd name="T24" fmla="+- 0 4172 3853"/>
                              <a:gd name="T25" fmla="*/ T24 w 1017"/>
                              <a:gd name="T26" fmla="+- 0 2941 2387"/>
                              <a:gd name="T27" fmla="*/ 2941 h 556"/>
                              <a:gd name="T28" fmla="+- 0 4240 3853"/>
                              <a:gd name="T29" fmla="*/ T28 w 1017"/>
                              <a:gd name="T30" fmla="+- 0 2935 2387"/>
                              <a:gd name="T31" fmla="*/ 2935 h 556"/>
                              <a:gd name="T32" fmla="+- 0 4302 3853"/>
                              <a:gd name="T33" fmla="*/ T32 w 1017"/>
                              <a:gd name="T34" fmla="+- 0 2925 2387"/>
                              <a:gd name="T35" fmla="*/ 2925 h 556"/>
                              <a:gd name="T36" fmla="+- 0 4361 3853"/>
                              <a:gd name="T37" fmla="*/ T36 w 1017"/>
                              <a:gd name="T38" fmla="+- 0 2912 2387"/>
                              <a:gd name="T39" fmla="*/ 2912 h 556"/>
                              <a:gd name="T40" fmla="+- 0 4482 3853"/>
                              <a:gd name="T41" fmla="*/ T40 w 1017"/>
                              <a:gd name="T42" fmla="+- 0 2881 2387"/>
                              <a:gd name="T43" fmla="*/ 2881 h 556"/>
                              <a:gd name="T44" fmla="+- 0 4515 3853"/>
                              <a:gd name="T45" fmla="*/ T44 w 1017"/>
                              <a:gd name="T46" fmla="+- 0 2874 2387"/>
                              <a:gd name="T47" fmla="*/ 2874 h 556"/>
                              <a:gd name="T48" fmla="+- 0 4586 3853"/>
                              <a:gd name="T49" fmla="*/ T48 w 1017"/>
                              <a:gd name="T50" fmla="+- 0 2860 2387"/>
                              <a:gd name="T51" fmla="*/ 2860 h 556"/>
                              <a:gd name="T52" fmla="+- 0 4667 3853"/>
                              <a:gd name="T53" fmla="*/ T52 w 1017"/>
                              <a:gd name="T54" fmla="+- 0 2848 2387"/>
                              <a:gd name="T55" fmla="*/ 2848 h 556"/>
                              <a:gd name="T56" fmla="+- 0 4760 3853"/>
                              <a:gd name="T57" fmla="*/ T56 w 1017"/>
                              <a:gd name="T58" fmla="+- 0 2841 2387"/>
                              <a:gd name="T59" fmla="*/ 2841 h 556"/>
                              <a:gd name="T60" fmla="+- 0 4869 3853"/>
                              <a:gd name="T61" fmla="*/ T60 w 1017"/>
                              <a:gd name="T62" fmla="+- 0 2838 2387"/>
                              <a:gd name="T63" fmla="*/ 2838 h 556"/>
                              <a:gd name="T64" fmla="+- 0 4869 3853"/>
                              <a:gd name="T65" fmla="*/ T64 w 1017"/>
                              <a:gd name="T66" fmla="+- 0 2387 2387"/>
                              <a:gd name="T67" fmla="*/ 2387 h 55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1017" h="556">
                                <a:moveTo>
                                  <a:pt x="1016" y="0"/>
                                </a:moveTo>
                                <a:lnTo>
                                  <a:pt x="0" y="0"/>
                                </a:lnTo>
                                <a:lnTo>
                                  <a:pt x="0" y="525"/>
                                </a:lnTo>
                                <a:lnTo>
                                  <a:pt x="108" y="543"/>
                                </a:lnTo>
                                <a:lnTo>
                                  <a:pt x="202" y="553"/>
                                </a:lnTo>
                                <a:lnTo>
                                  <a:pt x="283" y="555"/>
                                </a:lnTo>
                                <a:lnTo>
                                  <a:pt x="319" y="554"/>
                                </a:lnTo>
                                <a:lnTo>
                                  <a:pt x="387" y="548"/>
                                </a:lnTo>
                                <a:lnTo>
                                  <a:pt x="449" y="538"/>
                                </a:lnTo>
                                <a:lnTo>
                                  <a:pt x="508" y="525"/>
                                </a:lnTo>
                                <a:lnTo>
                                  <a:pt x="629" y="494"/>
                                </a:lnTo>
                                <a:lnTo>
                                  <a:pt x="662" y="487"/>
                                </a:lnTo>
                                <a:lnTo>
                                  <a:pt x="733" y="473"/>
                                </a:lnTo>
                                <a:lnTo>
                                  <a:pt x="814" y="461"/>
                                </a:lnTo>
                                <a:lnTo>
                                  <a:pt x="907" y="454"/>
                                </a:lnTo>
                                <a:lnTo>
                                  <a:pt x="1016" y="451"/>
                                </a:lnTo>
                                <a:lnTo>
                                  <a:pt x="1016" y="0"/>
                                </a:lnTo>
                                <a:close/>
                              </a:path>
                            </a:pathLst>
                          </a:custGeom>
                          <a:solidFill>
                            <a:srgbClr val="CC99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 name="Freeform 19"/>
                        <wps:cNvSpPr>
                          <a:spLocks/>
                        </wps:cNvSpPr>
                        <wps:spPr bwMode="auto">
                          <a:xfrm>
                            <a:off x="3853" y="2387"/>
                            <a:ext cx="1017" cy="556"/>
                          </a:xfrm>
                          <a:custGeom>
                            <a:avLst/>
                            <a:gdLst>
                              <a:gd name="T0" fmla="+- 0 3853 3853"/>
                              <a:gd name="T1" fmla="*/ T0 w 1017"/>
                              <a:gd name="T2" fmla="+- 0 2387 2387"/>
                              <a:gd name="T3" fmla="*/ 2387 h 556"/>
                              <a:gd name="T4" fmla="+- 0 4869 3853"/>
                              <a:gd name="T5" fmla="*/ T4 w 1017"/>
                              <a:gd name="T6" fmla="+- 0 2387 2387"/>
                              <a:gd name="T7" fmla="*/ 2387 h 556"/>
                              <a:gd name="T8" fmla="+- 0 4869 3853"/>
                              <a:gd name="T9" fmla="*/ T8 w 1017"/>
                              <a:gd name="T10" fmla="+- 0 2838 2387"/>
                              <a:gd name="T11" fmla="*/ 2838 h 556"/>
                              <a:gd name="T12" fmla="+- 0 4812 3853"/>
                              <a:gd name="T13" fmla="*/ T12 w 1017"/>
                              <a:gd name="T14" fmla="+- 0 2839 2387"/>
                              <a:gd name="T15" fmla="*/ 2839 h 556"/>
                              <a:gd name="T16" fmla="+- 0 4760 3853"/>
                              <a:gd name="T17" fmla="*/ T16 w 1017"/>
                              <a:gd name="T18" fmla="+- 0 2841 2387"/>
                              <a:gd name="T19" fmla="*/ 2841 h 556"/>
                              <a:gd name="T20" fmla="+- 0 4667 3853"/>
                              <a:gd name="T21" fmla="*/ T20 w 1017"/>
                              <a:gd name="T22" fmla="+- 0 2848 2387"/>
                              <a:gd name="T23" fmla="*/ 2848 h 556"/>
                              <a:gd name="T24" fmla="+- 0 4586 3853"/>
                              <a:gd name="T25" fmla="*/ T24 w 1017"/>
                              <a:gd name="T26" fmla="+- 0 2860 2387"/>
                              <a:gd name="T27" fmla="*/ 2860 h 556"/>
                              <a:gd name="T28" fmla="+- 0 4515 3853"/>
                              <a:gd name="T29" fmla="*/ T28 w 1017"/>
                              <a:gd name="T30" fmla="+- 0 2874 2387"/>
                              <a:gd name="T31" fmla="*/ 2874 h 556"/>
                              <a:gd name="T32" fmla="+- 0 4450 3853"/>
                              <a:gd name="T33" fmla="*/ T32 w 1017"/>
                              <a:gd name="T34" fmla="+- 0 2889 2387"/>
                              <a:gd name="T35" fmla="*/ 2889 h 556"/>
                              <a:gd name="T36" fmla="+- 0 4390 3853"/>
                              <a:gd name="T37" fmla="*/ T36 w 1017"/>
                              <a:gd name="T38" fmla="+- 0 2904 2387"/>
                              <a:gd name="T39" fmla="*/ 2904 h 556"/>
                              <a:gd name="T40" fmla="+- 0 4361 3853"/>
                              <a:gd name="T41" fmla="*/ T40 w 1017"/>
                              <a:gd name="T42" fmla="+- 0 2912 2387"/>
                              <a:gd name="T43" fmla="*/ 2912 h 556"/>
                              <a:gd name="T44" fmla="+- 0 4302 3853"/>
                              <a:gd name="T45" fmla="*/ T44 w 1017"/>
                              <a:gd name="T46" fmla="+- 0 2925 2387"/>
                              <a:gd name="T47" fmla="*/ 2925 h 556"/>
                              <a:gd name="T48" fmla="+- 0 4240 3853"/>
                              <a:gd name="T49" fmla="*/ T48 w 1017"/>
                              <a:gd name="T50" fmla="+- 0 2935 2387"/>
                              <a:gd name="T51" fmla="*/ 2935 h 556"/>
                              <a:gd name="T52" fmla="+- 0 4172 3853"/>
                              <a:gd name="T53" fmla="*/ T52 w 1017"/>
                              <a:gd name="T54" fmla="+- 0 2941 2387"/>
                              <a:gd name="T55" fmla="*/ 2941 h 556"/>
                              <a:gd name="T56" fmla="+- 0 4136 3853"/>
                              <a:gd name="T57" fmla="*/ T56 w 1017"/>
                              <a:gd name="T58" fmla="+- 0 2942 2387"/>
                              <a:gd name="T59" fmla="*/ 2942 h 556"/>
                              <a:gd name="T60" fmla="+- 0 4097 3853"/>
                              <a:gd name="T61" fmla="*/ T60 w 1017"/>
                              <a:gd name="T62" fmla="+- 0 2942 2387"/>
                              <a:gd name="T63" fmla="*/ 2942 h 556"/>
                              <a:gd name="T64" fmla="+- 0 4010 3853"/>
                              <a:gd name="T65" fmla="*/ T64 w 1017"/>
                              <a:gd name="T66" fmla="+- 0 2936 2387"/>
                              <a:gd name="T67" fmla="*/ 2936 h 556"/>
                              <a:gd name="T68" fmla="+- 0 3909 3853"/>
                              <a:gd name="T69" fmla="*/ T68 w 1017"/>
                              <a:gd name="T70" fmla="+- 0 2922 2387"/>
                              <a:gd name="T71" fmla="*/ 2922 h 556"/>
                              <a:gd name="T72" fmla="+- 0 3853 3853"/>
                              <a:gd name="T73" fmla="*/ T72 w 1017"/>
                              <a:gd name="T74" fmla="+- 0 2912 2387"/>
                              <a:gd name="T75" fmla="*/ 2912 h 556"/>
                              <a:gd name="T76" fmla="+- 0 3853 3853"/>
                              <a:gd name="T77" fmla="*/ T76 w 1017"/>
                              <a:gd name="T78" fmla="+- 0 2387 2387"/>
                              <a:gd name="T79" fmla="*/ 2387 h 55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Lst>
                            <a:rect l="0" t="0" r="r" b="b"/>
                            <a:pathLst>
                              <a:path w="1017" h="556">
                                <a:moveTo>
                                  <a:pt x="0" y="0"/>
                                </a:moveTo>
                                <a:lnTo>
                                  <a:pt x="1016" y="0"/>
                                </a:lnTo>
                                <a:lnTo>
                                  <a:pt x="1016" y="451"/>
                                </a:lnTo>
                                <a:lnTo>
                                  <a:pt x="959" y="452"/>
                                </a:lnTo>
                                <a:lnTo>
                                  <a:pt x="907" y="454"/>
                                </a:lnTo>
                                <a:lnTo>
                                  <a:pt x="814" y="461"/>
                                </a:lnTo>
                                <a:lnTo>
                                  <a:pt x="733" y="473"/>
                                </a:lnTo>
                                <a:lnTo>
                                  <a:pt x="662" y="487"/>
                                </a:lnTo>
                                <a:lnTo>
                                  <a:pt x="597" y="502"/>
                                </a:lnTo>
                                <a:lnTo>
                                  <a:pt x="537" y="517"/>
                                </a:lnTo>
                                <a:lnTo>
                                  <a:pt x="508" y="525"/>
                                </a:lnTo>
                                <a:lnTo>
                                  <a:pt x="449" y="538"/>
                                </a:lnTo>
                                <a:lnTo>
                                  <a:pt x="387" y="548"/>
                                </a:lnTo>
                                <a:lnTo>
                                  <a:pt x="319" y="554"/>
                                </a:lnTo>
                                <a:lnTo>
                                  <a:pt x="283" y="555"/>
                                </a:lnTo>
                                <a:lnTo>
                                  <a:pt x="244" y="555"/>
                                </a:lnTo>
                                <a:lnTo>
                                  <a:pt x="157" y="549"/>
                                </a:lnTo>
                                <a:lnTo>
                                  <a:pt x="56" y="535"/>
                                </a:lnTo>
                                <a:lnTo>
                                  <a:pt x="0" y="525"/>
                                </a:lnTo>
                                <a:lnTo>
                                  <a:pt x="0" y="0"/>
                                </a:lnTo>
                                <a:close/>
                              </a:path>
                            </a:pathLst>
                          </a:custGeom>
                          <a:noFill/>
                          <a:ln w="740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 name="AutoShape 18"/>
                        <wps:cNvSpPr>
                          <a:spLocks/>
                        </wps:cNvSpPr>
                        <wps:spPr bwMode="auto">
                          <a:xfrm>
                            <a:off x="1148" y="784"/>
                            <a:ext cx="2705" cy="1919"/>
                          </a:xfrm>
                          <a:custGeom>
                            <a:avLst/>
                            <a:gdLst>
                              <a:gd name="T0" fmla="+- 0 3736 1148"/>
                              <a:gd name="T1" fmla="*/ T0 w 2705"/>
                              <a:gd name="T2" fmla="+- 0 2633 784"/>
                              <a:gd name="T3" fmla="*/ 2633 h 1919"/>
                              <a:gd name="T4" fmla="+- 0 3736 1148"/>
                              <a:gd name="T5" fmla="*/ T4 w 2705"/>
                              <a:gd name="T6" fmla="+- 0 2703 784"/>
                              <a:gd name="T7" fmla="*/ 2703 h 1919"/>
                              <a:gd name="T8" fmla="+- 0 3833 1148"/>
                              <a:gd name="T9" fmla="*/ T8 w 2705"/>
                              <a:gd name="T10" fmla="+- 0 2674 784"/>
                              <a:gd name="T11" fmla="*/ 2674 h 1919"/>
                              <a:gd name="T12" fmla="+- 0 3748 1148"/>
                              <a:gd name="T13" fmla="*/ T12 w 2705"/>
                              <a:gd name="T14" fmla="+- 0 2674 784"/>
                              <a:gd name="T15" fmla="*/ 2674 h 1919"/>
                              <a:gd name="T16" fmla="+- 0 3748 1148"/>
                              <a:gd name="T17" fmla="*/ T16 w 2705"/>
                              <a:gd name="T18" fmla="+- 0 2662 784"/>
                              <a:gd name="T19" fmla="*/ 2662 h 1919"/>
                              <a:gd name="T20" fmla="+- 0 3833 1148"/>
                              <a:gd name="T21" fmla="*/ T20 w 2705"/>
                              <a:gd name="T22" fmla="+- 0 2662 784"/>
                              <a:gd name="T23" fmla="*/ 2662 h 1919"/>
                              <a:gd name="T24" fmla="+- 0 3736 1148"/>
                              <a:gd name="T25" fmla="*/ T24 w 2705"/>
                              <a:gd name="T26" fmla="+- 0 2633 784"/>
                              <a:gd name="T27" fmla="*/ 2633 h 1919"/>
                              <a:gd name="T28" fmla="+- 0 1306 1148"/>
                              <a:gd name="T29" fmla="*/ T28 w 2705"/>
                              <a:gd name="T30" fmla="+- 0 784 784"/>
                              <a:gd name="T31" fmla="*/ 784 h 1919"/>
                              <a:gd name="T32" fmla="+- 0 1151 1148"/>
                              <a:gd name="T33" fmla="*/ T32 w 2705"/>
                              <a:gd name="T34" fmla="+- 0 784 784"/>
                              <a:gd name="T35" fmla="*/ 784 h 1919"/>
                              <a:gd name="T36" fmla="+- 0 1148 1148"/>
                              <a:gd name="T37" fmla="*/ T36 w 2705"/>
                              <a:gd name="T38" fmla="+- 0 787 784"/>
                              <a:gd name="T39" fmla="*/ 787 h 1919"/>
                              <a:gd name="T40" fmla="+- 0 1148 1148"/>
                              <a:gd name="T41" fmla="*/ T40 w 2705"/>
                              <a:gd name="T42" fmla="+- 0 2671 784"/>
                              <a:gd name="T43" fmla="*/ 2671 h 1919"/>
                              <a:gd name="T44" fmla="+- 0 1151 1148"/>
                              <a:gd name="T45" fmla="*/ T44 w 2705"/>
                              <a:gd name="T46" fmla="+- 0 2674 784"/>
                              <a:gd name="T47" fmla="*/ 2674 h 1919"/>
                              <a:gd name="T48" fmla="+- 0 3736 1148"/>
                              <a:gd name="T49" fmla="*/ T48 w 2705"/>
                              <a:gd name="T50" fmla="+- 0 2674 784"/>
                              <a:gd name="T51" fmla="*/ 2674 h 1919"/>
                              <a:gd name="T52" fmla="+- 0 3736 1148"/>
                              <a:gd name="T53" fmla="*/ T52 w 2705"/>
                              <a:gd name="T54" fmla="+- 0 2668 784"/>
                              <a:gd name="T55" fmla="*/ 2668 h 1919"/>
                              <a:gd name="T56" fmla="+- 0 1160 1148"/>
                              <a:gd name="T57" fmla="*/ T56 w 2705"/>
                              <a:gd name="T58" fmla="+- 0 2668 784"/>
                              <a:gd name="T59" fmla="*/ 2668 h 1919"/>
                              <a:gd name="T60" fmla="+- 0 1154 1148"/>
                              <a:gd name="T61" fmla="*/ T60 w 2705"/>
                              <a:gd name="T62" fmla="+- 0 2662 784"/>
                              <a:gd name="T63" fmla="*/ 2662 h 1919"/>
                              <a:gd name="T64" fmla="+- 0 1160 1148"/>
                              <a:gd name="T65" fmla="*/ T64 w 2705"/>
                              <a:gd name="T66" fmla="+- 0 2662 784"/>
                              <a:gd name="T67" fmla="*/ 2662 h 1919"/>
                              <a:gd name="T68" fmla="+- 0 1160 1148"/>
                              <a:gd name="T69" fmla="*/ T68 w 2705"/>
                              <a:gd name="T70" fmla="+- 0 796 784"/>
                              <a:gd name="T71" fmla="*/ 796 h 1919"/>
                              <a:gd name="T72" fmla="+- 0 1154 1148"/>
                              <a:gd name="T73" fmla="*/ T72 w 2705"/>
                              <a:gd name="T74" fmla="+- 0 796 784"/>
                              <a:gd name="T75" fmla="*/ 796 h 1919"/>
                              <a:gd name="T76" fmla="+- 0 1160 1148"/>
                              <a:gd name="T77" fmla="*/ T76 w 2705"/>
                              <a:gd name="T78" fmla="+- 0 790 784"/>
                              <a:gd name="T79" fmla="*/ 790 h 1919"/>
                              <a:gd name="T80" fmla="+- 0 1306 1148"/>
                              <a:gd name="T81" fmla="*/ T80 w 2705"/>
                              <a:gd name="T82" fmla="+- 0 790 784"/>
                              <a:gd name="T83" fmla="*/ 790 h 1919"/>
                              <a:gd name="T84" fmla="+- 0 1306 1148"/>
                              <a:gd name="T85" fmla="*/ T84 w 2705"/>
                              <a:gd name="T86" fmla="+- 0 784 784"/>
                              <a:gd name="T87" fmla="*/ 784 h 1919"/>
                              <a:gd name="T88" fmla="+- 0 3833 1148"/>
                              <a:gd name="T89" fmla="*/ T88 w 2705"/>
                              <a:gd name="T90" fmla="+- 0 2662 784"/>
                              <a:gd name="T91" fmla="*/ 2662 h 1919"/>
                              <a:gd name="T92" fmla="+- 0 3748 1148"/>
                              <a:gd name="T93" fmla="*/ T92 w 2705"/>
                              <a:gd name="T94" fmla="+- 0 2662 784"/>
                              <a:gd name="T95" fmla="*/ 2662 h 1919"/>
                              <a:gd name="T96" fmla="+- 0 3748 1148"/>
                              <a:gd name="T97" fmla="*/ T96 w 2705"/>
                              <a:gd name="T98" fmla="+- 0 2674 784"/>
                              <a:gd name="T99" fmla="*/ 2674 h 1919"/>
                              <a:gd name="T100" fmla="+- 0 3833 1148"/>
                              <a:gd name="T101" fmla="*/ T100 w 2705"/>
                              <a:gd name="T102" fmla="+- 0 2674 784"/>
                              <a:gd name="T103" fmla="*/ 2674 h 1919"/>
                              <a:gd name="T104" fmla="+- 0 3853 1148"/>
                              <a:gd name="T105" fmla="*/ T104 w 2705"/>
                              <a:gd name="T106" fmla="+- 0 2668 784"/>
                              <a:gd name="T107" fmla="*/ 2668 h 1919"/>
                              <a:gd name="T108" fmla="+- 0 3833 1148"/>
                              <a:gd name="T109" fmla="*/ T108 w 2705"/>
                              <a:gd name="T110" fmla="+- 0 2662 784"/>
                              <a:gd name="T111" fmla="*/ 2662 h 1919"/>
                              <a:gd name="T112" fmla="+- 0 1160 1148"/>
                              <a:gd name="T113" fmla="*/ T112 w 2705"/>
                              <a:gd name="T114" fmla="+- 0 2662 784"/>
                              <a:gd name="T115" fmla="*/ 2662 h 1919"/>
                              <a:gd name="T116" fmla="+- 0 1154 1148"/>
                              <a:gd name="T117" fmla="*/ T116 w 2705"/>
                              <a:gd name="T118" fmla="+- 0 2662 784"/>
                              <a:gd name="T119" fmla="*/ 2662 h 1919"/>
                              <a:gd name="T120" fmla="+- 0 1160 1148"/>
                              <a:gd name="T121" fmla="*/ T120 w 2705"/>
                              <a:gd name="T122" fmla="+- 0 2668 784"/>
                              <a:gd name="T123" fmla="*/ 2668 h 1919"/>
                              <a:gd name="T124" fmla="+- 0 1160 1148"/>
                              <a:gd name="T125" fmla="*/ T124 w 2705"/>
                              <a:gd name="T126" fmla="+- 0 2662 784"/>
                              <a:gd name="T127" fmla="*/ 2662 h 1919"/>
                              <a:gd name="T128" fmla="+- 0 3736 1148"/>
                              <a:gd name="T129" fmla="*/ T128 w 2705"/>
                              <a:gd name="T130" fmla="+- 0 2662 784"/>
                              <a:gd name="T131" fmla="*/ 2662 h 1919"/>
                              <a:gd name="T132" fmla="+- 0 1160 1148"/>
                              <a:gd name="T133" fmla="*/ T132 w 2705"/>
                              <a:gd name="T134" fmla="+- 0 2662 784"/>
                              <a:gd name="T135" fmla="*/ 2662 h 1919"/>
                              <a:gd name="T136" fmla="+- 0 1160 1148"/>
                              <a:gd name="T137" fmla="*/ T136 w 2705"/>
                              <a:gd name="T138" fmla="+- 0 2668 784"/>
                              <a:gd name="T139" fmla="*/ 2668 h 1919"/>
                              <a:gd name="T140" fmla="+- 0 3736 1148"/>
                              <a:gd name="T141" fmla="*/ T140 w 2705"/>
                              <a:gd name="T142" fmla="+- 0 2668 784"/>
                              <a:gd name="T143" fmla="*/ 2668 h 1919"/>
                              <a:gd name="T144" fmla="+- 0 3736 1148"/>
                              <a:gd name="T145" fmla="*/ T144 w 2705"/>
                              <a:gd name="T146" fmla="+- 0 2662 784"/>
                              <a:gd name="T147" fmla="*/ 2662 h 1919"/>
                              <a:gd name="T148" fmla="+- 0 1160 1148"/>
                              <a:gd name="T149" fmla="*/ T148 w 2705"/>
                              <a:gd name="T150" fmla="+- 0 790 784"/>
                              <a:gd name="T151" fmla="*/ 790 h 1919"/>
                              <a:gd name="T152" fmla="+- 0 1154 1148"/>
                              <a:gd name="T153" fmla="*/ T152 w 2705"/>
                              <a:gd name="T154" fmla="+- 0 796 784"/>
                              <a:gd name="T155" fmla="*/ 796 h 1919"/>
                              <a:gd name="T156" fmla="+- 0 1160 1148"/>
                              <a:gd name="T157" fmla="*/ T156 w 2705"/>
                              <a:gd name="T158" fmla="+- 0 796 784"/>
                              <a:gd name="T159" fmla="*/ 796 h 1919"/>
                              <a:gd name="T160" fmla="+- 0 1160 1148"/>
                              <a:gd name="T161" fmla="*/ T160 w 2705"/>
                              <a:gd name="T162" fmla="+- 0 790 784"/>
                              <a:gd name="T163" fmla="*/ 790 h 1919"/>
                              <a:gd name="T164" fmla="+- 0 1306 1148"/>
                              <a:gd name="T165" fmla="*/ T164 w 2705"/>
                              <a:gd name="T166" fmla="+- 0 790 784"/>
                              <a:gd name="T167" fmla="*/ 790 h 1919"/>
                              <a:gd name="T168" fmla="+- 0 1160 1148"/>
                              <a:gd name="T169" fmla="*/ T168 w 2705"/>
                              <a:gd name="T170" fmla="+- 0 790 784"/>
                              <a:gd name="T171" fmla="*/ 790 h 1919"/>
                              <a:gd name="T172" fmla="+- 0 1160 1148"/>
                              <a:gd name="T173" fmla="*/ T172 w 2705"/>
                              <a:gd name="T174" fmla="+- 0 796 784"/>
                              <a:gd name="T175" fmla="*/ 796 h 1919"/>
                              <a:gd name="T176" fmla="+- 0 1306 1148"/>
                              <a:gd name="T177" fmla="*/ T176 w 2705"/>
                              <a:gd name="T178" fmla="+- 0 796 784"/>
                              <a:gd name="T179" fmla="*/ 796 h 1919"/>
                              <a:gd name="T180" fmla="+- 0 1306 1148"/>
                              <a:gd name="T181" fmla="*/ T180 w 2705"/>
                              <a:gd name="T182" fmla="+- 0 790 784"/>
                              <a:gd name="T183" fmla="*/ 790 h 19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Lst>
                            <a:rect l="0" t="0" r="r" b="b"/>
                            <a:pathLst>
                              <a:path w="2705" h="1919">
                                <a:moveTo>
                                  <a:pt x="2588" y="1849"/>
                                </a:moveTo>
                                <a:lnTo>
                                  <a:pt x="2588" y="1919"/>
                                </a:lnTo>
                                <a:lnTo>
                                  <a:pt x="2685" y="1890"/>
                                </a:lnTo>
                                <a:lnTo>
                                  <a:pt x="2600" y="1890"/>
                                </a:lnTo>
                                <a:lnTo>
                                  <a:pt x="2600" y="1878"/>
                                </a:lnTo>
                                <a:lnTo>
                                  <a:pt x="2685" y="1878"/>
                                </a:lnTo>
                                <a:lnTo>
                                  <a:pt x="2588" y="1849"/>
                                </a:lnTo>
                                <a:close/>
                                <a:moveTo>
                                  <a:pt x="158" y="0"/>
                                </a:moveTo>
                                <a:lnTo>
                                  <a:pt x="3" y="0"/>
                                </a:lnTo>
                                <a:lnTo>
                                  <a:pt x="0" y="3"/>
                                </a:lnTo>
                                <a:lnTo>
                                  <a:pt x="0" y="1887"/>
                                </a:lnTo>
                                <a:lnTo>
                                  <a:pt x="3" y="1890"/>
                                </a:lnTo>
                                <a:lnTo>
                                  <a:pt x="2588" y="1890"/>
                                </a:lnTo>
                                <a:lnTo>
                                  <a:pt x="2588" y="1884"/>
                                </a:lnTo>
                                <a:lnTo>
                                  <a:pt x="12" y="1884"/>
                                </a:lnTo>
                                <a:lnTo>
                                  <a:pt x="6" y="1878"/>
                                </a:lnTo>
                                <a:lnTo>
                                  <a:pt x="12" y="1878"/>
                                </a:lnTo>
                                <a:lnTo>
                                  <a:pt x="12" y="12"/>
                                </a:lnTo>
                                <a:lnTo>
                                  <a:pt x="6" y="12"/>
                                </a:lnTo>
                                <a:lnTo>
                                  <a:pt x="12" y="6"/>
                                </a:lnTo>
                                <a:lnTo>
                                  <a:pt x="158" y="6"/>
                                </a:lnTo>
                                <a:lnTo>
                                  <a:pt x="158" y="0"/>
                                </a:lnTo>
                                <a:close/>
                                <a:moveTo>
                                  <a:pt x="2685" y="1878"/>
                                </a:moveTo>
                                <a:lnTo>
                                  <a:pt x="2600" y="1878"/>
                                </a:lnTo>
                                <a:lnTo>
                                  <a:pt x="2600" y="1890"/>
                                </a:lnTo>
                                <a:lnTo>
                                  <a:pt x="2685" y="1890"/>
                                </a:lnTo>
                                <a:lnTo>
                                  <a:pt x="2705" y="1884"/>
                                </a:lnTo>
                                <a:lnTo>
                                  <a:pt x="2685" y="1878"/>
                                </a:lnTo>
                                <a:close/>
                                <a:moveTo>
                                  <a:pt x="12" y="1878"/>
                                </a:moveTo>
                                <a:lnTo>
                                  <a:pt x="6" y="1878"/>
                                </a:lnTo>
                                <a:lnTo>
                                  <a:pt x="12" y="1884"/>
                                </a:lnTo>
                                <a:lnTo>
                                  <a:pt x="12" y="1878"/>
                                </a:lnTo>
                                <a:close/>
                                <a:moveTo>
                                  <a:pt x="2588" y="1878"/>
                                </a:moveTo>
                                <a:lnTo>
                                  <a:pt x="12" y="1878"/>
                                </a:lnTo>
                                <a:lnTo>
                                  <a:pt x="12" y="1884"/>
                                </a:lnTo>
                                <a:lnTo>
                                  <a:pt x="2588" y="1884"/>
                                </a:lnTo>
                                <a:lnTo>
                                  <a:pt x="2588" y="1878"/>
                                </a:lnTo>
                                <a:close/>
                                <a:moveTo>
                                  <a:pt x="12" y="6"/>
                                </a:moveTo>
                                <a:lnTo>
                                  <a:pt x="6" y="12"/>
                                </a:lnTo>
                                <a:lnTo>
                                  <a:pt x="12" y="12"/>
                                </a:lnTo>
                                <a:lnTo>
                                  <a:pt x="12" y="6"/>
                                </a:lnTo>
                                <a:close/>
                                <a:moveTo>
                                  <a:pt x="158" y="6"/>
                                </a:moveTo>
                                <a:lnTo>
                                  <a:pt x="12" y="6"/>
                                </a:lnTo>
                                <a:lnTo>
                                  <a:pt x="12" y="12"/>
                                </a:lnTo>
                                <a:lnTo>
                                  <a:pt x="158" y="12"/>
                                </a:lnTo>
                                <a:lnTo>
                                  <a:pt x="158" y="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30" name="Picture 17"/>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1664" y="2554"/>
                            <a:ext cx="245" cy="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1" name="AutoShape 16"/>
                        <wps:cNvSpPr>
                          <a:spLocks/>
                        </wps:cNvSpPr>
                        <wps:spPr bwMode="auto">
                          <a:xfrm>
                            <a:off x="1780" y="1034"/>
                            <a:ext cx="70" cy="513"/>
                          </a:xfrm>
                          <a:custGeom>
                            <a:avLst/>
                            <a:gdLst>
                              <a:gd name="T0" fmla="+- 0 1809 1780"/>
                              <a:gd name="T1" fmla="*/ T0 w 70"/>
                              <a:gd name="T2" fmla="+- 0 1430 1034"/>
                              <a:gd name="T3" fmla="*/ 1430 h 513"/>
                              <a:gd name="T4" fmla="+- 0 1780 1780"/>
                              <a:gd name="T5" fmla="*/ T4 w 70"/>
                              <a:gd name="T6" fmla="+- 0 1430 1034"/>
                              <a:gd name="T7" fmla="*/ 1430 h 513"/>
                              <a:gd name="T8" fmla="+- 0 1815 1780"/>
                              <a:gd name="T9" fmla="*/ T8 w 70"/>
                              <a:gd name="T10" fmla="+- 0 1546 1034"/>
                              <a:gd name="T11" fmla="*/ 1546 h 513"/>
                              <a:gd name="T12" fmla="+- 0 1847 1780"/>
                              <a:gd name="T13" fmla="*/ T12 w 70"/>
                              <a:gd name="T14" fmla="+- 0 1441 1034"/>
                              <a:gd name="T15" fmla="*/ 1441 h 513"/>
                              <a:gd name="T16" fmla="+- 0 1809 1780"/>
                              <a:gd name="T17" fmla="*/ T16 w 70"/>
                              <a:gd name="T18" fmla="+- 0 1441 1034"/>
                              <a:gd name="T19" fmla="*/ 1441 h 513"/>
                              <a:gd name="T20" fmla="+- 0 1809 1780"/>
                              <a:gd name="T21" fmla="*/ T20 w 70"/>
                              <a:gd name="T22" fmla="+- 0 1430 1034"/>
                              <a:gd name="T23" fmla="*/ 1430 h 513"/>
                              <a:gd name="T24" fmla="+- 0 1821 1780"/>
                              <a:gd name="T25" fmla="*/ T24 w 70"/>
                              <a:gd name="T26" fmla="+- 0 1139 1034"/>
                              <a:gd name="T27" fmla="*/ 1139 h 513"/>
                              <a:gd name="T28" fmla="+- 0 1809 1780"/>
                              <a:gd name="T29" fmla="*/ T28 w 70"/>
                              <a:gd name="T30" fmla="+- 0 1139 1034"/>
                              <a:gd name="T31" fmla="*/ 1139 h 513"/>
                              <a:gd name="T32" fmla="+- 0 1809 1780"/>
                              <a:gd name="T33" fmla="*/ T32 w 70"/>
                              <a:gd name="T34" fmla="+- 0 1441 1034"/>
                              <a:gd name="T35" fmla="*/ 1441 h 513"/>
                              <a:gd name="T36" fmla="+- 0 1821 1780"/>
                              <a:gd name="T37" fmla="*/ T36 w 70"/>
                              <a:gd name="T38" fmla="+- 0 1441 1034"/>
                              <a:gd name="T39" fmla="*/ 1441 h 513"/>
                              <a:gd name="T40" fmla="+- 0 1821 1780"/>
                              <a:gd name="T41" fmla="*/ T40 w 70"/>
                              <a:gd name="T42" fmla="+- 0 1139 1034"/>
                              <a:gd name="T43" fmla="*/ 1139 h 513"/>
                              <a:gd name="T44" fmla="+- 0 1850 1780"/>
                              <a:gd name="T45" fmla="*/ T44 w 70"/>
                              <a:gd name="T46" fmla="+- 0 1430 1034"/>
                              <a:gd name="T47" fmla="*/ 1430 h 513"/>
                              <a:gd name="T48" fmla="+- 0 1821 1780"/>
                              <a:gd name="T49" fmla="*/ T48 w 70"/>
                              <a:gd name="T50" fmla="+- 0 1430 1034"/>
                              <a:gd name="T51" fmla="*/ 1430 h 513"/>
                              <a:gd name="T52" fmla="+- 0 1821 1780"/>
                              <a:gd name="T53" fmla="*/ T52 w 70"/>
                              <a:gd name="T54" fmla="+- 0 1441 1034"/>
                              <a:gd name="T55" fmla="*/ 1441 h 513"/>
                              <a:gd name="T56" fmla="+- 0 1847 1780"/>
                              <a:gd name="T57" fmla="*/ T56 w 70"/>
                              <a:gd name="T58" fmla="+- 0 1441 1034"/>
                              <a:gd name="T59" fmla="*/ 1441 h 513"/>
                              <a:gd name="T60" fmla="+- 0 1850 1780"/>
                              <a:gd name="T61" fmla="*/ T60 w 70"/>
                              <a:gd name="T62" fmla="+- 0 1430 1034"/>
                              <a:gd name="T63" fmla="*/ 1430 h 513"/>
                              <a:gd name="T64" fmla="+- 0 1815 1780"/>
                              <a:gd name="T65" fmla="*/ T64 w 70"/>
                              <a:gd name="T66" fmla="+- 0 1034 1034"/>
                              <a:gd name="T67" fmla="*/ 1034 h 513"/>
                              <a:gd name="T68" fmla="+- 0 1780 1780"/>
                              <a:gd name="T69" fmla="*/ T68 w 70"/>
                              <a:gd name="T70" fmla="+- 0 1151 1034"/>
                              <a:gd name="T71" fmla="*/ 1151 h 513"/>
                              <a:gd name="T72" fmla="+- 0 1809 1780"/>
                              <a:gd name="T73" fmla="*/ T72 w 70"/>
                              <a:gd name="T74" fmla="+- 0 1151 1034"/>
                              <a:gd name="T75" fmla="*/ 1151 h 513"/>
                              <a:gd name="T76" fmla="+- 0 1809 1780"/>
                              <a:gd name="T77" fmla="*/ T76 w 70"/>
                              <a:gd name="T78" fmla="+- 0 1139 1034"/>
                              <a:gd name="T79" fmla="*/ 1139 h 513"/>
                              <a:gd name="T80" fmla="+- 0 1847 1780"/>
                              <a:gd name="T81" fmla="*/ T80 w 70"/>
                              <a:gd name="T82" fmla="+- 0 1139 1034"/>
                              <a:gd name="T83" fmla="*/ 1139 h 513"/>
                              <a:gd name="T84" fmla="+- 0 1815 1780"/>
                              <a:gd name="T85" fmla="*/ T84 w 70"/>
                              <a:gd name="T86" fmla="+- 0 1034 1034"/>
                              <a:gd name="T87" fmla="*/ 1034 h 513"/>
                              <a:gd name="T88" fmla="+- 0 1847 1780"/>
                              <a:gd name="T89" fmla="*/ T88 w 70"/>
                              <a:gd name="T90" fmla="+- 0 1139 1034"/>
                              <a:gd name="T91" fmla="*/ 1139 h 513"/>
                              <a:gd name="T92" fmla="+- 0 1821 1780"/>
                              <a:gd name="T93" fmla="*/ T92 w 70"/>
                              <a:gd name="T94" fmla="+- 0 1139 1034"/>
                              <a:gd name="T95" fmla="*/ 1139 h 513"/>
                              <a:gd name="T96" fmla="+- 0 1821 1780"/>
                              <a:gd name="T97" fmla="*/ T96 w 70"/>
                              <a:gd name="T98" fmla="+- 0 1151 1034"/>
                              <a:gd name="T99" fmla="*/ 1151 h 513"/>
                              <a:gd name="T100" fmla="+- 0 1850 1780"/>
                              <a:gd name="T101" fmla="*/ T100 w 70"/>
                              <a:gd name="T102" fmla="+- 0 1151 1034"/>
                              <a:gd name="T103" fmla="*/ 1151 h 513"/>
                              <a:gd name="T104" fmla="+- 0 1847 1780"/>
                              <a:gd name="T105" fmla="*/ T104 w 70"/>
                              <a:gd name="T106" fmla="+- 0 1139 1034"/>
                              <a:gd name="T107" fmla="*/ 1139 h 5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Lst>
                            <a:rect l="0" t="0" r="r" b="b"/>
                            <a:pathLst>
                              <a:path w="70" h="513">
                                <a:moveTo>
                                  <a:pt x="29" y="396"/>
                                </a:moveTo>
                                <a:lnTo>
                                  <a:pt x="0" y="396"/>
                                </a:lnTo>
                                <a:lnTo>
                                  <a:pt x="35" y="512"/>
                                </a:lnTo>
                                <a:lnTo>
                                  <a:pt x="67" y="407"/>
                                </a:lnTo>
                                <a:lnTo>
                                  <a:pt x="29" y="407"/>
                                </a:lnTo>
                                <a:lnTo>
                                  <a:pt x="29" y="396"/>
                                </a:lnTo>
                                <a:close/>
                                <a:moveTo>
                                  <a:pt x="41" y="105"/>
                                </a:moveTo>
                                <a:lnTo>
                                  <a:pt x="29" y="105"/>
                                </a:lnTo>
                                <a:lnTo>
                                  <a:pt x="29" y="407"/>
                                </a:lnTo>
                                <a:lnTo>
                                  <a:pt x="41" y="407"/>
                                </a:lnTo>
                                <a:lnTo>
                                  <a:pt x="41" y="105"/>
                                </a:lnTo>
                                <a:close/>
                                <a:moveTo>
                                  <a:pt x="70" y="396"/>
                                </a:moveTo>
                                <a:lnTo>
                                  <a:pt x="41" y="396"/>
                                </a:lnTo>
                                <a:lnTo>
                                  <a:pt x="41" y="407"/>
                                </a:lnTo>
                                <a:lnTo>
                                  <a:pt x="67" y="407"/>
                                </a:lnTo>
                                <a:lnTo>
                                  <a:pt x="70" y="396"/>
                                </a:lnTo>
                                <a:close/>
                                <a:moveTo>
                                  <a:pt x="35" y="0"/>
                                </a:moveTo>
                                <a:lnTo>
                                  <a:pt x="0" y="117"/>
                                </a:lnTo>
                                <a:lnTo>
                                  <a:pt x="29" y="117"/>
                                </a:lnTo>
                                <a:lnTo>
                                  <a:pt x="29" y="105"/>
                                </a:lnTo>
                                <a:lnTo>
                                  <a:pt x="67" y="105"/>
                                </a:lnTo>
                                <a:lnTo>
                                  <a:pt x="35" y="0"/>
                                </a:lnTo>
                                <a:close/>
                                <a:moveTo>
                                  <a:pt x="67" y="105"/>
                                </a:moveTo>
                                <a:lnTo>
                                  <a:pt x="41" y="105"/>
                                </a:lnTo>
                                <a:lnTo>
                                  <a:pt x="41" y="117"/>
                                </a:lnTo>
                                <a:lnTo>
                                  <a:pt x="70" y="117"/>
                                </a:lnTo>
                                <a:lnTo>
                                  <a:pt x="67" y="105"/>
                                </a:lnTo>
                                <a:close/>
                              </a:path>
                            </a:pathLst>
                          </a:custGeom>
                          <a:solidFill>
                            <a:srgbClr val="E6001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32" name="Picture 15"/>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1540" y="1165"/>
                            <a:ext cx="245" cy="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3" name="Text Box 14"/>
                        <wps:cNvSpPr txBox="1">
                          <a:spLocks noChangeArrowheads="1"/>
                        </wps:cNvSpPr>
                        <wps:spPr bwMode="auto">
                          <a:xfrm>
                            <a:off x="1945" y="-7"/>
                            <a:ext cx="1401"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35252" w:rsidRDefault="00C35252">
                              <w:pPr>
                                <w:spacing w:line="128" w:lineRule="exact"/>
                                <w:ind w:left="231" w:right="-19"/>
                                <w:rPr>
                                  <w:rFonts w:ascii="Arial"/>
                                  <w:sz w:val="16"/>
                                </w:rPr>
                              </w:pPr>
                              <w:r>
                                <w:rPr>
                                  <w:rFonts w:ascii="Arial"/>
                                  <w:sz w:val="16"/>
                                </w:rPr>
                                <w:t>Randomly</w:t>
                              </w:r>
                            </w:p>
                            <w:p w:rsidR="00C35252" w:rsidRDefault="00C35252">
                              <w:pPr>
                                <w:spacing w:line="232" w:lineRule="exact"/>
                                <w:ind w:right="-19"/>
                                <w:rPr>
                                  <w:rFonts w:ascii="Arial"/>
                                  <w:sz w:val="16"/>
                                </w:rPr>
                              </w:pPr>
                              <w:r>
                                <w:rPr>
                                  <w:rFonts w:ascii="Arial"/>
                                  <w:color w:val="FFFFFF"/>
                                  <w:position w:val="9"/>
                                  <w:sz w:val="16"/>
                                </w:rPr>
                                <w:t xml:space="preserve">1    </w:t>
                              </w:r>
                              <w:r>
                                <w:rPr>
                                  <w:rFonts w:ascii="Arial"/>
                                  <w:sz w:val="16"/>
                                </w:rPr>
                                <w:t>Generate</w:t>
                              </w:r>
                              <w:r>
                                <w:rPr>
                                  <w:rFonts w:ascii="Arial"/>
                                  <w:spacing w:val="-15"/>
                                  <w:sz w:val="16"/>
                                </w:rPr>
                                <w:t xml:space="preserve"> </w:t>
                              </w:r>
                              <w:r>
                                <w:rPr>
                                  <w:rFonts w:ascii="Arial"/>
                                  <w:sz w:val="16"/>
                                </w:rPr>
                                <w:t>Model</w:t>
                              </w:r>
                            </w:p>
                          </w:txbxContent>
                        </wps:txbx>
                        <wps:bodyPr rot="0" vert="horz" wrap="square" lIns="0" tIns="0" rIns="0" bIns="0" anchor="t" anchorCtr="0" upright="1">
                          <a:noAutofit/>
                        </wps:bodyPr>
                      </wps:wsp>
                      <wps:wsp>
                        <wps:cNvPr id="34" name="Text Box 13"/>
                        <wps:cNvSpPr txBox="1">
                          <a:spLocks noChangeArrowheads="1"/>
                        </wps:cNvSpPr>
                        <wps:spPr bwMode="auto">
                          <a:xfrm>
                            <a:off x="1429" y="564"/>
                            <a:ext cx="775" cy="3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35252" w:rsidRDefault="00C35252">
                              <w:pPr>
                                <w:spacing w:line="167" w:lineRule="exact"/>
                                <w:jc w:val="center"/>
                                <w:rPr>
                                  <w:rFonts w:ascii="Arial"/>
                                  <w:sz w:val="16"/>
                                </w:rPr>
                              </w:pPr>
                              <w:r>
                                <w:rPr>
                                  <w:rFonts w:ascii="Arial"/>
                                  <w:color w:val="FFFFFF"/>
                                  <w:sz w:val="16"/>
                                </w:rPr>
                                <w:t>Generated</w:t>
                              </w:r>
                            </w:p>
                            <w:p w:rsidR="00C35252" w:rsidRDefault="00C35252">
                              <w:pPr>
                                <w:spacing w:before="12" w:line="181" w:lineRule="exact"/>
                                <w:jc w:val="center"/>
                                <w:rPr>
                                  <w:rFonts w:ascii="Arial"/>
                                  <w:sz w:val="16"/>
                                </w:rPr>
                              </w:pPr>
                              <w:r>
                                <w:rPr>
                                  <w:rFonts w:ascii="Arial"/>
                                  <w:color w:val="FFFFFF"/>
                                  <w:w w:val="105"/>
                                  <w:sz w:val="16"/>
                                </w:rPr>
                                <w:t>Model</w:t>
                              </w:r>
                            </w:p>
                          </w:txbxContent>
                        </wps:txbx>
                        <wps:bodyPr rot="0" vert="horz" wrap="square" lIns="0" tIns="0" rIns="0" bIns="0" anchor="t" anchorCtr="0" upright="1">
                          <a:noAutofit/>
                        </wps:bodyPr>
                      </wps:wsp>
                      <wps:wsp>
                        <wps:cNvPr id="35" name="Text Box 12"/>
                        <wps:cNvSpPr txBox="1">
                          <a:spLocks noChangeArrowheads="1"/>
                        </wps:cNvSpPr>
                        <wps:spPr bwMode="auto">
                          <a:xfrm>
                            <a:off x="2510" y="599"/>
                            <a:ext cx="1195"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35252" w:rsidRDefault="00C35252">
                              <w:pPr>
                                <w:spacing w:line="128" w:lineRule="exact"/>
                                <w:ind w:left="231" w:right="-17"/>
                                <w:rPr>
                                  <w:rFonts w:ascii="Arial"/>
                                  <w:sz w:val="16"/>
                                </w:rPr>
                              </w:pPr>
                              <w:r>
                                <w:rPr>
                                  <w:rFonts w:ascii="Arial"/>
                                  <w:sz w:val="16"/>
                                </w:rPr>
                                <w:t>Generate</w:t>
                              </w:r>
                            </w:p>
                            <w:p w:rsidR="00C35252" w:rsidRDefault="00C35252">
                              <w:pPr>
                                <w:spacing w:line="232" w:lineRule="exact"/>
                                <w:ind w:right="-17"/>
                                <w:rPr>
                                  <w:rFonts w:ascii="Arial"/>
                                  <w:sz w:val="16"/>
                                </w:rPr>
                              </w:pPr>
                              <w:r>
                                <w:rPr>
                                  <w:rFonts w:ascii="Arial"/>
                                  <w:color w:val="FFFFFF"/>
                                  <w:position w:val="9"/>
                                  <w:sz w:val="16"/>
                                </w:rPr>
                                <w:t xml:space="preserve">2    </w:t>
                              </w:r>
                              <w:r>
                                <w:rPr>
                                  <w:rFonts w:ascii="Arial"/>
                                  <w:sz w:val="16"/>
                                </w:rPr>
                                <w:t>Code</w:t>
                              </w:r>
                              <w:r>
                                <w:rPr>
                                  <w:rFonts w:ascii="Arial"/>
                                  <w:spacing w:val="-18"/>
                                  <w:sz w:val="16"/>
                                </w:rPr>
                                <w:t xml:space="preserve"> </w:t>
                              </w:r>
                              <w:r>
                                <w:rPr>
                                  <w:rFonts w:ascii="Arial"/>
                                  <w:sz w:val="16"/>
                                </w:rPr>
                                <w:t>(Batch)</w:t>
                              </w:r>
                            </w:p>
                          </w:txbxContent>
                        </wps:txbx>
                        <wps:bodyPr rot="0" vert="horz" wrap="square" lIns="0" tIns="0" rIns="0" bIns="0" anchor="t" anchorCtr="0" upright="1">
                          <a:noAutofit/>
                        </wps:bodyPr>
                      </wps:wsp>
                      <wps:wsp>
                        <wps:cNvPr id="36" name="Text Box 11"/>
                        <wps:cNvSpPr txBox="1">
                          <a:spLocks noChangeArrowheads="1"/>
                        </wps:cNvSpPr>
                        <wps:spPr bwMode="auto">
                          <a:xfrm>
                            <a:off x="4057" y="524"/>
                            <a:ext cx="610" cy="43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35252" w:rsidRDefault="00C35252">
                              <w:pPr>
                                <w:spacing w:line="132" w:lineRule="exact"/>
                                <w:ind w:left="-2"/>
                                <w:jc w:val="center"/>
                                <w:rPr>
                                  <w:rFonts w:ascii="Arial"/>
                                  <w:sz w:val="13"/>
                                </w:rPr>
                              </w:pPr>
                              <w:r>
                                <w:rPr>
                                  <w:rFonts w:ascii="Arial"/>
                                  <w:color w:val="FFFFFF"/>
                                  <w:sz w:val="13"/>
                                </w:rPr>
                                <w:t>Code</w:t>
                              </w:r>
                              <w:r>
                                <w:rPr>
                                  <w:rFonts w:ascii="Arial"/>
                                  <w:color w:val="FFFFFF"/>
                                  <w:spacing w:val="-7"/>
                                  <w:sz w:val="13"/>
                                </w:rPr>
                                <w:t xml:space="preserve"> </w:t>
                              </w:r>
                              <w:r>
                                <w:rPr>
                                  <w:rFonts w:ascii="Arial"/>
                                  <w:color w:val="FFFFFF"/>
                                  <w:sz w:val="13"/>
                                </w:rPr>
                                <w:t>from</w:t>
                              </w:r>
                            </w:p>
                            <w:p w:rsidR="00C35252" w:rsidRDefault="00C35252">
                              <w:pPr>
                                <w:spacing w:before="5"/>
                                <w:jc w:val="center"/>
                                <w:rPr>
                                  <w:rFonts w:ascii="Arial"/>
                                  <w:sz w:val="13"/>
                                </w:rPr>
                              </w:pPr>
                              <w:r>
                                <w:rPr>
                                  <w:rFonts w:ascii="Arial"/>
                                  <w:color w:val="FFFFFF"/>
                                  <w:spacing w:val="-1"/>
                                  <w:sz w:val="13"/>
                                </w:rPr>
                                <w:t>Generated</w:t>
                              </w:r>
                            </w:p>
                            <w:p w:rsidR="00C35252" w:rsidRDefault="00C35252">
                              <w:pPr>
                                <w:spacing w:before="4" w:line="146" w:lineRule="exact"/>
                                <w:jc w:val="center"/>
                                <w:rPr>
                                  <w:rFonts w:ascii="Arial"/>
                                  <w:sz w:val="13"/>
                                </w:rPr>
                              </w:pPr>
                              <w:r>
                                <w:rPr>
                                  <w:rFonts w:ascii="Arial"/>
                                  <w:color w:val="FFFFFF"/>
                                  <w:sz w:val="13"/>
                                </w:rPr>
                                <w:t>Model</w:t>
                              </w:r>
                            </w:p>
                          </w:txbxContent>
                        </wps:txbx>
                        <wps:bodyPr rot="0" vert="horz" wrap="square" lIns="0" tIns="0" rIns="0" bIns="0" anchor="t" anchorCtr="0" upright="1">
                          <a:noAutofit/>
                        </wps:bodyPr>
                      </wps:wsp>
                      <wps:wsp>
                        <wps:cNvPr id="37" name="Text Box 10"/>
                        <wps:cNvSpPr txBox="1">
                          <a:spLocks noChangeArrowheads="1"/>
                        </wps:cNvSpPr>
                        <wps:spPr bwMode="auto">
                          <a:xfrm>
                            <a:off x="1617" y="1093"/>
                            <a:ext cx="3254" cy="3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35252" w:rsidRDefault="00C35252">
                              <w:pPr>
                                <w:tabs>
                                  <w:tab w:val="left" w:pos="1317"/>
                                  <w:tab w:val="left" w:pos="2771"/>
                                </w:tabs>
                                <w:spacing w:line="139" w:lineRule="exact"/>
                                <w:ind w:left="231"/>
                                <w:rPr>
                                  <w:rFonts w:ascii="Arial"/>
                                  <w:sz w:val="16"/>
                                </w:rPr>
                              </w:pPr>
                              <w:r>
                                <w:rPr>
                                  <w:rFonts w:ascii="Arial"/>
                                  <w:color w:val="E60018"/>
                                  <w:sz w:val="16"/>
                                </w:rPr>
                                <w:t>Compare</w:t>
                              </w:r>
                              <w:r>
                                <w:rPr>
                                  <w:rFonts w:ascii="Arial"/>
                                  <w:color w:val="E60018"/>
                                  <w:sz w:val="16"/>
                                </w:rPr>
                                <w:tab/>
                              </w:r>
                              <w:r>
                                <w:rPr>
                                  <w:rFonts w:ascii="Arial"/>
                                  <w:position w:val="2"/>
                                  <w:sz w:val="16"/>
                                </w:rPr>
                                <w:t>Reverse</w:t>
                              </w:r>
                              <w:r>
                                <w:rPr>
                                  <w:rFonts w:ascii="Arial"/>
                                  <w:position w:val="2"/>
                                  <w:sz w:val="16"/>
                                </w:rPr>
                                <w:tab/>
                              </w:r>
                              <w:r>
                                <w:rPr>
                                  <w:rFonts w:ascii="Arial"/>
                                  <w:spacing w:val="-1"/>
                                  <w:sz w:val="16"/>
                                </w:rPr>
                                <w:t>Modify</w:t>
                              </w:r>
                            </w:p>
                            <w:p w:rsidR="00C35252" w:rsidRDefault="00C35252">
                              <w:pPr>
                                <w:tabs>
                                  <w:tab w:val="left" w:pos="1085"/>
                                  <w:tab w:val="left" w:pos="2539"/>
                                </w:tabs>
                                <w:spacing w:line="237" w:lineRule="exact"/>
                                <w:rPr>
                                  <w:rFonts w:ascii="Arial"/>
                                  <w:sz w:val="16"/>
                                </w:rPr>
                              </w:pPr>
                              <w:r>
                                <w:rPr>
                                  <w:rFonts w:ascii="Arial"/>
                                  <w:color w:val="FFFFFF"/>
                                  <w:position w:val="9"/>
                                  <w:sz w:val="16"/>
                                </w:rPr>
                                <w:t xml:space="preserve">6  </w:t>
                              </w:r>
                              <w:r>
                                <w:rPr>
                                  <w:rFonts w:ascii="Arial"/>
                                  <w:color w:val="FFFFFF"/>
                                  <w:spacing w:val="12"/>
                                  <w:position w:val="9"/>
                                  <w:sz w:val="16"/>
                                </w:rPr>
                                <w:t xml:space="preserve"> </w:t>
                              </w:r>
                              <w:r>
                                <w:rPr>
                                  <w:rFonts w:ascii="Arial"/>
                                  <w:color w:val="E60018"/>
                                  <w:sz w:val="16"/>
                                </w:rPr>
                                <w:t>Model</w:t>
                              </w:r>
                              <w:r>
                                <w:rPr>
                                  <w:rFonts w:ascii="Arial"/>
                                  <w:color w:val="E60018"/>
                                  <w:sz w:val="16"/>
                                </w:rPr>
                                <w:tab/>
                              </w:r>
                              <w:r>
                                <w:rPr>
                                  <w:rFonts w:ascii="Arial"/>
                                  <w:color w:val="FFFFFF"/>
                                  <w:position w:val="10"/>
                                  <w:sz w:val="16"/>
                                </w:rPr>
                                <w:t xml:space="preserve">4  </w:t>
                              </w:r>
                              <w:r>
                                <w:rPr>
                                  <w:rFonts w:ascii="Arial"/>
                                  <w:color w:val="FFFFFF"/>
                                  <w:spacing w:val="15"/>
                                  <w:position w:val="10"/>
                                  <w:sz w:val="16"/>
                                </w:rPr>
                                <w:t xml:space="preserve"> </w:t>
                              </w:r>
                              <w:r>
                                <w:rPr>
                                  <w:rFonts w:ascii="Arial"/>
                                  <w:position w:val="2"/>
                                  <w:sz w:val="16"/>
                                </w:rPr>
                                <w:t>Code (Inc.)</w:t>
                              </w:r>
                              <w:r>
                                <w:rPr>
                                  <w:rFonts w:ascii="Arial"/>
                                  <w:position w:val="2"/>
                                  <w:sz w:val="16"/>
                                </w:rPr>
                                <w:tab/>
                              </w:r>
                              <w:r>
                                <w:rPr>
                                  <w:rFonts w:ascii="Arial"/>
                                  <w:color w:val="FFFFFF"/>
                                  <w:position w:val="9"/>
                                  <w:sz w:val="16"/>
                                </w:rPr>
                                <w:t xml:space="preserve">3  </w:t>
                              </w:r>
                              <w:r>
                                <w:rPr>
                                  <w:rFonts w:ascii="Arial"/>
                                  <w:color w:val="FFFFFF"/>
                                  <w:spacing w:val="17"/>
                                  <w:position w:val="9"/>
                                  <w:sz w:val="16"/>
                                </w:rPr>
                                <w:t xml:space="preserve"> </w:t>
                              </w:r>
                              <w:r>
                                <w:rPr>
                                  <w:rFonts w:ascii="Arial"/>
                                  <w:sz w:val="16"/>
                                </w:rPr>
                                <w:t>Code</w:t>
                              </w:r>
                            </w:p>
                          </w:txbxContent>
                        </wps:txbx>
                        <wps:bodyPr rot="0" vert="horz" wrap="square" lIns="0" tIns="0" rIns="0" bIns="0" anchor="t" anchorCtr="0" upright="1">
                          <a:noAutofit/>
                        </wps:bodyPr>
                      </wps:wsp>
                      <wps:wsp>
                        <wps:cNvPr id="38" name="Text Box 9"/>
                        <wps:cNvSpPr txBox="1">
                          <a:spLocks noChangeArrowheads="1"/>
                        </wps:cNvSpPr>
                        <wps:spPr bwMode="auto">
                          <a:xfrm>
                            <a:off x="1401" y="1639"/>
                            <a:ext cx="1292" cy="2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35252" w:rsidRDefault="00C35252">
                              <w:pPr>
                                <w:spacing w:line="120" w:lineRule="exact"/>
                                <w:ind w:left="92"/>
                                <w:rPr>
                                  <w:rFonts w:ascii="Arial"/>
                                  <w:sz w:val="13"/>
                                </w:rPr>
                              </w:pPr>
                              <w:r>
                                <w:rPr>
                                  <w:rFonts w:ascii="Arial"/>
                                  <w:color w:val="FFFFFF"/>
                                  <w:sz w:val="13"/>
                                </w:rPr>
                                <w:t>Model from</w:t>
                              </w:r>
                            </w:p>
                            <w:p w:rsidR="00C35252" w:rsidRDefault="00C35252">
                              <w:pPr>
                                <w:tabs>
                                  <w:tab w:val="right" w:pos="1291"/>
                                </w:tabs>
                                <w:spacing w:line="166" w:lineRule="exact"/>
                                <w:rPr>
                                  <w:rFonts w:ascii="Arial"/>
                                  <w:sz w:val="16"/>
                                </w:rPr>
                              </w:pPr>
                              <w:r>
                                <w:rPr>
                                  <w:rFonts w:ascii="Arial"/>
                                  <w:color w:val="FFFFFF"/>
                                  <w:sz w:val="13"/>
                                </w:rPr>
                                <w:t>Modified</w:t>
                              </w:r>
                              <w:r>
                                <w:rPr>
                                  <w:rFonts w:ascii="Arial"/>
                                  <w:color w:val="FFFFFF"/>
                                  <w:spacing w:val="-2"/>
                                  <w:sz w:val="13"/>
                                </w:rPr>
                                <w:t xml:space="preserve"> </w:t>
                              </w:r>
                              <w:r>
                                <w:rPr>
                                  <w:rFonts w:ascii="Arial"/>
                                  <w:color w:val="FFFFFF"/>
                                  <w:sz w:val="13"/>
                                </w:rPr>
                                <w:t>Code</w:t>
                              </w:r>
                              <w:r>
                                <w:rPr>
                                  <w:rFonts w:ascii="Arial"/>
                                  <w:color w:val="FFFFFF"/>
                                  <w:sz w:val="16"/>
                                </w:rPr>
                                <w:tab/>
                                <w:t>5</w:t>
                              </w:r>
                            </w:p>
                          </w:txbxContent>
                        </wps:txbx>
                        <wps:bodyPr rot="0" vert="horz" wrap="square" lIns="0" tIns="0" rIns="0" bIns="0" anchor="t" anchorCtr="0" upright="1">
                          <a:noAutofit/>
                        </wps:bodyPr>
                      </wps:wsp>
                      <wps:wsp>
                        <wps:cNvPr id="39" name="Text Box 8"/>
                        <wps:cNvSpPr txBox="1">
                          <a:spLocks noChangeArrowheads="1"/>
                        </wps:cNvSpPr>
                        <wps:spPr bwMode="auto">
                          <a:xfrm>
                            <a:off x="2833" y="1652"/>
                            <a:ext cx="963" cy="3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35252" w:rsidRDefault="00C35252">
                              <w:pPr>
                                <w:spacing w:line="167" w:lineRule="exact"/>
                                <w:rPr>
                                  <w:rFonts w:ascii="Arial"/>
                                  <w:sz w:val="16"/>
                                </w:rPr>
                              </w:pPr>
                              <w:r>
                                <w:rPr>
                                  <w:rFonts w:ascii="Arial"/>
                                  <w:w w:val="105"/>
                                  <w:sz w:val="16"/>
                                </w:rPr>
                                <w:t>Reverse</w:t>
                              </w:r>
                            </w:p>
                            <w:p w:rsidR="00C35252" w:rsidRDefault="00C35252">
                              <w:pPr>
                                <w:spacing w:before="12" w:line="181" w:lineRule="exact"/>
                                <w:rPr>
                                  <w:rFonts w:ascii="Arial"/>
                                  <w:sz w:val="16"/>
                                </w:rPr>
                              </w:pPr>
                              <w:r>
                                <w:rPr>
                                  <w:rFonts w:ascii="Arial"/>
                                  <w:sz w:val="16"/>
                                </w:rPr>
                                <w:t>Code (Batch)</w:t>
                              </w:r>
                            </w:p>
                          </w:txbxContent>
                        </wps:txbx>
                        <wps:bodyPr rot="0" vert="horz" wrap="square" lIns="0" tIns="0" rIns="0" bIns="0" anchor="t" anchorCtr="0" upright="1">
                          <a:noAutofit/>
                        </wps:bodyPr>
                      </wps:wsp>
                      <wps:wsp>
                        <wps:cNvPr id="40" name="Text Box 7"/>
                        <wps:cNvSpPr txBox="1">
                          <a:spLocks noChangeArrowheads="1"/>
                        </wps:cNvSpPr>
                        <wps:spPr bwMode="auto">
                          <a:xfrm>
                            <a:off x="4051" y="1600"/>
                            <a:ext cx="619" cy="3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35252" w:rsidRDefault="00C35252">
                              <w:pPr>
                                <w:spacing w:line="167" w:lineRule="exact"/>
                                <w:ind w:left="-1"/>
                                <w:jc w:val="center"/>
                                <w:rPr>
                                  <w:rFonts w:ascii="Arial"/>
                                  <w:sz w:val="16"/>
                                </w:rPr>
                              </w:pPr>
                              <w:r>
                                <w:rPr>
                                  <w:rFonts w:ascii="Arial"/>
                                  <w:color w:val="FFFFFF"/>
                                  <w:spacing w:val="-1"/>
                                  <w:sz w:val="16"/>
                                </w:rPr>
                                <w:t>Modified</w:t>
                              </w:r>
                            </w:p>
                            <w:p w:rsidR="00C35252" w:rsidRDefault="00C35252">
                              <w:pPr>
                                <w:spacing w:before="12" w:line="181" w:lineRule="exact"/>
                                <w:ind w:left="2"/>
                                <w:jc w:val="center"/>
                                <w:rPr>
                                  <w:rFonts w:ascii="Arial"/>
                                  <w:sz w:val="16"/>
                                </w:rPr>
                              </w:pPr>
                              <w:r>
                                <w:rPr>
                                  <w:rFonts w:ascii="Arial"/>
                                  <w:color w:val="FFFFFF"/>
                                  <w:w w:val="105"/>
                                  <w:sz w:val="16"/>
                                </w:rPr>
                                <w:t>Code</w:t>
                              </w:r>
                            </w:p>
                          </w:txbxContent>
                        </wps:txbx>
                        <wps:bodyPr rot="0" vert="horz" wrap="square" lIns="0" tIns="0" rIns="0" bIns="0" anchor="t" anchorCtr="0" upright="1">
                          <a:noAutofit/>
                        </wps:bodyPr>
                      </wps:wsp>
                      <wps:wsp>
                        <wps:cNvPr id="41" name="Text Box 6"/>
                        <wps:cNvSpPr txBox="1">
                          <a:spLocks noChangeArrowheads="1"/>
                        </wps:cNvSpPr>
                        <wps:spPr bwMode="auto">
                          <a:xfrm>
                            <a:off x="4878" y="2130"/>
                            <a:ext cx="92" cy="1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35252" w:rsidRDefault="00C35252">
                              <w:pPr>
                                <w:spacing w:line="164" w:lineRule="exact"/>
                                <w:rPr>
                                  <w:rFonts w:ascii="Arial"/>
                                  <w:sz w:val="16"/>
                                </w:rPr>
                              </w:pPr>
                              <w:r>
                                <w:rPr>
                                  <w:rFonts w:ascii="Arial"/>
                                  <w:color w:val="FFFFFF"/>
                                  <w:w w:val="102"/>
                                  <w:sz w:val="16"/>
                                </w:rPr>
                                <w:t>8</w:t>
                              </w:r>
                            </w:p>
                          </w:txbxContent>
                        </wps:txbx>
                        <wps:bodyPr rot="0" vert="horz" wrap="square" lIns="0" tIns="0" rIns="0" bIns="0" anchor="t" anchorCtr="0" upright="1">
                          <a:noAutofit/>
                        </wps:bodyPr>
                      </wps:wsp>
                      <wps:wsp>
                        <wps:cNvPr id="42" name="Text Box 5"/>
                        <wps:cNvSpPr txBox="1">
                          <a:spLocks noChangeArrowheads="1"/>
                        </wps:cNvSpPr>
                        <wps:spPr bwMode="auto">
                          <a:xfrm>
                            <a:off x="1741" y="2495"/>
                            <a:ext cx="1195"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35252" w:rsidRDefault="00C35252">
                              <w:pPr>
                                <w:spacing w:line="128" w:lineRule="exact"/>
                                <w:ind w:left="231" w:right="-17"/>
                                <w:rPr>
                                  <w:rFonts w:ascii="Arial"/>
                                  <w:sz w:val="16"/>
                                </w:rPr>
                              </w:pPr>
                              <w:r>
                                <w:rPr>
                                  <w:rFonts w:ascii="Arial"/>
                                  <w:sz w:val="16"/>
                                </w:rPr>
                                <w:t>Generate</w:t>
                              </w:r>
                            </w:p>
                            <w:p w:rsidR="00C35252" w:rsidRDefault="00C35252">
                              <w:pPr>
                                <w:spacing w:line="232" w:lineRule="exact"/>
                                <w:ind w:right="-17"/>
                                <w:rPr>
                                  <w:rFonts w:ascii="Arial"/>
                                  <w:sz w:val="16"/>
                                </w:rPr>
                              </w:pPr>
                              <w:r>
                                <w:rPr>
                                  <w:rFonts w:ascii="Arial"/>
                                  <w:color w:val="FFFFFF"/>
                                  <w:position w:val="9"/>
                                  <w:sz w:val="16"/>
                                </w:rPr>
                                <w:t xml:space="preserve">7    </w:t>
                              </w:r>
                              <w:r>
                                <w:rPr>
                                  <w:rFonts w:ascii="Arial"/>
                                  <w:sz w:val="16"/>
                                </w:rPr>
                                <w:t>Code</w:t>
                              </w:r>
                              <w:r>
                                <w:rPr>
                                  <w:rFonts w:ascii="Arial"/>
                                  <w:spacing w:val="-18"/>
                                  <w:sz w:val="16"/>
                                </w:rPr>
                                <w:t xml:space="preserve"> </w:t>
                              </w:r>
                              <w:r>
                                <w:rPr>
                                  <w:rFonts w:ascii="Arial"/>
                                  <w:sz w:val="16"/>
                                </w:rPr>
                                <w:t>(Batch)</w:t>
                              </w:r>
                            </w:p>
                          </w:txbxContent>
                        </wps:txbx>
                        <wps:bodyPr rot="0" vert="horz" wrap="square" lIns="0" tIns="0" rIns="0" bIns="0" anchor="t" anchorCtr="0" upright="1">
                          <a:noAutofit/>
                        </wps:bodyPr>
                      </wps:wsp>
                      <wps:wsp>
                        <wps:cNvPr id="43" name="Text Box 4"/>
                        <wps:cNvSpPr txBox="1">
                          <a:spLocks noChangeArrowheads="1"/>
                        </wps:cNvSpPr>
                        <wps:spPr bwMode="auto">
                          <a:xfrm>
                            <a:off x="4059" y="2402"/>
                            <a:ext cx="603" cy="43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35252" w:rsidRDefault="00C35252">
                              <w:pPr>
                                <w:spacing w:line="132" w:lineRule="exact"/>
                                <w:ind w:left="58" w:right="-16" w:hanging="59"/>
                                <w:rPr>
                                  <w:rFonts w:ascii="Arial"/>
                                  <w:sz w:val="13"/>
                                </w:rPr>
                              </w:pPr>
                              <w:r>
                                <w:rPr>
                                  <w:rFonts w:ascii="Arial"/>
                                  <w:color w:val="FFFFFF"/>
                                  <w:sz w:val="13"/>
                                </w:rPr>
                                <w:t>Code</w:t>
                              </w:r>
                              <w:r>
                                <w:rPr>
                                  <w:rFonts w:ascii="Arial"/>
                                  <w:color w:val="FFFFFF"/>
                                  <w:spacing w:val="-7"/>
                                  <w:sz w:val="13"/>
                                </w:rPr>
                                <w:t xml:space="preserve"> </w:t>
                              </w:r>
                              <w:r>
                                <w:rPr>
                                  <w:rFonts w:ascii="Arial"/>
                                  <w:color w:val="FFFFFF"/>
                                  <w:sz w:val="13"/>
                                </w:rPr>
                                <w:t>from</w:t>
                              </w:r>
                            </w:p>
                            <w:p w:rsidR="00C35252" w:rsidRDefault="00C35252">
                              <w:pPr>
                                <w:spacing w:before="4" w:line="247" w:lineRule="auto"/>
                                <w:ind w:left="127" w:right="-16" w:hanging="69"/>
                                <w:rPr>
                                  <w:rFonts w:ascii="Arial"/>
                                  <w:sz w:val="13"/>
                                </w:rPr>
                              </w:pPr>
                              <w:r>
                                <w:rPr>
                                  <w:rFonts w:ascii="Arial"/>
                                  <w:color w:val="FFFFFF"/>
                                  <w:w w:val="95"/>
                                  <w:sz w:val="13"/>
                                </w:rPr>
                                <w:t xml:space="preserve">Updated </w:t>
                              </w:r>
                              <w:r>
                                <w:rPr>
                                  <w:rFonts w:ascii="Arial"/>
                                  <w:color w:val="FFFFFF"/>
                                  <w:sz w:val="13"/>
                                </w:rPr>
                                <w:t>Model</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7481519" id="Group 3" o:spid="_x0000_s1224" style="position:absolute;left:0;text-align:left;margin-left:57.4pt;margin-top:-.35pt;width:196.85pt;height:147.8pt;z-index:3280;mso-position-horizontal-relative:page;mso-position-vertical-relative:text" coordorigin="1148,-7" coordsize="3937,29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">
                <v:shape id="Freeform 39" o:spid="_x0000_s1225" style="position:absolute;left:3853;top:509;width:1017;height:556;visibility:visible;mso-wrap-style:square;v-text-anchor:top" coordsize="1017,5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VatCsIA&#10;AADaAAAADwAAAGRycy9kb3ducmV2LnhtbESP0WrCQBRE3wv+w3IF35qNpdgQXUVEqU9aox9wyV6T&#10;YPZuzG6TtF/vFgo+DjNzhlmsBlOLjlpXWVYwjWIQxLnVFRcKLufdawLCeWSNtWVS8EMOVsvRywJT&#10;bXs+UZf5QgQIuxQVlN43qZQuL8mgi2xDHLyrbQ36INtC6hb7ADe1fIvjmTRYcVgosaFNSfkt+zYK&#10;mmp7/3Ds393n79Hu4iQ/Hr4SpSbjYT0H4Wnwz/B/e68VzODvSrgBcvk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5Vq0KwgAAANoAAAAPAAAAAAAAAAAAAAAAAJgCAABkcnMvZG93&#10;bnJldi54bWxQSwUGAAAAAAQABAD1AAAAhwMAAAAA&#10;" path="m1016,l,,,525r108,18l202,553r81,2l319,554r68,-6l449,538r59,-13l629,494r33,-7l733,473r81,-11l907,454r109,-3l1016,xe" fillcolor="#c90" stroked="f">
                  <v:path arrowok="t" o:connecttype="custom" o:connectlocs="1016,509;0,509;0,1034;108,1052;202,1062;283,1064;319,1063;387,1057;449,1047;508,1034;629,1003;662,996;733,982;814,971;907,963;1016,960;1016,509" o:connectangles="0,0,0,0,0,0,0,0,0,0,0,0,0,0,0,0,0"/>
                </v:shape>
                <v:shape id="Freeform 38" o:spid="_x0000_s1226" style="position:absolute;left:3853;top:509;width:1017;height:556;visibility:visible;mso-wrap-style:square;v-text-anchor:top" coordsize="1017,5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sIgLwA&#10;AADaAAAADwAAAGRycy9kb3ducmV2LnhtbERPSwrCMBDdC94hjOBOUxVUqlFEUFQQ8bPpbmjGtthM&#10;ShO13t4sBJeP958vG1OKF9WusKxg0I9AEKdWF5wpuF03vSkI55E1lpZJwYccLBft1hxjbd98ptfF&#10;ZyKEsItRQe59FUvp0pwMur6tiAN3t7VBH2CdSV3jO4SbUg6jaCwNFhwacqxonVP6uDyNgtH2mjyT&#10;Qyr1fphMEnwcIzxppbqdZjUD4anxf/HPvdMKwtZwJdwAufgC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D/CwiAvAAAANoAAAAPAAAAAAAAAAAAAAAAAJgCAABkcnMvZG93bnJldi54&#10;bWxQSwUGAAAAAAQABAD1AAAAgQMAAAAA&#10;" path="m,l1016,r,451l959,452r-52,2l814,462r-81,11l662,487r-65,15l537,517r-29,8l449,538r-62,10l319,554r-36,1l244,555r-87,-6l56,535,,525,,xe" filled="f" strokeweight=".20578mm">
                  <v:path arrowok="t" o:connecttype="custom" o:connectlocs="0,509;1016,509;1016,960;959,961;907,963;814,971;733,982;662,996;597,1011;537,1026;508,1034;449,1047;387,1057;319,1063;283,1064;244,1064;157,1058;56,1044;0,1034;0,509" o:connectangles="0,0,0,0,0,0,0,0,0,0,0,0,0,0,0,0,0,0,0,0"/>
                </v:shape>
                <v:shape id="AutoShape 37" o:spid="_x0000_s1227" style="position:absolute;left:2324;top:755;width:1529;height:70;visibility:visible;mso-wrap-style:square;v-text-anchor:top" coordsize="152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LKhj8UA&#10;AADbAAAADwAAAGRycy9kb3ducmV2LnhtbESPQWvCQBCF7wX/wzKCl6K7KhRJXaWKUqGXGqV4HLJj&#10;EpqdDdlV03/fORR6m+G9ee+b5br3jbpTF+vAFqYTA4q4CK7m0sL5tB8vQMWE7LAJTBZ+KMJ6NXha&#10;YubCg490z1OpJIRjhhaqlNpM61hU5DFOQkss2jV0HpOsXaldhw8J942eGfOiPdYsDRW2tK2o+M5v&#10;3sLFnL+Ol91mn+vozPXTvE+fP+bWjob92yuoRH36N/9dH5zgC738IgPo1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EsqGPxQAAANsAAAAPAAAAAAAAAAAAAAAAAJgCAABkcnMv&#10;ZG93bnJldi54bWxQSwUGAAAAAAQABAD1AAAAigMAAAAA&#10;" path="m1412,r,70l1509,41r-85,l1424,29r85,l1412,xm1412,29l,29,,41r1412,l1412,29xm1509,29r-85,l1424,41r85,l1529,35r-20,-6xe" fillcolor="black" stroked="f">
                  <v:path arrowok="t" o:connecttype="custom" o:connectlocs="1412,755;1412,825;1509,796;1424,796;1424,784;1509,784;1412,755;1412,784;0,784;0,796;1412,796;1412,784;1509,784;1424,784;1424,796;1509,796;1529,790;1509,784" o:connectangles="0,0,0,0,0,0,0,0,0,0,0,0,0,0,0,0,0,0"/>
                </v:shape>
                <v:shape id="Freeform 36" o:spid="_x0000_s1228" style="position:absolute;left:1306;top:509;width:1019;height:556;visibility:visible;mso-wrap-style:square;v-text-anchor:top" coordsize="1019,5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sneBMEA&#10;AADbAAAADwAAAGRycy9kb3ducmV2LnhtbERPS2vCQBC+F/wPywi9iNmkFAlpVhFF6E1qBK9DdppE&#10;s7Mhu83j37uFQm/z8T0n302mFQP1rrGsIIliEMSl1Q1XCq7FaZ2CcB5ZY2uZFMzkYLddvOSYaTvy&#10;Fw0XX4kQwi5DBbX3XSalK2sy6CLbEQfu2/YGfYB9JXWPYwg3rXyL44002HBoqLGjQ03l4/JjFOD9&#10;XCTHzer0vmrG+ZZSey/SRKnX5bT/AOFp8v/iP/enDvMT+P0lHCC3T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7J3gTBAAAA2wAAAA8AAAAAAAAAAAAAAAAAmAIAAGRycy9kb3du&#10;cmV2LnhtbFBLBQYAAAAABAAEAPUAAACGAwAAAAA=&#10;" path="m1018,l,,,525r109,18l202,553r82,2l320,554r68,-6l450,538r59,-13l630,494r33,-7l735,473r81,-11l909,454r109,-3l1018,xe" fillcolor="#99f" stroked="f">
                  <v:path arrowok="t" o:connecttype="custom" o:connectlocs="1018,509;0,509;0,1034;109,1052;202,1062;284,1064;320,1063;388,1057;450,1047;509,1034;630,1003;663,996;735,982;816,971;909,963;1018,960;1018,509" o:connectangles="0,0,0,0,0,0,0,0,0,0,0,0,0,0,0,0,0"/>
                </v:shape>
                <v:shape id="Freeform 35" o:spid="_x0000_s1229" style="position:absolute;left:1306;top:509;width:1019;height:556;visibility:visible;mso-wrap-style:square;v-text-anchor:top" coordsize="1019,5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SLH+8IA&#10;AADbAAAADwAAAGRycy9kb3ducmV2LnhtbERP32vCMBB+F/wfwgl701TZZHRGEXGgUhDdGPPtaM62&#10;2FxKktXuvzeC4Nt9fD9vtuhMLVpyvrKsYDxKQBDnVldcKPj++hy+g/ABWWNtmRT8k4fFvN+bYart&#10;lQ/UHkMhYgj7FBWUITSplD4vyaAf2YY4cmfrDIYIXSG1w2sMN7WcJMlUGqw4NpTY0Kqk/HL8Mwp+&#10;37Ztlr2u99vdzyZzhM3uIk9KvQy65QeIQF14ih/ujY7zJ3D/JR4g5z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hIsf7wgAAANsAAAAPAAAAAAAAAAAAAAAAAJgCAABkcnMvZG93&#10;bnJldi54bWxQSwUGAAAAAAQABAD1AAAAhwMAAAAA&#10;" path="m,l1018,r,451l962,452r-53,2l816,462r-81,11l663,487r-64,15l539,517r-30,8l450,538r-62,10l320,554r-36,1l244,555r-87,-6l56,535,,525,,xe" filled="f" strokeweight=".20578mm">
                  <v:path arrowok="t" o:connecttype="custom" o:connectlocs="0,509;1018,509;1018,960;962,961;909,963;816,971;735,982;663,996;599,1011;539,1026;509,1034;450,1047;388,1057;320,1063;284,1064;244,1064;157,1058;56,1044;0,1034;0,509" o:connectangles="0,0,0,0,0,0,0,0,0,0,0,0,0,0,0,0,0,0,0,0"/>
                </v:shape>
                <v:shape id="AutoShape 34" o:spid="_x0000_s1230" style="position:absolute;left:1780;top:46;width:70;height:464;visibility:visible;mso-wrap-style:square;v-text-anchor:top" coordsize="70,4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FNAR8MA&#10;AADbAAAADwAAAGRycy9kb3ducmV2LnhtbERPTWvCQBC9F/wPywi9iNnYYtCYVaS0UIpQarx4G7Nj&#10;EszOht2tpv++WxB6m8f7nGIzmE5cyfnWsoJZkoIgrqxuuVZwKN+mCxA+IGvsLJOCH/KwWY8eCsy1&#10;vfEXXfehFjGEfY4KmhD6XEpfNWTQJ7YnjtzZOoMhQldL7fAWw00nn9I0kwZbjg0N9vTSUHXZfxsF&#10;8+XRTpYfpQ7ZcdGX7oSvu89MqcfxsF2BCDSEf/Hd/a7j/Gf4+yUeIN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FNAR8MAAADbAAAADwAAAAAAAAAAAAAAAACYAgAAZHJzL2Rv&#10;d25yZXYueG1sUEsFBgAAAAAEAAQA9QAAAIgDAAAAAA==&#10;" path="m29,346l,346,35,463,67,358r-38,l29,346xm41,l29,r,358l41,358,41,xm70,346r-29,l41,358r26,l70,346xe" fillcolor="black" stroked="f">
                  <v:path arrowok="t" o:connecttype="custom" o:connectlocs="29,392;0,392;35,509;67,404;29,404;29,392;41,46;29,46;29,404;41,404;41,46;70,392;41,392;41,404;67,404;70,392" o:connectangles="0,0,0,0,0,0,0,0,0,0,0,0,0,0,0,0"/>
                </v:shape>
                <v:shape id="Picture 33" o:spid="_x0000_s1231" type="#_x0000_t75" style="position:absolute;left:1868;top:52;width:245;height:24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Uu7nXCAAAA2wAAAA8AAABkcnMvZG93bnJldi54bWxET81qwkAQvgt9h2UKvemmWlSim1ArLQW9&#10;RH2AITsmabOzYXerydt3BcHbfHy/s85704oLOd9YVvA6SUAQl1Y3XCk4HT/HSxA+IGtsLZOCgTzk&#10;2dNojam2Vy7ocgiViCHsU1RQh9ClUvqyJoN+YjviyJ2tMxgidJXUDq8x3LRymiRzabDh2FBjRx81&#10;lb+HP6NgX26+uo0rfnbbthiGxd7Np7OdUi/P/fsKRKA+PMR397eO89/g9ks8QGb/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1Lu51wgAAANsAAAAPAAAAAAAAAAAAAAAAAJ8C&#10;AABkcnMvZG93bnJldi54bWxQSwUGAAAAAAQABAD3AAAAjgMAAAAA&#10;">
                  <v:imagedata r:id="rId91" o:title=""/>
                </v:shape>
                <v:shape id="Picture 32" o:spid="_x0000_s1232" type="#_x0000_t75" style="position:absolute;left:2432;top:658;width:245;height:24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Ot+97DAAAA2wAAAA8AAABkcnMvZG93bnJldi54bWxET8lqwzAQvRf6D2IKvTVy2iQEN7IJIaYp&#10;9JDtkttgTWxTa2QseUm+vioUepvHW2eVjqYWPbWusqxgOolAEOdWV1woOJ+ylyUI55E11pZJwY0c&#10;pMnjwwpjbQc+UH/0hQgh7GJUUHrfxFK6vCSDbmIb4sBdbWvQB9gWUrc4hHBTy9coWkiDFYeGEhva&#10;lJR/HzujwH1c67cvOZt3+wtv7f0zG6bbTKnnp3H9DsLT6P/Ff+6dDvPn8PtLOEAmP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w6373sMAAADbAAAADwAAAAAAAAAAAAAAAACf&#10;AgAAZHJzL2Rvd25yZXYueG1sUEsFBgAAAAAEAAQA9wAAAI8DAAAAAA==&#10;">
                  <v:imagedata r:id="rId92" o:title=""/>
                </v:shape>
                <v:shape id="Freeform 31" o:spid="_x0000_s1233" style="position:absolute;left:1306;top:1546;width:1019;height:556;visibility:visible;mso-wrap-style:square;v-text-anchor:top" coordsize="1019,5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SBGcMEA&#10;AADbAAAADwAAAGRycy9kb3ducmV2LnhtbERPS2uDQBC+B/oflin0EupqCSLWTSgtgd5KNNDr4E59&#10;1J0Vdxv133cDgdzm43tOcVjMIC40uc6ygiSKQRDXVnfcKDhXx+cMhPPIGgfLpGAlB4f9w6bAXNuZ&#10;T3QpfSNCCLscFbTej7mUrm7JoIvsSBy4HzsZ9AFOjdQTziHcDPIljlNpsOPQ0OJI7y3Vv+WfUYD9&#10;V5V8pNvjbtvN63dGQ19liVJPj8vbKwhPi7+Lb+5PHeancP0lHCD3/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EgRnDBAAAA2wAAAA8AAAAAAAAAAAAAAAAAmAIAAGRycy9kb3du&#10;cmV2LnhtbFBLBQYAAAAABAAEAPUAAACGAwAAAAA=&#10;" path="m1018,l,,,526r109,18l202,553r82,3l320,555r68,-6l450,539r59,-14l630,495r33,-7l735,474r81,-12l909,454r109,-2l1018,xe" fillcolor="#99f" stroked="f">
                  <v:path arrowok="t" o:connecttype="custom" o:connectlocs="1018,1546;0,1546;0,2072;109,2090;202,2099;284,2102;320,2101;388,2095;450,2085;509,2071;630,2041;663,2034;735,2020;816,2008;909,2000;1018,1998;1018,1546" o:connectangles="0,0,0,0,0,0,0,0,0,0,0,0,0,0,0,0,0"/>
                </v:shape>
                <v:shape id="Freeform 30" o:spid="_x0000_s1234" style="position:absolute;left:1306;top:1546;width:1019;height:556;visibility:visible;mso-wrap-style:square;v-text-anchor:top" coordsize="1019,5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VVkY8IA&#10;AADbAAAADwAAAGRycy9kb3ducmV2LnhtbERP32vCMBB+F/Y/hBP2pqky3ahGGbKBSkHmxtC3oznb&#10;YnMpSazdf78Igm/38f28+bIztWjJ+cqygtEwAUGcW11xoeDn+3PwBsIHZI21ZVLwRx6Wi6feHFNt&#10;r/xF7T4UIoawT1FBGUKTSunzkgz6oW2II3eyzmCI0BVSO7zGcFPLcZJMpcGKY0OJDa1Kys/7i1Fw&#10;mGzaLHv52G22v+vMETbbszwq9dzv3mcgAnXhIb671zrOf4XbL/EAufg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xVWRjwgAAANsAAAAPAAAAAAAAAAAAAAAAAJgCAABkcnMvZG93&#10;bnJldi54bWxQSwUGAAAAAAQABAD1AAAAhwMAAAAA&#10;" path="m,l1018,r,452l962,452r-53,2l816,462r-81,12l663,488r-64,15l538,518r-29,7l450,539r-62,10l320,555r-36,1l244,555r-87,-5l56,536,,526,,xe" filled="f" strokeweight=".20578mm">
                  <v:path arrowok="t" o:connecttype="custom" o:connectlocs="0,1546;1018,1546;1018,1998;962,1998;909,2000;816,2008;735,2020;663,2034;599,2049;538,2064;509,2071;450,2085;388,2095;320,2101;284,2102;244,2101;157,2096;56,2082;0,2072;0,1546" o:connectangles="0,0,0,0,0,0,0,0,0,0,0,0,0,0,0,0,0,0,0,0"/>
                </v:shape>
                <v:shape id="Freeform 29" o:spid="_x0000_s1235" style="position:absolute;left:3853;top:1544;width:1017;height:556;visibility:visible;mso-wrap-style:square;v-text-anchor:top" coordsize="1017,5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81LpsMA&#10;AADbAAAADwAAAGRycy9kb3ducmV2LnhtbESPwW7CQAxE75X4h5WReisbqopGgU2EUBGcSkv5ACtr&#10;koisN2QXCP16fKjUm60ZzzwvisG16kp9aDwbmE4SUMSltw1XBg4/65cUVIjIFlvPZOBOAYp89LTA&#10;zPobf9N1HyslIRwyNFDH2GVah7Imh2HiO2LRjr53GGXtK217vEm4a/Vrksy0w4alocaOVjWVp/3F&#10;Geiaj/N74PgWNr87v07Scvf5lRrzPB6Wc1CRhvhv/rveWsEXWPlFBtD5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81LpsMAAADbAAAADwAAAAAAAAAAAAAAAACYAgAAZHJzL2Rv&#10;d25yZXYueG1sUEsFBgAAAAAEAAQA9QAAAIgDAAAAAA==&#10;" path="m1016,l,,,526r108,18l202,553r81,3l319,555r68,-6l449,539r59,-14l629,495r33,-7l733,474r81,-12l907,455r109,-3l1016,xe" fillcolor="#c90" stroked="f">
                  <v:path arrowok="t" o:connecttype="custom" o:connectlocs="1016,1544;0,1544;0,2070;108,2088;202,2097;283,2100;319,2099;387,2093;449,2083;508,2069;629,2039;662,2032;733,2018;814,2006;907,1999;1016,1996;1016,1544" o:connectangles="0,0,0,0,0,0,0,0,0,0,0,0,0,0,0,0,0"/>
                </v:shape>
                <v:shape id="Freeform 28" o:spid="_x0000_s1236" style="position:absolute;left:3853;top:1544;width:1017;height:556;visibility:visible;mso-wrap-style:square;v-text-anchor:top" coordsize="1017,5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E+Ftb8A&#10;AADbAAAADwAAAGRycy9kb3ducmV2LnhtbERPy6rCMBDdC/5DGMHdNVXBq9UocuGKCiI+Nt0NzdgW&#10;m0lpota/N4Lgbg7nObNFY0pxp9oVlhX0exEI4tTqgjMF59P/zxiE88gaS8uk4EkOFvN2a4axtg8+&#10;0P3oMxFC2MWoIPe+iqV0aU4GXc9WxIG72NqgD7DOpK7xEcJNKQdRNJIGCw4NOVb0l1N6Pd6MguHq&#10;lNySbSr1ZpD8JnjdRbjXSnU7zXIKwlPjv+KPe63D/Am8fwkHyPkL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MT4W1vwAAANsAAAAPAAAAAAAAAAAAAAAAAJgCAABkcnMvZG93bnJl&#10;di54bWxQSwUGAAAAAAQABAD1AAAAhAMAAAAA&#10;" path="m,l1016,r,452l959,452r-52,3l814,462r-81,12l662,488r-65,15l537,518r-29,7l449,539r-62,10l319,555r-36,1l244,556r-87,-6l56,536,,526,,xe" filled="f" strokeweight=".20578mm">
                  <v:path arrowok="t" o:connecttype="custom" o:connectlocs="0,1544;1016,1544;1016,1996;959,1996;907,1999;814,2006;733,2018;662,2032;597,2047;537,2062;508,2069;449,2083;387,2093;319,2099;283,2100;244,2100;157,2094;56,2080;0,2070;0,1544" o:connectangles="0,0,0,0,0,0,0,0,0,0,0,0,0,0,0,0,0,0,0,0"/>
                </v:shape>
                <v:shape id="AutoShape 27" o:spid="_x0000_s1237" style="position:absolute;left:2324;top:1793;width:1529;height:70;visibility:visible;mso-wrap-style:square;v-text-anchor:top" coordsize="152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t5rMsIA&#10;AADbAAAADwAAAGRycy9kb3ducmV2LnhtbERPz2vCMBS+D/Y/hDfwMmZShSGdsWxjouBlrTI8Pppn&#10;W9a8lCa29b83h8GOH9/vdTbZVgzU+8axhmSuQBCXzjRcaTgdty8rED4gG2wdk4Ybecg2jw9rTI0b&#10;OaehCJWIIexT1FCH0KVS+rImi37uOuLIXVxvMUTYV9L0OMZw28qFUq/SYsOxocaOPmsqf4ur1XBW&#10;p5/8/PWxLaQ36vKtdsnzYan17Gl6fwMRaAr/4j/33mhYxPXxS/wBcnM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K3msywgAAANsAAAAPAAAAAAAAAAAAAAAAAJgCAABkcnMvZG93&#10;bnJldi54bWxQSwUGAAAAAAQABAD1AAAAhwMAAAAA&#10;" path="m117,l,35,117,70r,-30l105,40r,-11l117,29,117,xm117,29r-12,l105,40r12,l117,29xm117,40r-12,l117,40xm1528,27l117,29r,11l1529,39r-1,-12xe" fillcolor="black" stroked="f">
                  <v:path arrowok="t" o:connecttype="custom" o:connectlocs="117,1793;0,1828;117,1863;117,1833;105,1833;105,1822;117,1822;117,1793;117,1822;105,1822;105,1833;117,1833;117,1822;117,1833;105,1833;117,1833;117,1833;1528,1820;117,1822;117,1833;1529,1832;1528,1820" o:connectangles="0,0,0,0,0,0,0,0,0,0,0,0,0,0,0,0,0,0,0,0,0,0"/>
                </v:shape>
                <v:shape id="Picture 26" o:spid="_x0000_s1238" type="#_x0000_t75" style="position:absolute;left:2524;top:1711;width:245;height:24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iM/KvEAAAA2wAAAA8AAABkcnMvZG93bnJldi54bWxEj09rg0AUxO+FfIflFXopdTWEEIyrSKC2&#10;oYeQP/T8cF9U6r4Vdxvtt88WCj0OM/MbJitm04sbja6zrCCJYhDEtdUdNwou59eXDQjnkTX2lknB&#10;Dzko8sVDhqm2Ex/pdvKNCBB2KSpovR9SKV3dkkEX2YE4eFc7GvRBjo3UI04Bbnq5jOO1NNhxWGhx&#10;oF1L9dfp2yhYnZ/Lw9vkypWu7If2dj99VoNST49zuQXhafb/4b/2u1awTOD3S/gBMr8D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NiM/KvEAAAA2wAAAA8AAAAAAAAAAAAAAAAA&#10;nwIAAGRycy9kb3ducmV2LnhtbFBLBQYAAAAABAAEAPcAAACQAwAAAAA=&#10;">
                  <v:imagedata r:id="rId93" o:title=""/>
                </v:shape>
                <v:shape id="AutoShape 25" o:spid="_x0000_s1239" style="position:absolute;left:4869;top:1791;width:216;height:913;visibility:visible;mso-wrap-style:square;v-text-anchor:top" coordsize="216,9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SrM+MAA&#10;AADbAAAADwAAAGRycy9kb3ducmV2LnhtbESPzYvCMBTE78L+D+Et7E1Te9BSjSIL+3H18/xonk2x&#10;eSlJtu3+90YQPA4z8xtmvR1tK3ryoXGsYD7LQBBXTjdcKzgdv6YFiBCRNbaOScE/Bdhu3iZrLLUb&#10;eE/9IdYiQTiUqMDE2JVShsqQxTBzHXHyrs5bjEn6WmqPQ4LbVuZZtpAWG04LBjv6NFTdDn9WwXLu&#10;s0V++Sm+TXMe+sL0dSGlUh/v424FItIYX+Fn+1cryHN4fEk/QG7u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FSrM+MAAAADbAAAADwAAAAAAAAAAAAAAAACYAgAAZHJzL2Rvd25y&#10;ZXYueG1sUEsFBgAAAAAEAAQA9QAAAIUDAAAAAA==&#10;" path="m128,842l12,877r116,35l128,883r-11,l117,871r11,l128,842xm128,871r-11,l117,883r11,l128,871xm204,871r-76,l128,883r85,l216,880r,-3l204,877r,-6xm204,35r,842l210,871r6,l216,41r-6,l204,35xm216,871r-6,l204,877r12,l216,871xm117,l,35,117,70r,-29l105,41r,-12l117,29,117,xm117,29r-12,l105,41r12,l117,29xm213,29r-96,l117,41r87,l204,35r12,l216,32r-3,-3xm216,35r-12,l210,41r6,l216,35xe" fillcolor="#e60018" stroked="f">
                  <v:path arrowok="t" o:connecttype="custom" o:connectlocs="128,2633;12,2668;128,2703;128,2674;117,2674;117,2662;128,2662;128,2633;128,2662;117,2662;117,2674;128,2674;128,2662;204,2662;128,2662;128,2674;213,2674;216,2671;216,2668;204,2668;204,2662;204,1826;204,2668;210,2662;216,2662;216,1832;210,1832;204,1826;216,2662;210,2662;204,2668;216,2668;216,2662;117,1791;0,1826;117,1861;117,1832;105,1832;105,1820;117,1820;117,1791;117,1820;105,1820;105,1832;117,1832;117,1820;213,1820;117,1820;117,1832;204,1832;204,1826;216,1826;216,1823;213,1820;216,1826;204,1826;210,1832;216,1832;216,1826" o:connectangles="0,0,0,0,0,0,0,0,0,0,0,0,0,0,0,0,0,0,0,0,0,0,0,0,0,0,0,0,0,0,0,0,0,0,0,0,0,0,0,0,0,0,0,0,0,0,0,0,0,0,0,0,0,0,0,0,0,0,0"/>
                </v:shape>
                <v:shape id="Picture 24" o:spid="_x0000_s1240" type="#_x0000_t75" style="position:absolute;left:4800;top:2079;width:245;height:24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LynaTDAAAA2wAAAA8AAABkcnMvZG93bnJldi54bWxEj0FrAjEUhO8F/0N4greaVaG0W6OIKNje&#10;uhbq8bF5TbZuXuIm6vbfN4LQ4zAz3zDzZe9acaEuNp4VTMYFCOLa64aNgs/99vEZREzIGlvPpOCX&#10;IiwXg4c5ltpf+YMuVTIiQziWqMCmFEopY23JYRz7QJy9b985TFl2RuoOrxnuWjktiifpsOG8YDHQ&#10;2lJ9rM5Owdfm5WTqn3C2b++VmR0Kn3bhoNRo2K9eQSTq03/43t5pBdMZ3L7kHyAXf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8vKdpMMAAADbAAAADwAAAAAAAAAAAAAAAACf&#10;AgAAZHJzL2Rvd25yZXYueG1sUEsFBgAAAAAEAAQA9wAAAI8DAAAAAA==&#10;">
                  <v:imagedata r:id="rId94" o:title=""/>
                </v:shape>
                <v:shape id="Picture 23" o:spid="_x0000_s1241" type="#_x0000_t75" style="position:absolute;left:4079;top:1168;width:245;height:24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abDgHBAAAA2wAAAA8AAABkcnMvZG93bnJldi54bWxEj82qwjAUhPcXfIdwBHfXtCIi1SgiFBVc&#10;+AduD82xLTYnpYm2fXsjXLjLYWa+YZbrzlTiTY0rLSuIxxEI4szqknMFt2v6OwfhPLLGyjIp6MnB&#10;ejX4WWKibctnel98LgKEXYIKCu/rREqXFWTQjW1NHLyHbQz6IJtc6gbbADeVnETRTBosOSwUWNO2&#10;oOx5eRkFNk2Ph7zur/Hu1E9P95ZuMb2UGg27zQKEp87/h//ae61gMoXvl/AD5OoD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GabDgHBAAAA2wAAAA8AAAAAAAAAAAAAAAAAnwIA&#10;AGRycy9kb3ducmV2LnhtbFBLBQYAAAAABAAEAPcAAACNAwAAAAA=&#10;">
                  <v:imagedata r:id="rId95" o:title=""/>
                </v:shape>
                <v:shape id="AutoShape 22" o:spid="_x0000_s1242" style="position:absolute;left:2302;top:949;width:2094;height:602;visibility:visible;mso-wrap-style:square;v-text-anchor:top" coordsize="2094,6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caAccMA&#10;AADbAAAADwAAAGRycy9kb3ducmV2LnhtbESPQYvCMBSE74L/ITzBi2iqYFm6piJCUdiT2gWPj+Zt&#10;W9q8lCba+u83wsIeh5n5htntR9OKJ/WutqxgvYpAEBdW11wqyG/Z8gOE88gaW8uk4EUO9ul0ssNE&#10;24Ev9Lz6UgQIuwQVVN53iZSuqMigW9mOOHg/tjfog+xLqXscAty0chNFsTRYc1iosKNjRUVzfRgF&#10;WXwaYpktbHO6vL7v8Rh9LWSu1Hw2Hj5BeBr9f/ivfdYKNlt4fwk/QKa/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caAccMAAADbAAAADwAAAAAAAAAAAAAAAACYAgAAZHJzL2Rv&#10;d25yZXYueG1sUEsFBgAAAAAEAAQA9QAAAIgDAAAAAA==&#10;" path="m1549,590l111,36r2,-4l122,9,,,97,74,107,47,1545,601r4,-11m2094,479r-29,l2065,85r-12,l2053,479r-29,l2059,595r31,-105l2094,479e" fillcolor="black" stroked="f">
                  <v:path arrowok="t" o:connecttype="custom" o:connectlocs="1549,1539;111,985;113,981;122,958;0,949;97,1023;107,996;1545,1550;1549,1539;2094,1428;2065,1428;2065,1034;2053,1034;2053,1428;2024,1428;2059,1544;2090,1439;2094,1428" o:connectangles="0,0,0,0,0,0,0,0,0,0,0,0,0,0,0,0,0,0"/>
                </v:shape>
                <v:shape id="Picture 21" o:spid="_x0000_s1243" type="#_x0000_t75" style="position:absolute;left:2625;top:1152;width:245;height:24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sHObrCAAAA2wAAAA8AAABkcnMvZG93bnJldi54bWxEj0+LwjAUxO+C3yE8YW82tQeRaixVUBb2&#10;5J+Lt0fzbEuTl9JE2/32m4WFPQ4z8xtmV0zWiDcNvnWsYJWkIIgrp1uuFdxvp+UGhA/IGo1jUvBN&#10;Hor9fLbDXLuRL/S+hlpECPscFTQh9LmUvmrIok9cTxy9pxsshiiHWuoBxwi3RmZpupYWW44LDfZ0&#10;bKjqri+r4Hwov8zUdd2YXdJHMLdz6zlT6mMxlVsQgabwH/5rf2oF2Rp+v8QfIPc/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rBzm6wgAAANsAAAAPAAAAAAAAAAAAAAAAAJ8C&#10;AABkcnMvZG93bnJldi54bWxQSwUGAAAAAAQABAD3AAAAjgMAAAAA&#10;">
                  <v:imagedata r:id="rId96" o:title=""/>
                </v:shape>
                <v:shape id="Freeform 20" o:spid="_x0000_s1244" style="position:absolute;left:3853;top:2387;width:1017;height:556;visibility:visible;mso-wrap-style:square;v-text-anchor:top" coordsize="1017,5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D4VacIA&#10;AADbAAAADwAAAGRycy9kb3ducmV2LnhtbESP0YrCMBRE3wX/IVzBN023iJZqLMui6JO6rh9waa5t&#10;sbnpNlG7+/VGEHwcZuYMs8g6U4sbta6yrOBjHIEgzq2uuFBw+lmPEhDOI2usLZOCP3KQLfu9Baba&#10;3vmbbkdfiABhl6KC0vsmldLlJRl0Y9sQB+9sW4M+yLaQusV7gJtaxlE0lQYrDgslNvRVUn45Xo2C&#10;plr9zhz7idv87+06SvL97pAoNRx0n3MQnjr/Dr/aW60gnsHzS/gBcvk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0PhVpwgAAANsAAAAPAAAAAAAAAAAAAAAAAJgCAABkcnMvZG93&#10;bnJldi54bWxQSwUGAAAAAAQABAD1AAAAhwMAAAAA&#10;" path="m1016,l,,,525r108,18l202,553r81,2l319,554r68,-6l449,538r59,-13l629,494r33,-7l733,473r81,-12l907,454r109,-3l1016,xe" fillcolor="#c90" stroked="f">
                  <v:path arrowok="t" o:connecttype="custom" o:connectlocs="1016,2387;0,2387;0,2912;108,2930;202,2940;283,2942;319,2941;387,2935;449,2925;508,2912;629,2881;662,2874;733,2860;814,2848;907,2841;1016,2838;1016,2387" o:connectangles="0,0,0,0,0,0,0,0,0,0,0,0,0,0,0,0,0"/>
                </v:shape>
                <v:shape id="Freeform 19" o:spid="_x0000_s1245" style="position:absolute;left:3853;top:2387;width:1017;height:556;visibility:visible;mso-wrap-style:square;v-text-anchor:top" coordsize="1017,5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W/qk8AA&#10;AADbAAAADwAAAGRycy9kb3ducmV2LnhtbERPTYvCMBC9C/sfwizsTVO7oEttKrKwooKIdS+9Dc3Y&#10;FptJaaLWf28OgsfH+06Xg2nFjXrXWFYwnUQgiEurG64U/J/+xj8gnEfW2FomBQ9ysMw+Rikm2t75&#10;SLfcVyKEsEtQQe19l0jpypoMuontiAN3tr1BH2BfSd3jPYSbVsZRNJMGGw4NNXb0W1N5ya9Gwff6&#10;VFyLXSn1Ni7mBV72ER60Ul+fw2oBwtPg3+KXe6MVxGFs+BJ+gMye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7W/qk8AAAADbAAAADwAAAAAAAAAAAAAAAACYAgAAZHJzL2Rvd25y&#10;ZXYueG1sUEsFBgAAAAAEAAQA9QAAAIUDAAAAAA==&#10;" path="m,l1016,r,451l959,452r-52,2l814,461r-81,12l662,487r-65,15l537,517r-29,8l449,538r-62,10l319,554r-36,1l244,555r-87,-6l56,535,,525,,xe" filled="f" strokeweight=".20578mm">
                  <v:path arrowok="t" o:connecttype="custom" o:connectlocs="0,2387;1016,2387;1016,2838;959,2839;907,2841;814,2848;733,2860;662,2874;597,2889;537,2904;508,2912;449,2925;387,2935;319,2941;283,2942;244,2942;157,2936;56,2922;0,2912;0,2387" o:connectangles="0,0,0,0,0,0,0,0,0,0,0,0,0,0,0,0,0,0,0,0"/>
                </v:shape>
                <v:shape id="AutoShape 18" o:spid="_x0000_s1246" style="position:absolute;left:1148;top:784;width:2705;height:1919;visibility:visible;mso-wrap-style:square;v-text-anchor:top" coordsize="2705,19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26hbsQA&#10;AADbAAAADwAAAGRycy9kb3ducmV2LnhtbESPS4sCMRCE74L/IbSwF9GM4oqORpFlF7zswcfBYzPp&#10;eeCkMyRxnPn3RljYY1FVX1HbfWdq0ZLzlWUFs2kCgjizuuJCwfXyM1mB8AFZY22ZFPTkYb8bDraY&#10;avvkE7XnUIgIYZ+igjKEJpXSZyUZ9FPbEEcvt85giNIVUjt8Rrip5TxJltJgxXGhxIa+Ssru54dR&#10;sPweu/70ecsPv2aRr9Z1fgl9q9THqDtsQATqwn/4r33UCuZreH+JP0DuX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NuoW7EAAAA2wAAAA8AAAAAAAAAAAAAAAAAmAIAAGRycy9k&#10;b3ducmV2LnhtbFBLBQYAAAAABAAEAPUAAACJAwAAAAA=&#10;" path="m2588,1849r,70l2685,1890r-85,l2600,1878r85,l2588,1849xm158,l3,,,3,,1887r3,3l2588,1890r,-6l12,1884r-6,-6l12,1878,12,12r-6,l12,6r146,l158,xm2685,1878r-85,l2600,1890r85,l2705,1884r-20,-6xm12,1878r-6,l12,1884r,-6xm2588,1878r-2576,l12,1884r2576,l2588,1878xm12,6l6,12r6,l12,6xm158,6l12,6r,6l158,12r,-6xe" fillcolor="black" stroked="f">
                  <v:path arrowok="t" o:connecttype="custom" o:connectlocs="2588,2633;2588,2703;2685,2674;2600,2674;2600,2662;2685,2662;2588,2633;158,784;3,784;0,787;0,2671;3,2674;2588,2674;2588,2668;12,2668;6,2662;12,2662;12,796;6,796;12,790;158,790;158,784;2685,2662;2600,2662;2600,2674;2685,2674;2705,2668;2685,2662;12,2662;6,2662;12,2668;12,2662;2588,2662;12,2662;12,2668;2588,2668;2588,2662;12,790;6,796;12,796;12,790;158,790;12,790;12,796;158,796;158,790" o:connectangles="0,0,0,0,0,0,0,0,0,0,0,0,0,0,0,0,0,0,0,0,0,0,0,0,0,0,0,0,0,0,0,0,0,0,0,0,0,0,0,0,0,0,0,0,0,0"/>
                </v:shape>
                <v:shape id="Picture 17" o:spid="_x0000_s1247" type="#_x0000_t75" style="position:absolute;left:1664;top:2554;width:245;height:24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EBmUHDAAAA2wAAAA8AAABkcnMvZG93bnJldi54bWxET8tqAjEU3Rf6D+EWuimaqYrKaJS2VKiI&#10;Cx+Iy8vkOhk6uRmSdJz5+2ZR6PJw3st1Z2vRkg+VYwWvwwwEceF0xaWC82kzmIMIEVlj7ZgU9BRg&#10;vXp8WGKu3Z0P1B5jKVIIhxwVmBibXMpQGLIYhq4hTtzNeYsxQV9K7fGewm0tR1k2lRYrTg0GG/ow&#10;VHwff6yCbX8946g1PJu999l+8uIvn/1Oqeen7m0BIlIX/8V/7i+tYJzWpy/pB8jVL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kQGZQcMAAADbAAAADwAAAAAAAAAAAAAAAACf&#10;AgAAZHJzL2Rvd25yZXYueG1sUEsFBgAAAAAEAAQA9wAAAI8DAAAAAA==&#10;">
                  <v:imagedata r:id="rId97" o:title=""/>
                </v:shape>
                <v:shape id="AutoShape 16" o:spid="_x0000_s1248" style="position:absolute;left:1780;top:1034;width:70;height:513;visibility:visible;mso-wrap-style:square;v-text-anchor:top" coordsize="70,5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Fij5sQA&#10;AADbAAAADwAAAGRycy9kb3ducmV2LnhtbESPQWvCQBSE7wX/w/IEL0U3sVAkuoooivSmraC3Z/a5&#10;CWbfhuxq0v56t1DocZiZb5jZorOVeFDjS8cK0lECgjh3umSj4OtzM5yA8AFZY+WYFHyTh8W89zLD&#10;TLuW9/Q4BCMihH2GCooQ6kxKnxdk0Y9cTRy9q2sshigbI3WDbYTbSo6T5F1aLDkuFFjTqqD8drhb&#10;BdvUnDbni2/levlqLj/H60etpVKDfrecggjUhf/wX3unFbyl8Psl/gA5f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hYo+bEAAAA2wAAAA8AAAAAAAAAAAAAAAAAmAIAAGRycy9k&#10;b3ducmV2LnhtbFBLBQYAAAAABAAEAPUAAACJAwAAAAA=&#10;" path="m29,396l,396,35,512,67,407r-38,l29,396xm41,105r-12,l29,407r12,l41,105xm70,396r-29,l41,407r26,l70,396xm35,l,117r29,l29,105r38,l35,xm67,105r-26,l41,117r29,l67,105xe" fillcolor="#e60018" stroked="f">
                  <v:path arrowok="t" o:connecttype="custom" o:connectlocs="29,1430;0,1430;35,1546;67,1441;29,1441;29,1430;41,1139;29,1139;29,1441;41,1441;41,1139;70,1430;41,1430;41,1441;67,1441;70,1430;35,1034;0,1151;29,1151;29,1139;67,1139;35,1034;67,1139;41,1139;41,1151;70,1151;67,1139" o:connectangles="0,0,0,0,0,0,0,0,0,0,0,0,0,0,0,0,0,0,0,0,0,0,0,0,0,0,0"/>
                </v:shape>
                <v:shape id="Picture 15" o:spid="_x0000_s1249" type="#_x0000_t75" style="position:absolute;left:1540;top:1165;width:245;height:24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gZ0GjEAAAA2wAAAA8AAABkcnMvZG93bnJldi54bWxEj0FrwkAUhO8F/8PyhN7qxoQUSV1FBEHp&#10;KWmLeHtmX7PB7NuQ3Zr033cLhR6HmfmGWW8n24k7Db51rGC5SEAQ10633Ch4fzs8rUD4gKyxc0wK&#10;vsnDdjN7WGOh3cgl3avQiAhhX6ACE0JfSOlrQxb9wvXE0ft0g8UQ5dBIPeAY4baTaZI8S4stxwWD&#10;Pe0N1bfqyyr4qLLLfimv5Rkdnk6vJk8v51ypx/m0ewERaAr/4b/2USvIUvj9En+A3Pw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MgZ0GjEAAAA2wAAAA8AAAAAAAAAAAAAAAAA&#10;nwIAAGRycy9kb3ducmV2LnhtbFBLBQYAAAAABAAEAPcAAACQAwAAAAA=&#10;">
                  <v:imagedata r:id="rId98" o:title=""/>
                </v:shape>
                <v:shape id="Text Box 14" o:spid="_x0000_s1250" type="#_x0000_t202" style="position:absolute;left:1945;top:-7;width:1401;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l5goMUA&#10;AADbAAAADwAAAGRycy9kb3ducmV2LnhtbESPQWvCQBSE7wX/w/KE3pqNFaRGNyKlhUJBGuPB4zP7&#10;TJZk36bZrab/3i0UPA4z8w2z3oy2ExcavHGsYJakIIgrpw3XCg7l+9MLCB+QNXaOScEvedjkk4c1&#10;ZtpduaDLPtQiQthnqKAJoc+k9FVDFn3ieuLond1gMUQ51FIPeI1w28nnNF1Ii4bjQoM9vTZUtfsf&#10;q2B75OLNfO9OX8W5MGW5TPlz0Sr1OB23KxCBxnAP/7c/tIL5HP6+xB8g8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uXmCgxQAAANsAAAAPAAAAAAAAAAAAAAAAAJgCAABkcnMv&#10;ZG93bnJldi54bWxQSwUGAAAAAAQABAD1AAAAigMAAAAA&#10;" filled="f" stroked="f">
                  <v:textbox inset="0,0,0,0">
                    <w:txbxContent>
                      <w:p w:rsidR="00C35252" w:rsidRDefault="00C35252">
                        <w:pPr>
                          <w:spacing w:line="128" w:lineRule="exact"/>
                          <w:ind w:left="231" w:right="-19"/>
                          <w:rPr>
                            <w:rFonts w:ascii="Arial"/>
                            <w:sz w:val="16"/>
                          </w:rPr>
                        </w:pPr>
                        <w:r>
                          <w:rPr>
                            <w:rFonts w:ascii="Arial"/>
                            <w:sz w:val="16"/>
                          </w:rPr>
                          <w:t>Randomly</w:t>
                        </w:r>
                      </w:p>
                      <w:p w:rsidR="00C35252" w:rsidRDefault="00C35252">
                        <w:pPr>
                          <w:spacing w:line="232" w:lineRule="exact"/>
                          <w:ind w:right="-19"/>
                          <w:rPr>
                            <w:rFonts w:ascii="Arial"/>
                            <w:sz w:val="16"/>
                          </w:rPr>
                        </w:pPr>
                        <w:r>
                          <w:rPr>
                            <w:rFonts w:ascii="Arial"/>
                            <w:color w:val="FFFFFF"/>
                            <w:position w:val="9"/>
                            <w:sz w:val="16"/>
                          </w:rPr>
                          <w:t xml:space="preserve">1    </w:t>
                        </w:r>
                        <w:r>
                          <w:rPr>
                            <w:rFonts w:ascii="Arial"/>
                            <w:sz w:val="16"/>
                          </w:rPr>
                          <w:t>Generate</w:t>
                        </w:r>
                        <w:r>
                          <w:rPr>
                            <w:rFonts w:ascii="Arial"/>
                            <w:spacing w:val="-15"/>
                            <w:sz w:val="16"/>
                          </w:rPr>
                          <w:t xml:space="preserve"> </w:t>
                        </w:r>
                        <w:r>
                          <w:rPr>
                            <w:rFonts w:ascii="Arial"/>
                            <w:sz w:val="16"/>
                          </w:rPr>
                          <w:t>Model</w:t>
                        </w:r>
                      </w:p>
                    </w:txbxContent>
                  </v:textbox>
                </v:shape>
                <v:shape id="Text Box 13" o:spid="_x0000_s1251" type="#_x0000_t202" style="position:absolute;left:1429;top:564;width:775;height:36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bf41MQA&#10;AADbAAAADwAAAGRycy9kb3ducmV2LnhtbESPQWvCQBSE7wX/w/KE3urGtohGVxFREAqlMR48PrPP&#10;ZDH7Ns2uGv+9Wyh4HGbmG2a26GwtrtR641jBcJCAIC6cNlwq2OebtzEIH5A11o5JwZ08LOa9lxmm&#10;2t04o+sulCJC2KeooAqhSaX0RUUW/cA1xNE7udZiiLItpW7xFuG2lu9JMpIWDceFChtaVVScdxer&#10;YHngbG1+v48/2SkzeT5J+Gt0Vuq13y2nIAJ14Rn+b2+1go9P+PsSf4Cc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G3+NTEAAAA2wAAAA8AAAAAAAAAAAAAAAAAmAIAAGRycy9k&#10;b3ducmV2LnhtbFBLBQYAAAAABAAEAPUAAACJAwAAAAA=&#10;" filled="f" stroked="f">
                  <v:textbox inset="0,0,0,0">
                    <w:txbxContent>
                      <w:p w:rsidR="00C35252" w:rsidRDefault="00C35252">
                        <w:pPr>
                          <w:spacing w:line="167" w:lineRule="exact"/>
                          <w:jc w:val="center"/>
                          <w:rPr>
                            <w:rFonts w:ascii="Arial"/>
                            <w:sz w:val="16"/>
                          </w:rPr>
                        </w:pPr>
                        <w:r>
                          <w:rPr>
                            <w:rFonts w:ascii="Arial"/>
                            <w:color w:val="FFFFFF"/>
                            <w:sz w:val="16"/>
                          </w:rPr>
                          <w:t>Generated</w:t>
                        </w:r>
                      </w:p>
                      <w:p w:rsidR="00C35252" w:rsidRDefault="00C35252">
                        <w:pPr>
                          <w:spacing w:before="12" w:line="181" w:lineRule="exact"/>
                          <w:jc w:val="center"/>
                          <w:rPr>
                            <w:rFonts w:ascii="Arial"/>
                            <w:sz w:val="16"/>
                          </w:rPr>
                        </w:pPr>
                        <w:r>
                          <w:rPr>
                            <w:rFonts w:ascii="Arial"/>
                            <w:color w:val="FFFFFF"/>
                            <w:w w:val="105"/>
                            <w:sz w:val="16"/>
                          </w:rPr>
                          <w:t>Model</w:t>
                        </w:r>
                      </w:p>
                    </w:txbxContent>
                  </v:textbox>
                </v:shape>
                <v:shape id="Text Box 12" o:spid="_x0000_s1252" type="#_x0000_t202" style="position:absolute;left:2510;top:599;width:1195;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vtdT8QA&#10;AADbAAAADwAAAGRycy9kb3ducmV2LnhtbESPQWvCQBSE7wX/w/KE3urGlopGVxFREAqlMR48PrPP&#10;ZDH7Ns2uGv+9Wyh4HGbmG2a26GwtrtR641jBcJCAIC6cNlwq2OebtzEIH5A11o5JwZ08LOa9lxmm&#10;2t04o+sulCJC2KeooAqhSaX0RUUW/cA1xNE7udZiiLItpW7xFuG2lu9JMpIWDceFChtaVVScdxer&#10;YHngbG1+v48/2SkzeT5J+Gt0Vuq13y2nIAJ14Rn+b2+1go9P+PsSf4Cc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77XU/EAAAA2wAAAA8AAAAAAAAAAAAAAAAAmAIAAGRycy9k&#10;b3ducmV2LnhtbFBLBQYAAAAABAAEAPUAAACJAwAAAAA=&#10;" filled="f" stroked="f">
                  <v:textbox inset="0,0,0,0">
                    <w:txbxContent>
                      <w:p w:rsidR="00C35252" w:rsidRDefault="00C35252">
                        <w:pPr>
                          <w:spacing w:line="128" w:lineRule="exact"/>
                          <w:ind w:left="231" w:right="-17"/>
                          <w:rPr>
                            <w:rFonts w:ascii="Arial"/>
                            <w:sz w:val="16"/>
                          </w:rPr>
                        </w:pPr>
                        <w:r>
                          <w:rPr>
                            <w:rFonts w:ascii="Arial"/>
                            <w:sz w:val="16"/>
                          </w:rPr>
                          <w:t>Generate</w:t>
                        </w:r>
                      </w:p>
                      <w:p w:rsidR="00C35252" w:rsidRDefault="00C35252">
                        <w:pPr>
                          <w:spacing w:line="232" w:lineRule="exact"/>
                          <w:ind w:right="-17"/>
                          <w:rPr>
                            <w:rFonts w:ascii="Arial"/>
                            <w:sz w:val="16"/>
                          </w:rPr>
                        </w:pPr>
                        <w:r>
                          <w:rPr>
                            <w:rFonts w:ascii="Arial"/>
                            <w:color w:val="FFFFFF"/>
                            <w:position w:val="9"/>
                            <w:sz w:val="16"/>
                          </w:rPr>
                          <w:t xml:space="preserve">2    </w:t>
                        </w:r>
                        <w:r>
                          <w:rPr>
                            <w:rFonts w:ascii="Arial"/>
                            <w:sz w:val="16"/>
                          </w:rPr>
                          <w:t>Code</w:t>
                        </w:r>
                        <w:r>
                          <w:rPr>
                            <w:rFonts w:ascii="Arial"/>
                            <w:spacing w:val="-18"/>
                            <w:sz w:val="16"/>
                          </w:rPr>
                          <w:t xml:space="preserve"> </w:t>
                        </w:r>
                        <w:r>
                          <w:rPr>
                            <w:rFonts w:ascii="Arial"/>
                            <w:sz w:val="16"/>
                          </w:rPr>
                          <w:t>(Batch)</w:t>
                        </w:r>
                      </w:p>
                    </w:txbxContent>
                  </v:textbox>
                </v:shape>
                <v:shape id="Text Box 11" o:spid="_x0000_s1253" type="#_x0000_t202" style="position:absolute;left:4057;top:524;width:610;height:4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inDOMQA&#10;AADbAAAADwAAAGRycy9kb3ducmV2LnhtbESPQWvCQBSE7wX/w/KE3urGFkIb3YhIC0KhGOPB4zP7&#10;kixm36bZVdN/3xUKPQ4z8w2zXI22E1cavHGsYD5LQBBXThtuFBzKj6dXED4ga+wck4If8rDKJw9L&#10;zLS7cUHXfWhEhLDPUEEbQp9J6auWLPqZ64mjV7vBYohyaKQe8BbhtpPPSZJKi4bjQos9bVqqzvuL&#10;VbA+cvFuvr9Ou6IuTFm+JfyZnpV6nI7rBYhAY/gP/7W3WsFLCvcv8QfI/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4pwzjEAAAA2wAAAA8AAAAAAAAAAAAAAAAAmAIAAGRycy9k&#10;b3ducmV2LnhtbFBLBQYAAAAABAAEAPUAAACJAwAAAAA=&#10;" filled="f" stroked="f">
                  <v:textbox inset="0,0,0,0">
                    <w:txbxContent>
                      <w:p w:rsidR="00C35252" w:rsidRDefault="00C35252">
                        <w:pPr>
                          <w:spacing w:line="132" w:lineRule="exact"/>
                          <w:ind w:left="-2"/>
                          <w:jc w:val="center"/>
                          <w:rPr>
                            <w:rFonts w:ascii="Arial"/>
                            <w:sz w:val="13"/>
                          </w:rPr>
                        </w:pPr>
                        <w:r>
                          <w:rPr>
                            <w:rFonts w:ascii="Arial"/>
                            <w:color w:val="FFFFFF"/>
                            <w:sz w:val="13"/>
                          </w:rPr>
                          <w:t>Code</w:t>
                        </w:r>
                        <w:r>
                          <w:rPr>
                            <w:rFonts w:ascii="Arial"/>
                            <w:color w:val="FFFFFF"/>
                            <w:spacing w:val="-7"/>
                            <w:sz w:val="13"/>
                          </w:rPr>
                          <w:t xml:space="preserve"> </w:t>
                        </w:r>
                        <w:r>
                          <w:rPr>
                            <w:rFonts w:ascii="Arial"/>
                            <w:color w:val="FFFFFF"/>
                            <w:sz w:val="13"/>
                          </w:rPr>
                          <w:t>from</w:t>
                        </w:r>
                      </w:p>
                      <w:p w:rsidR="00C35252" w:rsidRDefault="00C35252">
                        <w:pPr>
                          <w:spacing w:before="5"/>
                          <w:jc w:val="center"/>
                          <w:rPr>
                            <w:rFonts w:ascii="Arial"/>
                            <w:sz w:val="13"/>
                          </w:rPr>
                        </w:pPr>
                        <w:r>
                          <w:rPr>
                            <w:rFonts w:ascii="Arial"/>
                            <w:color w:val="FFFFFF"/>
                            <w:spacing w:val="-1"/>
                            <w:sz w:val="13"/>
                          </w:rPr>
                          <w:t>Generated</w:t>
                        </w:r>
                      </w:p>
                      <w:p w:rsidR="00C35252" w:rsidRDefault="00C35252">
                        <w:pPr>
                          <w:spacing w:before="4" w:line="146" w:lineRule="exact"/>
                          <w:jc w:val="center"/>
                          <w:rPr>
                            <w:rFonts w:ascii="Arial"/>
                            <w:sz w:val="13"/>
                          </w:rPr>
                        </w:pPr>
                        <w:r>
                          <w:rPr>
                            <w:rFonts w:ascii="Arial"/>
                            <w:color w:val="FFFFFF"/>
                            <w:sz w:val="13"/>
                          </w:rPr>
                          <w:t>Model</w:t>
                        </w:r>
                      </w:p>
                    </w:txbxContent>
                  </v:textbox>
                </v:shape>
                <v:shape id="Text Box 10" o:spid="_x0000_s1254" type="#_x0000_t202" style="position:absolute;left:1617;top:1093;width:3254;height:3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WVmo8UA&#10;AADbAAAADwAAAGRycy9kb3ducmV2LnhtbESPQWvCQBSE70L/w/IK3nRTBW3TrCKlhYJQjOmhx9fs&#10;S7KYfRuzW43/visIHoeZ+YbJ1oNtxYl6bxwreJomIIhLpw3XCr6Lj8kzCB+QNbaOScGFPKxXD6MM&#10;U+3OnNNpH2oRIexTVNCE0KVS+rIhi37qOuLoVa63GKLsa6l7PEe4beUsSRbSouG40GBHbw2Vh/2f&#10;VbD54fzdHL9+d3mVm6J4SXi7OCg1fhw2ryACDeEevrU/tYL5Eq5f4g+Qq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RZWajxQAAANsAAAAPAAAAAAAAAAAAAAAAAJgCAABkcnMv&#10;ZG93bnJldi54bWxQSwUGAAAAAAQABAD1AAAAigMAAAAA&#10;" filled="f" stroked="f">
                  <v:textbox inset="0,0,0,0">
                    <w:txbxContent>
                      <w:p w:rsidR="00C35252" w:rsidRDefault="00C35252">
                        <w:pPr>
                          <w:tabs>
                            <w:tab w:val="left" w:pos="1317"/>
                            <w:tab w:val="left" w:pos="2771"/>
                          </w:tabs>
                          <w:spacing w:line="139" w:lineRule="exact"/>
                          <w:ind w:left="231"/>
                          <w:rPr>
                            <w:rFonts w:ascii="Arial"/>
                            <w:sz w:val="16"/>
                          </w:rPr>
                        </w:pPr>
                        <w:r>
                          <w:rPr>
                            <w:rFonts w:ascii="Arial"/>
                            <w:color w:val="E60018"/>
                            <w:sz w:val="16"/>
                          </w:rPr>
                          <w:t>Compare</w:t>
                        </w:r>
                        <w:r>
                          <w:rPr>
                            <w:rFonts w:ascii="Arial"/>
                            <w:color w:val="E60018"/>
                            <w:sz w:val="16"/>
                          </w:rPr>
                          <w:tab/>
                        </w:r>
                        <w:r>
                          <w:rPr>
                            <w:rFonts w:ascii="Arial"/>
                            <w:position w:val="2"/>
                            <w:sz w:val="16"/>
                          </w:rPr>
                          <w:t>Reverse</w:t>
                        </w:r>
                        <w:r>
                          <w:rPr>
                            <w:rFonts w:ascii="Arial"/>
                            <w:position w:val="2"/>
                            <w:sz w:val="16"/>
                          </w:rPr>
                          <w:tab/>
                        </w:r>
                        <w:r>
                          <w:rPr>
                            <w:rFonts w:ascii="Arial"/>
                            <w:spacing w:val="-1"/>
                            <w:sz w:val="16"/>
                          </w:rPr>
                          <w:t>Modify</w:t>
                        </w:r>
                      </w:p>
                      <w:p w:rsidR="00C35252" w:rsidRDefault="00C35252">
                        <w:pPr>
                          <w:tabs>
                            <w:tab w:val="left" w:pos="1085"/>
                            <w:tab w:val="left" w:pos="2539"/>
                          </w:tabs>
                          <w:spacing w:line="237" w:lineRule="exact"/>
                          <w:rPr>
                            <w:rFonts w:ascii="Arial"/>
                            <w:sz w:val="16"/>
                          </w:rPr>
                        </w:pPr>
                        <w:r>
                          <w:rPr>
                            <w:rFonts w:ascii="Arial"/>
                            <w:color w:val="FFFFFF"/>
                            <w:position w:val="9"/>
                            <w:sz w:val="16"/>
                          </w:rPr>
                          <w:t xml:space="preserve">6  </w:t>
                        </w:r>
                        <w:r>
                          <w:rPr>
                            <w:rFonts w:ascii="Arial"/>
                            <w:color w:val="FFFFFF"/>
                            <w:spacing w:val="12"/>
                            <w:position w:val="9"/>
                            <w:sz w:val="16"/>
                          </w:rPr>
                          <w:t xml:space="preserve"> </w:t>
                        </w:r>
                        <w:r>
                          <w:rPr>
                            <w:rFonts w:ascii="Arial"/>
                            <w:color w:val="E60018"/>
                            <w:sz w:val="16"/>
                          </w:rPr>
                          <w:t>Model</w:t>
                        </w:r>
                        <w:r>
                          <w:rPr>
                            <w:rFonts w:ascii="Arial"/>
                            <w:color w:val="E60018"/>
                            <w:sz w:val="16"/>
                          </w:rPr>
                          <w:tab/>
                        </w:r>
                        <w:r>
                          <w:rPr>
                            <w:rFonts w:ascii="Arial"/>
                            <w:color w:val="FFFFFF"/>
                            <w:position w:val="10"/>
                            <w:sz w:val="16"/>
                          </w:rPr>
                          <w:t xml:space="preserve">4  </w:t>
                        </w:r>
                        <w:r>
                          <w:rPr>
                            <w:rFonts w:ascii="Arial"/>
                            <w:color w:val="FFFFFF"/>
                            <w:spacing w:val="15"/>
                            <w:position w:val="10"/>
                            <w:sz w:val="16"/>
                          </w:rPr>
                          <w:t xml:space="preserve"> </w:t>
                        </w:r>
                        <w:r>
                          <w:rPr>
                            <w:rFonts w:ascii="Arial"/>
                            <w:position w:val="2"/>
                            <w:sz w:val="16"/>
                          </w:rPr>
                          <w:t>Code (Inc.)</w:t>
                        </w:r>
                        <w:r>
                          <w:rPr>
                            <w:rFonts w:ascii="Arial"/>
                            <w:position w:val="2"/>
                            <w:sz w:val="16"/>
                          </w:rPr>
                          <w:tab/>
                        </w:r>
                        <w:r>
                          <w:rPr>
                            <w:rFonts w:ascii="Arial"/>
                            <w:color w:val="FFFFFF"/>
                            <w:position w:val="9"/>
                            <w:sz w:val="16"/>
                          </w:rPr>
                          <w:t xml:space="preserve">3  </w:t>
                        </w:r>
                        <w:r>
                          <w:rPr>
                            <w:rFonts w:ascii="Arial"/>
                            <w:color w:val="FFFFFF"/>
                            <w:spacing w:val="17"/>
                            <w:position w:val="9"/>
                            <w:sz w:val="16"/>
                          </w:rPr>
                          <w:t xml:space="preserve"> </w:t>
                        </w:r>
                        <w:r>
                          <w:rPr>
                            <w:rFonts w:ascii="Arial"/>
                            <w:sz w:val="16"/>
                          </w:rPr>
                          <w:t>Code</w:t>
                        </w:r>
                      </w:p>
                    </w:txbxContent>
                  </v:textbox>
                </v:shape>
                <v:shape id="Text Box 9" o:spid="_x0000_s1255" type="#_x0000_t202" style="position:absolute;left:1401;top:1639;width:1292;height:2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Pry0cAA&#10;AADbAAAADwAAAGRycy9kb3ducmV2LnhtbERPTYvCMBC9L/gfwgje1tQVZK1GEXFBWBBrPXgcm7EN&#10;NpPaRO3+e3MQ9vh43/NlZ2vxoNYbxwpGwwQEceG04VLBMf/5/AbhA7LG2jEp+CMPy0XvY46pdk/O&#10;6HEIpYgh7FNUUIXQpFL6oiKLfuga4shdXGsxRNiWUrf4jOG2ll9JMpEWDceGChtaV1RcD3erYHXi&#10;bGNuu/M+u2Qmz6cJ/06uSg363WoGIlAX/sVv91YrGMex8Uv8AXLx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Pry0cAAAADbAAAADwAAAAAAAAAAAAAAAACYAgAAZHJzL2Rvd25y&#10;ZXYueG1sUEsFBgAAAAAEAAQA9QAAAIUDAAAAAA==&#10;" filled="f" stroked="f">
                  <v:textbox inset="0,0,0,0">
                    <w:txbxContent>
                      <w:p w:rsidR="00C35252" w:rsidRDefault="00C35252">
                        <w:pPr>
                          <w:spacing w:line="120" w:lineRule="exact"/>
                          <w:ind w:left="92"/>
                          <w:rPr>
                            <w:rFonts w:ascii="Arial"/>
                            <w:sz w:val="13"/>
                          </w:rPr>
                        </w:pPr>
                        <w:r>
                          <w:rPr>
                            <w:rFonts w:ascii="Arial"/>
                            <w:color w:val="FFFFFF"/>
                            <w:sz w:val="13"/>
                          </w:rPr>
                          <w:t>Model from</w:t>
                        </w:r>
                      </w:p>
                      <w:p w:rsidR="00C35252" w:rsidRDefault="00C35252">
                        <w:pPr>
                          <w:tabs>
                            <w:tab w:val="right" w:pos="1291"/>
                          </w:tabs>
                          <w:spacing w:line="166" w:lineRule="exact"/>
                          <w:rPr>
                            <w:rFonts w:ascii="Arial"/>
                            <w:sz w:val="16"/>
                          </w:rPr>
                        </w:pPr>
                        <w:r>
                          <w:rPr>
                            <w:rFonts w:ascii="Arial"/>
                            <w:color w:val="FFFFFF"/>
                            <w:sz w:val="13"/>
                          </w:rPr>
                          <w:t>Modified</w:t>
                        </w:r>
                        <w:r>
                          <w:rPr>
                            <w:rFonts w:ascii="Arial"/>
                            <w:color w:val="FFFFFF"/>
                            <w:spacing w:val="-2"/>
                            <w:sz w:val="13"/>
                          </w:rPr>
                          <w:t xml:space="preserve"> </w:t>
                        </w:r>
                        <w:r>
                          <w:rPr>
                            <w:rFonts w:ascii="Arial"/>
                            <w:color w:val="FFFFFF"/>
                            <w:sz w:val="13"/>
                          </w:rPr>
                          <w:t>Code</w:t>
                        </w:r>
                        <w:r>
                          <w:rPr>
                            <w:rFonts w:ascii="Arial"/>
                            <w:color w:val="FFFFFF"/>
                            <w:sz w:val="16"/>
                          </w:rPr>
                          <w:tab/>
                          <w:t>5</w:t>
                        </w:r>
                      </w:p>
                    </w:txbxContent>
                  </v:textbox>
                </v:shape>
                <v:shape id="Text Box 8" o:spid="_x0000_s1256" type="#_x0000_t202" style="position:absolute;left:2833;top:1652;width:963;height:36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7ZXSsMA&#10;AADbAAAADwAAAGRycy9kb3ducmV2LnhtbESPQWvCQBSE7wX/w/IK3uqmClJTVxFREIRijAePr9ln&#10;sph9G7Orxn/fFQoeh5n5hpnOO1uLG7XeOFbwOUhAEBdOGy4VHPL1xxcIH5A11o5JwYM8zGe9tymm&#10;2t05o9s+lCJC2KeooAqhSaX0RUUW/cA1xNE7udZiiLItpW7xHuG2lsMkGUuLhuNChQ0tKyrO+6tV&#10;sDhytjKXn99ddspMnk8S3o7PSvXfu8U3iEBdeIX/2xutYDSB55f4A+Ts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7ZXSsMAAADbAAAADwAAAAAAAAAAAAAAAACYAgAAZHJzL2Rv&#10;d25yZXYueG1sUEsFBgAAAAAEAAQA9QAAAIgDAAAAAA==&#10;" filled="f" stroked="f">
                  <v:textbox inset="0,0,0,0">
                    <w:txbxContent>
                      <w:p w:rsidR="00C35252" w:rsidRDefault="00C35252">
                        <w:pPr>
                          <w:spacing w:line="167" w:lineRule="exact"/>
                          <w:rPr>
                            <w:rFonts w:ascii="Arial"/>
                            <w:sz w:val="16"/>
                          </w:rPr>
                        </w:pPr>
                        <w:r>
                          <w:rPr>
                            <w:rFonts w:ascii="Arial"/>
                            <w:w w:val="105"/>
                            <w:sz w:val="16"/>
                          </w:rPr>
                          <w:t>Reverse</w:t>
                        </w:r>
                      </w:p>
                      <w:p w:rsidR="00C35252" w:rsidRDefault="00C35252">
                        <w:pPr>
                          <w:spacing w:before="12" w:line="181" w:lineRule="exact"/>
                          <w:rPr>
                            <w:rFonts w:ascii="Arial"/>
                            <w:sz w:val="16"/>
                          </w:rPr>
                        </w:pPr>
                        <w:r>
                          <w:rPr>
                            <w:rFonts w:ascii="Arial"/>
                            <w:sz w:val="16"/>
                          </w:rPr>
                          <w:t>Code (Batch)</w:t>
                        </w:r>
                      </w:p>
                    </w:txbxContent>
                  </v:textbox>
                </v:shape>
                <v:shape id="Text Box 7" o:spid="_x0000_s1257" type="#_x0000_t202" style="position:absolute;left:4051;top:1600;width:619;height:36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oqNqsAA&#10;AADbAAAADwAAAGRycy9kb3ducmV2LnhtbERPTYvCMBC9L/gfwgje1tRFZK1GEXFBWBBrPXgcm7EN&#10;NpPaRO3+e3MQ9vh43/NlZ2vxoNYbxwpGwwQEceG04VLBMf/5/AbhA7LG2jEp+CMPy0XvY46pdk/O&#10;6HEIpYgh7FNUUIXQpFL6oiKLfuga4shdXGsxRNiWUrf4jOG2ll9JMpEWDceGChtaV1RcD3erYHXi&#10;bGNuu/M+u2Qmz6cJ/06uSg363WoGIlAX/sVv91YrGMf18Uv8AXLx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BoqNqsAAAADbAAAADwAAAAAAAAAAAAAAAACYAgAAZHJzL2Rvd25y&#10;ZXYueG1sUEsFBgAAAAAEAAQA9QAAAIUDAAAAAA==&#10;" filled="f" stroked="f">
                  <v:textbox inset="0,0,0,0">
                    <w:txbxContent>
                      <w:p w:rsidR="00C35252" w:rsidRDefault="00C35252">
                        <w:pPr>
                          <w:spacing w:line="167" w:lineRule="exact"/>
                          <w:ind w:left="-1"/>
                          <w:jc w:val="center"/>
                          <w:rPr>
                            <w:rFonts w:ascii="Arial"/>
                            <w:sz w:val="16"/>
                          </w:rPr>
                        </w:pPr>
                        <w:r>
                          <w:rPr>
                            <w:rFonts w:ascii="Arial"/>
                            <w:color w:val="FFFFFF"/>
                            <w:spacing w:val="-1"/>
                            <w:sz w:val="16"/>
                          </w:rPr>
                          <w:t>Modified</w:t>
                        </w:r>
                      </w:p>
                      <w:p w:rsidR="00C35252" w:rsidRDefault="00C35252">
                        <w:pPr>
                          <w:spacing w:before="12" w:line="181" w:lineRule="exact"/>
                          <w:ind w:left="2"/>
                          <w:jc w:val="center"/>
                          <w:rPr>
                            <w:rFonts w:ascii="Arial"/>
                            <w:sz w:val="16"/>
                          </w:rPr>
                        </w:pPr>
                        <w:r>
                          <w:rPr>
                            <w:rFonts w:ascii="Arial"/>
                            <w:color w:val="FFFFFF"/>
                            <w:w w:val="105"/>
                            <w:sz w:val="16"/>
                          </w:rPr>
                          <w:t>Code</w:t>
                        </w:r>
                      </w:p>
                    </w:txbxContent>
                  </v:textbox>
                </v:shape>
                <v:shape id="Text Box 6" o:spid="_x0000_s1258" type="#_x0000_t202" style="position:absolute;left:4878;top:2130;width:92;height:1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cYoMcUA&#10;AADbAAAADwAAAGRycy9kb3ducmV2LnhtbESPQWvCQBSE74X+h+UVvDUbRaRN3YgUhYIgjemhx9fs&#10;M1mSfRuzW43/3i0UPA4z8w2zXI22E2cavHGsYJqkIIgrpw3XCr7K7fMLCB+QNXaOScGVPKzyx4cl&#10;ZtpduKDzIdQiQthnqKAJoc+k9FVDFn3ieuLoHd1gMUQ51FIPeIlw28lZmi6kRcNxocGe3huq2sOv&#10;VbD+5mJjTvufz+JYmLJ8TXm3aJWaPI3rNxCBxnAP/7c/tIL5FP6+xB8g8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pxigxxQAAANsAAAAPAAAAAAAAAAAAAAAAAJgCAABkcnMv&#10;ZG93bnJldi54bWxQSwUGAAAAAAQABAD1AAAAigMAAAAA&#10;" filled="f" stroked="f">
                  <v:textbox inset="0,0,0,0">
                    <w:txbxContent>
                      <w:p w:rsidR="00C35252" w:rsidRDefault="00C35252">
                        <w:pPr>
                          <w:spacing w:line="164" w:lineRule="exact"/>
                          <w:rPr>
                            <w:rFonts w:ascii="Arial"/>
                            <w:sz w:val="16"/>
                          </w:rPr>
                        </w:pPr>
                        <w:r>
                          <w:rPr>
                            <w:rFonts w:ascii="Arial"/>
                            <w:color w:val="FFFFFF"/>
                            <w:w w:val="102"/>
                            <w:sz w:val="16"/>
                          </w:rPr>
                          <w:t>8</w:t>
                        </w:r>
                      </w:p>
                    </w:txbxContent>
                  </v:textbox>
                </v:shape>
                <v:shape id="Text Box 5" o:spid="_x0000_s1259" type="#_x0000_t202" style="position:absolute;left:1741;top:2495;width:1195;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RS2RsMA&#10;AADbAAAADwAAAGRycy9kb3ducmV2LnhtbESPQWvCQBSE70L/w/IK3nSjiNjoKlIUCkIxpgePz+wz&#10;Wcy+TbNbjf++Kwgeh5n5hlmsOluLK7XeOFYwGiYgiAunDZcKfvLtYAbCB2SNtWNScCcPq+Vbb4Gp&#10;djfO6HoIpYgQ9ikqqEJoUil9UZFFP3QNcfTOrrUYomxLqVu8Rbit5ThJptKi4bhQYUOfFRWXw59V&#10;sD5ytjG/36d9ds5Mnn8kvJtelOq/d+s5iEBdeIWf7S+tYDKGx5f4A+Ty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RS2RsMAAADbAAAADwAAAAAAAAAAAAAAAACYAgAAZHJzL2Rv&#10;d25yZXYueG1sUEsFBgAAAAAEAAQA9QAAAIgDAAAAAA==&#10;" filled="f" stroked="f">
                  <v:textbox inset="0,0,0,0">
                    <w:txbxContent>
                      <w:p w:rsidR="00C35252" w:rsidRDefault="00C35252">
                        <w:pPr>
                          <w:spacing w:line="128" w:lineRule="exact"/>
                          <w:ind w:left="231" w:right="-17"/>
                          <w:rPr>
                            <w:rFonts w:ascii="Arial"/>
                            <w:sz w:val="16"/>
                          </w:rPr>
                        </w:pPr>
                        <w:r>
                          <w:rPr>
                            <w:rFonts w:ascii="Arial"/>
                            <w:sz w:val="16"/>
                          </w:rPr>
                          <w:t>Generate</w:t>
                        </w:r>
                      </w:p>
                      <w:p w:rsidR="00C35252" w:rsidRDefault="00C35252">
                        <w:pPr>
                          <w:spacing w:line="232" w:lineRule="exact"/>
                          <w:ind w:right="-17"/>
                          <w:rPr>
                            <w:rFonts w:ascii="Arial"/>
                            <w:sz w:val="16"/>
                          </w:rPr>
                        </w:pPr>
                        <w:r>
                          <w:rPr>
                            <w:rFonts w:ascii="Arial"/>
                            <w:color w:val="FFFFFF"/>
                            <w:position w:val="9"/>
                            <w:sz w:val="16"/>
                          </w:rPr>
                          <w:t xml:space="preserve">7    </w:t>
                        </w:r>
                        <w:r>
                          <w:rPr>
                            <w:rFonts w:ascii="Arial"/>
                            <w:sz w:val="16"/>
                          </w:rPr>
                          <w:t>Code</w:t>
                        </w:r>
                        <w:r>
                          <w:rPr>
                            <w:rFonts w:ascii="Arial"/>
                            <w:spacing w:val="-18"/>
                            <w:sz w:val="16"/>
                          </w:rPr>
                          <w:t xml:space="preserve"> </w:t>
                        </w:r>
                        <w:r>
                          <w:rPr>
                            <w:rFonts w:ascii="Arial"/>
                            <w:sz w:val="16"/>
                          </w:rPr>
                          <w:t>(Batch)</w:t>
                        </w:r>
                      </w:p>
                    </w:txbxContent>
                  </v:textbox>
                </v:shape>
                <v:shape id="Text Box 4" o:spid="_x0000_s1260" type="#_x0000_t202" style="position:absolute;left:4059;top:2402;width:603;height:4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lgT3cQA&#10;AADbAAAADwAAAGRycy9kb3ducmV2LnhtbESPQWvCQBSE7wX/w/KE3urGtohGVxFREAqlMR48PrPP&#10;ZDH7Ns2uGv+9Wyh4HGbmG2a26GwtrtR641jBcJCAIC6cNlwq2OebtzEIH5A11o5JwZ08LOa9lxmm&#10;2t04o+sulCJC2KeooAqhSaX0RUUW/cA1xNE7udZiiLItpW7xFuG2lu9JMpIWDceFChtaVVScdxer&#10;YHngbG1+v48/2SkzeT5J+Gt0Vuq13y2nIAJ14Rn+b2+1gs8P+PsSf4Cc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ZYE93EAAAA2wAAAA8AAAAAAAAAAAAAAAAAmAIAAGRycy9k&#10;b3ducmV2LnhtbFBLBQYAAAAABAAEAPUAAACJAwAAAAA=&#10;" filled="f" stroked="f">
                  <v:textbox inset="0,0,0,0">
                    <w:txbxContent>
                      <w:p w:rsidR="00C35252" w:rsidRDefault="00C35252">
                        <w:pPr>
                          <w:spacing w:line="132" w:lineRule="exact"/>
                          <w:ind w:left="58" w:right="-16" w:hanging="59"/>
                          <w:rPr>
                            <w:rFonts w:ascii="Arial"/>
                            <w:sz w:val="13"/>
                          </w:rPr>
                        </w:pPr>
                        <w:r>
                          <w:rPr>
                            <w:rFonts w:ascii="Arial"/>
                            <w:color w:val="FFFFFF"/>
                            <w:sz w:val="13"/>
                          </w:rPr>
                          <w:t>Code</w:t>
                        </w:r>
                        <w:r>
                          <w:rPr>
                            <w:rFonts w:ascii="Arial"/>
                            <w:color w:val="FFFFFF"/>
                            <w:spacing w:val="-7"/>
                            <w:sz w:val="13"/>
                          </w:rPr>
                          <w:t xml:space="preserve"> </w:t>
                        </w:r>
                        <w:r>
                          <w:rPr>
                            <w:rFonts w:ascii="Arial"/>
                            <w:color w:val="FFFFFF"/>
                            <w:sz w:val="13"/>
                          </w:rPr>
                          <w:t>from</w:t>
                        </w:r>
                      </w:p>
                      <w:p w:rsidR="00C35252" w:rsidRDefault="00C35252">
                        <w:pPr>
                          <w:spacing w:before="4" w:line="247" w:lineRule="auto"/>
                          <w:ind w:left="127" w:right="-16" w:hanging="69"/>
                          <w:rPr>
                            <w:rFonts w:ascii="Arial"/>
                            <w:sz w:val="13"/>
                          </w:rPr>
                        </w:pPr>
                        <w:r>
                          <w:rPr>
                            <w:rFonts w:ascii="Arial"/>
                            <w:color w:val="FFFFFF"/>
                            <w:w w:val="95"/>
                            <w:sz w:val="13"/>
                          </w:rPr>
                          <w:t xml:space="preserve">Updated </w:t>
                        </w:r>
                        <w:r>
                          <w:rPr>
                            <w:rFonts w:ascii="Arial"/>
                            <w:color w:val="FFFFFF"/>
                            <w:sz w:val="13"/>
                          </w:rPr>
                          <w:t>Model</w:t>
                        </w:r>
                      </w:p>
                    </w:txbxContent>
                  </v:textbox>
                </v:shape>
                <w10:wrap anchorx="page"/>
              </v:group>
            </w:pict>
          </mc:Fallback>
        </mc:AlternateContent>
      </w:r>
      <w:r>
        <w:rPr>
          <w:rFonts w:ascii="Georgia"/>
          <w:b/>
          <w:sz w:val="18"/>
        </w:rPr>
        <w:t xml:space="preserve">Table   2:    </w:t>
      </w:r>
      <w:proofErr w:type="gramStart"/>
      <w:r>
        <w:rPr>
          <w:rFonts w:ascii="Georgia"/>
          <w:b/>
          <w:sz w:val="18"/>
        </w:rPr>
        <w:t>Change  description</w:t>
      </w:r>
      <w:proofErr w:type="gramEnd"/>
      <w:r>
        <w:rPr>
          <w:rFonts w:ascii="Georgia"/>
          <w:b/>
          <w:sz w:val="18"/>
        </w:rPr>
        <w:t>:    Abbreviations  are</w:t>
      </w:r>
    </w:p>
    <w:p w:rsidR="003D382C" w:rsidRDefault="00C35252">
      <w:pPr>
        <w:spacing w:line="224" w:lineRule="exact"/>
        <w:ind w:left="5376"/>
        <w:rPr>
          <w:rFonts w:ascii="Georgia"/>
          <w:b/>
          <w:sz w:val="18"/>
        </w:rPr>
      </w:pPr>
      <w:r>
        <w:rPr>
          <w:rFonts w:ascii="PMingLiU"/>
          <w:w w:val="90"/>
          <w:sz w:val="18"/>
        </w:rPr>
        <w:t xml:space="preserve">ADDED </w:t>
      </w:r>
      <w:r>
        <w:rPr>
          <w:rFonts w:ascii="Georgia"/>
          <w:b/>
          <w:w w:val="90"/>
          <w:sz w:val="18"/>
        </w:rPr>
        <w:t xml:space="preserve">(A), </w:t>
      </w:r>
      <w:r>
        <w:rPr>
          <w:rFonts w:ascii="PMingLiU"/>
          <w:w w:val="90"/>
          <w:sz w:val="18"/>
        </w:rPr>
        <w:t xml:space="preserve">CHANGED </w:t>
      </w:r>
      <w:r>
        <w:rPr>
          <w:rFonts w:ascii="Georgia"/>
          <w:b/>
          <w:w w:val="90"/>
          <w:sz w:val="18"/>
        </w:rPr>
        <w:t xml:space="preserve">(C), </w:t>
      </w:r>
      <w:proofErr w:type="gramStart"/>
      <w:r>
        <w:rPr>
          <w:rFonts w:ascii="PMingLiU"/>
          <w:w w:val="90"/>
          <w:sz w:val="18"/>
        </w:rPr>
        <w:t xml:space="preserve">REMOVED  </w:t>
      </w:r>
      <w:r>
        <w:rPr>
          <w:rFonts w:ascii="Georgia"/>
          <w:b/>
          <w:w w:val="90"/>
          <w:sz w:val="18"/>
        </w:rPr>
        <w:t>(</w:t>
      </w:r>
      <w:proofErr w:type="gramEnd"/>
      <w:r>
        <w:rPr>
          <w:rFonts w:ascii="Georgia"/>
          <w:b/>
          <w:w w:val="90"/>
          <w:sz w:val="18"/>
        </w:rPr>
        <w:t>R)</w:t>
      </w:r>
    </w:p>
    <w:p w:rsidR="003D382C" w:rsidRDefault="003D382C">
      <w:pPr>
        <w:pStyle w:val="Corpsdetexte"/>
        <w:rPr>
          <w:rFonts w:ascii="Georgia"/>
          <w:b/>
          <w:sz w:val="20"/>
        </w:rPr>
      </w:pPr>
    </w:p>
    <w:p w:rsidR="003D382C" w:rsidRDefault="003D382C">
      <w:pPr>
        <w:pStyle w:val="Corpsdetexte"/>
        <w:rPr>
          <w:rFonts w:ascii="Georgia"/>
          <w:b/>
          <w:sz w:val="20"/>
        </w:rPr>
      </w:pPr>
    </w:p>
    <w:p w:rsidR="003D382C" w:rsidRDefault="003D382C">
      <w:pPr>
        <w:pStyle w:val="Corpsdetexte"/>
        <w:rPr>
          <w:rFonts w:ascii="Georgia"/>
          <w:b/>
          <w:sz w:val="20"/>
        </w:rPr>
      </w:pPr>
    </w:p>
    <w:p w:rsidR="003D382C" w:rsidRDefault="003D382C">
      <w:pPr>
        <w:pStyle w:val="Corpsdetexte"/>
        <w:rPr>
          <w:rFonts w:ascii="Georgia"/>
          <w:b/>
          <w:sz w:val="20"/>
        </w:rPr>
      </w:pPr>
    </w:p>
    <w:p w:rsidR="003D382C" w:rsidRDefault="003D382C">
      <w:pPr>
        <w:pStyle w:val="Corpsdetexte"/>
        <w:rPr>
          <w:rFonts w:ascii="Georgia"/>
          <w:b/>
          <w:sz w:val="20"/>
        </w:rPr>
      </w:pPr>
    </w:p>
    <w:p w:rsidR="003D382C" w:rsidRDefault="003D382C">
      <w:pPr>
        <w:pStyle w:val="Corpsdetexte"/>
        <w:spacing w:before="5"/>
        <w:rPr>
          <w:rFonts w:ascii="Georgia"/>
          <w:b/>
          <w:sz w:val="26"/>
        </w:rPr>
      </w:pPr>
    </w:p>
    <w:p w:rsidR="003D382C" w:rsidRDefault="0020624D">
      <w:pPr>
        <w:spacing w:before="83" w:line="256" w:lineRule="auto"/>
        <w:ind w:left="4149" w:right="5532"/>
        <w:rPr>
          <w:rFonts w:ascii="Arial"/>
          <w:sz w:val="16"/>
        </w:rPr>
      </w:pPr>
      <w:r>
        <w:rPr>
          <w:noProof/>
          <w:lang w:val="fr-FR" w:eastAsia="fr-FR"/>
        </w:rPr>
        <mc:AlternateContent>
          <mc:Choice Requires="wps">
            <w:drawing>
              <wp:anchor distT="0" distB="0" distL="114300" distR="114300" simplePos="0" relativeHeight="3304" behindDoc="0" locked="0" layoutInCell="1" allowOverlap="1" wp14:anchorId="035E44B8" wp14:editId="670CEE44">
                <wp:simplePos x="0" y="0"/>
                <wp:positionH relativeFrom="page">
                  <wp:posOffset>4225290</wp:posOffset>
                </wp:positionH>
                <wp:positionV relativeFrom="paragraph">
                  <wp:posOffset>-896620</wp:posOffset>
                </wp:positionV>
                <wp:extent cx="2635885" cy="2517140"/>
                <wp:effectExtent l="0" t="1905"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5885" cy="25171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TableNorma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59"/>
                              <w:gridCol w:w="409"/>
                              <w:gridCol w:w="593"/>
                              <w:gridCol w:w="409"/>
                              <w:gridCol w:w="726"/>
                              <w:gridCol w:w="639"/>
                            </w:tblGrid>
                            <w:tr w:rsidR="00C35252">
                              <w:trPr>
                                <w:trHeight w:hRule="exact" w:val="536"/>
                              </w:trPr>
                              <w:tc>
                                <w:tcPr>
                                  <w:tcW w:w="1359" w:type="dxa"/>
                                  <w:shd w:val="clear" w:color="auto" w:fill="D8D8D8"/>
                                </w:tcPr>
                                <w:p w:rsidR="00C35252" w:rsidRDefault="00C35252">
                                  <w:pPr>
                                    <w:pStyle w:val="TableParagraph"/>
                                    <w:spacing w:before="86" w:line="242" w:lineRule="auto"/>
                                    <w:rPr>
                                      <w:sz w:val="18"/>
                                    </w:rPr>
                                  </w:pPr>
                                  <w:r>
                                    <w:rPr>
                                      <w:w w:val="105"/>
                                      <w:sz w:val="18"/>
                                    </w:rPr>
                                    <w:t xml:space="preserve">Modification </w:t>
                                  </w:r>
                                  <w:r>
                                    <w:rPr>
                                      <w:w w:val="110"/>
                                      <w:sz w:val="18"/>
                                    </w:rPr>
                                    <w:t>kind</w:t>
                                  </w:r>
                                </w:p>
                              </w:tc>
                              <w:tc>
                                <w:tcPr>
                                  <w:tcW w:w="409" w:type="dxa"/>
                                  <w:shd w:val="clear" w:color="auto" w:fill="D8D8D8"/>
                                </w:tcPr>
                                <w:p w:rsidR="00C35252" w:rsidRDefault="00C35252">
                                  <w:pPr>
                                    <w:pStyle w:val="TableParagraph"/>
                                    <w:spacing w:before="86" w:line="240" w:lineRule="auto"/>
                                    <w:ind w:left="0" w:right="43"/>
                                    <w:jc w:val="center"/>
                                    <w:rPr>
                                      <w:sz w:val="18"/>
                                    </w:rPr>
                                  </w:pPr>
                                  <w:r>
                                    <w:rPr>
                                      <w:w w:val="106"/>
                                      <w:sz w:val="18"/>
                                    </w:rPr>
                                    <w:t>A</w:t>
                                  </w:r>
                                </w:p>
                              </w:tc>
                              <w:tc>
                                <w:tcPr>
                                  <w:tcW w:w="593" w:type="dxa"/>
                                  <w:shd w:val="clear" w:color="auto" w:fill="D8D8D8"/>
                                </w:tcPr>
                                <w:p w:rsidR="00C35252" w:rsidRDefault="00C35252">
                                  <w:pPr>
                                    <w:pStyle w:val="TableParagraph"/>
                                    <w:spacing w:before="86" w:line="240" w:lineRule="auto"/>
                                    <w:rPr>
                                      <w:sz w:val="18"/>
                                    </w:rPr>
                                  </w:pPr>
                                  <w:r>
                                    <w:rPr>
                                      <w:w w:val="110"/>
                                      <w:sz w:val="18"/>
                                    </w:rPr>
                                    <w:t>C</w:t>
                                  </w:r>
                                </w:p>
                              </w:tc>
                              <w:tc>
                                <w:tcPr>
                                  <w:tcW w:w="409" w:type="dxa"/>
                                  <w:shd w:val="clear" w:color="auto" w:fill="D8D8D8"/>
                                </w:tcPr>
                                <w:p w:rsidR="00C35252" w:rsidRDefault="00C35252">
                                  <w:pPr>
                                    <w:pStyle w:val="TableParagraph"/>
                                    <w:spacing w:before="86" w:line="240" w:lineRule="auto"/>
                                    <w:rPr>
                                      <w:sz w:val="18"/>
                                    </w:rPr>
                                  </w:pPr>
                                  <w:r>
                                    <w:rPr>
                                      <w:w w:val="112"/>
                                      <w:sz w:val="18"/>
                                    </w:rPr>
                                    <w:t>R</w:t>
                                  </w:r>
                                </w:p>
                              </w:tc>
                              <w:tc>
                                <w:tcPr>
                                  <w:tcW w:w="726" w:type="dxa"/>
                                  <w:shd w:val="clear" w:color="auto" w:fill="D8D8D8"/>
                                </w:tcPr>
                                <w:p w:rsidR="00C35252" w:rsidRDefault="00C35252">
                                  <w:pPr>
                                    <w:pStyle w:val="TableParagraph"/>
                                    <w:rPr>
                                      <w:sz w:val="18"/>
                                    </w:rPr>
                                  </w:pPr>
                                  <w:r>
                                    <w:rPr>
                                      <w:w w:val="105"/>
                                      <w:sz w:val="18"/>
                                    </w:rPr>
                                    <w:t>Model</w:t>
                                  </w:r>
                                </w:p>
                                <w:p w:rsidR="00C35252" w:rsidRDefault="00C35252">
                                  <w:pPr>
                                    <w:pStyle w:val="TableParagraph"/>
                                    <w:spacing w:before="2" w:line="240" w:lineRule="auto"/>
                                    <w:rPr>
                                      <w:sz w:val="18"/>
                                    </w:rPr>
                                  </w:pPr>
                                  <w:proofErr w:type="gramStart"/>
                                  <w:r>
                                    <w:rPr>
                                      <w:sz w:val="18"/>
                                    </w:rPr>
                                    <w:t>diff</w:t>
                                  </w:r>
                                  <w:proofErr w:type="gramEnd"/>
                                  <w:r>
                                    <w:rPr>
                                      <w:sz w:val="18"/>
                                    </w:rPr>
                                    <w:t>?</w:t>
                                  </w:r>
                                </w:p>
                              </w:tc>
                              <w:tc>
                                <w:tcPr>
                                  <w:tcW w:w="639" w:type="dxa"/>
                                  <w:shd w:val="clear" w:color="auto" w:fill="D8D8D8"/>
                                </w:tcPr>
                                <w:p w:rsidR="00C35252" w:rsidRDefault="00C35252">
                                  <w:pPr>
                                    <w:pStyle w:val="TableParagraph"/>
                                    <w:rPr>
                                      <w:sz w:val="18"/>
                                    </w:rPr>
                                  </w:pPr>
                                  <w:r>
                                    <w:rPr>
                                      <w:w w:val="110"/>
                                      <w:sz w:val="18"/>
                                    </w:rPr>
                                    <w:t>Code</w:t>
                                  </w:r>
                                </w:p>
                                <w:p w:rsidR="00C35252" w:rsidRDefault="00C35252">
                                  <w:pPr>
                                    <w:pStyle w:val="TableParagraph"/>
                                    <w:spacing w:before="2" w:line="240" w:lineRule="auto"/>
                                    <w:rPr>
                                      <w:sz w:val="18"/>
                                    </w:rPr>
                                  </w:pPr>
                                  <w:proofErr w:type="gramStart"/>
                                  <w:r>
                                    <w:rPr>
                                      <w:sz w:val="18"/>
                                    </w:rPr>
                                    <w:t>diff</w:t>
                                  </w:r>
                                  <w:proofErr w:type="gramEnd"/>
                                  <w:r>
                                    <w:rPr>
                                      <w:sz w:val="18"/>
                                    </w:rPr>
                                    <w:t>?</w:t>
                                  </w:r>
                                </w:p>
                              </w:tc>
                            </w:tr>
                            <w:tr w:rsidR="00C35252">
                              <w:trPr>
                                <w:trHeight w:hRule="exact" w:val="638"/>
                              </w:trPr>
                              <w:tc>
                                <w:tcPr>
                                  <w:tcW w:w="1359" w:type="dxa"/>
                                </w:tcPr>
                                <w:p w:rsidR="00C35252" w:rsidRDefault="00C35252">
                                  <w:pPr>
                                    <w:pStyle w:val="TableParagraph"/>
                                    <w:rPr>
                                      <w:sz w:val="18"/>
                                    </w:rPr>
                                  </w:pPr>
                                  <w:r>
                                    <w:rPr>
                                      <w:w w:val="115"/>
                                      <w:sz w:val="18"/>
                                    </w:rPr>
                                    <w:t>Renaming at-</w:t>
                                  </w:r>
                                </w:p>
                                <w:p w:rsidR="00C35252" w:rsidRDefault="00C35252">
                                  <w:pPr>
                                    <w:pStyle w:val="TableParagraph"/>
                                    <w:spacing w:before="2" w:line="242" w:lineRule="auto"/>
                                    <w:rPr>
                                      <w:sz w:val="18"/>
                                    </w:rPr>
                                  </w:pPr>
                                  <w:r>
                                    <w:rPr>
                                      <w:w w:val="110"/>
                                      <w:sz w:val="18"/>
                                    </w:rPr>
                                    <w:t>tributes of all classes</w:t>
                                  </w:r>
                                </w:p>
                              </w:tc>
                              <w:tc>
                                <w:tcPr>
                                  <w:tcW w:w="409" w:type="dxa"/>
                                </w:tcPr>
                                <w:p w:rsidR="00C35252" w:rsidRDefault="00C35252">
                                  <w:pPr>
                                    <w:pStyle w:val="TableParagraph"/>
                                    <w:ind w:left="0" w:right="91"/>
                                    <w:jc w:val="center"/>
                                    <w:rPr>
                                      <w:sz w:val="18"/>
                                    </w:rPr>
                                  </w:pPr>
                                  <w:r>
                                    <w:rPr>
                                      <w:w w:val="102"/>
                                      <w:sz w:val="18"/>
                                    </w:rPr>
                                    <w:t>0</w:t>
                                  </w:r>
                                </w:p>
                              </w:tc>
                              <w:tc>
                                <w:tcPr>
                                  <w:tcW w:w="593" w:type="dxa"/>
                                </w:tcPr>
                                <w:p w:rsidR="00C35252" w:rsidRDefault="00C35252">
                                  <w:pPr>
                                    <w:pStyle w:val="TableParagraph"/>
                                    <w:rPr>
                                      <w:sz w:val="18"/>
                                    </w:rPr>
                                  </w:pPr>
                                  <w:r>
                                    <w:rPr>
                                      <w:sz w:val="18"/>
                                    </w:rPr>
                                    <w:t>1903</w:t>
                                  </w:r>
                                </w:p>
                              </w:tc>
                              <w:tc>
                                <w:tcPr>
                                  <w:tcW w:w="409" w:type="dxa"/>
                                </w:tcPr>
                                <w:p w:rsidR="00C35252" w:rsidRDefault="00C35252">
                                  <w:pPr>
                                    <w:pStyle w:val="TableParagraph"/>
                                    <w:rPr>
                                      <w:sz w:val="18"/>
                                    </w:rPr>
                                  </w:pPr>
                                  <w:r>
                                    <w:rPr>
                                      <w:w w:val="102"/>
                                      <w:sz w:val="18"/>
                                    </w:rPr>
                                    <w:t>0</w:t>
                                  </w:r>
                                </w:p>
                              </w:tc>
                              <w:tc>
                                <w:tcPr>
                                  <w:tcW w:w="726" w:type="dxa"/>
                                  <w:tcBorders>
                                    <w:top w:val="single" w:sz="47" w:space="0" w:color="D8D8D8"/>
                                  </w:tcBorders>
                                </w:tcPr>
                                <w:p w:rsidR="00C35252" w:rsidRDefault="00C35252">
                                  <w:pPr>
                                    <w:pStyle w:val="TableParagraph"/>
                                    <w:spacing w:line="132" w:lineRule="exact"/>
                                    <w:ind w:left="222" w:right="222"/>
                                    <w:jc w:val="center"/>
                                    <w:rPr>
                                      <w:sz w:val="18"/>
                                    </w:rPr>
                                  </w:pPr>
                                  <w:r>
                                    <w:rPr>
                                      <w:w w:val="105"/>
                                      <w:sz w:val="18"/>
                                    </w:rPr>
                                    <w:t>No</w:t>
                                  </w:r>
                                </w:p>
                              </w:tc>
                              <w:tc>
                                <w:tcPr>
                                  <w:tcW w:w="639" w:type="dxa"/>
                                  <w:tcBorders>
                                    <w:top w:val="single" w:sz="47" w:space="0" w:color="D8D8D8"/>
                                  </w:tcBorders>
                                </w:tcPr>
                                <w:p w:rsidR="00C35252" w:rsidRDefault="00C35252">
                                  <w:pPr>
                                    <w:pStyle w:val="TableParagraph"/>
                                    <w:spacing w:line="132" w:lineRule="exact"/>
                                    <w:ind w:left="179" w:right="179"/>
                                    <w:jc w:val="center"/>
                                    <w:rPr>
                                      <w:sz w:val="18"/>
                                    </w:rPr>
                                  </w:pPr>
                                  <w:r>
                                    <w:rPr>
                                      <w:w w:val="105"/>
                                      <w:sz w:val="18"/>
                                    </w:rPr>
                                    <w:t>No</w:t>
                                  </w:r>
                                </w:p>
                              </w:tc>
                            </w:tr>
                            <w:tr w:rsidR="00C35252">
                              <w:trPr>
                                <w:trHeight w:hRule="exact" w:val="638"/>
                              </w:trPr>
                              <w:tc>
                                <w:tcPr>
                                  <w:tcW w:w="1359" w:type="dxa"/>
                                </w:tcPr>
                                <w:p w:rsidR="00C35252" w:rsidRDefault="00C35252">
                                  <w:pPr>
                                    <w:pStyle w:val="TableParagraph"/>
                                    <w:rPr>
                                      <w:sz w:val="18"/>
                                    </w:rPr>
                                  </w:pPr>
                                  <w:r>
                                    <w:rPr>
                                      <w:w w:val="110"/>
                                      <w:sz w:val="18"/>
                                    </w:rPr>
                                    <w:t>Renaming</w:t>
                                  </w:r>
                                </w:p>
                                <w:p w:rsidR="00C35252" w:rsidRDefault="00C35252">
                                  <w:pPr>
                                    <w:pStyle w:val="TableParagraph"/>
                                    <w:spacing w:before="2" w:line="242" w:lineRule="auto"/>
                                    <w:rPr>
                                      <w:sz w:val="18"/>
                                    </w:rPr>
                                  </w:pPr>
                                  <w:r>
                                    <w:rPr>
                                      <w:w w:val="105"/>
                                      <w:sz w:val="18"/>
                                    </w:rPr>
                                    <w:t>methods of all classes</w:t>
                                  </w:r>
                                </w:p>
                              </w:tc>
                              <w:tc>
                                <w:tcPr>
                                  <w:tcW w:w="409" w:type="dxa"/>
                                </w:tcPr>
                                <w:p w:rsidR="00C35252" w:rsidRDefault="00C35252">
                                  <w:pPr>
                                    <w:pStyle w:val="TableParagraph"/>
                                    <w:ind w:left="0" w:right="91"/>
                                    <w:jc w:val="center"/>
                                    <w:rPr>
                                      <w:sz w:val="18"/>
                                    </w:rPr>
                                  </w:pPr>
                                  <w:r>
                                    <w:rPr>
                                      <w:w w:val="102"/>
                                      <w:sz w:val="18"/>
                                    </w:rPr>
                                    <w:t>0</w:t>
                                  </w:r>
                                </w:p>
                              </w:tc>
                              <w:tc>
                                <w:tcPr>
                                  <w:tcW w:w="593" w:type="dxa"/>
                                </w:tcPr>
                                <w:p w:rsidR="00C35252" w:rsidRDefault="00C35252">
                                  <w:pPr>
                                    <w:pStyle w:val="TableParagraph"/>
                                    <w:rPr>
                                      <w:sz w:val="18"/>
                                    </w:rPr>
                                  </w:pPr>
                                  <w:r>
                                    <w:rPr>
                                      <w:sz w:val="18"/>
                                    </w:rPr>
                                    <w:t>1197</w:t>
                                  </w:r>
                                </w:p>
                              </w:tc>
                              <w:tc>
                                <w:tcPr>
                                  <w:tcW w:w="409" w:type="dxa"/>
                                </w:tcPr>
                                <w:p w:rsidR="00C35252" w:rsidRDefault="00C35252">
                                  <w:pPr>
                                    <w:pStyle w:val="TableParagraph"/>
                                    <w:rPr>
                                      <w:sz w:val="18"/>
                                    </w:rPr>
                                  </w:pPr>
                                  <w:r>
                                    <w:rPr>
                                      <w:w w:val="102"/>
                                      <w:sz w:val="18"/>
                                    </w:rPr>
                                    <w:t>0</w:t>
                                  </w:r>
                                </w:p>
                              </w:tc>
                              <w:tc>
                                <w:tcPr>
                                  <w:tcW w:w="726" w:type="dxa"/>
                                </w:tcPr>
                                <w:p w:rsidR="00C35252" w:rsidRDefault="00C35252">
                                  <w:pPr>
                                    <w:pStyle w:val="TableParagraph"/>
                                    <w:ind w:left="222" w:right="222"/>
                                    <w:jc w:val="center"/>
                                    <w:rPr>
                                      <w:sz w:val="18"/>
                                    </w:rPr>
                                  </w:pPr>
                                  <w:r>
                                    <w:rPr>
                                      <w:w w:val="105"/>
                                      <w:sz w:val="18"/>
                                    </w:rPr>
                                    <w:t>No</w:t>
                                  </w:r>
                                </w:p>
                              </w:tc>
                              <w:tc>
                                <w:tcPr>
                                  <w:tcW w:w="639" w:type="dxa"/>
                                </w:tcPr>
                                <w:p w:rsidR="00C35252" w:rsidRDefault="00C35252">
                                  <w:pPr>
                                    <w:pStyle w:val="TableParagraph"/>
                                    <w:ind w:left="179" w:right="179"/>
                                    <w:jc w:val="center"/>
                                    <w:rPr>
                                      <w:sz w:val="18"/>
                                    </w:rPr>
                                  </w:pPr>
                                  <w:r>
                                    <w:rPr>
                                      <w:w w:val="105"/>
                                      <w:sz w:val="18"/>
                                    </w:rPr>
                                    <w:t>No</w:t>
                                  </w:r>
                                </w:p>
                              </w:tc>
                            </w:tr>
                            <w:tr w:rsidR="00C35252">
                              <w:trPr>
                                <w:trHeight w:hRule="exact" w:val="428"/>
                              </w:trPr>
                              <w:tc>
                                <w:tcPr>
                                  <w:tcW w:w="1359" w:type="dxa"/>
                                </w:tcPr>
                                <w:p w:rsidR="00C35252" w:rsidRDefault="00C35252">
                                  <w:pPr>
                                    <w:pStyle w:val="TableParagraph"/>
                                    <w:rPr>
                                      <w:sz w:val="18"/>
                                    </w:rPr>
                                  </w:pPr>
                                  <w:r>
                                    <w:rPr>
                                      <w:w w:val="110"/>
                                      <w:sz w:val="18"/>
                                    </w:rPr>
                                    <w:t>Deleting</w:t>
                                  </w:r>
                                </w:p>
                                <w:p w:rsidR="00C35252" w:rsidRDefault="00C35252">
                                  <w:pPr>
                                    <w:pStyle w:val="TableParagraph"/>
                                    <w:spacing w:before="2" w:line="240" w:lineRule="auto"/>
                                    <w:rPr>
                                      <w:sz w:val="18"/>
                                    </w:rPr>
                                  </w:pPr>
                                  <w:r>
                                    <w:rPr>
                                      <w:w w:val="120"/>
                                      <w:sz w:val="18"/>
                                    </w:rPr>
                                    <w:t>attributes</w:t>
                                  </w:r>
                                </w:p>
                              </w:tc>
                              <w:tc>
                                <w:tcPr>
                                  <w:tcW w:w="409" w:type="dxa"/>
                                </w:tcPr>
                                <w:p w:rsidR="00C35252" w:rsidRDefault="00C35252">
                                  <w:pPr>
                                    <w:pStyle w:val="TableParagraph"/>
                                    <w:ind w:left="0" w:right="91"/>
                                    <w:jc w:val="center"/>
                                    <w:rPr>
                                      <w:sz w:val="18"/>
                                    </w:rPr>
                                  </w:pPr>
                                  <w:r>
                                    <w:rPr>
                                      <w:w w:val="102"/>
                                      <w:sz w:val="18"/>
                                    </w:rPr>
                                    <w:t>0</w:t>
                                  </w:r>
                                </w:p>
                              </w:tc>
                              <w:tc>
                                <w:tcPr>
                                  <w:tcW w:w="593" w:type="dxa"/>
                                </w:tcPr>
                                <w:p w:rsidR="00C35252" w:rsidRDefault="00C35252">
                                  <w:pPr>
                                    <w:pStyle w:val="TableParagraph"/>
                                    <w:rPr>
                                      <w:sz w:val="18"/>
                                    </w:rPr>
                                  </w:pPr>
                                  <w:r>
                                    <w:rPr>
                                      <w:w w:val="102"/>
                                      <w:sz w:val="18"/>
                                    </w:rPr>
                                    <w:t>0</w:t>
                                  </w:r>
                                </w:p>
                              </w:tc>
                              <w:tc>
                                <w:tcPr>
                                  <w:tcW w:w="409" w:type="dxa"/>
                                </w:tcPr>
                                <w:p w:rsidR="00C35252" w:rsidRDefault="00C35252">
                                  <w:pPr>
                                    <w:pStyle w:val="TableParagraph"/>
                                    <w:rPr>
                                      <w:sz w:val="18"/>
                                    </w:rPr>
                                  </w:pPr>
                                  <w:r>
                                    <w:rPr>
                                      <w:sz w:val="18"/>
                                    </w:rPr>
                                    <w:t>46</w:t>
                                  </w:r>
                                </w:p>
                              </w:tc>
                              <w:tc>
                                <w:tcPr>
                                  <w:tcW w:w="726" w:type="dxa"/>
                                </w:tcPr>
                                <w:p w:rsidR="00C35252" w:rsidRDefault="00C35252">
                                  <w:pPr>
                                    <w:pStyle w:val="TableParagraph"/>
                                    <w:ind w:left="222" w:right="222"/>
                                    <w:jc w:val="center"/>
                                    <w:rPr>
                                      <w:sz w:val="18"/>
                                    </w:rPr>
                                  </w:pPr>
                                  <w:r>
                                    <w:rPr>
                                      <w:w w:val="105"/>
                                      <w:sz w:val="18"/>
                                    </w:rPr>
                                    <w:t>No</w:t>
                                  </w:r>
                                </w:p>
                              </w:tc>
                              <w:tc>
                                <w:tcPr>
                                  <w:tcW w:w="639" w:type="dxa"/>
                                </w:tcPr>
                                <w:p w:rsidR="00C35252" w:rsidRDefault="00C35252">
                                  <w:pPr>
                                    <w:pStyle w:val="TableParagraph"/>
                                    <w:ind w:left="179" w:right="179"/>
                                    <w:jc w:val="center"/>
                                    <w:rPr>
                                      <w:sz w:val="18"/>
                                    </w:rPr>
                                  </w:pPr>
                                  <w:r>
                                    <w:rPr>
                                      <w:w w:val="105"/>
                                      <w:sz w:val="18"/>
                                    </w:rPr>
                                    <w:t>No</w:t>
                                  </w:r>
                                </w:p>
                              </w:tc>
                            </w:tr>
                            <w:tr w:rsidR="00C35252">
                              <w:trPr>
                                <w:trHeight w:hRule="exact" w:val="428"/>
                              </w:trPr>
                              <w:tc>
                                <w:tcPr>
                                  <w:tcW w:w="1359" w:type="dxa"/>
                                </w:tcPr>
                                <w:p w:rsidR="00C35252" w:rsidRDefault="00C35252">
                                  <w:pPr>
                                    <w:pStyle w:val="TableParagraph"/>
                                    <w:tabs>
                                      <w:tab w:val="left" w:pos="1016"/>
                                    </w:tabs>
                                    <w:rPr>
                                      <w:sz w:val="18"/>
                                    </w:rPr>
                                  </w:pPr>
                                  <w:r>
                                    <w:rPr>
                                      <w:w w:val="115"/>
                                      <w:sz w:val="18"/>
                                    </w:rPr>
                                    <w:t>Adding</w:t>
                                  </w:r>
                                  <w:r>
                                    <w:rPr>
                                      <w:w w:val="115"/>
                                      <w:sz w:val="18"/>
                                    </w:rPr>
                                    <w:tab/>
                                    <w:t>at-</w:t>
                                  </w:r>
                                </w:p>
                                <w:p w:rsidR="00C35252" w:rsidRDefault="00C35252">
                                  <w:pPr>
                                    <w:pStyle w:val="TableParagraph"/>
                                    <w:spacing w:before="2" w:line="240" w:lineRule="auto"/>
                                    <w:rPr>
                                      <w:sz w:val="18"/>
                                    </w:rPr>
                                  </w:pPr>
                                  <w:r>
                                    <w:rPr>
                                      <w:w w:val="120"/>
                                      <w:sz w:val="18"/>
                                    </w:rPr>
                                    <w:t>tributes</w:t>
                                  </w:r>
                                </w:p>
                              </w:tc>
                              <w:tc>
                                <w:tcPr>
                                  <w:tcW w:w="409" w:type="dxa"/>
                                </w:tcPr>
                                <w:p w:rsidR="00C35252" w:rsidRDefault="00C35252">
                                  <w:pPr>
                                    <w:pStyle w:val="TableParagraph"/>
                                    <w:ind w:left="89" w:right="89"/>
                                    <w:jc w:val="center"/>
                                    <w:rPr>
                                      <w:sz w:val="18"/>
                                    </w:rPr>
                                  </w:pPr>
                                  <w:r>
                                    <w:rPr>
                                      <w:sz w:val="18"/>
                                    </w:rPr>
                                    <w:t>25</w:t>
                                  </w:r>
                                </w:p>
                              </w:tc>
                              <w:tc>
                                <w:tcPr>
                                  <w:tcW w:w="593" w:type="dxa"/>
                                </w:tcPr>
                                <w:p w:rsidR="00C35252" w:rsidRDefault="00C35252">
                                  <w:pPr>
                                    <w:pStyle w:val="TableParagraph"/>
                                    <w:rPr>
                                      <w:sz w:val="18"/>
                                    </w:rPr>
                                  </w:pPr>
                                  <w:r>
                                    <w:rPr>
                                      <w:w w:val="102"/>
                                      <w:sz w:val="18"/>
                                    </w:rPr>
                                    <w:t>0</w:t>
                                  </w:r>
                                </w:p>
                              </w:tc>
                              <w:tc>
                                <w:tcPr>
                                  <w:tcW w:w="409" w:type="dxa"/>
                                </w:tcPr>
                                <w:p w:rsidR="00C35252" w:rsidRDefault="00C35252">
                                  <w:pPr>
                                    <w:pStyle w:val="TableParagraph"/>
                                    <w:rPr>
                                      <w:sz w:val="18"/>
                                    </w:rPr>
                                  </w:pPr>
                                  <w:r>
                                    <w:rPr>
                                      <w:w w:val="102"/>
                                      <w:sz w:val="18"/>
                                    </w:rPr>
                                    <w:t>0</w:t>
                                  </w:r>
                                </w:p>
                              </w:tc>
                              <w:tc>
                                <w:tcPr>
                                  <w:tcW w:w="726" w:type="dxa"/>
                                </w:tcPr>
                                <w:p w:rsidR="00C35252" w:rsidRDefault="00C35252">
                                  <w:pPr>
                                    <w:pStyle w:val="TableParagraph"/>
                                    <w:ind w:left="222" w:right="222"/>
                                    <w:jc w:val="center"/>
                                    <w:rPr>
                                      <w:sz w:val="18"/>
                                    </w:rPr>
                                  </w:pPr>
                                  <w:r>
                                    <w:rPr>
                                      <w:w w:val="105"/>
                                      <w:sz w:val="18"/>
                                    </w:rPr>
                                    <w:t>No</w:t>
                                  </w:r>
                                </w:p>
                              </w:tc>
                              <w:tc>
                                <w:tcPr>
                                  <w:tcW w:w="639" w:type="dxa"/>
                                </w:tcPr>
                                <w:p w:rsidR="00C35252" w:rsidRDefault="00C35252">
                                  <w:pPr>
                                    <w:pStyle w:val="TableParagraph"/>
                                    <w:ind w:left="179" w:right="179"/>
                                    <w:jc w:val="center"/>
                                    <w:rPr>
                                      <w:sz w:val="18"/>
                                    </w:rPr>
                                  </w:pPr>
                                  <w:r>
                                    <w:rPr>
                                      <w:w w:val="105"/>
                                      <w:sz w:val="18"/>
                                    </w:rPr>
                                    <w:t>No</w:t>
                                  </w:r>
                                </w:p>
                              </w:tc>
                            </w:tr>
                            <w:tr w:rsidR="00C35252">
                              <w:trPr>
                                <w:trHeight w:hRule="exact" w:val="428"/>
                              </w:trPr>
                              <w:tc>
                                <w:tcPr>
                                  <w:tcW w:w="1359" w:type="dxa"/>
                                </w:tcPr>
                                <w:p w:rsidR="00C35252" w:rsidRDefault="00C35252">
                                  <w:pPr>
                                    <w:pStyle w:val="TableParagraph"/>
                                    <w:rPr>
                                      <w:sz w:val="18"/>
                                    </w:rPr>
                                  </w:pPr>
                                  <w:r>
                                    <w:rPr>
                                      <w:w w:val="110"/>
                                      <w:sz w:val="18"/>
                                    </w:rPr>
                                    <w:t>Adding meth-</w:t>
                                  </w:r>
                                </w:p>
                                <w:p w:rsidR="00C35252" w:rsidRDefault="00C35252">
                                  <w:pPr>
                                    <w:pStyle w:val="TableParagraph"/>
                                    <w:spacing w:before="2" w:line="240" w:lineRule="auto"/>
                                    <w:rPr>
                                      <w:sz w:val="18"/>
                                    </w:rPr>
                                  </w:pPr>
                                  <w:proofErr w:type="spellStart"/>
                                  <w:r>
                                    <w:rPr>
                                      <w:w w:val="105"/>
                                      <w:sz w:val="18"/>
                                    </w:rPr>
                                    <w:t>ods</w:t>
                                  </w:r>
                                  <w:proofErr w:type="spellEnd"/>
                                </w:p>
                              </w:tc>
                              <w:tc>
                                <w:tcPr>
                                  <w:tcW w:w="409" w:type="dxa"/>
                                </w:tcPr>
                                <w:p w:rsidR="00C35252" w:rsidRDefault="00C35252">
                                  <w:pPr>
                                    <w:pStyle w:val="TableParagraph"/>
                                    <w:ind w:left="89" w:right="89"/>
                                    <w:jc w:val="center"/>
                                    <w:rPr>
                                      <w:sz w:val="18"/>
                                    </w:rPr>
                                  </w:pPr>
                                  <w:r>
                                    <w:rPr>
                                      <w:sz w:val="18"/>
                                    </w:rPr>
                                    <w:t>10</w:t>
                                  </w:r>
                                </w:p>
                              </w:tc>
                              <w:tc>
                                <w:tcPr>
                                  <w:tcW w:w="593" w:type="dxa"/>
                                </w:tcPr>
                                <w:p w:rsidR="00C35252" w:rsidRDefault="00C35252">
                                  <w:pPr>
                                    <w:pStyle w:val="TableParagraph"/>
                                    <w:rPr>
                                      <w:sz w:val="18"/>
                                    </w:rPr>
                                  </w:pPr>
                                  <w:r>
                                    <w:rPr>
                                      <w:w w:val="102"/>
                                      <w:sz w:val="18"/>
                                    </w:rPr>
                                    <w:t>0</w:t>
                                  </w:r>
                                </w:p>
                              </w:tc>
                              <w:tc>
                                <w:tcPr>
                                  <w:tcW w:w="409" w:type="dxa"/>
                                </w:tcPr>
                                <w:p w:rsidR="00C35252" w:rsidRDefault="00C35252">
                                  <w:pPr>
                                    <w:pStyle w:val="TableParagraph"/>
                                    <w:rPr>
                                      <w:sz w:val="18"/>
                                    </w:rPr>
                                  </w:pPr>
                                  <w:r>
                                    <w:rPr>
                                      <w:w w:val="102"/>
                                      <w:sz w:val="18"/>
                                    </w:rPr>
                                    <w:t>0</w:t>
                                  </w:r>
                                </w:p>
                              </w:tc>
                              <w:tc>
                                <w:tcPr>
                                  <w:tcW w:w="726" w:type="dxa"/>
                                </w:tcPr>
                                <w:p w:rsidR="00C35252" w:rsidRDefault="00C35252">
                                  <w:pPr>
                                    <w:pStyle w:val="TableParagraph"/>
                                    <w:ind w:left="222" w:right="222"/>
                                    <w:jc w:val="center"/>
                                    <w:rPr>
                                      <w:sz w:val="18"/>
                                    </w:rPr>
                                  </w:pPr>
                                  <w:r>
                                    <w:rPr>
                                      <w:w w:val="105"/>
                                      <w:sz w:val="18"/>
                                    </w:rPr>
                                    <w:t>No</w:t>
                                  </w:r>
                                </w:p>
                              </w:tc>
                              <w:tc>
                                <w:tcPr>
                                  <w:tcW w:w="639" w:type="dxa"/>
                                </w:tcPr>
                                <w:p w:rsidR="00C35252" w:rsidRDefault="00C35252">
                                  <w:pPr>
                                    <w:pStyle w:val="TableParagraph"/>
                                    <w:ind w:left="179" w:right="179"/>
                                    <w:jc w:val="center"/>
                                    <w:rPr>
                                      <w:sz w:val="18"/>
                                    </w:rPr>
                                  </w:pPr>
                                  <w:r>
                                    <w:rPr>
                                      <w:w w:val="105"/>
                                      <w:sz w:val="18"/>
                                    </w:rPr>
                                    <w:t>No</w:t>
                                  </w:r>
                                </w:p>
                              </w:tc>
                            </w:tr>
                            <w:tr w:rsidR="00C35252">
                              <w:trPr>
                                <w:trHeight w:hRule="exact" w:val="428"/>
                              </w:trPr>
                              <w:tc>
                                <w:tcPr>
                                  <w:tcW w:w="1359" w:type="dxa"/>
                                </w:tcPr>
                                <w:p w:rsidR="00C35252" w:rsidRDefault="00C35252">
                                  <w:pPr>
                                    <w:pStyle w:val="TableParagraph"/>
                                    <w:rPr>
                                      <w:sz w:val="18"/>
                                    </w:rPr>
                                  </w:pPr>
                                  <w:r>
                                    <w:rPr>
                                      <w:w w:val="110"/>
                                      <w:sz w:val="18"/>
                                    </w:rPr>
                                    <w:t>Changing</w:t>
                                  </w:r>
                                </w:p>
                                <w:p w:rsidR="00C35252" w:rsidRDefault="00C35252">
                                  <w:pPr>
                                    <w:pStyle w:val="TableParagraph"/>
                                    <w:spacing w:before="2" w:line="240" w:lineRule="auto"/>
                                    <w:rPr>
                                      <w:sz w:val="18"/>
                                    </w:rPr>
                                  </w:pPr>
                                  <w:r>
                                    <w:rPr>
                                      <w:w w:val="110"/>
                                      <w:sz w:val="18"/>
                                    </w:rPr>
                                    <w:t>method body</w:t>
                                  </w:r>
                                </w:p>
                              </w:tc>
                              <w:tc>
                                <w:tcPr>
                                  <w:tcW w:w="409" w:type="dxa"/>
                                </w:tcPr>
                                <w:p w:rsidR="00C35252" w:rsidRDefault="00C35252">
                                  <w:pPr>
                                    <w:pStyle w:val="TableParagraph"/>
                                    <w:ind w:left="0" w:right="91"/>
                                    <w:jc w:val="center"/>
                                    <w:rPr>
                                      <w:sz w:val="18"/>
                                    </w:rPr>
                                  </w:pPr>
                                  <w:r>
                                    <w:rPr>
                                      <w:w w:val="102"/>
                                      <w:sz w:val="18"/>
                                    </w:rPr>
                                    <w:t>0</w:t>
                                  </w:r>
                                </w:p>
                              </w:tc>
                              <w:tc>
                                <w:tcPr>
                                  <w:tcW w:w="593" w:type="dxa"/>
                                </w:tcPr>
                                <w:p w:rsidR="00C35252" w:rsidRDefault="00C35252">
                                  <w:pPr>
                                    <w:pStyle w:val="TableParagraph"/>
                                    <w:rPr>
                                      <w:sz w:val="18"/>
                                    </w:rPr>
                                  </w:pPr>
                                  <w:r>
                                    <w:rPr>
                                      <w:sz w:val="18"/>
                                    </w:rPr>
                                    <w:t>30</w:t>
                                  </w:r>
                                </w:p>
                              </w:tc>
                              <w:tc>
                                <w:tcPr>
                                  <w:tcW w:w="409" w:type="dxa"/>
                                </w:tcPr>
                                <w:p w:rsidR="00C35252" w:rsidRDefault="00C35252">
                                  <w:pPr>
                                    <w:pStyle w:val="TableParagraph"/>
                                    <w:rPr>
                                      <w:sz w:val="18"/>
                                    </w:rPr>
                                  </w:pPr>
                                  <w:r>
                                    <w:rPr>
                                      <w:w w:val="102"/>
                                      <w:sz w:val="18"/>
                                    </w:rPr>
                                    <w:t>0</w:t>
                                  </w:r>
                                </w:p>
                              </w:tc>
                              <w:tc>
                                <w:tcPr>
                                  <w:tcW w:w="726" w:type="dxa"/>
                                </w:tcPr>
                                <w:p w:rsidR="00C35252" w:rsidRDefault="00C35252">
                                  <w:pPr>
                                    <w:pStyle w:val="TableParagraph"/>
                                    <w:ind w:left="222" w:right="222"/>
                                    <w:jc w:val="center"/>
                                    <w:rPr>
                                      <w:sz w:val="18"/>
                                    </w:rPr>
                                  </w:pPr>
                                  <w:r>
                                    <w:rPr>
                                      <w:w w:val="105"/>
                                      <w:sz w:val="18"/>
                                    </w:rPr>
                                    <w:t>No</w:t>
                                  </w:r>
                                </w:p>
                              </w:tc>
                              <w:tc>
                                <w:tcPr>
                                  <w:tcW w:w="639" w:type="dxa"/>
                                </w:tcPr>
                                <w:p w:rsidR="00C35252" w:rsidRDefault="00C35252">
                                  <w:pPr>
                                    <w:pStyle w:val="TableParagraph"/>
                                    <w:ind w:left="179" w:right="179"/>
                                    <w:jc w:val="center"/>
                                    <w:rPr>
                                      <w:sz w:val="18"/>
                                    </w:rPr>
                                  </w:pPr>
                                  <w:r>
                                    <w:rPr>
                                      <w:w w:val="105"/>
                                      <w:sz w:val="18"/>
                                    </w:rPr>
                                    <w:t>No</w:t>
                                  </w:r>
                                </w:p>
                              </w:tc>
                            </w:tr>
                            <w:tr w:rsidR="00C35252">
                              <w:trPr>
                                <w:trHeight w:hRule="exact" w:val="428"/>
                              </w:trPr>
                              <w:tc>
                                <w:tcPr>
                                  <w:tcW w:w="1359" w:type="dxa"/>
                                </w:tcPr>
                                <w:p w:rsidR="00C35252" w:rsidRDefault="00C35252">
                                  <w:pPr>
                                    <w:pStyle w:val="TableParagraph"/>
                                    <w:tabs>
                                      <w:tab w:val="left" w:pos="1047"/>
                                    </w:tabs>
                                    <w:rPr>
                                      <w:sz w:val="18"/>
                                    </w:rPr>
                                  </w:pPr>
                                  <w:r>
                                    <w:rPr>
                                      <w:w w:val="105"/>
                                      <w:sz w:val="18"/>
                                    </w:rPr>
                                    <w:t>Mixing</w:t>
                                  </w:r>
                                  <w:r>
                                    <w:rPr>
                                      <w:w w:val="105"/>
                                      <w:sz w:val="18"/>
                                    </w:rPr>
                                    <w:tab/>
                                    <w:t>all</w:t>
                                  </w:r>
                                </w:p>
                                <w:p w:rsidR="00C35252" w:rsidRDefault="00C35252">
                                  <w:pPr>
                                    <w:pStyle w:val="TableParagraph"/>
                                    <w:spacing w:before="2" w:line="240" w:lineRule="auto"/>
                                    <w:rPr>
                                      <w:sz w:val="18"/>
                                    </w:rPr>
                                  </w:pPr>
                                  <w:r>
                                    <w:rPr>
                                      <w:w w:val="105"/>
                                      <w:sz w:val="18"/>
                                    </w:rPr>
                                    <w:t>modifications</w:t>
                                  </w:r>
                                </w:p>
                              </w:tc>
                              <w:tc>
                                <w:tcPr>
                                  <w:tcW w:w="409" w:type="dxa"/>
                                </w:tcPr>
                                <w:p w:rsidR="00C35252" w:rsidRDefault="00C35252">
                                  <w:pPr>
                                    <w:pStyle w:val="TableParagraph"/>
                                    <w:ind w:left="89" w:right="89"/>
                                    <w:jc w:val="center"/>
                                    <w:rPr>
                                      <w:sz w:val="18"/>
                                    </w:rPr>
                                  </w:pPr>
                                  <w:r>
                                    <w:rPr>
                                      <w:sz w:val="18"/>
                                    </w:rPr>
                                    <w:t>39</w:t>
                                  </w:r>
                                </w:p>
                              </w:tc>
                              <w:tc>
                                <w:tcPr>
                                  <w:tcW w:w="593" w:type="dxa"/>
                                </w:tcPr>
                                <w:p w:rsidR="00C35252" w:rsidRDefault="00C35252">
                                  <w:pPr>
                                    <w:pStyle w:val="TableParagraph"/>
                                    <w:rPr>
                                      <w:sz w:val="18"/>
                                    </w:rPr>
                                  </w:pPr>
                                  <w:r>
                                    <w:rPr>
                                      <w:sz w:val="18"/>
                                    </w:rPr>
                                    <w:t>34</w:t>
                                  </w:r>
                                </w:p>
                              </w:tc>
                              <w:tc>
                                <w:tcPr>
                                  <w:tcW w:w="409" w:type="dxa"/>
                                </w:tcPr>
                                <w:p w:rsidR="00C35252" w:rsidRDefault="00C35252">
                                  <w:pPr>
                                    <w:pStyle w:val="TableParagraph"/>
                                    <w:rPr>
                                      <w:sz w:val="18"/>
                                    </w:rPr>
                                  </w:pPr>
                                  <w:r>
                                    <w:rPr>
                                      <w:sz w:val="18"/>
                                    </w:rPr>
                                    <w:t>30</w:t>
                                  </w:r>
                                </w:p>
                              </w:tc>
                              <w:tc>
                                <w:tcPr>
                                  <w:tcW w:w="726" w:type="dxa"/>
                                </w:tcPr>
                                <w:p w:rsidR="00C35252" w:rsidRDefault="00C35252">
                                  <w:pPr>
                                    <w:pStyle w:val="TableParagraph"/>
                                    <w:ind w:left="222" w:right="222"/>
                                    <w:jc w:val="center"/>
                                    <w:rPr>
                                      <w:sz w:val="18"/>
                                    </w:rPr>
                                  </w:pPr>
                                  <w:r>
                                    <w:rPr>
                                      <w:w w:val="105"/>
                                      <w:sz w:val="18"/>
                                    </w:rPr>
                                    <w:t>No</w:t>
                                  </w:r>
                                </w:p>
                              </w:tc>
                              <w:tc>
                                <w:tcPr>
                                  <w:tcW w:w="639" w:type="dxa"/>
                                </w:tcPr>
                                <w:p w:rsidR="00C35252" w:rsidRDefault="00C35252">
                                  <w:pPr>
                                    <w:pStyle w:val="TableParagraph"/>
                                    <w:ind w:left="179" w:right="179"/>
                                    <w:jc w:val="center"/>
                                    <w:rPr>
                                      <w:sz w:val="18"/>
                                    </w:rPr>
                                  </w:pPr>
                                  <w:r>
                                    <w:rPr>
                                      <w:w w:val="105"/>
                                      <w:sz w:val="18"/>
                                    </w:rPr>
                                    <w:t>No</w:t>
                                  </w:r>
                                </w:p>
                              </w:tc>
                            </w:tr>
                          </w:tbl>
                          <w:p w:rsidR="00C35252" w:rsidRDefault="00C35252">
                            <w:pPr>
                              <w:pStyle w:val="Corpsdetexte"/>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5E44B8" id="Text Box 2" o:spid="_x0000_s1261" type="#_x0000_t202" style="position:absolute;left:0;text-align:left;margin-left:332.7pt;margin-top:-70.6pt;width:207.55pt;height:198.2pt;z-index:33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" filled="f" stroked="f">
                <v:textbox inset="0,0,0,0">
                  <w:txbxContent>
                    <w:tbl>
                      <w:tblPr>
                        <w:tblStyle w:val="TableNorma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59"/>
                        <w:gridCol w:w="409"/>
                        <w:gridCol w:w="593"/>
                        <w:gridCol w:w="409"/>
                        <w:gridCol w:w="726"/>
                        <w:gridCol w:w="639"/>
                      </w:tblGrid>
                      <w:tr w:rsidR="00C35252">
                        <w:trPr>
                          <w:trHeight w:hRule="exact" w:val="536"/>
                        </w:trPr>
                        <w:tc>
                          <w:tcPr>
                            <w:tcW w:w="1359" w:type="dxa"/>
                            <w:shd w:val="clear" w:color="auto" w:fill="D8D8D8"/>
                          </w:tcPr>
                          <w:p w:rsidR="00C35252" w:rsidRDefault="00C35252">
                            <w:pPr>
                              <w:pStyle w:val="TableParagraph"/>
                              <w:spacing w:before="86" w:line="242" w:lineRule="auto"/>
                              <w:rPr>
                                <w:sz w:val="18"/>
                              </w:rPr>
                            </w:pPr>
                            <w:r>
                              <w:rPr>
                                <w:w w:val="105"/>
                                <w:sz w:val="18"/>
                              </w:rPr>
                              <w:t xml:space="preserve">Modification </w:t>
                            </w:r>
                            <w:r>
                              <w:rPr>
                                <w:w w:val="110"/>
                                <w:sz w:val="18"/>
                              </w:rPr>
                              <w:t>kind</w:t>
                            </w:r>
                          </w:p>
                        </w:tc>
                        <w:tc>
                          <w:tcPr>
                            <w:tcW w:w="409" w:type="dxa"/>
                            <w:shd w:val="clear" w:color="auto" w:fill="D8D8D8"/>
                          </w:tcPr>
                          <w:p w:rsidR="00C35252" w:rsidRDefault="00C35252">
                            <w:pPr>
                              <w:pStyle w:val="TableParagraph"/>
                              <w:spacing w:before="86" w:line="240" w:lineRule="auto"/>
                              <w:ind w:left="0" w:right="43"/>
                              <w:jc w:val="center"/>
                              <w:rPr>
                                <w:sz w:val="18"/>
                              </w:rPr>
                            </w:pPr>
                            <w:r>
                              <w:rPr>
                                <w:w w:val="106"/>
                                <w:sz w:val="18"/>
                              </w:rPr>
                              <w:t>A</w:t>
                            </w:r>
                          </w:p>
                        </w:tc>
                        <w:tc>
                          <w:tcPr>
                            <w:tcW w:w="593" w:type="dxa"/>
                            <w:shd w:val="clear" w:color="auto" w:fill="D8D8D8"/>
                          </w:tcPr>
                          <w:p w:rsidR="00C35252" w:rsidRDefault="00C35252">
                            <w:pPr>
                              <w:pStyle w:val="TableParagraph"/>
                              <w:spacing w:before="86" w:line="240" w:lineRule="auto"/>
                              <w:rPr>
                                <w:sz w:val="18"/>
                              </w:rPr>
                            </w:pPr>
                            <w:r>
                              <w:rPr>
                                <w:w w:val="110"/>
                                <w:sz w:val="18"/>
                              </w:rPr>
                              <w:t>C</w:t>
                            </w:r>
                          </w:p>
                        </w:tc>
                        <w:tc>
                          <w:tcPr>
                            <w:tcW w:w="409" w:type="dxa"/>
                            <w:shd w:val="clear" w:color="auto" w:fill="D8D8D8"/>
                          </w:tcPr>
                          <w:p w:rsidR="00C35252" w:rsidRDefault="00C35252">
                            <w:pPr>
                              <w:pStyle w:val="TableParagraph"/>
                              <w:spacing w:before="86" w:line="240" w:lineRule="auto"/>
                              <w:rPr>
                                <w:sz w:val="18"/>
                              </w:rPr>
                            </w:pPr>
                            <w:r>
                              <w:rPr>
                                <w:w w:val="112"/>
                                <w:sz w:val="18"/>
                              </w:rPr>
                              <w:t>R</w:t>
                            </w:r>
                          </w:p>
                        </w:tc>
                        <w:tc>
                          <w:tcPr>
                            <w:tcW w:w="726" w:type="dxa"/>
                            <w:shd w:val="clear" w:color="auto" w:fill="D8D8D8"/>
                          </w:tcPr>
                          <w:p w:rsidR="00C35252" w:rsidRDefault="00C35252">
                            <w:pPr>
                              <w:pStyle w:val="TableParagraph"/>
                              <w:rPr>
                                <w:sz w:val="18"/>
                              </w:rPr>
                            </w:pPr>
                            <w:r>
                              <w:rPr>
                                <w:w w:val="105"/>
                                <w:sz w:val="18"/>
                              </w:rPr>
                              <w:t>Model</w:t>
                            </w:r>
                          </w:p>
                          <w:p w:rsidR="00C35252" w:rsidRDefault="00C35252">
                            <w:pPr>
                              <w:pStyle w:val="TableParagraph"/>
                              <w:spacing w:before="2" w:line="240" w:lineRule="auto"/>
                              <w:rPr>
                                <w:sz w:val="18"/>
                              </w:rPr>
                            </w:pPr>
                            <w:proofErr w:type="gramStart"/>
                            <w:r>
                              <w:rPr>
                                <w:sz w:val="18"/>
                              </w:rPr>
                              <w:t>diff</w:t>
                            </w:r>
                            <w:proofErr w:type="gramEnd"/>
                            <w:r>
                              <w:rPr>
                                <w:sz w:val="18"/>
                              </w:rPr>
                              <w:t>?</w:t>
                            </w:r>
                          </w:p>
                        </w:tc>
                        <w:tc>
                          <w:tcPr>
                            <w:tcW w:w="639" w:type="dxa"/>
                            <w:shd w:val="clear" w:color="auto" w:fill="D8D8D8"/>
                          </w:tcPr>
                          <w:p w:rsidR="00C35252" w:rsidRDefault="00C35252">
                            <w:pPr>
                              <w:pStyle w:val="TableParagraph"/>
                              <w:rPr>
                                <w:sz w:val="18"/>
                              </w:rPr>
                            </w:pPr>
                            <w:r>
                              <w:rPr>
                                <w:w w:val="110"/>
                                <w:sz w:val="18"/>
                              </w:rPr>
                              <w:t>Code</w:t>
                            </w:r>
                          </w:p>
                          <w:p w:rsidR="00C35252" w:rsidRDefault="00C35252">
                            <w:pPr>
                              <w:pStyle w:val="TableParagraph"/>
                              <w:spacing w:before="2" w:line="240" w:lineRule="auto"/>
                              <w:rPr>
                                <w:sz w:val="18"/>
                              </w:rPr>
                            </w:pPr>
                            <w:proofErr w:type="gramStart"/>
                            <w:r>
                              <w:rPr>
                                <w:sz w:val="18"/>
                              </w:rPr>
                              <w:t>diff</w:t>
                            </w:r>
                            <w:proofErr w:type="gramEnd"/>
                            <w:r>
                              <w:rPr>
                                <w:sz w:val="18"/>
                              </w:rPr>
                              <w:t>?</w:t>
                            </w:r>
                          </w:p>
                        </w:tc>
                      </w:tr>
                      <w:tr w:rsidR="00C35252">
                        <w:trPr>
                          <w:trHeight w:hRule="exact" w:val="638"/>
                        </w:trPr>
                        <w:tc>
                          <w:tcPr>
                            <w:tcW w:w="1359" w:type="dxa"/>
                          </w:tcPr>
                          <w:p w:rsidR="00C35252" w:rsidRDefault="00C35252">
                            <w:pPr>
                              <w:pStyle w:val="TableParagraph"/>
                              <w:rPr>
                                <w:sz w:val="18"/>
                              </w:rPr>
                            </w:pPr>
                            <w:r>
                              <w:rPr>
                                <w:w w:val="115"/>
                                <w:sz w:val="18"/>
                              </w:rPr>
                              <w:t>Renaming at-</w:t>
                            </w:r>
                          </w:p>
                          <w:p w:rsidR="00C35252" w:rsidRDefault="00C35252">
                            <w:pPr>
                              <w:pStyle w:val="TableParagraph"/>
                              <w:spacing w:before="2" w:line="242" w:lineRule="auto"/>
                              <w:rPr>
                                <w:sz w:val="18"/>
                              </w:rPr>
                            </w:pPr>
                            <w:r>
                              <w:rPr>
                                <w:w w:val="110"/>
                                <w:sz w:val="18"/>
                              </w:rPr>
                              <w:t>tributes of all classes</w:t>
                            </w:r>
                          </w:p>
                        </w:tc>
                        <w:tc>
                          <w:tcPr>
                            <w:tcW w:w="409" w:type="dxa"/>
                          </w:tcPr>
                          <w:p w:rsidR="00C35252" w:rsidRDefault="00C35252">
                            <w:pPr>
                              <w:pStyle w:val="TableParagraph"/>
                              <w:ind w:left="0" w:right="91"/>
                              <w:jc w:val="center"/>
                              <w:rPr>
                                <w:sz w:val="18"/>
                              </w:rPr>
                            </w:pPr>
                            <w:r>
                              <w:rPr>
                                <w:w w:val="102"/>
                                <w:sz w:val="18"/>
                              </w:rPr>
                              <w:t>0</w:t>
                            </w:r>
                          </w:p>
                        </w:tc>
                        <w:tc>
                          <w:tcPr>
                            <w:tcW w:w="593" w:type="dxa"/>
                          </w:tcPr>
                          <w:p w:rsidR="00C35252" w:rsidRDefault="00C35252">
                            <w:pPr>
                              <w:pStyle w:val="TableParagraph"/>
                              <w:rPr>
                                <w:sz w:val="18"/>
                              </w:rPr>
                            </w:pPr>
                            <w:r>
                              <w:rPr>
                                <w:sz w:val="18"/>
                              </w:rPr>
                              <w:t>1903</w:t>
                            </w:r>
                          </w:p>
                        </w:tc>
                        <w:tc>
                          <w:tcPr>
                            <w:tcW w:w="409" w:type="dxa"/>
                          </w:tcPr>
                          <w:p w:rsidR="00C35252" w:rsidRDefault="00C35252">
                            <w:pPr>
                              <w:pStyle w:val="TableParagraph"/>
                              <w:rPr>
                                <w:sz w:val="18"/>
                              </w:rPr>
                            </w:pPr>
                            <w:r>
                              <w:rPr>
                                <w:w w:val="102"/>
                                <w:sz w:val="18"/>
                              </w:rPr>
                              <w:t>0</w:t>
                            </w:r>
                          </w:p>
                        </w:tc>
                        <w:tc>
                          <w:tcPr>
                            <w:tcW w:w="726" w:type="dxa"/>
                            <w:tcBorders>
                              <w:top w:val="single" w:sz="47" w:space="0" w:color="D8D8D8"/>
                            </w:tcBorders>
                          </w:tcPr>
                          <w:p w:rsidR="00C35252" w:rsidRDefault="00C35252">
                            <w:pPr>
                              <w:pStyle w:val="TableParagraph"/>
                              <w:spacing w:line="132" w:lineRule="exact"/>
                              <w:ind w:left="222" w:right="222"/>
                              <w:jc w:val="center"/>
                              <w:rPr>
                                <w:sz w:val="18"/>
                              </w:rPr>
                            </w:pPr>
                            <w:r>
                              <w:rPr>
                                <w:w w:val="105"/>
                                <w:sz w:val="18"/>
                              </w:rPr>
                              <w:t>No</w:t>
                            </w:r>
                          </w:p>
                        </w:tc>
                        <w:tc>
                          <w:tcPr>
                            <w:tcW w:w="639" w:type="dxa"/>
                            <w:tcBorders>
                              <w:top w:val="single" w:sz="47" w:space="0" w:color="D8D8D8"/>
                            </w:tcBorders>
                          </w:tcPr>
                          <w:p w:rsidR="00C35252" w:rsidRDefault="00C35252">
                            <w:pPr>
                              <w:pStyle w:val="TableParagraph"/>
                              <w:spacing w:line="132" w:lineRule="exact"/>
                              <w:ind w:left="179" w:right="179"/>
                              <w:jc w:val="center"/>
                              <w:rPr>
                                <w:sz w:val="18"/>
                              </w:rPr>
                            </w:pPr>
                            <w:r>
                              <w:rPr>
                                <w:w w:val="105"/>
                                <w:sz w:val="18"/>
                              </w:rPr>
                              <w:t>No</w:t>
                            </w:r>
                          </w:p>
                        </w:tc>
                      </w:tr>
                      <w:tr w:rsidR="00C35252">
                        <w:trPr>
                          <w:trHeight w:hRule="exact" w:val="638"/>
                        </w:trPr>
                        <w:tc>
                          <w:tcPr>
                            <w:tcW w:w="1359" w:type="dxa"/>
                          </w:tcPr>
                          <w:p w:rsidR="00C35252" w:rsidRDefault="00C35252">
                            <w:pPr>
                              <w:pStyle w:val="TableParagraph"/>
                              <w:rPr>
                                <w:sz w:val="18"/>
                              </w:rPr>
                            </w:pPr>
                            <w:r>
                              <w:rPr>
                                <w:w w:val="110"/>
                                <w:sz w:val="18"/>
                              </w:rPr>
                              <w:t>Renaming</w:t>
                            </w:r>
                          </w:p>
                          <w:p w:rsidR="00C35252" w:rsidRDefault="00C35252">
                            <w:pPr>
                              <w:pStyle w:val="TableParagraph"/>
                              <w:spacing w:before="2" w:line="242" w:lineRule="auto"/>
                              <w:rPr>
                                <w:sz w:val="18"/>
                              </w:rPr>
                            </w:pPr>
                            <w:r>
                              <w:rPr>
                                <w:w w:val="105"/>
                                <w:sz w:val="18"/>
                              </w:rPr>
                              <w:t>methods of all classes</w:t>
                            </w:r>
                          </w:p>
                        </w:tc>
                        <w:tc>
                          <w:tcPr>
                            <w:tcW w:w="409" w:type="dxa"/>
                          </w:tcPr>
                          <w:p w:rsidR="00C35252" w:rsidRDefault="00C35252">
                            <w:pPr>
                              <w:pStyle w:val="TableParagraph"/>
                              <w:ind w:left="0" w:right="91"/>
                              <w:jc w:val="center"/>
                              <w:rPr>
                                <w:sz w:val="18"/>
                              </w:rPr>
                            </w:pPr>
                            <w:r>
                              <w:rPr>
                                <w:w w:val="102"/>
                                <w:sz w:val="18"/>
                              </w:rPr>
                              <w:t>0</w:t>
                            </w:r>
                          </w:p>
                        </w:tc>
                        <w:tc>
                          <w:tcPr>
                            <w:tcW w:w="593" w:type="dxa"/>
                          </w:tcPr>
                          <w:p w:rsidR="00C35252" w:rsidRDefault="00C35252">
                            <w:pPr>
                              <w:pStyle w:val="TableParagraph"/>
                              <w:rPr>
                                <w:sz w:val="18"/>
                              </w:rPr>
                            </w:pPr>
                            <w:r>
                              <w:rPr>
                                <w:sz w:val="18"/>
                              </w:rPr>
                              <w:t>1197</w:t>
                            </w:r>
                          </w:p>
                        </w:tc>
                        <w:tc>
                          <w:tcPr>
                            <w:tcW w:w="409" w:type="dxa"/>
                          </w:tcPr>
                          <w:p w:rsidR="00C35252" w:rsidRDefault="00C35252">
                            <w:pPr>
                              <w:pStyle w:val="TableParagraph"/>
                              <w:rPr>
                                <w:sz w:val="18"/>
                              </w:rPr>
                            </w:pPr>
                            <w:r>
                              <w:rPr>
                                <w:w w:val="102"/>
                                <w:sz w:val="18"/>
                              </w:rPr>
                              <w:t>0</w:t>
                            </w:r>
                          </w:p>
                        </w:tc>
                        <w:tc>
                          <w:tcPr>
                            <w:tcW w:w="726" w:type="dxa"/>
                          </w:tcPr>
                          <w:p w:rsidR="00C35252" w:rsidRDefault="00C35252">
                            <w:pPr>
                              <w:pStyle w:val="TableParagraph"/>
                              <w:ind w:left="222" w:right="222"/>
                              <w:jc w:val="center"/>
                              <w:rPr>
                                <w:sz w:val="18"/>
                              </w:rPr>
                            </w:pPr>
                            <w:r>
                              <w:rPr>
                                <w:w w:val="105"/>
                                <w:sz w:val="18"/>
                              </w:rPr>
                              <w:t>No</w:t>
                            </w:r>
                          </w:p>
                        </w:tc>
                        <w:tc>
                          <w:tcPr>
                            <w:tcW w:w="639" w:type="dxa"/>
                          </w:tcPr>
                          <w:p w:rsidR="00C35252" w:rsidRDefault="00C35252">
                            <w:pPr>
                              <w:pStyle w:val="TableParagraph"/>
                              <w:ind w:left="179" w:right="179"/>
                              <w:jc w:val="center"/>
                              <w:rPr>
                                <w:sz w:val="18"/>
                              </w:rPr>
                            </w:pPr>
                            <w:r>
                              <w:rPr>
                                <w:w w:val="105"/>
                                <w:sz w:val="18"/>
                              </w:rPr>
                              <w:t>No</w:t>
                            </w:r>
                          </w:p>
                        </w:tc>
                      </w:tr>
                      <w:tr w:rsidR="00C35252">
                        <w:trPr>
                          <w:trHeight w:hRule="exact" w:val="428"/>
                        </w:trPr>
                        <w:tc>
                          <w:tcPr>
                            <w:tcW w:w="1359" w:type="dxa"/>
                          </w:tcPr>
                          <w:p w:rsidR="00C35252" w:rsidRDefault="00C35252">
                            <w:pPr>
                              <w:pStyle w:val="TableParagraph"/>
                              <w:rPr>
                                <w:sz w:val="18"/>
                              </w:rPr>
                            </w:pPr>
                            <w:r>
                              <w:rPr>
                                <w:w w:val="110"/>
                                <w:sz w:val="18"/>
                              </w:rPr>
                              <w:t>Deleting</w:t>
                            </w:r>
                          </w:p>
                          <w:p w:rsidR="00C35252" w:rsidRDefault="00C35252">
                            <w:pPr>
                              <w:pStyle w:val="TableParagraph"/>
                              <w:spacing w:before="2" w:line="240" w:lineRule="auto"/>
                              <w:rPr>
                                <w:sz w:val="18"/>
                              </w:rPr>
                            </w:pPr>
                            <w:r>
                              <w:rPr>
                                <w:w w:val="120"/>
                                <w:sz w:val="18"/>
                              </w:rPr>
                              <w:t>attributes</w:t>
                            </w:r>
                          </w:p>
                        </w:tc>
                        <w:tc>
                          <w:tcPr>
                            <w:tcW w:w="409" w:type="dxa"/>
                          </w:tcPr>
                          <w:p w:rsidR="00C35252" w:rsidRDefault="00C35252">
                            <w:pPr>
                              <w:pStyle w:val="TableParagraph"/>
                              <w:ind w:left="0" w:right="91"/>
                              <w:jc w:val="center"/>
                              <w:rPr>
                                <w:sz w:val="18"/>
                              </w:rPr>
                            </w:pPr>
                            <w:r>
                              <w:rPr>
                                <w:w w:val="102"/>
                                <w:sz w:val="18"/>
                              </w:rPr>
                              <w:t>0</w:t>
                            </w:r>
                          </w:p>
                        </w:tc>
                        <w:tc>
                          <w:tcPr>
                            <w:tcW w:w="593" w:type="dxa"/>
                          </w:tcPr>
                          <w:p w:rsidR="00C35252" w:rsidRDefault="00C35252">
                            <w:pPr>
                              <w:pStyle w:val="TableParagraph"/>
                              <w:rPr>
                                <w:sz w:val="18"/>
                              </w:rPr>
                            </w:pPr>
                            <w:r>
                              <w:rPr>
                                <w:w w:val="102"/>
                                <w:sz w:val="18"/>
                              </w:rPr>
                              <w:t>0</w:t>
                            </w:r>
                          </w:p>
                        </w:tc>
                        <w:tc>
                          <w:tcPr>
                            <w:tcW w:w="409" w:type="dxa"/>
                          </w:tcPr>
                          <w:p w:rsidR="00C35252" w:rsidRDefault="00C35252">
                            <w:pPr>
                              <w:pStyle w:val="TableParagraph"/>
                              <w:rPr>
                                <w:sz w:val="18"/>
                              </w:rPr>
                            </w:pPr>
                            <w:r>
                              <w:rPr>
                                <w:sz w:val="18"/>
                              </w:rPr>
                              <w:t>46</w:t>
                            </w:r>
                          </w:p>
                        </w:tc>
                        <w:tc>
                          <w:tcPr>
                            <w:tcW w:w="726" w:type="dxa"/>
                          </w:tcPr>
                          <w:p w:rsidR="00C35252" w:rsidRDefault="00C35252">
                            <w:pPr>
                              <w:pStyle w:val="TableParagraph"/>
                              <w:ind w:left="222" w:right="222"/>
                              <w:jc w:val="center"/>
                              <w:rPr>
                                <w:sz w:val="18"/>
                              </w:rPr>
                            </w:pPr>
                            <w:r>
                              <w:rPr>
                                <w:w w:val="105"/>
                                <w:sz w:val="18"/>
                              </w:rPr>
                              <w:t>No</w:t>
                            </w:r>
                          </w:p>
                        </w:tc>
                        <w:tc>
                          <w:tcPr>
                            <w:tcW w:w="639" w:type="dxa"/>
                          </w:tcPr>
                          <w:p w:rsidR="00C35252" w:rsidRDefault="00C35252">
                            <w:pPr>
                              <w:pStyle w:val="TableParagraph"/>
                              <w:ind w:left="179" w:right="179"/>
                              <w:jc w:val="center"/>
                              <w:rPr>
                                <w:sz w:val="18"/>
                              </w:rPr>
                            </w:pPr>
                            <w:r>
                              <w:rPr>
                                <w:w w:val="105"/>
                                <w:sz w:val="18"/>
                              </w:rPr>
                              <w:t>No</w:t>
                            </w:r>
                          </w:p>
                        </w:tc>
                      </w:tr>
                      <w:tr w:rsidR="00C35252">
                        <w:trPr>
                          <w:trHeight w:hRule="exact" w:val="428"/>
                        </w:trPr>
                        <w:tc>
                          <w:tcPr>
                            <w:tcW w:w="1359" w:type="dxa"/>
                          </w:tcPr>
                          <w:p w:rsidR="00C35252" w:rsidRDefault="00C35252">
                            <w:pPr>
                              <w:pStyle w:val="TableParagraph"/>
                              <w:tabs>
                                <w:tab w:val="left" w:pos="1016"/>
                              </w:tabs>
                              <w:rPr>
                                <w:sz w:val="18"/>
                              </w:rPr>
                            </w:pPr>
                            <w:r>
                              <w:rPr>
                                <w:w w:val="115"/>
                                <w:sz w:val="18"/>
                              </w:rPr>
                              <w:t>Adding</w:t>
                            </w:r>
                            <w:r>
                              <w:rPr>
                                <w:w w:val="115"/>
                                <w:sz w:val="18"/>
                              </w:rPr>
                              <w:tab/>
                              <w:t>at-</w:t>
                            </w:r>
                          </w:p>
                          <w:p w:rsidR="00C35252" w:rsidRDefault="00C35252">
                            <w:pPr>
                              <w:pStyle w:val="TableParagraph"/>
                              <w:spacing w:before="2" w:line="240" w:lineRule="auto"/>
                              <w:rPr>
                                <w:sz w:val="18"/>
                              </w:rPr>
                            </w:pPr>
                            <w:r>
                              <w:rPr>
                                <w:w w:val="120"/>
                                <w:sz w:val="18"/>
                              </w:rPr>
                              <w:t>tributes</w:t>
                            </w:r>
                          </w:p>
                        </w:tc>
                        <w:tc>
                          <w:tcPr>
                            <w:tcW w:w="409" w:type="dxa"/>
                          </w:tcPr>
                          <w:p w:rsidR="00C35252" w:rsidRDefault="00C35252">
                            <w:pPr>
                              <w:pStyle w:val="TableParagraph"/>
                              <w:ind w:left="89" w:right="89"/>
                              <w:jc w:val="center"/>
                              <w:rPr>
                                <w:sz w:val="18"/>
                              </w:rPr>
                            </w:pPr>
                            <w:r>
                              <w:rPr>
                                <w:sz w:val="18"/>
                              </w:rPr>
                              <w:t>25</w:t>
                            </w:r>
                          </w:p>
                        </w:tc>
                        <w:tc>
                          <w:tcPr>
                            <w:tcW w:w="593" w:type="dxa"/>
                          </w:tcPr>
                          <w:p w:rsidR="00C35252" w:rsidRDefault="00C35252">
                            <w:pPr>
                              <w:pStyle w:val="TableParagraph"/>
                              <w:rPr>
                                <w:sz w:val="18"/>
                              </w:rPr>
                            </w:pPr>
                            <w:r>
                              <w:rPr>
                                <w:w w:val="102"/>
                                <w:sz w:val="18"/>
                              </w:rPr>
                              <w:t>0</w:t>
                            </w:r>
                          </w:p>
                        </w:tc>
                        <w:tc>
                          <w:tcPr>
                            <w:tcW w:w="409" w:type="dxa"/>
                          </w:tcPr>
                          <w:p w:rsidR="00C35252" w:rsidRDefault="00C35252">
                            <w:pPr>
                              <w:pStyle w:val="TableParagraph"/>
                              <w:rPr>
                                <w:sz w:val="18"/>
                              </w:rPr>
                            </w:pPr>
                            <w:r>
                              <w:rPr>
                                <w:w w:val="102"/>
                                <w:sz w:val="18"/>
                              </w:rPr>
                              <w:t>0</w:t>
                            </w:r>
                          </w:p>
                        </w:tc>
                        <w:tc>
                          <w:tcPr>
                            <w:tcW w:w="726" w:type="dxa"/>
                          </w:tcPr>
                          <w:p w:rsidR="00C35252" w:rsidRDefault="00C35252">
                            <w:pPr>
                              <w:pStyle w:val="TableParagraph"/>
                              <w:ind w:left="222" w:right="222"/>
                              <w:jc w:val="center"/>
                              <w:rPr>
                                <w:sz w:val="18"/>
                              </w:rPr>
                            </w:pPr>
                            <w:r>
                              <w:rPr>
                                <w:w w:val="105"/>
                                <w:sz w:val="18"/>
                              </w:rPr>
                              <w:t>No</w:t>
                            </w:r>
                          </w:p>
                        </w:tc>
                        <w:tc>
                          <w:tcPr>
                            <w:tcW w:w="639" w:type="dxa"/>
                          </w:tcPr>
                          <w:p w:rsidR="00C35252" w:rsidRDefault="00C35252">
                            <w:pPr>
                              <w:pStyle w:val="TableParagraph"/>
                              <w:ind w:left="179" w:right="179"/>
                              <w:jc w:val="center"/>
                              <w:rPr>
                                <w:sz w:val="18"/>
                              </w:rPr>
                            </w:pPr>
                            <w:r>
                              <w:rPr>
                                <w:w w:val="105"/>
                                <w:sz w:val="18"/>
                              </w:rPr>
                              <w:t>No</w:t>
                            </w:r>
                          </w:p>
                        </w:tc>
                      </w:tr>
                      <w:tr w:rsidR="00C35252">
                        <w:trPr>
                          <w:trHeight w:hRule="exact" w:val="428"/>
                        </w:trPr>
                        <w:tc>
                          <w:tcPr>
                            <w:tcW w:w="1359" w:type="dxa"/>
                          </w:tcPr>
                          <w:p w:rsidR="00C35252" w:rsidRDefault="00C35252">
                            <w:pPr>
                              <w:pStyle w:val="TableParagraph"/>
                              <w:rPr>
                                <w:sz w:val="18"/>
                              </w:rPr>
                            </w:pPr>
                            <w:r>
                              <w:rPr>
                                <w:w w:val="110"/>
                                <w:sz w:val="18"/>
                              </w:rPr>
                              <w:t>Adding meth-</w:t>
                            </w:r>
                          </w:p>
                          <w:p w:rsidR="00C35252" w:rsidRDefault="00C35252">
                            <w:pPr>
                              <w:pStyle w:val="TableParagraph"/>
                              <w:spacing w:before="2" w:line="240" w:lineRule="auto"/>
                              <w:rPr>
                                <w:sz w:val="18"/>
                              </w:rPr>
                            </w:pPr>
                            <w:proofErr w:type="spellStart"/>
                            <w:r>
                              <w:rPr>
                                <w:w w:val="105"/>
                                <w:sz w:val="18"/>
                              </w:rPr>
                              <w:t>ods</w:t>
                            </w:r>
                            <w:proofErr w:type="spellEnd"/>
                          </w:p>
                        </w:tc>
                        <w:tc>
                          <w:tcPr>
                            <w:tcW w:w="409" w:type="dxa"/>
                          </w:tcPr>
                          <w:p w:rsidR="00C35252" w:rsidRDefault="00C35252">
                            <w:pPr>
                              <w:pStyle w:val="TableParagraph"/>
                              <w:ind w:left="89" w:right="89"/>
                              <w:jc w:val="center"/>
                              <w:rPr>
                                <w:sz w:val="18"/>
                              </w:rPr>
                            </w:pPr>
                            <w:r>
                              <w:rPr>
                                <w:sz w:val="18"/>
                              </w:rPr>
                              <w:t>10</w:t>
                            </w:r>
                          </w:p>
                        </w:tc>
                        <w:tc>
                          <w:tcPr>
                            <w:tcW w:w="593" w:type="dxa"/>
                          </w:tcPr>
                          <w:p w:rsidR="00C35252" w:rsidRDefault="00C35252">
                            <w:pPr>
                              <w:pStyle w:val="TableParagraph"/>
                              <w:rPr>
                                <w:sz w:val="18"/>
                              </w:rPr>
                            </w:pPr>
                            <w:r>
                              <w:rPr>
                                <w:w w:val="102"/>
                                <w:sz w:val="18"/>
                              </w:rPr>
                              <w:t>0</w:t>
                            </w:r>
                          </w:p>
                        </w:tc>
                        <w:tc>
                          <w:tcPr>
                            <w:tcW w:w="409" w:type="dxa"/>
                          </w:tcPr>
                          <w:p w:rsidR="00C35252" w:rsidRDefault="00C35252">
                            <w:pPr>
                              <w:pStyle w:val="TableParagraph"/>
                              <w:rPr>
                                <w:sz w:val="18"/>
                              </w:rPr>
                            </w:pPr>
                            <w:r>
                              <w:rPr>
                                <w:w w:val="102"/>
                                <w:sz w:val="18"/>
                              </w:rPr>
                              <w:t>0</w:t>
                            </w:r>
                          </w:p>
                        </w:tc>
                        <w:tc>
                          <w:tcPr>
                            <w:tcW w:w="726" w:type="dxa"/>
                          </w:tcPr>
                          <w:p w:rsidR="00C35252" w:rsidRDefault="00C35252">
                            <w:pPr>
                              <w:pStyle w:val="TableParagraph"/>
                              <w:ind w:left="222" w:right="222"/>
                              <w:jc w:val="center"/>
                              <w:rPr>
                                <w:sz w:val="18"/>
                              </w:rPr>
                            </w:pPr>
                            <w:r>
                              <w:rPr>
                                <w:w w:val="105"/>
                                <w:sz w:val="18"/>
                              </w:rPr>
                              <w:t>No</w:t>
                            </w:r>
                          </w:p>
                        </w:tc>
                        <w:tc>
                          <w:tcPr>
                            <w:tcW w:w="639" w:type="dxa"/>
                          </w:tcPr>
                          <w:p w:rsidR="00C35252" w:rsidRDefault="00C35252">
                            <w:pPr>
                              <w:pStyle w:val="TableParagraph"/>
                              <w:ind w:left="179" w:right="179"/>
                              <w:jc w:val="center"/>
                              <w:rPr>
                                <w:sz w:val="18"/>
                              </w:rPr>
                            </w:pPr>
                            <w:r>
                              <w:rPr>
                                <w:w w:val="105"/>
                                <w:sz w:val="18"/>
                              </w:rPr>
                              <w:t>No</w:t>
                            </w:r>
                          </w:p>
                        </w:tc>
                      </w:tr>
                      <w:tr w:rsidR="00C35252">
                        <w:trPr>
                          <w:trHeight w:hRule="exact" w:val="428"/>
                        </w:trPr>
                        <w:tc>
                          <w:tcPr>
                            <w:tcW w:w="1359" w:type="dxa"/>
                          </w:tcPr>
                          <w:p w:rsidR="00C35252" w:rsidRDefault="00C35252">
                            <w:pPr>
                              <w:pStyle w:val="TableParagraph"/>
                              <w:rPr>
                                <w:sz w:val="18"/>
                              </w:rPr>
                            </w:pPr>
                            <w:r>
                              <w:rPr>
                                <w:w w:val="110"/>
                                <w:sz w:val="18"/>
                              </w:rPr>
                              <w:t>Changing</w:t>
                            </w:r>
                          </w:p>
                          <w:p w:rsidR="00C35252" w:rsidRDefault="00C35252">
                            <w:pPr>
                              <w:pStyle w:val="TableParagraph"/>
                              <w:spacing w:before="2" w:line="240" w:lineRule="auto"/>
                              <w:rPr>
                                <w:sz w:val="18"/>
                              </w:rPr>
                            </w:pPr>
                            <w:r>
                              <w:rPr>
                                <w:w w:val="110"/>
                                <w:sz w:val="18"/>
                              </w:rPr>
                              <w:t>method body</w:t>
                            </w:r>
                          </w:p>
                        </w:tc>
                        <w:tc>
                          <w:tcPr>
                            <w:tcW w:w="409" w:type="dxa"/>
                          </w:tcPr>
                          <w:p w:rsidR="00C35252" w:rsidRDefault="00C35252">
                            <w:pPr>
                              <w:pStyle w:val="TableParagraph"/>
                              <w:ind w:left="0" w:right="91"/>
                              <w:jc w:val="center"/>
                              <w:rPr>
                                <w:sz w:val="18"/>
                              </w:rPr>
                            </w:pPr>
                            <w:r>
                              <w:rPr>
                                <w:w w:val="102"/>
                                <w:sz w:val="18"/>
                              </w:rPr>
                              <w:t>0</w:t>
                            </w:r>
                          </w:p>
                        </w:tc>
                        <w:tc>
                          <w:tcPr>
                            <w:tcW w:w="593" w:type="dxa"/>
                          </w:tcPr>
                          <w:p w:rsidR="00C35252" w:rsidRDefault="00C35252">
                            <w:pPr>
                              <w:pStyle w:val="TableParagraph"/>
                              <w:rPr>
                                <w:sz w:val="18"/>
                              </w:rPr>
                            </w:pPr>
                            <w:r>
                              <w:rPr>
                                <w:sz w:val="18"/>
                              </w:rPr>
                              <w:t>30</w:t>
                            </w:r>
                          </w:p>
                        </w:tc>
                        <w:tc>
                          <w:tcPr>
                            <w:tcW w:w="409" w:type="dxa"/>
                          </w:tcPr>
                          <w:p w:rsidR="00C35252" w:rsidRDefault="00C35252">
                            <w:pPr>
                              <w:pStyle w:val="TableParagraph"/>
                              <w:rPr>
                                <w:sz w:val="18"/>
                              </w:rPr>
                            </w:pPr>
                            <w:r>
                              <w:rPr>
                                <w:w w:val="102"/>
                                <w:sz w:val="18"/>
                              </w:rPr>
                              <w:t>0</w:t>
                            </w:r>
                          </w:p>
                        </w:tc>
                        <w:tc>
                          <w:tcPr>
                            <w:tcW w:w="726" w:type="dxa"/>
                          </w:tcPr>
                          <w:p w:rsidR="00C35252" w:rsidRDefault="00C35252">
                            <w:pPr>
                              <w:pStyle w:val="TableParagraph"/>
                              <w:ind w:left="222" w:right="222"/>
                              <w:jc w:val="center"/>
                              <w:rPr>
                                <w:sz w:val="18"/>
                              </w:rPr>
                            </w:pPr>
                            <w:r>
                              <w:rPr>
                                <w:w w:val="105"/>
                                <w:sz w:val="18"/>
                              </w:rPr>
                              <w:t>No</w:t>
                            </w:r>
                          </w:p>
                        </w:tc>
                        <w:tc>
                          <w:tcPr>
                            <w:tcW w:w="639" w:type="dxa"/>
                          </w:tcPr>
                          <w:p w:rsidR="00C35252" w:rsidRDefault="00C35252">
                            <w:pPr>
                              <w:pStyle w:val="TableParagraph"/>
                              <w:ind w:left="179" w:right="179"/>
                              <w:jc w:val="center"/>
                              <w:rPr>
                                <w:sz w:val="18"/>
                              </w:rPr>
                            </w:pPr>
                            <w:r>
                              <w:rPr>
                                <w:w w:val="105"/>
                                <w:sz w:val="18"/>
                              </w:rPr>
                              <w:t>No</w:t>
                            </w:r>
                          </w:p>
                        </w:tc>
                      </w:tr>
                      <w:tr w:rsidR="00C35252">
                        <w:trPr>
                          <w:trHeight w:hRule="exact" w:val="428"/>
                        </w:trPr>
                        <w:tc>
                          <w:tcPr>
                            <w:tcW w:w="1359" w:type="dxa"/>
                          </w:tcPr>
                          <w:p w:rsidR="00C35252" w:rsidRDefault="00C35252">
                            <w:pPr>
                              <w:pStyle w:val="TableParagraph"/>
                              <w:tabs>
                                <w:tab w:val="left" w:pos="1047"/>
                              </w:tabs>
                              <w:rPr>
                                <w:sz w:val="18"/>
                              </w:rPr>
                            </w:pPr>
                            <w:r>
                              <w:rPr>
                                <w:w w:val="105"/>
                                <w:sz w:val="18"/>
                              </w:rPr>
                              <w:t>Mixing</w:t>
                            </w:r>
                            <w:r>
                              <w:rPr>
                                <w:w w:val="105"/>
                                <w:sz w:val="18"/>
                              </w:rPr>
                              <w:tab/>
                              <w:t>all</w:t>
                            </w:r>
                          </w:p>
                          <w:p w:rsidR="00C35252" w:rsidRDefault="00C35252">
                            <w:pPr>
                              <w:pStyle w:val="TableParagraph"/>
                              <w:spacing w:before="2" w:line="240" w:lineRule="auto"/>
                              <w:rPr>
                                <w:sz w:val="18"/>
                              </w:rPr>
                            </w:pPr>
                            <w:r>
                              <w:rPr>
                                <w:w w:val="105"/>
                                <w:sz w:val="18"/>
                              </w:rPr>
                              <w:t>modifications</w:t>
                            </w:r>
                          </w:p>
                        </w:tc>
                        <w:tc>
                          <w:tcPr>
                            <w:tcW w:w="409" w:type="dxa"/>
                          </w:tcPr>
                          <w:p w:rsidR="00C35252" w:rsidRDefault="00C35252">
                            <w:pPr>
                              <w:pStyle w:val="TableParagraph"/>
                              <w:ind w:left="89" w:right="89"/>
                              <w:jc w:val="center"/>
                              <w:rPr>
                                <w:sz w:val="18"/>
                              </w:rPr>
                            </w:pPr>
                            <w:r>
                              <w:rPr>
                                <w:sz w:val="18"/>
                              </w:rPr>
                              <w:t>39</w:t>
                            </w:r>
                          </w:p>
                        </w:tc>
                        <w:tc>
                          <w:tcPr>
                            <w:tcW w:w="593" w:type="dxa"/>
                          </w:tcPr>
                          <w:p w:rsidR="00C35252" w:rsidRDefault="00C35252">
                            <w:pPr>
                              <w:pStyle w:val="TableParagraph"/>
                              <w:rPr>
                                <w:sz w:val="18"/>
                              </w:rPr>
                            </w:pPr>
                            <w:r>
                              <w:rPr>
                                <w:sz w:val="18"/>
                              </w:rPr>
                              <w:t>34</w:t>
                            </w:r>
                          </w:p>
                        </w:tc>
                        <w:tc>
                          <w:tcPr>
                            <w:tcW w:w="409" w:type="dxa"/>
                          </w:tcPr>
                          <w:p w:rsidR="00C35252" w:rsidRDefault="00C35252">
                            <w:pPr>
                              <w:pStyle w:val="TableParagraph"/>
                              <w:rPr>
                                <w:sz w:val="18"/>
                              </w:rPr>
                            </w:pPr>
                            <w:r>
                              <w:rPr>
                                <w:sz w:val="18"/>
                              </w:rPr>
                              <w:t>30</w:t>
                            </w:r>
                          </w:p>
                        </w:tc>
                        <w:tc>
                          <w:tcPr>
                            <w:tcW w:w="726" w:type="dxa"/>
                          </w:tcPr>
                          <w:p w:rsidR="00C35252" w:rsidRDefault="00C35252">
                            <w:pPr>
                              <w:pStyle w:val="TableParagraph"/>
                              <w:ind w:left="222" w:right="222"/>
                              <w:jc w:val="center"/>
                              <w:rPr>
                                <w:sz w:val="18"/>
                              </w:rPr>
                            </w:pPr>
                            <w:r>
                              <w:rPr>
                                <w:w w:val="105"/>
                                <w:sz w:val="18"/>
                              </w:rPr>
                              <w:t>No</w:t>
                            </w:r>
                          </w:p>
                        </w:tc>
                        <w:tc>
                          <w:tcPr>
                            <w:tcW w:w="639" w:type="dxa"/>
                          </w:tcPr>
                          <w:p w:rsidR="00C35252" w:rsidRDefault="00C35252">
                            <w:pPr>
                              <w:pStyle w:val="TableParagraph"/>
                              <w:ind w:left="179" w:right="179"/>
                              <w:jc w:val="center"/>
                              <w:rPr>
                                <w:sz w:val="18"/>
                              </w:rPr>
                            </w:pPr>
                            <w:r>
                              <w:rPr>
                                <w:w w:val="105"/>
                                <w:sz w:val="18"/>
                              </w:rPr>
                              <w:t>No</w:t>
                            </w:r>
                          </w:p>
                        </w:tc>
                      </w:tr>
                    </w:tbl>
                    <w:p w:rsidR="00C35252" w:rsidRDefault="00C35252">
                      <w:pPr>
                        <w:pStyle w:val="Corpsdetexte"/>
                      </w:pPr>
                    </w:p>
                  </w:txbxContent>
                </v:textbox>
                <w10:wrap anchorx="page"/>
              </v:shape>
            </w:pict>
          </mc:Fallback>
        </mc:AlternateContent>
      </w:r>
      <w:r w:rsidR="00C35252">
        <w:rPr>
          <w:rFonts w:ascii="Arial"/>
          <w:color w:val="E60018"/>
          <w:sz w:val="16"/>
        </w:rPr>
        <w:t>Compare Code</w:t>
      </w:r>
    </w:p>
    <w:p w:rsidR="003D382C" w:rsidRDefault="003D382C">
      <w:pPr>
        <w:pStyle w:val="Corpsdetexte"/>
        <w:rPr>
          <w:rFonts w:ascii="Arial"/>
          <w:sz w:val="20"/>
        </w:rPr>
      </w:pPr>
    </w:p>
    <w:p w:rsidR="003D382C" w:rsidRDefault="003D382C">
      <w:pPr>
        <w:pStyle w:val="Corpsdetexte"/>
        <w:rPr>
          <w:rFonts w:ascii="Arial"/>
          <w:sz w:val="20"/>
        </w:rPr>
      </w:pPr>
    </w:p>
    <w:p w:rsidR="003D382C" w:rsidRDefault="003D382C">
      <w:pPr>
        <w:pStyle w:val="Corpsdetexte"/>
        <w:spacing w:before="5"/>
        <w:rPr>
          <w:rFonts w:ascii="Arial"/>
          <w:sz w:val="24"/>
        </w:rPr>
      </w:pPr>
    </w:p>
    <w:p w:rsidR="003D382C" w:rsidRDefault="00C35252">
      <w:pPr>
        <w:pStyle w:val="Titre4"/>
        <w:spacing w:before="70"/>
        <w:ind w:left="213"/>
        <w:jc w:val="both"/>
      </w:pPr>
      <w:r>
        <w:t>Figure 9:  Simulation 2 for Law 2 left-</w:t>
      </w:r>
      <w:proofErr w:type="spellStart"/>
      <w:r>
        <w:t>invertibility</w:t>
      </w:r>
      <w:proofErr w:type="spellEnd"/>
    </w:p>
    <w:p w:rsidR="003D382C" w:rsidRDefault="003D382C">
      <w:pPr>
        <w:pStyle w:val="Corpsdetexte"/>
        <w:rPr>
          <w:rFonts w:ascii="Georgia"/>
          <w:b/>
        </w:rPr>
      </w:pPr>
    </w:p>
    <w:p w:rsidR="003D382C" w:rsidRDefault="003D382C">
      <w:pPr>
        <w:pStyle w:val="Corpsdetexte"/>
        <w:spacing w:before="5"/>
        <w:rPr>
          <w:rFonts w:ascii="Georgia"/>
          <w:b/>
          <w:sz w:val="16"/>
        </w:rPr>
      </w:pPr>
    </w:p>
    <w:p w:rsidR="003D382C" w:rsidRPr="00DE760A" w:rsidRDefault="00C35252">
      <w:pPr>
        <w:pStyle w:val="Corpsdetexte"/>
        <w:spacing w:before="1" w:line="242" w:lineRule="auto"/>
        <w:ind w:left="115" w:right="5459"/>
        <w:jc w:val="both"/>
        <w:rPr>
          <w:w w:val="115"/>
          <w:rPrChange w:id="25" w:author="GERARD Sebastien 166342" w:date="2016-04-26T17:33:00Z">
            <w:rPr/>
          </w:rPrChange>
        </w:rPr>
      </w:pPr>
      <w:proofErr w:type="gramStart"/>
      <w:r>
        <w:rPr>
          <w:w w:val="115"/>
        </w:rPr>
        <w:t>a</w:t>
      </w:r>
      <w:proofErr w:type="gramEnd"/>
      <w:r>
        <w:rPr>
          <w:w w:val="115"/>
        </w:rPr>
        <w:t xml:space="preserve"> full round-trip of a randomly generated UML model</w:t>
      </w:r>
      <w:r>
        <w:rPr>
          <w:spacing w:val="-14"/>
          <w:w w:val="115"/>
        </w:rPr>
        <w:t xml:space="preserve"> </w:t>
      </w:r>
      <w:r>
        <w:rPr>
          <w:w w:val="115"/>
        </w:rPr>
        <w:t>but with modifications introduced to the generated C++</w:t>
      </w:r>
      <w:r>
        <w:rPr>
          <w:spacing w:val="-16"/>
          <w:w w:val="115"/>
        </w:rPr>
        <w:t xml:space="preserve"> </w:t>
      </w:r>
      <w:r>
        <w:rPr>
          <w:w w:val="115"/>
        </w:rPr>
        <w:t xml:space="preserve">code. </w:t>
      </w:r>
      <w:ins w:id="26" w:author="GERARD Sebastien 166342" w:date="2016-04-26T17:32:00Z">
        <w:r w:rsidR="00DE760A">
          <w:rPr>
            <w:w w:val="115"/>
          </w:rPr>
          <w:t xml:space="preserve">As shown in figure 9, </w:t>
        </w:r>
      </w:ins>
      <w:del w:id="27" w:author="GERARD Sebastien 166342" w:date="2016-04-26T17:32:00Z">
        <w:r w:rsidDel="00DE760A">
          <w:rPr>
            <w:w w:val="115"/>
          </w:rPr>
          <w:delText>T</w:delText>
        </w:r>
      </w:del>
      <w:ins w:id="28" w:author="GERARD Sebastien 166342" w:date="2016-04-26T17:32:00Z">
        <w:r w:rsidR="00DE760A">
          <w:rPr>
            <w:w w:val="115"/>
          </w:rPr>
          <w:t>t</w:t>
        </w:r>
      </w:ins>
      <w:r>
        <w:rPr>
          <w:w w:val="115"/>
        </w:rPr>
        <w:t>he</w:t>
      </w:r>
      <w:r w:rsidRPr="00DE760A">
        <w:rPr>
          <w:w w:val="115"/>
          <w:rPrChange w:id="29" w:author="GERARD Sebastien 166342" w:date="2016-04-26T17:33:00Z">
            <w:rPr>
              <w:spacing w:val="-29"/>
              <w:w w:val="115"/>
            </w:rPr>
          </w:rPrChange>
        </w:rPr>
        <w:t xml:space="preserve"> </w:t>
      </w:r>
      <w:r>
        <w:rPr>
          <w:w w:val="115"/>
        </w:rPr>
        <w:t>procedure</w:t>
      </w:r>
      <w:r w:rsidRPr="00DE760A">
        <w:rPr>
          <w:w w:val="115"/>
          <w:rPrChange w:id="30" w:author="GERARD Sebastien 166342" w:date="2016-04-26T17:33:00Z">
            <w:rPr>
              <w:spacing w:val="-29"/>
              <w:w w:val="115"/>
            </w:rPr>
          </w:rPrChange>
        </w:rPr>
        <w:t xml:space="preserve"> </w:t>
      </w:r>
      <w:ins w:id="31" w:author="GERARD Sebastien 166342" w:date="2016-04-26T17:32:00Z">
        <w:r w:rsidR="00DE760A" w:rsidRPr="00DE760A">
          <w:rPr>
            <w:w w:val="115"/>
            <w:rPrChange w:id="32" w:author="GERARD Sebastien 166342" w:date="2016-04-26T17:33:00Z">
              <w:rPr>
                <w:spacing w:val="-29"/>
                <w:w w:val="115"/>
              </w:rPr>
            </w:rPrChange>
          </w:rPr>
          <w:t xml:space="preserve">to </w:t>
        </w:r>
        <w:proofErr w:type="spellStart"/>
        <w:r w:rsidR="00DE760A" w:rsidRPr="00DE760A">
          <w:rPr>
            <w:w w:val="115"/>
            <w:rPrChange w:id="33" w:author="GERARD Sebastien 166342" w:date="2016-04-26T17:33:00Z">
              <w:rPr>
                <w:spacing w:val="-29"/>
                <w:w w:val="115"/>
              </w:rPr>
            </w:rPrChange>
          </w:rPr>
          <w:t>ttest</w:t>
        </w:r>
        <w:proofErr w:type="spellEnd"/>
        <w:r w:rsidR="00DE760A" w:rsidRPr="00DE760A">
          <w:rPr>
            <w:w w:val="115"/>
            <w:rPrChange w:id="34" w:author="GERARD Sebastien 166342" w:date="2016-04-26T17:33:00Z">
              <w:rPr>
                <w:spacing w:val="-29"/>
                <w:w w:val="115"/>
              </w:rPr>
            </w:rPrChange>
          </w:rPr>
          <w:t xml:space="preserve"> our framework consist of the following steps: </w:t>
        </w:r>
      </w:ins>
      <w:del w:id="35" w:author="GERARD Sebastien 166342" w:date="2016-04-26T17:32:00Z">
        <w:r w:rsidDel="00DE760A">
          <w:rPr>
            <w:w w:val="115"/>
          </w:rPr>
          <w:delText>is</w:delText>
        </w:r>
        <w:r w:rsidRPr="00DE760A" w:rsidDel="00DE760A">
          <w:rPr>
            <w:w w:val="115"/>
            <w:rPrChange w:id="36" w:author="GERARD Sebastien 166342" w:date="2016-04-26T17:33:00Z">
              <w:rPr>
                <w:spacing w:val="-29"/>
                <w:w w:val="115"/>
              </w:rPr>
            </w:rPrChange>
          </w:rPr>
          <w:delText xml:space="preserve"> </w:delText>
        </w:r>
        <w:r w:rsidDel="00DE760A">
          <w:rPr>
            <w:w w:val="115"/>
          </w:rPr>
          <w:delText>described</w:delText>
        </w:r>
        <w:r w:rsidRPr="00DE760A" w:rsidDel="00DE760A">
          <w:rPr>
            <w:w w:val="115"/>
            <w:rPrChange w:id="37" w:author="GERARD Sebastien 166342" w:date="2016-04-26T17:33:00Z">
              <w:rPr>
                <w:spacing w:val="-29"/>
                <w:w w:val="115"/>
              </w:rPr>
            </w:rPrChange>
          </w:rPr>
          <w:delText xml:space="preserve"> </w:delText>
        </w:r>
        <w:r w:rsidDel="00DE760A">
          <w:rPr>
            <w:w w:val="115"/>
          </w:rPr>
          <w:delText>as</w:delText>
        </w:r>
        <w:r w:rsidRPr="00DE760A" w:rsidDel="00DE760A">
          <w:rPr>
            <w:w w:val="115"/>
            <w:rPrChange w:id="38" w:author="GERARD Sebastien 166342" w:date="2016-04-26T17:33:00Z">
              <w:rPr>
                <w:spacing w:val="-29"/>
                <w:w w:val="115"/>
              </w:rPr>
            </w:rPrChange>
          </w:rPr>
          <w:delText xml:space="preserve"> </w:delText>
        </w:r>
        <w:r w:rsidDel="00DE760A">
          <w:rPr>
            <w:w w:val="115"/>
          </w:rPr>
          <w:delText>follows:</w:delText>
        </w:r>
      </w:del>
    </w:p>
    <w:p w:rsidR="003D382C" w:rsidRDefault="003D382C">
      <w:pPr>
        <w:pStyle w:val="Corpsdetexte"/>
        <w:spacing w:before="1"/>
        <w:rPr>
          <w:sz w:val="11"/>
        </w:rPr>
      </w:pPr>
    </w:p>
    <w:p w:rsidR="003D382C" w:rsidRDefault="003D382C">
      <w:pPr>
        <w:rPr>
          <w:sz w:val="11"/>
        </w:rPr>
        <w:sectPr w:rsidR="003D382C">
          <w:pgSz w:w="12240" w:h="15840"/>
          <w:pgMar w:top="1200" w:right="920" w:bottom="280" w:left="960" w:header="720" w:footer="720" w:gutter="0"/>
          <w:cols w:space="720"/>
        </w:sectPr>
      </w:pPr>
    </w:p>
    <w:p w:rsidR="003D382C" w:rsidRDefault="00C35252">
      <w:pPr>
        <w:spacing w:before="66"/>
        <w:ind w:left="564" w:right="187" w:hanging="449"/>
        <w:jc w:val="both"/>
        <w:rPr>
          <w:sz w:val="18"/>
        </w:rPr>
      </w:pPr>
      <w:r>
        <w:rPr>
          <w:rFonts w:ascii="Georgia"/>
          <w:b/>
          <w:w w:val="105"/>
          <w:sz w:val="18"/>
        </w:rPr>
        <w:t xml:space="preserve">Step 1 </w:t>
      </w:r>
      <w:ins w:id="39" w:author="GERARD Sebastien 166342" w:date="2016-04-26T17:33:00Z">
        <w:r w:rsidR="00DE760A">
          <w:rPr>
            <w:rFonts w:ascii="Georgia"/>
            <w:b/>
            <w:w w:val="105"/>
            <w:sz w:val="18"/>
          </w:rPr>
          <w:t xml:space="preserve">- </w:t>
        </w:r>
      </w:ins>
      <w:del w:id="40" w:author="GERARD Sebastien 166342" w:date="2016-04-26T17:33:00Z">
        <w:r w:rsidDel="00DE760A">
          <w:rPr>
            <w:w w:val="105"/>
            <w:sz w:val="18"/>
          </w:rPr>
          <w:delText>A</w:delText>
        </w:r>
      </w:del>
      <w:ins w:id="41" w:author="GERARD Sebastien 166342" w:date="2016-04-26T17:33:00Z">
        <w:r w:rsidR="00DE760A">
          <w:rPr>
            <w:w w:val="105"/>
            <w:sz w:val="18"/>
          </w:rPr>
          <w:t>a</w:t>
        </w:r>
      </w:ins>
      <w:r>
        <w:rPr>
          <w:w w:val="105"/>
          <w:sz w:val="18"/>
        </w:rPr>
        <w:t xml:space="preserve"> UML model is randomly generated and becomes</w:t>
      </w:r>
      <w:r>
        <w:rPr>
          <w:spacing w:val="47"/>
          <w:w w:val="105"/>
          <w:sz w:val="18"/>
        </w:rPr>
        <w:t xml:space="preserve"> </w:t>
      </w:r>
      <w:r>
        <w:rPr>
          <w:sz w:val="18"/>
        </w:rPr>
        <w:t xml:space="preserve">the </w:t>
      </w:r>
      <w:r>
        <w:rPr>
          <w:rFonts w:ascii="Georgia"/>
          <w:b/>
          <w:sz w:val="18"/>
        </w:rPr>
        <w:t>generated</w:t>
      </w:r>
      <w:r>
        <w:rPr>
          <w:rFonts w:ascii="Georgia"/>
          <w:b/>
          <w:spacing w:val="36"/>
          <w:sz w:val="18"/>
        </w:rPr>
        <w:t xml:space="preserve"> </w:t>
      </w:r>
      <w:r>
        <w:rPr>
          <w:rFonts w:ascii="Georgia"/>
          <w:b/>
          <w:sz w:val="18"/>
        </w:rPr>
        <w:t>model</w:t>
      </w:r>
      <w:r>
        <w:rPr>
          <w:sz w:val="18"/>
        </w:rPr>
        <w:t>.</w:t>
      </w:r>
    </w:p>
    <w:p w:rsidR="003D382C" w:rsidRDefault="00C35252">
      <w:pPr>
        <w:spacing w:before="159"/>
        <w:ind w:left="564" w:right="187" w:hanging="449"/>
        <w:jc w:val="both"/>
        <w:rPr>
          <w:sz w:val="18"/>
        </w:rPr>
      </w:pPr>
      <w:r>
        <w:rPr>
          <w:rFonts w:ascii="Georgia"/>
          <w:b/>
          <w:w w:val="105"/>
          <w:sz w:val="18"/>
        </w:rPr>
        <w:t xml:space="preserve">Step 2 </w:t>
      </w:r>
      <w:ins w:id="42" w:author="GERARD Sebastien 166342" w:date="2016-04-26T17:33:00Z">
        <w:r w:rsidR="00DE760A">
          <w:rPr>
            <w:rFonts w:ascii="Georgia"/>
            <w:b/>
            <w:w w:val="105"/>
            <w:sz w:val="18"/>
          </w:rPr>
          <w:t xml:space="preserve">- </w:t>
        </w:r>
      </w:ins>
      <w:del w:id="43" w:author="GERARD Sebastien 166342" w:date="2016-04-26T17:33:00Z">
        <w:r w:rsidDel="00DE760A">
          <w:rPr>
            <w:w w:val="105"/>
            <w:sz w:val="18"/>
          </w:rPr>
          <w:delText>T</w:delText>
        </w:r>
      </w:del>
      <w:ins w:id="44" w:author="GERARD Sebastien 166342" w:date="2016-04-26T17:33:00Z">
        <w:r w:rsidR="00DE760A">
          <w:rPr>
            <w:w w:val="105"/>
            <w:sz w:val="18"/>
          </w:rPr>
          <w:t>t</w:t>
        </w:r>
      </w:ins>
      <w:r>
        <w:rPr>
          <w:w w:val="105"/>
          <w:sz w:val="18"/>
        </w:rPr>
        <w:t xml:space="preserve">hrough batch code generation, we obtain </w:t>
      </w:r>
      <w:proofErr w:type="gramStart"/>
      <w:r>
        <w:rPr>
          <w:rFonts w:ascii="Georgia"/>
          <w:b/>
          <w:w w:val="105"/>
          <w:sz w:val="18"/>
        </w:rPr>
        <w:t xml:space="preserve">code  </w:t>
      </w:r>
      <w:r>
        <w:rPr>
          <w:rFonts w:ascii="Georgia"/>
          <w:b/>
          <w:sz w:val="18"/>
        </w:rPr>
        <w:t>from</w:t>
      </w:r>
      <w:proofErr w:type="gramEnd"/>
      <w:r>
        <w:rPr>
          <w:rFonts w:ascii="Georgia"/>
          <w:b/>
          <w:sz w:val="18"/>
        </w:rPr>
        <w:t xml:space="preserve"> generated model</w:t>
      </w:r>
      <w:r>
        <w:rPr>
          <w:sz w:val="18"/>
        </w:rPr>
        <w:t>.</w:t>
      </w:r>
    </w:p>
    <w:p w:rsidR="003D382C" w:rsidRDefault="00C35252">
      <w:pPr>
        <w:pStyle w:val="Corpsdetexte"/>
        <w:spacing w:before="159"/>
        <w:ind w:left="56" w:right="187"/>
        <w:jc w:val="right"/>
      </w:pPr>
      <w:r>
        <w:rPr>
          <w:rFonts w:ascii="Georgia"/>
          <w:b/>
          <w:w w:val="105"/>
        </w:rPr>
        <w:t xml:space="preserve">Step 3 </w:t>
      </w:r>
      <w:ins w:id="45" w:author="GERARD Sebastien 166342" w:date="2016-04-26T17:33:00Z">
        <w:r w:rsidR="00DE760A">
          <w:rPr>
            <w:rFonts w:ascii="Georgia"/>
            <w:b/>
            <w:w w:val="105"/>
          </w:rPr>
          <w:t xml:space="preserve">- </w:t>
        </w:r>
      </w:ins>
      <w:del w:id="46" w:author="GERARD Sebastien 166342" w:date="2016-04-26T17:33:00Z">
        <w:r w:rsidDel="00DE760A">
          <w:rPr>
            <w:w w:val="105"/>
          </w:rPr>
          <w:delText>T</w:delText>
        </w:r>
      </w:del>
      <w:ins w:id="47" w:author="GERARD Sebastien 166342" w:date="2016-04-26T17:33:00Z">
        <w:r w:rsidR="00DE760A">
          <w:rPr>
            <w:w w:val="105"/>
          </w:rPr>
          <w:t>t</w:t>
        </w:r>
      </w:ins>
      <w:r>
        <w:rPr>
          <w:w w:val="105"/>
        </w:rPr>
        <w:t xml:space="preserve">he code </w:t>
      </w:r>
      <w:ins w:id="48" w:author="GERARD Sebastien 166342" w:date="2016-04-26T17:33:00Z">
        <w:r w:rsidR="00DE760A">
          <w:rPr>
            <w:w w:val="105"/>
          </w:rPr>
          <w:t xml:space="preserve">produced </w:t>
        </w:r>
      </w:ins>
      <w:r>
        <w:rPr>
          <w:w w:val="105"/>
        </w:rPr>
        <w:t xml:space="preserve">from </w:t>
      </w:r>
      <w:ins w:id="49" w:author="GERARD Sebastien 166342" w:date="2016-04-26T17:33:00Z">
        <w:r w:rsidR="00DE760A">
          <w:rPr>
            <w:w w:val="105"/>
          </w:rPr>
          <w:t xml:space="preserve">the </w:t>
        </w:r>
      </w:ins>
      <w:r>
        <w:rPr>
          <w:w w:val="105"/>
        </w:rPr>
        <w:t xml:space="preserve">generated model is </w:t>
      </w:r>
      <w:ins w:id="50" w:author="GERARD Sebastien 166342" w:date="2016-04-26T17:34:00Z">
        <w:r w:rsidR="00DE760A">
          <w:rPr>
            <w:w w:val="105"/>
          </w:rPr>
          <w:t xml:space="preserve">then </w:t>
        </w:r>
      </w:ins>
      <w:r>
        <w:rPr>
          <w:w w:val="105"/>
        </w:rPr>
        <w:t>modified</w:t>
      </w:r>
      <w:ins w:id="51" w:author="GERARD Sebastien 166342" w:date="2016-04-26T17:34:00Z">
        <w:r w:rsidR="00DE760A">
          <w:rPr>
            <w:w w:val="105"/>
          </w:rPr>
          <w:t xml:space="preserve"> </w:t>
        </w:r>
      </w:ins>
      <w:del w:id="52" w:author="GERARD Sebastien 166342" w:date="2016-04-26T17:34:00Z">
        <w:r w:rsidDel="00DE760A">
          <w:rPr>
            <w:w w:val="105"/>
          </w:rPr>
          <w:delText>. We</w:delText>
        </w:r>
        <w:r w:rsidDel="00DE760A">
          <w:rPr>
            <w:w w:val="102"/>
          </w:rPr>
          <w:delText xml:space="preserve"> </w:delText>
        </w:r>
        <w:r w:rsidDel="00DE760A">
          <w:rPr>
            <w:w w:val="105"/>
          </w:rPr>
          <w:delText xml:space="preserve">simulate the </w:delText>
        </w:r>
      </w:del>
      <w:del w:id="53" w:author="GERARD Sebastien 166342" w:date="2016-04-26T17:36:00Z">
        <w:r w:rsidDel="00DE760A">
          <w:rPr>
            <w:w w:val="105"/>
          </w:rPr>
          <w:delText>modifications</w:delText>
        </w:r>
      </w:del>
      <w:ins w:id="54" w:author="GERARD Sebastien 166342" w:date="2016-04-26T17:34:00Z">
        <w:r w:rsidR="00DE760A">
          <w:rPr>
            <w:w w:val="105"/>
          </w:rPr>
          <w:t>using the simulation process</w:t>
        </w:r>
      </w:ins>
      <w:ins w:id="55" w:author="GERARD Sebastien 166342" w:date="2016-04-26T17:35:00Z">
        <w:r w:rsidR="00DE760A">
          <w:rPr>
            <w:w w:val="105"/>
          </w:rPr>
          <w:t xml:space="preserve"> </w:t>
        </w:r>
      </w:ins>
      <w:ins w:id="56" w:author="GERARD Sebastien 166342" w:date="2016-04-26T17:34:00Z">
        <w:r w:rsidR="00DE760A">
          <w:rPr>
            <w:w w:val="105"/>
          </w:rPr>
          <w:t>previously presented</w:t>
        </w:r>
      </w:ins>
      <w:r>
        <w:rPr>
          <w:w w:val="105"/>
        </w:rPr>
        <w:t xml:space="preserve">. We then obtain </w:t>
      </w:r>
      <w:r>
        <w:rPr>
          <w:rFonts w:ascii="Georgia"/>
          <w:b/>
          <w:w w:val="105"/>
        </w:rPr>
        <w:t>modif</w:t>
      </w:r>
      <w:ins w:id="57" w:author="GERARD Sebastien 166342" w:date="2016-04-26T17:35:00Z">
        <w:r w:rsidR="00DE760A">
          <w:rPr>
            <w:rFonts w:ascii="Georgia"/>
            <w:b/>
            <w:w w:val="105"/>
          </w:rPr>
          <w:t>i</w:t>
        </w:r>
      </w:ins>
      <w:del w:id="58" w:author="GERARD Sebastien 166342" w:date="2016-04-26T17:35:00Z">
        <w:r w:rsidDel="00DE760A">
          <w:rPr>
            <w:rFonts w:ascii="Georgia"/>
            <w:b/>
            <w:w w:val="105"/>
          </w:rPr>
          <w:delText>t</w:delText>
        </w:r>
      </w:del>
      <w:proofErr w:type="gramStart"/>
      <w:r>
        <w:rPr>
          <w:rFonts w:ascii="Georgia"/>
          <w:b/>
          <w:w w:val="105"/>
        </w:rPr>
        <w:t>ed</w:t>
      </w:r>
      <w:proofErr w:type="gramEnd"/>
      <w:r>
        <w:rPr>
          <w:rFonts w:ascii="Georgia"/>
          <w:b/>
          <w:w w:val="98"/>
        </w:rPr>
        <w:t xml:space="preserve"> </w:t>
      </w:r>
      <w:r>
        <w:rPr>
          <w:rFonts w:ascii="Georgia"/>
          <w:b/>
          <w:w w:val="105"/>
        </w:rPr>
        <w:t>code</w:t>
      </w:r>
      <w:r>
        <w:rPr>
          <w:w w:val="105"/>
        </w:rPr>
        <w:t>. The different kinds of modifications will be de-</w:t>
      </w:r>
      <w:r>
        <w:rPr>
          <w:w w:val="102"/>
        </w:rPr>
        <w:t xml:space="preserve"> </w:t>
      </w:r>
      <w:r>
        <w:rPr>
          <w:w w:val="105"/>
        </w:rPr>
        <w:t xml:space="preserve">scribed when </w:t>
      </w:r>
      <w:proofErr w:type="gramStart"/>
      <w:r>
        <w:rPr>
          <w:w w:val="105"/>
        </w:rPr>
        <w:t>we  discuss</w:t>
      </w:r>
      <w:proofErr w:type="gramEnd"/>
      <w:r>
        <w:rPr>
          <w:w w:val="105"/>
        </w:rPr>
        <w:t xml:space="preserve"> the results of this    simulation.</w:t>
      </w:r>
    </w:p>
    <w:p w:rsidR="003D382C" w:rsidRDefault="00C35252">
      <w:pPr>
        <w:spacing w:before="159"/>
        <w:ind w:left="564" w:right="187" w:hanging="449"/>
        <w:jc w:val="both"/>
        <w:rPr>
          <w:sz w:val="18"/>
        </w:rPr>
      </w:pPr>
      <w:r>
        <w:rPr>
          <w:rFonts w:ascii="Georgia"/>
          <w:b/>
          <w:w w:val="105"/>
          <w:sz w:val="18"/>
        </w:rPr>
        <w:t xml:space="preserve">Step 4 </w:t>
      </w:r>
      <w:ins w:id="59" w:author="GERARD Sebastien 166342" w:date="2016-04-26T17:36:00Z">
        <w:r w:rsidR="00DE760A">
          <w:rPr>
            <w:rFonts w:ascii="Georgia"/>
            <w:b/>
            <w:w w:val="105"/>
            <w:sz w:val="18"/>
          </w:rPr>
          <w:t xml:space="preserve">- </w:t>
        </w:r>
      </w:ins>
      <w:del w:id="60" w:author="GERARD Sebastien 166342" w:date="2016-04-26T17:36:00Z">
        <w:r w:rsidDel="00DE760A">
          <w:rPr>
            <w:w w:val="105"/>
            <w:sz w:val="18"/>
          </w:rPr>
          <w:delText>T</w:delText>
        </w:r>
      </w:del>
      <w:ins w:id="61" w:author="GERARD Sebastien 166342" w:date="2016-04-26T17:36:00Z">
        <w:r w:rsidR="00DE760A">
          <w:rPr>
            <w:w w:val="105"/>
            <w:sz w:val="18"/>
          </w:rPr>
          <w:t>t</w:t>
        </w:r>
      </w:ins>
      <w:r>
        <w:rPr>
          <w:w w:val="105"/>
          <w:sz w:val="18"/>
        </w:rPr>
        <w:t xml:space="preserve">he </w:t>
      </w:r>
      <w:proofErr w:type="spellStart"/>
      <w:r>
        <w:rPr>
          <w:rFonts w:ascii="Georgia"/>
          <w:b/>
          <w:w w:val="105"/>
          <w:sz w:val="18"/>
        </w:rPr>
        <w:t>modifted</w:t>
      </w:r>
      <w:proofErr w:type="spellEnd"/>
      <w:r>
        <w:rPr>
          <w:rFonts w:ascii="Georgia"/>
          <w:b/>
          <w:w w:val="105"/>
          <w:sz w:val="18"/>
        </w:rPr>
        <w:t xml:space="preserve"> code </w:t>
      </w:r>
      <w:r>
        <w:rPr>
          <w:w w:val="105"/>
          <w:sz w:val="18"/>
        </w:rPr>
        <w:t>is reversed incrementally to</w:t>
      </w:r>
      <w:r>
        <w:rPr>
          <w:spacing w:val="47"/>
          <w:w w:val="105"/>
          <w:sz w:val="18"/>
        </w:rPr>
        <w:t xml:space="preserve"> </w:t>
      </w:r>
      <w:r>
        <w:rPr>
          <w:w w:val="105"/>
          <w:sz w:val="18"/>
        </w:rPr>
        <w:t xml:space="preserve">the </w:t>
      </w:r>
      <w:r>
        <w:rPr>
          <w:rFonts w:ascii="Georgia"/>
          <w:b/>
          <w:w w:val="105"/>
          <w:sz w:val="18"/>
        </w:rPr>
        <w:t>generated model</w:t>
      </w:r>
      <w:r>
        <w:rPr>
          <w:w w:val="105"/>
          <w:sz w:val="18"/>
        </w:rPr>
        <w:t xml:space="preserve">. The </w:t>
      </w:r>
      <w:r>
        <w:rPr>
          <w:rFonts w:ascii="Georgia"/>
          <w:b/>
          <w:w w:val="105"/>
          <w:sz w:val="18"/>
        </w:rPr>
        <w:t>generated model</w:t>
      </w:r>
      <w:r>
        <w:rPr>
          <w:rFonts w:ascii="Georgia"/>
          <w:b/>
          <w:spacing w:val="-27"/>
          <w:w w:val="105"/>
          <w:sz w:val="18"/>
        </w:rPr>
        <w:t xml:space="preserve"> </w:t>
      </w:r>
      <w:r>
        <w:rPr>
          <w:w w:val="105"/>
          <w:sz w:val="18"/>
        </w:rPr>
        <w:t xml:space="preserve">then becomes an </w:t>
      </w:r>
      <w:r>
        <w:rPr>
          <w:rFonts w:ascii="Georgia"/>
          <w:b/>
          <w:w w:val="105"/>
          <w:sz w:val="18"/>
        </w:rPr>
        <w:t>updated</w:t>
      </w:r>
      <w:r>
        <w:rPr>
          <w:rFonts w:ascii="Georgia"/>
          <w:b/>
          <w:spacing w:val="-14"/>
          <w:w w:val="105"/>
          <w:sz w:val="18"/>
        </w:rPr>
        <w:t xml:space="preserve"> </w:t>
      </w:r>
      <w:r>
        <w:rPr>
          <w:rFonts w:ascii="Georgia"/>
          <w:b/>
          <w:w w:val="105"/>
          <w:sz w:val="18"/>
        </w:rPr>
        <w:t>model</w:t>
      </w:r>
      <w:r>
        <w:rPr>
          <w:w w:val="105"/>
          <w:sz w:val="18"/>
        </w:rPr>
        <w:t>.</w:t>
      </w:r>
    </w:p>
    <w:p w:rsidR="003D382C" w:rsidRDefault="00C35252">
      <w:pPr>
        <w:spacing w:before="159"/>
        <w:ind w:left="564" w:right="187" w:hanging="449"/>
        <w:jc w:val="both"/>
        <w:rPr>
          <w:sz w:val="18"/>
        </w:rPr>
      </w:pPr>
      <w:r>
        <w:rPr>
          <w:rFonts w:ascii="Georgia"/>
          <w:b/>
          <w:w w:val="105"/>
          <w:sz w:val="18"/>
        </w:rPr>
        <w:t xml:space="preserve">Step 5 </w:t>
      </w:r>
      <w:ins w:id="62" w:author="GERARD Sebastien 166342" w:date="2016-04-26T17:36:00Z">
        <w:r w:rsidR="00DE760A">
          <w:rPr>
            <w:rFonts w:ascii="Georgia"/>
            <w:b/>
            <w:w w:val="105"/>
            <w:sz w:val="18"/>
          </w:rPr>
          <w:t xml:space="preserve">- </w:t>
        </w:r>
      </w:ins>
      <w:del w:id="63" w:author="GERARD Sebastien 166342" w:date="2016-04-26T17:36:00Z">
        <w:r w:rsidDel="00DE760A">
          <w:rPr>
            <w:w w:val="105"/>
            <w:sz w:val="18"/>
          </w:rPr>
          <w:delText>T</w:delText>
        </w:r>
      </w:del>
      <w:ins w:id="64" w:author="GERARD Sebastien 166342" w:date="2016-04-26T17:36:00Z">
        <w:r w:rsidR="00DE760A">
          <w:rPr>
            <w:w w:val="105"/>
            <w:sz w:val="18"/>
          </w:rPr>
          <w:t>t</w:t>
        </w:r>
      </w:ins>
      <w:r>
        <w:rPr>
          <w:w w:val="105"/>
          <w:sz w:val="18"/>
        </w:rPr>
        <w:t xml:space="preserve">he </w:t>
      </w:r>
      <w:proofErr w:type="spellStart"/>
      <w:r>
        <w:rPr>
          <w:rFonts w:ascii="Georgia"/>
          <w:b/>
          <w:w w:val="105"/>
          <w:sz w:val="18"/>
        </w:rPr>
        <w:t>modifted</w:t>
      </w:r>
      <w:proofErr w:type="spellEnd"/>
      <w:r>
        <w:rPr>
          <w:rFonts w:ascii="Georgia"/>
          <w:b/>
          <w:w w:val="105"/>
          <w:sz w:val="18"/>
        </w:rPr>
        <w:t xml:space="preserve"> code </w:t>
      </w:r>
      <w:r>
        <w:rPr>
          <w:w w:val="105"/>
          <w:sz w:val="18"/>
        </w:rPr>
        <w:t xml:space="preserve">is also reversed in batch mode to a </w:t>
      </w:r>
      <w:r>
        <w:rPr>
          <w:rFonts w:ascii="Georgia"/>
          <w:b/>
          <w:w w:val="105"/>
          <w:sz w:val="18"/>
        </w:rPr>
        <w:t xml:space="preserve">model from </w:t>
      </w:r>
      <w:proofErr w:type="spellStart"/>
      <w:r>
        <w:rPr>
          <w:rFonts w:ascii="Georgia"/>
          <w:b/>
          <w:w w:val="105"/>
          <w:sz w:val="18"/>
        </w:rPr>
        <w:t>modifted</w:t>
      </w:r>
      <w:proofErr w:type="spellEnd"/>
      <w:r>
        <w:rPr>
          <w:rFonts w:ascii="Georgia"/>
          <w:b/>
          <w:w w:val="105"/>
          <w:sz w:val="18"/>
        </w:rPr>
        <w:t xml:space="preserve"> code</w:t>
      </w:r>
      <w:r>
        <w:rPr>
          <w:w w:val="105"/>
          <w:sz w:val="18"/>
        </w:rPr>
        <w:t xml:space="preserve">. This model is an image of the </w:t>
      </w:r>
      <w:proofErr w:type="gramStart"/>
      <w:r>
        <w:rPr>
          <w:w w:val="105"/>
          <w:sz w:val="18"/>
        </w:rPr>
        <w:t>modified  code</w:t>
      </w:r>
      <w:proofErr w:type="gramEnd"/>
      <w:r>
        <w:rPr>
          <w:w w:val="105"/>
          <w:sz w:val="18"/>
        </w:rPr>
        <w:t>.</w:t>
      </w:r>
    </w:p>
    <w:p w:rsidR="003D382C" w:rsidRDefault="00C35252">
      <w:pPr>
        <w:spacing w:before="159"/>
        <w:ind w:left="564" w:right="-9" w:hanging="449"/>
        <w:rPr>
          <w:sz w:val="18"/>
        </w:rPr>
      </w:pPr>
      <w:r>
        <w:rPr>
          <w:rFonts w:ascii="Georgia"/>
          <w:b/>
          <w:w w:val="105"/>
          <w:sz w:val="18"/>
        </w:rPr>
        <w:t>Step</w:t>
      </w:r>
      <w:r>
        <w:rPr>
          <w:rFonts w:ascii="Georgia"/>
          <w:b/>
          <w:spacing w:val="-11"/>
          <w:w w:val="105"/>
          <w:sz w:val="18"/>
        </w:rPr>
        <w:t xml:space="preserve"> </w:t>
      </w:r>
      <w:r>
        <w:rPr>
          <w:rFonts w:ascii="Georgia"/>
          <w:b/>
          <w:w w:val="105"/>
          <w:sz w:val="18"/>
        </w:rPr>
        <w:t>6</w:t>
      </w:r>
      <w:r>
        <w:rPr>
          <w:rFonts w:ascii="Georgia"/>
          <w:b/>
          <w:spacing w:val="-1"/>
          <w:w w:val="105"/>
          <w:sz w:val="18"/>
        </w:rPr>
        <w:t xml:space="preserve"> </w:t>
      </w:r>
      <w:ins w:id="65" w:author="GERARD Sebastien 166342" w:date="2016-04-26T17:36:00Z">
        <w:r w:rsidR="00DE760A">
          <w:rPr>
            <w:rFonts w:ascii="Georgia"/>
            <w:b/>
            <w:spacing w:val="-1"/>
            <w:w w:val="105"/>
            <w:sz w:val="18"/>
          </w:rPr>
          <w:t xml:space="preserve">- </w:t>
        </w:r>
      </w:ins>
      <w:del w:id="66" w:author="GERARD Sebastien 166342" w:date="2016-04-26T17:36:00Z">
        <w:r w:rsidDel="00DE760A">
          <w:rPr>
            <w:w w:val="105"/>
            <w:sz w:val="18"/>
          </w:rPr>
          <w:delText>T</w:delText>
        </w:r>
      </w:del>
      <w:ins w:id="67" w:author="GERARD Sebastien 166342" w:date="2016-04-26T17:36:00Z">
        <w:r w:rsidR="00DE760A">
          <w:rPr>
            <w:w w:val="105"/>
            <w:sz w:val="18"/>
          </w:rPr>
          <w:t>t</w:t>
        </w:r>
      </w:ins>
      <w:r>
        <w:rPr>
          <w:w w:val="105"/>
          <w:sz w:val="18"/>
        </w:rPr>
        <w:t>he</w:t>
      </w:r>
      <w:r>
        <w:rPr>
          <w:spacing w:val="-26"/>
          <w:w w:val="105"/>
          <w:sz w:val="18"/>
        </w:rPr>
        <w:t xml:space="preserve"> </w:t>
      </w:r>
      <w:r>
        <w:rPr>
          <w:rFonts w:ascii="Georgia"/>
          <w:b/>
          <w:w w:val="105"/>
          <w:sz w:val="18"/>
        </w:rPr>
        <w:t>updated</w:t>
      </w:r>
      <w:r>
        <w:rPr>
          <w:rFonts w:ascii="Georgia"/>
          <w:b/>
          <w:spacing w:val="-24"/>
          <w:w w:val="105"/>
          <w:sz w:val="18"/>
        </w:rPr>
        <w:t xml:space="preserve"> </w:t>
      </w:r>
      <w:r>
        <w:rPr>
          <w:rFonts w:ascii="Georgia"/>
          <w:b/>
          <w:w w:val="105"/>
          <w:sz w:val="18"/>
        </w:rPr>
        <w:t>model</w:t>
      </w:r>
      <w:r>
        <w:rPr>
          <w:rFonts w:ascii="Georgia"/>
          <w:b/>
          <w:spacing w:val="-27"/>
          <w:w w:val="105"/>
          <w:sz w:val="18"/>
        </w:rPr>
        <w:t xml:space="preserve"> </w:t>
      </w:r>
      <w:r>
        <w:rPr>
          <w:w w:val="105"/>
          <w:sz w:val="18"/>
        </w:rPr>
        <w:t>(previously</w:t>
      </w:r>
      <w:r>
        <w:rPr>
          <w:spacing w:val="-25"/>
          <w:w w:val="105"/>
          <w:sz w:val="18"/>
        </w:rPr>
        <w:t xml:space="preserve"> </w:t>
      </w:r>
      <w:r>
        <w:rPr>
          <w:rFonts w:ascii="Georgia"/>
          <w:b/>
          <w:w w:val="105"/>
          <w:sz w:val="18"/>
        </w:rPr>
        <w:t>generated</w:t>
      </w:r>
      <w:r>
        <w:rPr>
          <w:rFonts w:ascii="Georgia"/>
          <w:b/>
          <w:spacing w:val="-24"/>
          <w:w w:val="105"/>
          <w:sz w:val="18"/>
        </w:rPr>
        <w:t xml:space="preserve"> </w:t>
      </w:r>
      <w:r>
        <w:rPr>
          <w:rFonts w:ascii="Georgia"/>
          <w:b/>
          <w:w w:val="105"/>
          <w:sz w:val="18"/>
        </w:rPr>
        <w:t>model</w:t>
      </w:r>
      <w:r>
        <w:rPr>
          <w:w w:val="105"/>
          <w:sz w:val="18"/>
        </w:rPr>
        <w:t xml:space="preserve">) is compared to the </w:t>
      </w:r>
      <w:r>
        <w:rPr>
          <w:rFonts w:ascii="Georgia"/>
          <w:b/>
          <w:w w:val="105"/>
          <w:sz w:val="18"/>
        </w:rPr>
        <w:t xml:space="preserve">model from </w:t>
      </w:r>
      <w:proofErr w:type="spellStart"/>
      <w:r>
        <w:rPr>
          <w:rFonts w:ascii="Georgia"/>
          <w:b/>
          <w:w w:val="105"/>
          <w:sz w:val="18"/>
        </w:rPr>
        <w:t>modifted</w:t>
      </w:r>
      <w:proofErr w:type="spellEnd"/>
      <w:r>
        <w:rPr>
          <w:rFonts w:ascii="Georgia"/>
          <w:b/>
          <w:w w:val="105"/>
          <w:sz w:val="18"/>
        </w:rPr>
        <w:t xml:space="preserve"> code </w:t>
      </w:r>
      <w:r>
        <w:rPr>
          <w:w w:val="105"/>
          <w:sz w:val="18"/>
        </w:rPr>
        <w:t>(</w:t>
      </w:r>
      <w:proofErr w:type="spellStart"/>
      <w:r>
        <w:rPr>
          <w:w w:val="105"/>
          <w:sz w:val="18"/>
        </w:rPr>
        <w:t>im</w:t>
      </w:r>
      <w:proofErr w:type="spellEnd"/>
      <w:r>
        <w:rPr>
          <w:w w:val="105"/>
          <w:sz w:val="18"/>
        </w:rPr>
        <w:t xml:space="preserve">- age of the modified  </w:t>
      </w:r>
      <w:r>
        <w:rPr>
          <w:spacing w:val="2"/>
          <w:w w:val="105"/>
          <w:sz w:val="18"/>
        </w:rPr>
        <w:t xml:space="preserve"> </w:t>
      </w:r>
      <w:r>
        <w:rPr>
          <w:w w:val="105"/>
          <w:sz w:val="18"/>
        </w:rPr>
        <w:t>code).</w:t>
      </w:r>
    </w:p>
    <w:p w:rsidR="003D382C" w:rsidRDefault="00C35252">
      <w:pPr>
        <w:spacing w:before="159"/>
        <w:ind w:left="564" w:right="187" w:hanging="449"/>
        <w:jc w:val="both"/>
        <w:rPr>
          <w:sz w:val="18"/>
        </w:rPr>
      </w:pPr>
      <w:r>
        <w:rPr>
          <w:rFonts w:ascii="Georgia"/>
          <w:b/>
          <w:w w:val="105"/>
          <w:sz w:val="18"/>
        </w:rPr>
        <w:t xml:space="preserve">Step 7 </w:t>
      </w:r>
      <w:ins w:id="68" w:author="GERARD Sebastien 166342" w:date="2016-04-26T17:37:00Z">
        <w:r w:rsidR="00DE760A">
          <w:rPr>
            <w:rFonts w:ascii="Georgia"/>
            <w:b/>
            <w:w w:val="105"/>
            <w:sz w:val="18"/>
          </w:rPr>
          <w:t xml:space="preserve">- </w:t>
        </w:r>
      </w:ins>
      <w:del w:id="69" w:author="GERARD Sebastien 166342" w:date="2016-04-26T17:37:00Z">
        <w:r w:rsidDel="00DE760A">
          <w:rPr>
            <w:w w:val="105"/>
            <w:sz w:val="18"/>
          </w:rPr>
          <w:delText>A</w:delText>
        </w:r>
      </w:del>
      <w:ins w:id="70" w:author="GERARD Sebastien 166342" w:date="2016-04-26T17:37:00Z">
        <w:r w:rsidR="00DE760A">
          <w:rPr>
            <w:w w:val="105"/>
            <w:sz w:val="18"/>
          </w:rPr>
          <w:t>a</w:t>
        </w:r>
      </w:ins>
      <w:r>
        <w:rPr>
          <w:w w:val="105"/>
          <w:sz w:val="18"/>
        </w:rPr>
        <w:t xml:space="preserve">fterwards, we also generate in batch mode </w:t>
      </w:r>
      <w:r>
        <w:rPr>
          <w:rFonts w:ascii="Georgia"/>
          <w:b/>
          <w:w w:val="105"/>
          <w:sz w:val="18"/>
        </w:rPr>
        <w:t xml:space="preserve">code </w:t>
      </w:r>
      <w:r>
        <w:rPr>
          <w:rFonts w:ascii="Georgia"/>
          <w:b/>
          <w:sz w:val="18"/>
        </w:rPr>
        <w:t>from the updated model</w:t>
      </w:r>
      <w:r>
        <w:rPr>
          <w:sz w:val="18"/>
        </w:rPr>
        <w:t>.</w:t>
      </w:r>
    </w:p>
    <w:p w:rsidR="003D382C" w:rsidRDefault="00C35252">
      <w:pPr>
        <w:spacing w:before="159"/>
        <w:ind w:left="564" w:right="187" w:hanging="449"/>
        <w:jc w:val="both"/>
        <w:rPr>
          <w:sz w:val="18"/>
        </w:rPr>
      </w:pPr>
      <w:r>
        <w:rPr>
          <w:rFonts w:ascii="Georgia"/>
          <w:b/>
          <w:w w:val="105"/>
          <w:sz w:val="18"/>
        </w:rPr>
        <w:t>Step 8</w:t>
      </w:r>
      <w:r>
        <w:rPr>
          <w:rFonts w:ascii="Georgia"/>
          <w:b/>
          <w:spacing w:val="14"/>
          <w:w w:val="105"/>
          <w:sz w:val="18"/>
        </w:rPr>
        <w:t xml:space="preserve"> </w:t>
      </w:r>
      <w:ins w:id="71" w:author="GERARD Sebastien 166342" w:date="2016-04-26T17:37:00Z">
        <w:r w:rsidR="00DE760A">
          <w:rPr>
            <w:rFonts w:ascii="Georgia"/>
            <w:b/>
            <w:spacing w:val="14"/>
            <w:w w:val="105"/>
            <w:sz w:val="18"/>
          </w:rPr>
          <w:t xml:space="preserve">- </w:t>
        </w:r>
      </w:ins>
      <w:del w:id="72" w:author="GERARD Sebastien 166342" w:date="2016-04-26T17:37:00Z">
        <w:r w:rsidDel="00DE760A">
          <w:rPr>
            <w:w w:val="105"/>
            <w:sz w:val="18"/>
          </w:rPr>
          <w:delText>T</w:delText>
        </w:r>
      </w:del>
      <w:ins w:id="73" w:author="GERARD Sebastien 166342" w:date="2016-04-26T17:37:00Z">
        <w:r w:rsidR="00DE760A">
          <w:rPr>
            <w:w w:val="105"/>
            <w:sz w:val="18"/>
          </w:rPr>
          <w:t>t</w:t>
        </w:r>
      </w:ins>
      <w:r>
        <w:rPr>
          <w:w w:val="105"/>
          <w:sz w:val="18"/>
        </w:rPr>
        <w:t>he</w:t>
      </w:r>
      <w:r>
        <w:rPr>
          <w:spacing w:val="-11"/>
          <w:w w:val="105"/>
          <w:sz w:val="18"/>
        </w:rPr>
        <w:t xml:space="preserve"> </w:t>
      </w:r>
      <w:r>
        <w:rPr>
          <w:rFonts w:ascii="Georgia"/>
          <w:b/>
          <w:w w:val="105"/>
          <w:sz w:val="18"/>
        </w:rPr>
        <w:t>code</w:t>
      </w:r>
      <w:r>
        <w:rPr>
          <w:rFonts w:ascii="Georgia"/>
          <w:b/>
          <w:spacing w:val="-6"/>
          <w:w w:val="105"/>
          <w:sz w:val="18"/>
        </w:rPr>
        <w:t xml:space="preserve"> </w:t>
      </w:r>
      <w:r>
        <w:rPr>
          <w:rFonts w:ascii="Georgia"/>
          <w:b/>
          <w:w w:val="105"/>
          <w:sz w:val="18"/>
        </w:rPr>
        <w:t>from</w:t>
      </w:r>
      <w:r>
        <w:rPr>
          <w:rFonts w:ascii="Georgia"/>
          <w:b/>
          <w:spacing w:val="-6"/>
          <w:w w:val="105"/>
          <w:sz w:val="18"/>
        </w:rPr>
        <w:t xml:space="preserve"> </w:t>
      </w:r>
      <w:r>
        <w:rPr>
          <w:rFonts w:ascii="Georgia"/>
          <w:b/>
          <w:w w:val="105"/>
          <w:sz w:val="18"/>
        </w:rPr>
        <w:t>the</w:t>
      </w:r>
      <w:r>
        <w:rPr>
          <w:rFonts w:ascii="Georgia"/>
          <w:b/>
          <w:spacing w:val="-6"/>
          <w:w w:val="105"/>
          <w:sz w:val="18"/>
        </w:rPr>
        <w:t xml:space="preserve"> </w:t>
      </w:r>
      <w:r>
        <w:rPr>
          <w:rFonts w:ascii="Georgia"/>
          <w:b/>
          <w:w w:val="105"/>
          <w:sz w:val="18"/>
        </w:rPr>
        <w:t>updated</w:t>
      </w:r>
      <w:r>
        <w:rPr>
          <w:rFonts w:ascii="Georgia"/>
          <w:b/>
          <w:spacing w:val="-6"/>
          <w:w w:val="105"/>
          <w:sz w:val="18"/>
        </w:rPr>
        <w:t xml:space="preserve"> </w:t>
      </w:r>
      <w:r>
        <w:rPr>
          <w:rFonts w:ascii="Georgia"/>
          <w:b/>
          <w:w w:val="105"/>
          <w:sz w:val="18"/>
        </w:rPr>
        <w:t>model</w:t>
      </w:r>
      <w:r>
        <w:rPr>
          <w:rFonts w:ascii="Georgia"/>
          <w:b/>
          <w:spacing w:val="-12"/>
          <w:w w:val="105"/>
          <w:sz w:val="18"/>
        </w:rPr>
        <w:t xml:space="preserve"> </w:t>
      </w:r>
      <w:r>
        <w:rPr>
          <w:w w:val="105"/>
          <w:sz w:val="18"/>
        </w:rPr>
        <w:t>is</w:t>
      </w:r>
      <w:r>
        <w:rPr>
          <w:spacing w:val="-11"/>
          <w:w w:val="105"/>
          <w:sz w:val="18"/>
        </w:rPr>
        <w:t xml:space="preserve"> </w:t>
      </w:r>
      <w:r>
        <w:rPr>
          <w:w w:val="105"/>
          <w:sz w:val="18"/>
        </w:rPr>
        <w:t xml:space="preserve">compared to the </w:t>
      </w:r>
      <w:proofErr w:type="spellStart"/>
      <w:r>
        <w:rPr>
          <w:rFonts w:ascii="Georgia"/>
          <w:b/>
          <w:w w:val="105"/>
          <w:sz w:val="18"/>
        </w:rPr>
        <w:t>modifted</w:t>
      </w:r>
      <w:proofErr w:type="spellEnd"/>
      <w:r>
        <w:rPr>
          <w:rFonts w:ascii="Georgia"/>
          <w:b/>
          <w:spacing w:val="-32"/>
          <w:w w:val="105"/>
          <w:sz w:val="18"/>
        </w:rPr>
        <w:t xml:space="preserve"> </w:t>
      </w:r>
      <w:r>
        <w:rPr>
          <w:rFonts w:ascii="Georgia"/>
          <w:b/>
          <w:w w:val="105"/>
          <w:sz w:val="18"/>
        </w:rPr>
        <w:t>code</w:t>
      </w:r>
      <w:r>
        <w:rPr>
          <w:w w:val="105"/>
          <w:sz w:val="18"/>
        </w:rPr>
        <w:t>.</w:t>
      </w:r>
    </w:p>
    <w:p w:rsidR="003D382C" w:rsidRDefault="003D382C">
      <w:pPr>
        <w:pStyle w:val="Corpsdetexte"/>
        <w:spacing w:before="11"/>
        <w:rPr>
          <w:sz w:val="16"/>
        </w:rPr>
      </w:pPr>
    </w:p>
    <w:p w:rsidR="003D382C" w:rsidRDefault="00C35252">
      <w:pPr>
        <w:pStyle w:val="Corpsdetexte"/>
        <w:spacing w:line="242" w:lineRule="auto"/>
        <w:ind w:left="71" w:right="187" w:firstLine="179"/>
        <w:jc w:val="right"/>
      </w:pPr>
      <w:r>
        <w:rPr>
          <w:w w:val="110"/>
        </w:rPr>
        <w:t xml:space="preserve">The simulation is run for </w:t>
      </w:r>
      <w:commentRangeStart w:id="74"/>
      <w:r>
        <w:rPr>
          <w:w w:val="110"/>
        </w:rPr>
        <w:t xml:space="preserve">200 </w:t>
      </w:r>
      <w:commentRangeEnd w:id="74"/>
      <w:r w:rsidR="00DE760A">
        <w:rPr>
          <w:rStyle w:val="Marquedecommentaire"/>
        </w:rPr>
        <w:commentReference w:id="74"/>
      </w:r>
      <w:r>
        <w:rPr>
          <w:w w:val="110"/>
        </w:rPr>
        <w:t>randomly generated models.</w:t>
      </w:r>
      <w:r>
        <w:rPr>
          <w:w w:val="107"/>
        </w:rPr>
        <w:t xml:space="preserve"> </w:t>
      </w:r>
      <w:r>
        <w:rPr>
          <w:w w:val="110"/>
        </w:rPr>
        <w:t>During the simulations, the code generated from each model</w:t>
      </w:r>
    </w:p>
    <w:p w:rsidR="003D382C" w:rsidRDefault="00C35252">
      <w:pPr>
        <w:pStyle w:val="Corpsdetexte"/>
        <w:spacing w:before="10"/>
        <w:rPr>
          <w:sz w:val="26"/>
        </w:rPr>
      </w:pPr>
      <w:r>
        <w:br w:type="column"/>
      </w:r>
    </w:p>
    <w:p w:rsidR="003D382C" w:rsidRDefault="00C35252">
      <w:pPr>
        <w:pStyle w:val="Corpsdetexte"/>
        <w:spacing w:line="210" w:lineRule="exact"/>
        <w:ind w:left="115" w:right="199"/>
        <w:jc w:val="both"/>
      </w:pPr>
      <w:proofErr w:type="gramStart"/>
      <w:r>
        <w:t>undergoes</w:t>
      </w:r>
      <w:proofErr w:type="gramEnd"/>
      <w:r>
        <w:t xml:space="preserve"> </w:t>
      </w:r>
      <w:commentRangeStart w:id="75"/>
      <w:r>
        <w:t>7</w:t>
      </w:r>
      <w:commentRangeEnd w:id="75"/>
      <w:r w:rsidR="00DE760A">
        <w:rPr>
          <w:rStyle w:val="Marquedecommentaire"/>
        </w:rPr>
        <w:commentReference w:id="75"/>
      </w:r>
      <w:r>
        <w:t xml:space="preserve"> kinds of modifications independently</w:t>
      </w:r>
      <w:del w:id="76" w:author="GERARD Sebastien 166342" w:date="2016-04-26T17:38:00Z">
        <w:r w:rsidDel="00DE760A">
          <w:delText>.</w:delText>
        </w:r>
      </w:del>
      <w:r>
        <w:t xml:space="preserve"> </w:t>
      </w:r>
      <w:ins w:id="77" w:author="GERARD Sebastien 166342" w:date="2016-04-26T17:38:00Z">
        <w:r w:rsidR="00DE760A">
          <w:t>(</w:t>
        </w:r>
      </w:ins>
      <w:del w:id="78" w:author="GERARD Sebastien 166342" w:date="2016-04-26T17:38:00Z">
        <w:r w:rsidDel="00DE760A">
          <w:delText>T</w:delText>
        </w:r>
      </w:del>
      <w:ins w:id="79" w:author="GERARD Sebastien 166342" w:date="2016-04-26T17:38:00Z">
        <w:r w:rsidR="00DE760A">
          <w:t>t</w:t>
        </w:r>
      </w:ins>
      <w:r>
        <w:t xml:space="preserve">he mod- </w:t>
      </w:r>
      <w:proofErr w:type="spellStart"/>
      <w:r>
        <w:t>ifications</w:t>
      </w:r>
      <w:proofErr w:type="spellEnd"/>
      <w:r>
        <w:t xml:space="preserve"> are described </w:t>
      </w:r>
      <w:ins w:id="80" w:author="GERARD Sebastien 166342" w:date="2016-04-26T17:38:00Z">
        <w:r w:rsidR="00DE760A">
          <w:t xml:space="preserve">in </w:t>
        </w:r>
      </w:ins>
      <w:r>
        <w:rPr>
          <w:spacing w:val="-4"/>
        </w:rPr>
        <w:t xml:space="preserve">Table </w:t>
      </w:r>
      <w:r>
        <w:t>2</w:t>
      </w:r>
      <w:ins w:id="81" w:author="GERARD Sebastien 166342" w:date="2016-04-26T17:38:00Z">
        <w:r w:rsidR="00DE760A">
          <w:t>)</w:t>
        </w:r>
      </w:ins>
      <w:r>
        <w:t xml:space="preserve">. The modifications triggers </w:t>
      </w:r>
      <w:r>
        <w:rPr>
          <w:spacing w:val="-1"/>
          <w:w w:val="143"/>
        </w:rPr>
        <w:t>t</w:t>
      </w:r>
      <w:r>
        <w:rPr>
          <w:w w:val="113"/>
        </w:rPr>
        <w:t>h</w:t>
      </w:r>
      <w:r>
        <w:rPr>
          <w:w w:val="107"/>
        </w:rPr>
        <w:t>ree</w:t>
      </w:r>
      <w:r>
        <w:rPr>
          <w:spacing w:val="11"/>
        </w:rPr>
        <w:t xml:space="preserve"> </w:t>
      </w:r>
      <w:r>
        <w:rPr>
          <w:w w:val="105"/>
        </w:rPr>
        <w:t>k</w:t>
      </w:r>
      <w:r>
        <w:rPr>
          <w:spacing w:val="-1"/>
          <w:w w:val="105"/>
        </w:rPr>
        <w:t>i</w:t>
      </w:r>
      <w:r>
        <w:rPr>
          <w:w w:val="113"/>
        </w:rPr>
        <w:t>nd</w:t>
      </w:r>
      <w:r>
        <w:rPr>
          <w:w w:val="103"/>
        </w:rPr>
        <w:t>s</w:t>
      </w:r>
      <w:r>
        <w:rPr>
          <w:spacing w:val="11"/>
        </w:rPr>
        <w:t xml:space="preserve"> </w:t>
      </w:r>
      <w:r>
        <w:rPr>
          <w:w w:val="102"/>
        </w:rPr>
        <w:t>o</w:t>
      </w:r>
      <w:r>
        <w:rPr>
          <w:w w:val="93"/>
        </w:rPr>
        <w:t>f</w:t>
      </w:r>
      <w:r>
        <w:rPr>
          <w:spacing w:val="11"/>
        </w:rPr>
        <w:t xml:space="preserve"> </w:t>
      </w:r>
      <w:r>
        <w:rPr>
          <w:spacing w:val="-1"/>
          <w:w w:val="114"/>
        </w:rPr>
        <w:t>E</w:t>
      </w:r>
      <w:r>
        <w:rPr>
          <w:w w:val="102"/>
        </w:rPr>
        <w:t>c</w:t>
      </w:r>
      <w:r>
        <w:rPr>
          <w:spacing w:val="-1"/>
          <w:w w:val="102"/>
        </w:rPr>
        <w:t>l</w:t>
      </w:r>
      <w:r>
        <w:rPr>
          <w:w w:val="109"/>
        </w:rPr>
        <w:t>ip</w:t>
      </w:r>
      <w:r>
        <w:rPr>
          <w:spacing w:val="-1"/>
          <w:w w:val="103"/>
        </w:rPr>
        <w:t>s</w:t>
      </w:r>
      <w:r>
        <w:rPr>
          <w:w w:val="102"/>
        </w:rPr>
        <w:t>e</w:t>
      </w:r>
      <w:r>
        <w:rPr>
          <w:spacing w:val="11"/>
        </w:rPr>
        <w:t xml:space="preserve"> </w:t>
      </w:r>
      <w:r>
        <w:rPr>
          <w:w w:val="113"/>
        </w:rPr>
        <w:t>CDT</w:t>
      </w:r>
      <w:r>
        <w:rPr>
          <w:spacing w:val="11"/>
        </w:rPr>
        <w:t xml:space="preserve"> </w:t>
      </w:r>
      <w:r>
        <w:rPr>
          <w:w w:val="106"/>
        </w:rPr>
        <w:t>m</w:t>
      </w:r>
      <w:r>
        <w:rPr>
          <w:spacing w:val="5"/>
          <w:w w:val="106"/>
        </w:rPr>
        <w:t>o</w:t>
      </w:r>
      <w:r>
        <w:rPr>
          <w:w w:val="113"/>
        </w:rPr>
        <w:t>d</w:t>
      </w:r>
      <w:r>
        <w:rPr>
          <w:w w:val="95"/>
        </w:rPr>
        <w:t>ifi</w:t>
      </w:r>
      <w:r>
        <w:rPr>
          <w:spacing w:val="-1"/>
          <w:w w:val="102"/>
        </w:rPr>
        <w:t>c</w:t>
      </w:r>
      <w:r>
        <w:rPr>
          <w:w w:val="115"/>
        </w:rPr>
        <w:t>a</w:t>
      </w:r>
      <w:r>
        <w:rPr>
          <w:spacing w:val="-1"/>
          <w:w w:val="143"/>
        </w:rPr>
        <w:t>t</w:t>
      </w:r>
      <w:r>
        <w:rPr>
          <w:w w:val="102"/>
        </w:rPr>
        <w:t>io</w:t>
      </w:r>
      <w:r>
        <w:rPr>
          <w:w w:val="113"/>
        </w:rPr>
        <w:t>n</w:t>
      </w:r>
      <w:r>
        <w:rPr>
          <w:spacing w:val="11"/>
        </w:rPr>
        <w:t xml:space="preserve"> </w:t>
      </w:r>
      <w:r>
        <w:rPr>
          <w:w w:val="105"/>
        </w:rPr>
        <w:t>e</w:t>
      </w:r>
      <w:r>
        <w:rPr>
          <w:spacing w:val="-6"/>
          <w:w w:val="105"/>
        </w:rPr>
        <w:t>v</w:t>
      </w:r>
      <w:r>
        <w:rPr>
          <w:w w:val="108"/>
        </w:rPr>
        <w:t>e</w:t>
      </w:r>
      <w:r>
        <w:rPr>
          <w:spacing w:val="-6"/>
          <w:w w:val="108"/>
        </w:rPr>
        <w:t>n</w:t>
      </w:r>
      <w:r>
        <w:rPr>
          <w:spacing w:val="-1"/>
          <w:w w:val="143"/>
        </w:rPr>
        <w:t>t</w:t>
      </w:r>
      <w:r>
        <w:rPr>
          <w:w w:val="103"/>
        </w:rPr>
        <w:t>s:</w:t>
      </w:r>
      <w:r>
        <w:t xml:space="preserve"> </w:t>
      </w:r>
      <w:r>
        <w:rPr>
          <w:spacing w:val="-11"/>
        </w:rPr>
        <w:t xml:space="preserve"> </w:t>
      </w:r>
      <w:r>
        <w:rPr>
          <w:rFonts w:ascii="PMingLiU"/>
          <w:spacing w:val="-1"/>
          <w:w w:val="77"/>
        </w:rPr>
        <w:t>ADD</w:t>
      </w:r>
      <w:r>
        <w:rPr>
          <w:rFonts w:ascii="PMingLiU"/>
          <w:spacing w:val="-1"/>
          <w:w w:val="91"/>
        </w:rPr>
        <w:t>E</w:t>
      </w:r>
      <w:r>
        <w:rPr>
          <w:rFonts w:ascii="PMingLiU"/>
          <w:spacing w:val="-1"/>
          <w:w w:val="77"/>
        </w:rPr>
        <w:t>D</w:t>
      </w:r>
      <w:r>
        <w:rPr>
          <w:w w:val="113"/>
        </w:rPr>
        <w:t>,</w:t>
      </w:r>
      <w:r>
        <w:rPr>
          <w:spacing w:val="11"/>
        </w:rPr>
        <w:t xml:space="preserve"> </w:t>
      </w:r>
      <w:r>
        <w:rPr>
          <w:rFonts w:ascii="PMingLiU"/>
          <w:spacing w:val="-1"/>
          <w:w w:val="83"/>
        </w:rPr>
        <w:t>R</w:t>
      </w:r>
      <w:r>
        <w:rPr>
          <w:rFonts w:ascii="PMingLiU"/>
          <w:spacing w:val="-1"/>
          <w:w w:val="91"/>
        </w:rPr>
        <w:t>E</w:t>
      </w:r>
      <w:r>
        <w:rPr>
          <w:rFonts w:ascii="PMingLiU"/>
          <w:w w:val="166"/>
        </w:rPr>
        <w:t xml:space="preserve">- </w:t>
      </w:r>
      <w:r>
        <w:rPr>
          <w:rFonts w:ascii="PMingLiU"/>
          <w:w w:val="95"/>
        </w:rPr>
        <w:t>MOVED</w:t>
      </w:r>
      <w:r>
        <w:rPr>
          <w:w w:val="95"/>
        </w:rPr>
        <w:t>,</w:t>
      </w:r>
      <w:r>
        <w:rPr>
          <w:spacing w:val="-7"/>
          <w:w w:val="95"/>
        </w:rPr>
        <w:t xml:space="preserve"> </w:t>
      </w:r>
      <w:r>
        <w:rPr>
          <w:w w:val="95"/>
        </w:rPr>
        <w:t>and</w:t>
      </w:r>
      <w:r>
        <w:rPr>
          <w:spacing w:val="-7"/>
          <w:w w:val="95"/>
        </w:rPr>
        <w:t xml:space="preserve"> </w:t>
      </w:r>
      <w:r>
        <w:rPr>
          <w:rFonts w:ascii="PMingLiU"/>
          <w:w w:val="95"/>
        </w:rPr>
        <w:t>CHANGED</w:t>
      </w:r>
      <w:r>
        <w:rPr>
          <w:w w:val="95"/>
        </w:rPr>
        <w:t>.</w:t>
      </w:r>
      <w:r>
        <w:rPr>
          <w:spacing w:val="-7"/>
          <w:w w:val="95"/>
        </w:rPr>
        <w:t xml:space="preserve"> </w:t>
      </w:r>
      <w:r>
        <w:rPr>
          <w:spacing w:val="-3"/>
          <w:w w:val="95"/>
        </w:rPr>
        <w:t>Events</w:t>
      </w:r>
      <w:r>
        <w:rPr>
          <w:spacing w:val="-7"/>
          <w:w w:val="95"/>
        </w:rPr>
        <w:t xml:space="preserve"> </w:t>
      </w:r>
      <w:r>
        <w:rPr>
          <w:rFonts w:ascii="PMingLiU"/>
          <w:w w:val="95"/>
        </w:rPr>
        <w:t>ADDED</w:t>
      </w:r>
      <w:r>
        <w:rPr>
          <w:rFonts w:ascii="PMingLiU"/>
          <w:spacing w:val="-9"/>
          <w:w w:val="95"/>
        </w:rPr>
        <w:t xml:space="preserve"> </w:t>
      </w:r>
      <w:r>
        <w:rPr>
          <w:w w:val="95"/>
        </w:rPr>
        <w:t>and</w:t>
      </w:r>
      <w:r>
        <w:rPr>
          <w:spacing w:val="-7"/>
          <w:w w:val="95"/>
        </w:rPr>
        <w:t xml:space="preserve"> </w:t>
      </w:r>
      <w:r>
        <w:rPr>
          <w:rFonts w:ascii="PMingLiU"/>
          <w:w w:val="95"/>
        </w:rPr>
        <w:t>REMOVED</w:t>
      </w:r>
      <w:r>
        <w:rPr>
          <w:rFonts w:ascii="PMingLiU"/>
          <w:spacing w:val="-9"/>
          <w:w w:val="95"/>
        </w:rPr>
        <w:t xml:space="preserve"> </w:t>
      </w:r>
      <w:r>
        <w:rPr>
          <w:w w:val="95"/>
        </w:rPr>
        <w:t>mean</w:t>
      </w:r>
      <w:r>
        <w:rPr>
          <w:spacing w:val="-7"/>
          <w:w w:val="95"/>
        </w:rPr>
        <w:t xml:space="preserve"> </w:t>
      </w:r>
      <w:proofErr w:type="spellStart"/>
      <w:r>
        <w:rPr>
          <w:w w:val="95"/>
        </w:rPr>
        <w:t>addi</w:t>
      </w:r>
      <w:proofErr w:type="spellEnd"/>
      <w:r>
        <w:rPr>
          <w:w w:val="95"/>
        </w:rPr>
        <w:t xml:space="preserve">- </w:t>
      </w:r>
      <w:proofErr w:type="spellStart"/>
      <w:r>
        <w:t>tion</w:t>
      </w:r>
      <w:proofErr w:type="spellEnd"/>
      <w:r>
        <w:t xml:space="preserve"> and respectively </w:t>
      </w:r>
      <w:proofErr w:type="gramStart"/>
      <w:r>
        <w:t>deletion  of</w:t>
      </w:r>
      <w:proofErr w:type="gramEnd"/>
      <w:r>
        <w:t xml:space="preserve">  classes,  attributes  or  meth-  </w:t>
      </w:r>
      <w:proofErr w:type="spellStart"/>
      <w:r>
        <w:t>ods</w:t>
      </w:r>
      <w:proofErr w:type="spellEnd"/>
      <w:r>
        <w:t xml:space="preserve"> to the code. </w:t>
      </w:r>
      <w:r>
        <w:rPr>
          <w:spacing w:val="-3"/>
        </w:rPr>
        <w:t xml:space="preserve">Event </w:t>
      </w:r>
      <w:r>
        <w:rPr>
          <w:rFonts w:ascii="PMingLiU"/>
        </w:rPr>
        <w:t xml:space="preserve">CHANGED </w:t>
      </w:r>
      <w:r>
        <w:t xml:space="preserve">is the update of elements in code including renaming  attributes,  classes,  methods,  </w:t>
      </w:r>
      <w:proofErr w:type="spellStart"/>
      <w:r>
        <w:t>chang</w:t>
      </w:r>
      <w:proofErr w:type="spellEnd"/>
      <w:r>
        <w:t xml:space="preserve">-  </w:t>
      </w:r>
      <w:proofErr w:type="spellStart"/>
      <w:r>
        <w:t>ing</w:t>
      </w:r>
      <w:proofErr w:type="spellEnd"/>
      <w:r>
        <w:t xml:space="preserve"> the type of attributes, parameters,  or  changing  the  be-  </w:t>
      </w:r>
      <w:proofErr w:type="spellStart"/>
      <w:r>
        <w:t>havior</w:t>
      </w:r>
      <w:proofErr w:type="spellEnd"/>
      <w:r>
        <w:t xml:space="preserve">   of </w:t>
      </w:r>
      <w:r>
        <w:rPr>
          <w:spacing w:val="11"/>
        </w:rPr>
        <w:t xml:space="preserve"> </w:t>
      </w:r>
      <w:r>
        <w:t>methods.</w:t>
      </w:r>
    </w:p>
    <w:p w:rsidR="003D382C" w:rsidRDefault="00C35252">
      <w:pPr>
        <w:pStyle w:val="Corpsdetexte"/>
        <w:spacing w:line="210" w:lineRule="exact"/>
        <w:ind w:left="115" w:right="199" w:firstLine="179"/>
        <w:jc w:val="both"/>
      </w:pPr>
      <w:r>
        <w:rPr>
          <w:spacing w:val="-4"/>
        </w:rPr>
        <w:t xml:space="preserve">Table </w:t>
      </w:r>
      <w:r>
        <w:t xml:space="preserve">2 shows </w:t>
      </w:r>
      <w:r>
        <w:rPr>
          <w:w w:val="110"/>
        </w:rPr>
        <w:t xml:space="preserve">the </w:t>
      </w:r>
      <w:r>
        <w:t xml:space="preserve">average number of </w:t>
      </w:r>
      <w:r>
        <w:rPr>
          <w:rFonts w:ascii="PMingLiU"/>
        </w:rPr>
        <w:t>ADDED</w:t>
      </w:r>
      <w:r>
        <w:t xml:space="preserve">, </w:t>
      </w:r>
      <w:r>
        <w:rPr>
          <w:rFonts w:ascii="PMingLiU"/>
        </w:rPr>
        <w:t>REMOVED</w:t>
      </w:r>
      <w:r>
        <w:t>,</w:t>
      </w:r>
      <w:r>
        <w:rPr>
          <w:spacing w:val="-30"/>
        </w:rPr>
        <w:t xml:space="preserve"> </w:t>
      </w:r>
      <w:r>
        <w:t xml:space="preserve">and </w:t>
      </w:r>
      <w:r>
        <w:rPr>
          <w:rFonts w:ascii="PMingLiU"/>
        </w:rPr>
        <w:t xml:space="preserve">CHANGED </w:t>
      </w:r>
      <w:r>
        <w:rPr>
          <w:spacing w:val="-3"/>
        </w:rPr>
        <w:t xml:space="preserve">events </w:t>
      </w:r>
      <w:proofErr w:type="gramStart"/>
      <w:r>
        <w:rPr>
          <w:w w:val="110"/>
        </w:rPr>
        <w:t xml:space="preserve">that  </w:t>
      </w:r>
      <w:r>
        <w:t>are</w:t>
      </w:r>
      <w:proofErr w:type="gramEnd"/>
      <w:r>
        <w:t xml:space="preserve">  triggered  </w:t>
      </w:r>
      <w:r>
        <w:rPr>
          <w:spacing w:val="-3"/>
        </w:rPr>
        <w:t xml:space="preserve">by  </w:t>
      </w:r>
      <w:r>
        <w:t xml:space="preserve">each  of  </w:t>
      </w:r>
      <w:r>
        <w:rPr>
          <w:w w:val="110"/>
        </w:rPr>
        <w:t xml:space="preserve">the  </w:t>
      </w:r>
      <w:r>
        <w:t xml:space="preserve">6  kinds of modification. The last </w:t>
      </w:r>
      <w:r>
        <w:rPr>
          <w:spacing w:val="-4"/>
        </w:rPr>
        <w:t xml:space="preserve">two </w:t>
      </w:r>
      <w:r>
        <w:t xml:space="preserve">columns show  </w:t>
      </w:r>
      <w:r>
        <w:rPr>
          <w:w w:val="110"/>
        </w:rPr>
        <w:t xml:space="preserve">the  </w:t>
      </w:r>
      <w:r>
        <w:t xml:space="preserve">results  of  model comparison and code comparison for all  200  </w:t>
      </w:r>
      <w:proofErr w:type="spellStart"/>
      <w:r>
        <w:t>simula</w:t>
      </w:r>
      <w:proofErr w:type="spellEnd"/>
      <w:r>
        <w:t xml:space="preserve">-  </w:t>
      </w:r>
      <w:proofErr w:type="spellStart"/>
      <w:r>
        <w:t>tions</w:t>
      </w:r>
      <w:proofErr w:type="spellEnd"/>
      <w:r>
        <w:t xml:space="preserve">  after  each  kind  of  modification  is  made  </w:t>
      </w:r>
      <w:r>
        <w:rPr>
          <w:spacing w:val="31"/>
        </w:rPr>
        <w:t xml:space="preserve"> </w:t>
      </w:r>
      <w:r>
        <w:t>independently.</w:t>
      </w:r>
    </w:p>
    <w:p w:rsidR="003D382C" w:rsidRDefault="003D382C">
      <w:pPr>
        <w:pStyle w:val="Corpsdetexte"/>
        <w:spacing w:before="4"/>
        <w:rPr>
          <w:sz w:val="14"/>
        </w:rPr>
      </w:pPr>
    </w:p>
    <w:p w:rsidR="003D382C" w:rsidRDefault="00C35252">
      <w:pPr>
        <w:pStyle w:val="Titre2"/>
        <w:numPr>
          <w:ilvl w:val="2"/>
          <w:numId w:val="2"/>
        </w:numPr>
        <w:tabs>
          <w:tab w:val="left" w:pos="828"/>
          <w:tab w:val="left" w:pos="829"/>
        </w:tabs>
        <w:spacing w:line="210" w:lineRule="exact"/>
        <w:ind w:right="99"/>
      </w:pPr>
      <w:r>
        <w:t>Simulation</w:t>
      </w:r>
      <w:r>
        <w:rPr>
          <w:spacing w:val="-21"/>
        </w:rPr>
        <w:t xml:space="preserve"> </w:t>
      </w:r>
      <w:r>
        <w:t>for</w:t>
      </w:r>
      <w:r>
        <w:rPr>
          <w:spacing w:val="-21"/>
        </w:rPr>
        <w:t xml:space="preserve"> </w:t>
      </w:r>
      <w:r>
        <w:t>concurrent</w:t>
      </w:r>
      <w:r>
        <w:rPr>
          <w:spacing w:val="-21"/>
        </w:rPr>
        <w:t xml:space="preserve"> </w:t>
      </w:r>
      <w:r>
        <w:t>modification</w:t>
      </w:r>
      <w:r>
        <w:rPr>
          <w:spacing w:val="-21"/>
        </w:rPr>
        <w:t xml:space="preserve"> </w:t>
      </w:r>
      <w:r>
        <w:t>of</w:t>
      </w:r>
      <w:r>
        <w:rPr>
          <w:spacing w:val="-21"/>
        </w:rPr>
        <w:t xml:space="preserve"> </w:t>
      </w:r>
      <w:r>
        <w:t>model and</w:t>
      </w:r>
      <w:r>
        <w:rPr>
          <w:spacing w:val="-4"/>
        </w:rPr>
        <w:t xml:space="preserve"> </w:t>
      </w:r>
      <w:r>
        <w:t>code</w:t>
      </w:r>
    </w:p>
    <w:p w:rsidR="003D382C" w:rsidRDefault="00C35252">
      <w:pPr>
        <w:pStyle w:val="Corpsdetexte"/>
        <w:spacing w:before="49" w:line="242" w:lineRule="auto"/>
        <w:ind w:left="115" w:right="189" w:firstLine="179"/>
        <w:jc w:val="both"/>
      </w:pPr>
      <w:r>
        <w:rPr>
          <w:w w:val="110"/>
        </w:rPr>
        <w:t>A</w:t>
      </w:r>
      <w:r>
        <w:rPr>
          <w:spacing w:val="-8"/>
          <w:w w:val="110"/>
        </w:rPr>
        <w:t xml:space="preserve"> </w:t>
      </w:r>
      <w:r>
        <w:rPr>
          <w:w w:val="110"/>
        </w:rPr>
        <w:t>third</w:t>
      </w:r>
      <w:r>
        <w:rPr>
          <w:spacing w:val="-8"/>
          <w:w w:val="110"/>
        </w:rPr>
        <w:t xml:space="preserve"> </w:t>
      </w:r>
      <w:r>
        <w:rPr>
          <w:w w:val="110"/>
        </w:rPr>
        <w:t>simulation</w:t>
      </w:r>
      <w:r>
        <w:rPr>
          <w:spacing w:val="-8"/>
          <w:w w:val="110"/>
        </w:rPr>
        <w:t xml:space="preserve"> </w:t>
      </w:r>
      <w:r>
        <w:rPr>
          <w:w w:val="110"/>
        </w:rPr>
        <w:t>aims</w:t>
      </w:r>
      <w:r>
        <w:rPr>
          <w:spacing w:val="-8"/>
          <w:w w:val="110"/>
        </w:rPr>
        <w:t xml:space="preserve"> </w:t>
      </w:r>
      <w:r>
        <w:rPr>
          <w:w w:val="110"/>
        </w:rPr>
        <w:t>at</w:t>
      </w:r>
      <w:r>
        <w:rPr>
          <w:spacing w:val="-8"/>
          <w:w w:val="110"/>
        </w:rPr>
        <w:t xml:space="preserve"> </w:t>
      </w:r>
      <w:r>
        <w:rPr>
          <w:w w:val="110"/>
        </w:rPr>
        <w:t>emulating</w:t>
      </w:r>
      <w:r>
        <w:rPr>
          <w:spacing w:val="-8"/>
          <w:w w:val="110"/>
        </w:rPr>
        <w:t xml:space="preserve"> </w:t>
      </w:r>
      <w:r>
        <w:rPr>
          <w:w w:val="110"/>
        </w:rPr>
        <w:t>the</w:t>
      </w:r>
      <w:r>
        <w:rPr>
          <w:spacing w:val="-8"/>
          <w:w w:val="110"/>
        </w:rPr>
        <w:t xml:space="preserve"> </w:t>
      </w:r>
      <w:r>
        <w:rPr>
          <w:w w:val="110"/>
        </w:rPr>
        <w:t>process</w:t>
      </w:r>
      <w:r>
        <w:rPr>
          <w:spacing w:val="-8"/>
          <w:w w:val="110"/>
        </w:rPr>
        <w:t xml:space="preserve"> </w:t>
      </w:r>
      <w:r>
        <w:rPr>
          <w:w w:val="110"/>
        </w:rPr>
        <w:t xml:space="preserve">described in Figure of Section 3.3, where model and code are concur- </w:t>
      </w:r>
      <w:proofErr w:type="spellStart"/>
      <w:r>
        <w:rPr>
          <w:w w:val="110"/>
        </w:rPr>
        <w:t>rently</w:t>
      </w:r>
      <w:proofErr w:type="spellEnd"/>
      <w:r>
        <w:rPr>
          <w:w w:val="110"/>
        </w:rPr>
        <w:t xml:space="preserve"> modified. The process is simulated for 200 randomly generated UML models and their generated C++  </w:t>
      </w:r>
      <w:r>
        <w:rPr>
          <w:spacing w:val="40"/>
          <w:w w:val="110"/>
        </w:rPr>
        <w:t xml:space="preserve"> </w:t>
      </w:r>
      <w:r>
        <w:rPr>
          <w:w w:val="110"/>
        </w:rPr>
        <w:t>code.</w:t>
      </w:r>
    </w:p>
    <w:p w:rsidR="003D382C" w:rsidRDefault="00C35252">
      <w:pPr>
        <w:pStyle w:val="Corpsdetexte"/>
        <w:spacing w:line="242" w:lineRule="auto"/>
        <w:ind w:left="115" w:right="199" w:firstLine="179"/>
        <w:jc w:val="both"/>
      </w:pPr>
      <w:r>
        <w:rPr>
          <w:w w:val="110"/>
        </w:rPr>
        <w:t xml:space="preserve">To simplify the simulation, the simulator only introduces attribute renaming modifications model-side. Code-side, the simulator only introduces method body modifications. To synchronize modified model and modified code, the </w:t>
      </w:r>
      <w:proofErr w:type="spellStart"/>
      <w:r>
        <w:rPr>
          <w:w w:val="110"/>
        </w:rPr>
        <w:t>strat</w:t>
      </w:r>
      <w:proofErr w:type="spellEnd"/>
      <w:r>
        <w:rPr>
          <w:w w:val="110"/>
        </w:rPr>
        <w:t xml:space="preserve">- </w:t>
      </w:r>
      <w:proofErr w:type="spellStart"/>
      <w:r>
        <w:rPr>
          <w:w w:val="110"/>
        </w:rPr>
        <w:t>egy</w:t>
      </w:r>
      <w:proofErr w:type="spellEnd"/>
      <w:r>
        <w:rPr>
          <w:w w:val="110"/>
        </w:rPr>
        <w:t xml:space="preserve"> using code as synchronization artifact is chosen. As a reminder, this strategy is described in </w:t>
      </w:r>
      <w:proofErr w:type="gramStart"/>
      <w:r>
        <w:rPr>
          <w:w w:val="110"/>
        </w:rPr>
        <w:t>Figure  5</w:t>
      </w:r>
      <w:proofErr w:type="gramEnd"/>
      <w:r>
        <w:rPr>
          <w:w w:val="110"/>
        </w:rPr>
        <w:t>.</w:t>
      </w:r>
    </w:p>
    <w:p w:rsidR="003D382C" w:rsidRDefault="00C35252">
      <w:pPr>
        <w:pStyle w:val="Corpsdetexte"/>
        <w:ind w:left="295" w:right="111"/>
      </w:pPr>
      <w:r>
        <w:rPr>
          <w:w w:val="110"/>
        </w:rPr>
        <w:t xml:space="preserve">The simulator propagates all method </w:t>
      </w:r>
      <w:proofErr w:type="gramStart"/>
      <w:r>
        <w:rPr>
          <w:w w:val="110"/>
        </w:rPr>
        <w:t>body  modifications</w:t>
      </w:r>
      <w:proofErr w:type="gramEnd"/>
    </w:p>
    <w:p w:rsidR="003D382C" w:rsidRDefault="003D382C">
      <w:pPr>
        <w:sectPr w:rsidR="003D382C">
          <w:type w:val="continuous"/>
          <w:pgSz w:w="12240" w:h="15840"/>
          <w:pgMar w:top="1360" w:right="920" w:bottom="280" w:left="960" w:header="720" w:footer="720" w:gutter="0"/>
          <w:cols w:num="2" w:space="720" w:equalWidth="0">
            <w:col w:w="5088" w:space="172"/>
            <w:col w:w="5100"/>
          </w:cols>
        </w:sectPr>
      </w:pPr>
    </w:p>
    <w:p w:rsidR="003D382C" w:rsidRDefault="00C35252">
      <w:pPr>
        <w:pStyle w:val="Corpsdetexte"/>
        <w:spacing w:before="47" w:line="242" w:lineRule="auto"/>
        <w:ind w:left="115" w:right="101"/>
        <w:jc w:val="both"/>
      </w:pPr>
      <w:proofErr w:type="gramStart"/>
      <w:r>
        <w:rPr>
          <w:w w:val="110"/>
        </w:rPr>
        <w:t>from</w:t>
      </w:r>
      <w:proofErr w:type="gramEnd"/>
      <w:r>
        <w:rPr>
          <w:w w:val="110"/>
        </w:rPr>
        <w:t xml:space="preserve"> the modified code to the synchronization artifact. The simulator then propagates all attribute renaming </w:t>
      </w:r>
      <w:proofErr w:type="spellStart"/>
      <w:r>
        <w:rPr>
          <w:w w:val="110"/>
        </w:rPr>
        <w:t>modifica</w:t>
      </w:r>
      <w:proofErr w:type="spellEnd"/>
      <w:r>
        <w:rPr>
          <w:w w:val="110"/>
        </w:rPr>
        <w:t xml:space="preserve">- </w:t>
      </w:r>
      <w:proofErr w:type="spellStart"/>
      <w:r>
        <w:rPr>
          <w:w w:val="110"/>
        </w:rPr>
        <w:t>tions</w:t>
      </w:r>
      <w:proofErr w:type="spellEnd"/>
      <w:r>
        <w:rPr>
          <w:w w:val="110"/>
        </w:rPr>
        <w:t xml:space="preserve"> from the synchronization artifact to the modified code. Afterwards, the synchronization artifact is reversed </w:t>
      </w:r>
      <w:proofErr w:type="spellStart"/>
      <w:r>
        <w:rPr>
          <w:w w:val="110"/>
        </w:rPr>
        <w:t>incre</w:t>
      </w:r>
      <w:proofErr w:type="spellEnd"/>
      <w:r>
        <w:rPr>
          <w:w w:val="110"/>
        </w:rPr>
        <w:t xml:space="preserve">- mentally to the modified model. </w:t>
      </w:r>
      <w:proofErr w:type="gramStart"/>
      <w:r>
        <w:rPr>
          <w:spacing w:val="-3"/>
          <w:w w:val="110"/>
        </w:rPr>
        <w:t xml:space="preserve">At  </w:t>
      </w:r>
      <w:r>
        <w:rPr>
          <w:w w:val="110"/>
        </w:rPr>
        <w:t>this</w:t>
      </w:r>
      <w:proofErr w:type="gramEnd"/>
      <w:r>
        <w:rPr>
          <w:w w:val="110"/>
        </w:rPr>
        <w:t xml:space="preserve"> point the model  and the code are considered</w:t>
      </w:r>
      <w:r>
        <w:rPr>
          <w:spacing w:val="31"/>
          <w:w w:val="110"/>
        </w:rPr>
        <w:t xml:space="preserve"> </w:t>
      </w:r>
      <w:r>
        <w:rPr>
          <w:w w:val="110"/>
        </w:rPr>
        <w:t>synchronized.</w:t>
      </w:r>
    </w:p>
    <w:p w:rsidR="003D382C" w:rsidRDefault="00C35252">
      <w:pPr>
        <w:pStyle w:val="Corpsdetexte"/>
        <w:spacing w:line="242" w:lineRule="auto"/>
        <w:ind w:left="115" w:right="100" w:firstLine="179"/>
        <w:jc w:val="both"/>
      </w:pPr>
      <w:proofErr w:type="gramStart"/>
      <w:r>
        <w:rPr>
          <w:spacing w:val="-8"/>
          <w:w w:val="110"/>
        </w:rPr>
        <w:t xml:space="preserve">To  </w:t>
      </w:r>
      <w:proofErr w:type="gramEnd"/>
      <w:del w:id="82" w:author="GERARD Sebastien 166342" w:date="2016-04-26T17:39:00Z">
        <w:r w:rsidDel="00DE760A">
          <w:rPr>
            <w:w w:val="110"/>
          </w:rPr>
          <w:delText xml:space="preserve">verify </w:delText>
        </w:r>
      </w:del>
      <w:ins w:id="83" w:author="GERARD Sebastien 166342" w:date="2016-04-26T17:39:00Z">
        <w:r w:rsidR="00DE760A">
          <w:rPr>
            <w:w w:val="110"/>
          </w:rPr>
          <w:t>assess</w:t>
        </w:r>
        <w:r w:rsidR="00DE760A">
          <w:rPr>
            <w:w w:val="110"/>
          </w:rPr>
          <w:t xml:space="preserve"> </w:t>
        </w:r>
      </w:ins>
      <w:r>
        <w:rPr>
          <w:w w:val="110"/>
        </w:rPr>
        <w:t xml:space="preserve">that </w:t>
      </w:r>
      <w:ins w:id="84" w:author="GERARD Sebastien 166342" w:date="2016-04-26T17:39:00Z">
        <w:r w:rsidR="00DE760A">
          <w:rPr>
            <w:w w:val="110"/>
          </w:rPr>
          <w:t xml:space="preserve">both </w:t>
        </w:r>
      </w:ins>
      <w:r>
        <w:rPr>
          <w:w w:val="110"/>
        </w:rPr>
        <w:t xml:space="preserve">synchronized model and code are images  of one another, the synchronized code is reversed in batch mode to a new model.  The new model is compared </w:t>
      </w:r>
      <w:proofErr w:type="gramStart"/>
      <w:r>
        <w:rPr>
          <w:w w:val="110"/>
        </w:rPr>
        <w:t>with  the</w:t>
      </w:r>
      <w:proofErr w:type="gramEnd"/>
      <w:r>
        <w:rPr>
          <w:w w:val="110"/>
        </w:rPr>
        <w:t xml:space="preserve"> synchronized model. No differences were found during comparison</w:t>
      </w:r>
      <w:ins w:id="85" w:author="GERARD Sebastien 166342" w:date="2016-04-26T17:39:00Z">
        <w:r w:rsidR="00DE760A">
          <w:rPr>
            <w:w w:val="110"/>
          </w:rPr>
          <w:t>s</w:t>
        </w:r>
      </w:ins>
      <w:r>
        <w:rPr>
          <w:w w:val="110"/>
        </w:rPr>
        <w:t xml:space="preserve">. </w:t>
      </w:r>
      <w:r>
        <w:rPr>
          <w:spacing w:val="-8"/>
          <w:w w:val="110"/>
        </w:rPr>
        <w:t xml:space="preserve">We </w:t>
      </w:r>
      <w:r>
        <w:rPr>
          <w:w w:val="110"/>
        </w:rPr>
        <w:t>also generate new code in batch mode from the synchronized model. The new code is compared to the synchronized code. No differences were found during com</w:t>
      </w:r>
      <w:del w:id="86" w:author="GERARD Sebastien 166342" w:date="2016-04-26T17:40:00Z">
        <w:r w:rsidDel="00DE760A">
          <w:rPr>
            <w:w w:val="110"/>
          </w:rPr>
          <w:delText xml:space="preserve">- </w:delText>
        </w:r>
      </w:del>
      <w:r>
        <w:rPr>
          <w:w w:val="110"/>
        </w:rPr>
        <w:t>parison</w:t>
      </w:r>
      <w:ins w:id="87" w:author="GERARD Sebastien 166342" w:date="2016-04-26T17:40:00Z">
        <w:r w:rsidR="00DE760A">
          <w:rPr>
            <w:w w:val="110"/>
          </w:rPr>
          <w:t>s</w:t>
        </w:r>
      </w:ins>
      <w:r>
        <w:rPr>
          <w:w w:val="110"/>
        </w:rPr>
        <w:t>.</w:t>
      </w:r>
    </w:p>
    <w:p w:rsidR="003D382C" w:rsidRDefault="00C35252">
      <w:pPr>
        <w:pStyle w:val="Corpsdetexte"/>
        <w:spacing w:line="242" w:lineRule="auto"/>
        <w:ind w:left="115" w:right="100" w:firstLine="179"/>
        <w:jc w:val="both"/>
      </w:pPr>
      <w:r>
        <w:rPr>
          <w:w w:val="110"/>
        </w:rPr>
        <w:t xml:space="preserve">The same simulation is repeated for the case where model is used as synchronization artifact. Again the synchronized code and model are images of one another. Therefore with this example of concurrent modification of model and code example, our method is </w:t>
      </w:r>
      <w:commentRangeStart w:id="88"/>
      <w:r>
        <w:rPr>
          <w:w w:val="110"/>
        </w:rPr>
        <w:t>verified</w:t>
      </w:r>
      <w:commentRangeEnd w:id="88"/>
      <w:r w:rsidR="00DE760A">
        <w:rPr>
          <w:rStyle w:val="Marquedecommentaire"/>
        </w:rPr>
        <w:commentReference w:id="88"/>
      </w:r>
      <w:r>
        <w:rPr>
          <w:w w:val="110"/>
        </w:rPr>
        <w:t>.</w:t>
      </w:r>
    </w:p>
    <w:p w:rsidR="003D382C" w:rsidRDefault="00C35252">
      <w:pPr>
        <w:pStyle w:val="Corpsdetexte"/>
        <w:spacing w:line="242" w:lineRule="auto"/>
        <w:ind w:left="115" w:right="101" w:firstLine="179"/>
        <w:jc w:val="both"/>
      </w:pPr>
      <w:r>
        <w:rPr>
          <w:w w:val="110"/>
        </w:rPr>
        <w:t xml:space="preserve">Now that the </w:t>
      </w:r>
      <w:commentRangeStart w:id="89"/>
      <w:r>
        <w:rPr>
          <w:w w:val="110"/>
        </w:rPr>
        <w:t xml:space="preserve">correctness </w:t>
      </w:r>
      <w:commentRangeEnd w:id="89"/>
      <w:r w:rsidR="00DE760A">
        <w:rPr>
          <w:rStyle w:val="Marquedecommentaire"/>
        </w:rPr>
        <w:commentReference w:id="89"/>
      </w:r>
      <w:r>
        <w:rPr>
          <w:w w:val="110"/>
        </w:rPr>
        <w:t xml:space="preserve">of our model-code </w:t>
      </w:r>
      <w:proofErr w:type="spellStart"/>
      <w:r>
        <w:rPr>
          <w:w w:val="110"/>
        </w:rPr>
        <w:t>synchroniza</w:t>
      </w:r>
      <w:proofErr w:type="spellEnd"/>
      <w:r>
        <w:rPr>
          <w:w w:val="110"/>
        </w:rPr>
        <w:t xml:space="preserve">- </w:t>
      </w:r>
      <w:proofErr w:type="spellStart"/>
      <w:r>
        <w:rPr>
          <w:w w:val="110"/>
        </w:rPr>
        <w:t>tion</w:t>
      </w:r>
      <w:proofErr w:type="spellEnd"/>
      <w:r>
        <w:rPr>
          <w:w w:val="110"/>
        </w:rPr>
        <w:t xml:space="preserve"> method has been verified through all three simulations, we apply the method for the development of a real system. </w:t>
      </w:r>
      <w:proofErr w:type="gramStart"/>
      <w:r>
        <w:rPr>
          <w:w w:val="110"/>
        </w:rPr>
        <w:t>We  report</w:t>
      </w:r>
      <w:proofErr w:type="gramEnd"/>
      <w:r>
        <w:rPr>
          <w:w w:val="110"/>
        </w:rPr>
        <w:t xml:space="preserve"> on this experiment in the next   section.</w:t>
      </w:r>
    </w:p>
    <w:p w:rsidR="003D382C" w:rsidRDefault="00C35252">
      <w:pPr>
        <w:pStyle w:val="Titre1"/>
        <w:numPr>
          <w:ilvl w:val="1"/>
          <w:numId w:val="1"/>
        </w:numPr>
        <w:tabs>
          <w:tab w:val="left" w:pos="654"/>
        </w:tabs>
        <w:spacing w:before="105"/>
        <w:jc w:val="both"/>
      </w:pPr>
      <w:r>
        <w:t>Case-study</w:t>
      </w:r>
    </w:p>
    <w:p w:rsidR="003D382C" w:rsidDel="00F17B65" w:rsidRDefault="00C35252">
      <w:pPr>
        <w:pStyle w:val="Corpsdetexte"/>
        <w:spacing w:before="39" w:line="242" w:lineRule="auto"/>
        <w:ind w:left="115" w:right="101" w:firstLine="179"/>
        <w:jc w:val="both"/>
        <w:rPr>
          <w:del w:id="90" w:author="GERARD Sebastien 166342" w:date="2016-04-26T17:42:00Z"/>
        </w:rPr>
      </w:pPr>
      <w:r>
        <w:rPr>
          <w:w w:val="110"/>
        </w:rPr>
        <w:t xml:space="preserve">In Section 5.1 our method was </w:t>
      </w:r>
      <w:del w:id="91" w:author="GERARD Sebastien 166342" w:date="2016-04-26T17:42:00Z">
        <w:r w:rsidDel="00F17B65">
          <w:rPr>
            <w:w w:val="110"/>
          </w:rPr>
          <w:delText xml:space="preserve">evaluated </w:delText>
        </w:r>
      </w:del>
      <w:ins w:id="92" w:author="GERARD Sebastien 166342" w:date="2016-04-26T17:42:00Z">
        <w:r w:rsidR="00F17B65">
          <w:rPr>
            <w:w w:val="110"/>
          </w:rPr>
          <w:t>assessed</w:t>
        </w:r>
        <w:r w:rsidR="00F17B65">
          <w:rPr>
            <w:w w:val="110"/>
          </w:rPr>
          <w:t xml:space="preserve"> </w:t>
        </w:r>
      </w:ins>
      <w:r>
        <w:rPr>
          <w:w w:val="110"/>
        </w:rPr>
        <w:t>for UML and C++ synchronization, through simulations. In this section</w:t>
      </w:r>
      <w:ins w:id="93" w:author="GERARD Sebastien 166342" w:date="2016-04-26T17:42:00Z">
        <w:r w:rsidR="00F17B65">
          <w:rPr>
            <w:w w:val="110"/>
          </w:rPr>
          <w:t>,</w:t>
        </w:r>
      </w:ins>
      <w:del w:id="94" w:author="GERARD Sebastien 166342" w:date="2016-04-26T17:42:00Z">
        <w:r w:rsidDel="00F17B65">
          <w:rPr>
            <w:w w:val="110"/>
          </w:rPr>
          <w:delText xml:space="preserve"> </w:delText>
        </w:r>
      </w:del>
      <w:r>
        <w:rPr>
          <w:w w:val="110"/>
        </w:rPr>
        <w:t xml:space="preserve"> </w:t>
      </w:r>
      <w:r>
        <w:rPr>
          <w:spacing w:val="-3"/>
          <w:w w:val="110"/>
        </w:rPr>
        <w:t>we</w:t>
      </w:r>
      <w:r>
        <w:rPr>
          <w:spacing w:val="-6"/>
          <w:w w:val="110"/>
        </w:rPr>
        <w:t xml:space="preserve"> </w:t>
      </w:r>
      <w:r>
        <w:rPr>
          <w:w w:val="110"/>
        </w:rPr>
        <w:t>apply</w:t>
      </w:r>
      <w:r>
        <w:rPr>
          <w:spacing w:val="-6"/>
          <w:w w:val="110"/>
        </w:rPr>
        <w:t xml:space="preserve"> </w:t>
      </w:r>
      <w:r>
        <w:rPr>
          <w:w w:val="110"/>
        </w:rPr>
        <w:t>the</w:t>
      </w:r>
      <w:r>
        <w:rPr>
          <w:spacing w:val="-6"/>
          <w:w w:val="110"/>
        </w:rPr>
        <w:t xml:space="preserve"> </w:t>
      </w:r>
      <w:r>
        <w:rPr>
          <w:w w:val="110"/>
        </w:rPr>
        <w:t>whole</w:t>
      </w:r>
      <w:r>
        <w:rPr>
          <w:spacing w:val="-6"/>
          <w:w w:val="110"/>
        </w:rPr>
        <w:t xml:space="preserve"> </w:t>
      </w:r>
      <w:r>
        <w:rPr>
          <w:w w:val="110"/>
        </w:rPr>
        <w:t>synchronization</w:t>
      </w:r>
      <w:r>
        <w:rPr>
          <w:spacing w:val="-6"/>
          <w:w w:val="110"/>
        </w:rPr>
        <w:t xml:space="preserve"> </w:t>
      </w:r>
      <w:r>
        <w:rPr>
          <w:w w:val="110"/>
        </w:rPr>
        <w:t>method</w:t>
      </w:r>
      <w:ins w:id="95" w:author="GERARD Sebastien 166342" w:date="2016-04-26T17:42:00Z">
        <w:r w:rsidR="00F17B65">
          <w:rPr>
            <w:w w:val="110"/>
          </w:rPr>
          <w:t>ology</w:t>
        </w:r>
      </w:ins>
      <w:r>
        <w:rPr>
          <w:spacing w:val="-6"/>
          <w:w w:val="110"/>
        </w:rPr>
        <w:t xml:space="preserve"> </w:t>
      </w:r>
      <w:r>
        <w:rPr>
          <w:w w:val="110"/>
        </w:rPr>
        <w:t>on</w:t>
      </w:r>
      <w:r>
        <w:rPr>
          <w:spacing w:val="-6"/>
          <w:w w:val="110"/>
        </w:rPr>
        <w:t xml:space="preserve"> </w:t>
      </w:r>
      <w:r>
        <w:rPr>
          <w:w w:val="110"/>
        </w:rPr>
        <w:t>a</w:t>
      </w:r>
      <w:r>
        <w:rPr>
          <w:spacing w:val="-6"/>
          <w:w w:val="110"/>
        </w:rPr>
        <w:t xml:space="preserve"> </w:t>
      </w:r>
      <w:ins w:id="96" w:author="GERARD Sebastien 166342" w:date="2016-04-26T17:42:00Z">
        <w:r w:rsidR="00F17B65">
          <w:rPr>
            <w:spacing w:val="-6"/>
            <w:w w:val="110"/>
          </w:rPr>
          <w:t xml:space="preserve">real </w:t>
        </w:r>
      </w:ins>
      <w:r>
        <w:rPr>
          <w:w w:val="110"/>
        </w:rPr>
        <w:t>case-study, in order to</w:t>
      </w:r>
      <w:r>
        <w:rPr>
          <w:spacing w:val="37"/>
          <w:w w:val="110"/>
        </w:rPr>
        <w:t xml:space="preserve"> </w:t>
      </w:r>
      <w:r>
        <w:rPr>
          <w:w w:val="110"/>
        </w:rPr>
        <w:t>evaluate</w:t>
      </w:r>
      <w:ins w:id="97" w:author="GERARD Sebastien 166342" w:date="2016-04-26T17:42:00Z">
        <w:r w:rsidR="00F17B65">
          <w:rPr>
            <w:w w:val="110"/>
          </w:rPr>
          <w:t xml:space="preserve"> both </w:t>
        </w:r>
      </w:ins>
      <w:del w:id="98" w:author="GERARD Sebastien 166342" w:date="2016-04-26T17:42:00Z">
        <w:r w:rsidDel="00F17B65">
          <w:rPr>
            <w:w w:val="110"/>
          </w:rPr>
          <w:delText>:</w:delText>
        </w:r>
      </w:del>
    </w:p>
    <w:p w:rsidR="003D382C" w:rsidDel="00F17B65" w:rsidRDefault="003D382C" w:rsidP="00F17B65">
      <w:pPr>
        <w:pStyle w:val="Corpsdetexte"/>
        <w:spacing w:before="39" w:line="242" w:lineRule="auto"/>
        <w:ind w:left="115" w:right="101" w:firstLine="179"/>
        <w:jc w:val="both"/>
        <w:rPr>
          <w:del w:id="99" w:author="GERARD Sebastien 166342" w:date="2016-04-26T17:42:00Z"/>
          <w:sz w:val="16"/>
        </w:rPr>
        <w:pPrChange w:id="100" w:author="GERARD Sebastien 166342" w:date="2016-04-26T17:42:00Z">
          <w:pPr>
            <w:pStyle w:val="Corpsdetexte"/>
          </w:pPr>
        </w:pPrChange>
      </w:pPr>
    </w:p>
    <w:p w:rsidR="003D382C" w:rsidDel="00F17B65" w:rsidRDefault="00C35252" w:rsidP="00D1796A">
      <w:pPr>
        <w:pStyle w:val="Paragraphedeliste"/>
        <w:numPr>
          <w:ilvl w:val="2"/>
          <w:numId w:val="1"/>
        </w:numPr>
        <w:tabs>
          <w:tab w:val="left" w:pos="565"/>
        </w:tabs>
        <w:spacing w:before="147"/>
        <w:rPr>
          <w:del w:id="101" w:author="GERARD Sebastien 166342" w:date="2016-04-26T17:43:00Z"/>
          <w:sz w:val="18"/>
        </w:rPr>
        <w:pPrChange w:id="102" w:author="GERARD Sebastien 166342" w:date="2016-04-26T17:43:00Z">
          <w:pPr>
            <w:pStyle w:val="Paragraphedeliste"/>
            <w:numPr>
              <w:ilvl w:val="2"/>
              <w:numId w:val="1"/>
            </w:numPr>
            <w:tabs>
              <w:tab w:val="left" w:pos="565"/>
            </w:tabs>
            <w:ind w:hanging="182"/>
          </w:pPr>
        </w:pPrChange>
      </w:pPr>
      <w:del w:id="103" w:author="GERARD Sebastien 166342" w:date="2016-04-26T17:42:00Z">
        <w:r w:rsidRPr="00F17B65" w:rsidDel="00F17B65">
          <w:rPr>
            <w:w w:val="110"/>
            <w:sz w:val="18"/>
          </w:rPr>
          <w:delText>T</w:delText>
        </w:r>
      </w:del>
      <w:ins w:id="104" w:author="GERARD Sebastien 166342" w:date="2016-04-26T17:42:00Z">
        <w:r w:rsidR="00F17B65" w:rsidRPr="00F17B65">
          <w:rPr>
            <w:w w:val="110"/>
            <w:sz w:val="18"/>
          </w:rPr>
          <w:t>t</w:t>
        </w:r>
      </w:ins>
      <w:r w:rsidRPr="00F17B65">
        <w:rPr>
          <w:w w:val="110"/>
          <w:sz w:val="18"/>
        </w:rPr>
        <w:t xml:space="preserve">he usability </w:t>
      </w:r>
      <w:del w:id="105" w:author="GERARD Sebastien 166342" w:date="2016-04-26T17:43:00Z">
        <w:r w:rsidRPr="00F17B65" w:rsidDel="00F17B65">
          <w:rPr>
            <w:w w:val="110"/>
            <w:sz w:val="18"/>
          </w:rPr>
          <w:delText xml:space="preserve">of the </w:delText>
        </w:r>
        <w:r w:rsidRPr="00F17B65" w:rsidDel="00F17B65">
          <w:rPr>
            <w:spacing w:val="16"/>
            <w:w w:val="110"/>
            <w:sz w:val="18"/>
          </w:rPr>
          <w:delText xml:space="preserve"> </w:delText>
        </w:r>
        <w:r w:rsidRPr="00F17B65" w:rsidDel="00F17B65">
          <w:rPr>
            <w:w w:val="110"/>
            <w:sz w:val="18"/>
          </w:rPr>
          <w:delText>method</w:delText>
        </w:r>
      </w:del>
      <w:ins w:id="106" w:author="GERARD Sebastien 166342" w:date="2016-04-26T17:43:00Z">
        <w:r w:rsidR="00F17B65" w:rsidRPr="00F17B65">
          <w:rPr>
            <w:w w:val="110"/>
            <w:sz w:val="18"/>
          </w:rPr>
          <w:t>and t</w:t>
        </w:r>
      </w:ins>
    </w:p>
    <w:p w:rsidR="003D382C" w:rsidRPr="00F17B65" w:rsidRDefault="00C35252" w:rsidP="00F17B65">
      <w:pPr>
        <w:pStyle w:val="Paragraphedeliste"/>
        <w:numPr>
          <w:ilvl w:val="2"/>
          <w:numId w:val="1"/>
        </w:numPr>
        <w:tabs>
          <w:tab w:val="left" w:pos="565"/>
        </w:tabs>
        <w:spacing w:before="147"/>
        <w:rPr>
          <w:sz w:val="18"/>
        </w:rPr>
      </w:pPr>
      <w:del w:id="107" w:author="GERARD Sebastien 166342" w:date="2016-04-26T17:43:00Z">
        <w:r w:rsidRPr="00F17B65" w:rsidDel="00F17B65">
          <w:rPr>
            <w:w w:val="110"/>
            <w:sz w:val="18"/>
          </w:rPr>
          <w:delText>T</w:delText>
        </w:r>
      </w:del>
      <w:proofErr w:type="gramStart"/>
      <w:r w:rsidRPr="00F17B65">
        <w:rPr>
          <w:w w:val="110"/>
          <w:sz w:val="18"/>
        </w:rPr>
        <w:t>he</w:t>
      </w:r>
      <w:proofErr w:type="gramEnd"/>
      <w:r w:rsidRPr="00F17B65">
        <w:rPr>
          <w:w w:val="110"/>
          <w:sz w:val="18"/>
        </w:rPr>
        <w:t xml:space="preserve"> scalability of the </w:t>
      </w:r>
      <w:del w:id="108" w:author="GERARD Sebastien 166342" w:date="2016-04-26T17:43:00Z">
        <w:r w:rsidRPr="00F17B65" w:rsidDel="00F17B65">
          <w:rPr>
            <w:w w:val="110"/>
            <w:sz w:val="18"/>
          </w:rPr>
          <w:delText xml:space="preserve">method </w:delText>
        </w:r>
      </w:del>
      <w:ins w:id="109" w:author="GERARD Sebastien 166342" w:date="2016-04-26T17:43:00Z">
        <w:r w:rsidR="00F17B65">
          <w:rPr>
            <w:w w:val="110"/>
            <w:sz w:val="18"/>
          </w:rPr>
          <w:t>proposition.</w:t>
        </w:r>
      </w:ins>
      <w:del w:id="110" w:author="GERARD Sebastien 166342" w:date="2016-04-26T17:43:00Z">
        <w:r w:rsidRPr="00F17B65" w:rsidDel="00F17B65">
          <w:rPr>
            <w:w w:val="110"/>
            <w:sz w:val="18"/>
          </w:rPr>
          <w:delText xml:space="preserve">to a real  </w:delText>
        </w:r>
        <w:r w:rsidRPr="00F17B65" w:rsidDel="00F17B65">
          <w:rPr>
            <w:spacing w:val="15"/>
            <w:w w:val="110"/>
            <w:sz w:val="18"/>
          </w:rPr>
          <w:delText xml:space="preserve"> </w:delText>
        </w:r>
        <w:r w:rsidRPr="00F17B65" w:rsidDel="00F17B65">
          <w:rPr>
            <w:w w:val="110"/>
            <w:sz w:val="18"/>
          </w:rPr>
          <w:delText>system</w:delText>
        </w:r>
      </w:del>
    </w:p>
    <w:p w:rsidR="003D382C" w:rsidRDefault="00C35252">
      <w:pPr>
        <w:pStyle w:val="Corpsdetexte"/>
        <w:spacing w:before="187" w:line="242" w:lineRule="auto"/>
        <w:ind w:left="115" w:right="100" w:firstLine="179"/>
        <w:jc w:val="both"/>
      </w:pPr>
      <w:r>
        <w:rPr>
          <w:w w:val="110"/>
        </w:rPr>
        <w:t xml:space="preserve">The case-study is </w:t>
      </w:r>
      <w:ins w:id="111" w:author="GERARD Sebastien 166342" w:date="2016-04-26T17:43:00Z">
        <w:r w:rsidR="00F17B65">
          <w:rPr>
            <w:w w:val="110"/>
          </w:rPr>
          <w:t xml:space="preserve">related to the </w:t>
        </w:r>
      </w:ins>
      <w:proofErr w:type="spellStart"/>
      <w:r>
        <w:rPr>
          <w:w w:val="110"/>
        </w:rPr>
        <w:t>the</w:t>
      </w:r>
      <w:proofErr w:type="spellEnd"/>
      <w:r>
        <w:rPr>
          <w:w w:val="110"/>
        </w:rPr>
        <w:t xml:space="preserve"> development of the </w:t>
      </w:r>
      <w:del w:id="112" w:author="GERARD Sebastien 166342" w:date="2016-04-26T17:43:00Z">
        <w:r w:rsidDel="00F17B65">
          <w:rPr>
            <w:w w:val="110"/>
          </w:rPr>
          <w:delText xml:space="preserve">UML-RT </w:delText>
        </w:r>
      </w:del>
      <w:r>
        <w:rPr>
          <w:w w:val="110"/>
        </w:rPr>
        <w:t>run-</w:t>
      </w:r>
      <w:del w:id="113" w:author="GERARD Sebastien 166342" w:date="2016-04-26T17:43:00Z">
        <w:r w:rsidDel="00F17B65">
          <w:rPr>
            <w:w w:val="110"/>
          </w:rPr>
          <w:delText xml:space="preserve"> </w:delText>
        </w:r>
      </w:del>
      <w:r>
        <w:rPr>
          <w:w w:val="110"/>
        </w:rPr>
        <w:t>time</w:t>
      </w:r>
      <w:ins w:id="114" w:author="GERARD Sebastien 166342" w:date="2016-04-26T17:43:00Z">
        <w:r w:rsidR="00F17B65">
          <w:rPr>
            <w:w w:val="110"/>
          </w:rPr>
          <w:t xml:space="preserve"> underlying </w:t>
        </w:r>
        <w:commentRangeStart w:id="115"/>
        <w:r w:rsidR="00F17B65">
          <w:rPr>
            <w:w w:val="110"/>
          </w:rPr>
          <w:t>Papyrus-RT</w:t>
        </w:r>
      </w:ins>
      <w:commentRangeEnd w:id="115"/>
      <w:ins w:id="116" w:author="GERARD Sebastien 166342" w:date="2016-04-26T17:44:00Z">
        <w:r w:rsidR="00F17B65">
          <w:rPr>
            <w:rStyle w:val="Marquedecommentaire"/>
          </w:rPr>
          <w:commentReference w:id="115"/>
        </w:r>
      </w:ins>
      <w:ins w:id="117" w:author="GERARD Sebastien 166342" w:date="2016-04-26T17:46:00Z">
        <w:r w:rsidR="00F17B65">
          <w:rPr>
            <w:w w:val="110"/>
          </w:rPr>
          <w:t xml:space="preserve"> </w:t>
        </w:r>
        <w:r w:rsidR="00F17B65">
          <w:rPr>
            <w:w w:val="110"/>
          </w:rPr>
          <w:t>[11]</w:t>
        </w:r>
      </w:ins>
      <w:r>
        <w:rPr>
          <w:w w:val="110"/>
        </w:rPr>
        <w:t xml:space="preserve">. </w:t>
      </w:r>
      <w:del w:id="118" w:author="GERARD Sebastien 166342" w:date="2016-04-26T17:45:00Z">
        <w:r w:rsidDel="00F17B65">
          <w:rPr>
            <w:w w:val="110"/>
          </w:rPr>
          <w:delText xml:space="preserve">UML-RT [44] </w:delText>
        </w:r>
      </w:del>
      <w:ins w:id="119" w:author="GERARD Sebastien 166342" w:date="2016-04-26T17:45:00Z">
        <w:r w:rsidR="00F17B65">
          <w:rPr>
            <w:w w:val="110"/>
          </w:rPr>
          <w:t xml:space="preserve">This latter relies on </w:t>
        </w:r>
        <w:proofErr w:type="gramStart"/>
        <w:r w:rsidR="00F17B65">
          <w:rPr>
            <w:w w:val="110"/>
          </w:rPr>
          <w:t>a</w:t>
        </w:r>
        <w:proofErr w:type="gramEnd"/>
        <w:r w:rsidR="00F17B65">
          <w:rPr>
            <w:w w:val="110"/>
          </w:rPr>
          <w:t xml:space="preserve"> </w:t>
        </w:r>
      </w:ins>
      <w:del w:id="120" w:author="GERARD Sebastien 166342" w:date="2016-04-26T17:46:00Z">
        <w:r w:rsidDel="00F17B65">
          <w:rPr>
            <w:w w:val="110"/>
          </w:rPr>
          <w:delText xml:space="preserve">offers a set of </w:delText>
        </w:r>
      </w:del>
      <w:proofErr w:type="spellStart"/>
      <w:ins w:id="121" w:author="GERARD Sebastien 166342" w:date="2016-04-26T17:46:00Z">
        <w:r w:rsidR="00F17B65">
          <w:rPr>
            <w:w w:val="110"/>
          </w:rPr>
          <w:t>a</w:t>
        </w:r>
        <w:proofErr w:type="spellEnd"/>
        <w:r w:rsidR="00F17B65">
          <w:rPr>
            <w:w w:val="110"/>
          </w:rPr>
          <w:t xml:space="preserve"> UML </w:t>
        </w:r>
      </w:ins>
      <w:r>
        <w:rPr>
          <w:w w:val="110"/>
        </w:rPr>
        <w:t xml:space="preserve">extensions </w:t>
      </w:r>
      <w:del w:id="122" w:author="GERARD Sebastien 166342" w:date="2016-04-26T17:46:00Z">
        <w:r w:rsidDel="00F17B65">
          <w:rPr>
            <w:w w:val="110"/>
          </w:rPr>
          <w:delText xml:space="preserve">to UML </w:delText>
        </w:r>
      </w:del>
      <w:r>
        <w:rPr>
          <w:w w:val="110"/>
        </w:rPr>
        <w:t xml:space="preserve">for the design of real-time systems. </w:t>
      </w:r>
      <w:del w:id="123" w:author="GERARD Sebastien 166342" w:date="2016-04-26T17:46:00Z">
        <w:r w:rsidDel="00F17B65">
          <w:rPr>
            <w:w w:val="110"/>
          </w:rPr>
          <w:delText xml:space="preserve">UML-RT is developed by Zeligsoft within the Papyrus-RT [11] modeler dedicated to the UML-RT modeling language. </w:delText>
        </w:r>
      </w:del>
      <w:r>
        <w:rPr>
          <w:w w:val="110"/>
        </w:rPr>
        <w:t xml:space="preserve">Papyrus-RT features code generation for UML-RT models and the </w:t>
      </w:r>
      <w:ins w:id="124" w:author="GERARD Sebastien 166342" w:date="2016-04-26T17:47:00Z">
        <w:r w:rsidR="00F17B65">
          <w:rPr>
            <w:w w:val="110"/>
          </w:rPr>
          <w:t xml:space="preserve">generated </w:t>
        </w:r>
      </w:ins>
      <w:r>
        <w:rPr>
          <w:w w:val="110"/>
        </w:rPr>
        <w:t xml:space="preserve">code </w:t>
      </w:r>
      <w:del w:id="125" w:author="GERARD Sebastien 166342" w:date="2016-04-26T17:47:00Z">
        <w:r w:rsidDel="00F17B65">
          <w:rPr>
            <w:w w:val="110"/>
          </w:rPr>
          <w:delText xml:space="preserve">must </w:delText>
        </w:r>
      </w:del>
      <w:r>
        <w:rPr>
          <w:w w:val="110"/>
        </w:rPr>
        <w:t xml:space="preserve">execute on the </w:t>
      </w:r>
      <w:del w:id="126" w:author="GERARD Sebastien 166342" w:date="2016-04-26T17:47:00Z">
        <w:r w:rsidDel="00F17B65">
          <w:rPr>
            <w:w w:val="110"/>
          </w:rPr>
          <w:delText xml:space="preserve">UML-RT </w:delText>
        </w:r>
      </w:del>
      <w:ins w:id="127" w:author="GERARD Sebastien 166342" w:date="2016-04-26T17:47:00Z">
        <w:r w:rsidR="00F17B65">
          <w:rPr>
            <w:w w:val="110"/>
          </w:rPr>
          <w:t xml:space="preserve">specific </w:t>
        </w:r>
      </w:ins>
      <w:r>
        <w:rPr>
          <w:w w:val="110"/>
        </w:rPr>
        <w:t>runtime</w:t>
      </w:r>
      <w:del w:id="128" w:author="GERARD Sebastien 166342" w:date="2016-04-26T17:47:00Z">
        <w:r w:rsidDel="00F17B65">
          <w:rPr>
            <w:w w:val="110"/>
          </w:rPr>
          <w:delText xml:space="preserve"> packaged with the   tool</w:delText>
        </w:r>
      </w:del>
      <w:ins w:id="129" w:author="GERARD Sebastien 166342" w:date="2016-04-26T17:47:00Z">
        <w:r w:rsidR="00F17B65">
          <w:rPr>
            <w:w w:val="110"/>
          </w:rPr>
          <w:t xml:space="preserve"> that provide a C++ support to the high-level concepts </w:t>
        </w:r>
      </w:ins>
      <w:ins w:id="130" w:author="GERARD Sebastien 166342" w:date="2016-04-26T17:48:00Z">
        <w:r w:rsidR="00F17B65">
          <w:rPr>
            <w:w w:val="110"/>
          </w:rPr>
          <w:t xml:space="preserve">provided </w:t>
        </w:r>
      </w:ins>
      <w:ins w:id="131" w:author="GERARD Sebastien 166342" w:date="2016-04-26T17:49:00Z">
        <w:r w:rsidR="00F17B65">
          <w:rPr>
            <w:w w:val="110"/>
          </w:rPr>
          <w:t xml:space="preserve">by </w:t>
        </w:r>
      </w:ins>
      <w:ins w:id="132" w:author="GERARD Sebastien 166342" w:date="2016-04-26T17:47:00Z">
        <w:r w:rsidR="00F17B65">
          <w:rPr>
            <w:w w:val="110"/>
          </w:rPr>
          <w:t>the domain specific modeling language available in the Papyrus-RT</w:t>
        </w:r>
      </w:ins>
      <w:ins w:id="133" w:author="GERARD Sebastien 166342" w:date="2016-04-26T17:49:00Z">
        <w:r w:rsidR="00F17B65">
          <w:rPr>
            <w:w w:val="110"/>
          </w:rPr>
          <w:t xml:space="preserve"> tool</w:t>
        </w:r>
      </w:ins>
      <w:r>
        <w:rPr>
          <w:w w:val="110"/>
        </w:rPr>
        <w:t>.</w:t>
      </w:r>
    </w:p>
    <w:p w:rsidR="00F17B65" w:rsidRDefault="00F17B65">
      <w:pPr>
        <w:pStyle w:val="Corpsdetexte"/>
        <w:spacing w:line="242" w:lineRule="auto"/>
        <w:ind w:left="115" w:right="102" w:firstLine="179"/>
        <w:jc w:val="both"/>
        <w:rPr>
          <w:ins w:id="134" w:author="GERARD Sebastien 166342" w:date="2016-04-26T17:49:00Z"/>
          <w:w w:val="110"/>
        </w:rPr>
      </w:pPr>
      <w:ins w:id="135" w:author="GERARD Sebastien 166342" w:date="2016-04-26T17:49:00Z">
        <w:r>
          <w:rPr>
            <w:w w:val="110"/>
          </w:rPr>
          <w:t>At the beginning of the project, the resourc</w:t>
        </w:r>
      </w:ins>
      <w:ins w:id="136" w:author="GERARD Sebastien 166342" w:date="2016-04-26T17:50:00Z">
        <w:r>
          <w:rPr>
            <w:w w:val="110"/>
          </w:rPr>
          <w:t>e available to design the aforementioned run-time was an experienced C++ pr</w:t>
        </w:r>
      </w:ins>
      <w:ins w:id="137" w:author="GERARD Sebastien 166342" w:date="2016-04-26T17:51:00Z">
        <w:r>
          <w:rPr>
            <w:w w:val="110"/>
          </w:rPr>
          <w:t>o</w:t>
        </w:r>
      </w:ins>
      <w:ins w:id="138" w:author="GERARD Sebastien 166342" w:date="2016-04-26T17:50:00Z">
        <w:r>
          <w:rPr>
            <w:w w:val="110"/>
          </w:rPr>
          <w:t>grammer</w:t>
        </w:r>
      </w:ins>
      <w:ins w:id="139" w:author="GERARD Sebastien 166342" w:date="2016-04-26T17:51:00Z">
        <w:r w:rsidR="00523887">
          <w:rPr>
            <w:w w:val="110"/>
          </w:rPr>
          <w:t xml:space="preserve">. </w:t>
        </w:r>
      </w:ins>
      <w:ins w:id="140" w:author="GERARD Sebastien 166342" w:date="2016-04-26T17:54:00Z">
        <w:r w:rsidR="00523887">
          <w:rPr>
            <w:lang w:val="en"/>
          </w:rPr>
          <w:t>F</w:t>
        </w:r>
        <w:r w:rsidR="00523887">
          <w:rPr>
            <w:lang w:val="en"/>
          </w:rPr>
          <w:t xml:space="preserve">or obvious pragmatic reasons </w:t>
        </w:r>
        <w:r w:rsidR="00523887">
          <w:rPr>
            <w:lang w:val="en"/>
          </w:rPr>
          <w:t xml:space="preserve">of </w:t>
        </w:r>
        <w:r w:rsidR="00523887">
          <w:rPr>
            <w:lang w:val="en"/>
          </w:rPr>
          <w:t xml:space="preserve">project management, so it was decided to implement the runtime in </w:t>
        </w:r>
      </w:ins>
      <w:ins w:id="141" w:author="GERARD Sebastien 166342" w:date="2016-04-26T17:55:00Z">
        <w:r w:rsidR="00523887">
          <w:rPr>
            <w:lang w:val="en"/>
          </w:rPr>
          <w:t xml:space="preserve">pure </w:t>
        </w:r>
      </w:ins>
      <w:ins w:id="142" w:author="GERARD Sebastien 166342" w:date="2016-04-26T17:54:00Z">
        <w:r w:rsidR="00523887">
          <w:rPr>
            <w:lang w:val="en"/>
          </w:rPr>
          <w:t>C ++.</w:t>
        </w:r>
      </w:ins>
      <w:ins w:id="143" w:author="GERARD Sebastien 166342" w:date="2016-04-26T17:55:00Z">
        <w:r w:rsidR="00523887">
          <w:rPr>
            <w:lang w:val="en"/>
          </w:rPr>
          <w:t xml:space="preserve"> However, later it was concluded that even if the results was good, it was a shame not to be able to </w:t>
        </w:r>
      </w:ins>
      <w:ins w:id="144" w:author="GERARD Sebastien 166342" w:date="2016-04-26T17:58:00Z">
        <w:r w:rsidR="00523887">
          <w:rPr>
            <w:lang w:val="en"/>
          </w:rPr>
          <w:t>benefit the</w:t>
        </w:r>
      </w:ins>
      <w:ins w:id="145" w:author="GERARD Sebastien 166342" w:date="2016-04-26T17:55:00Z">
        <w:r w:rsidR="00523887">
          <w:rPr>
            <w:lang w:val="en"/>
          </w:rPr>
          <w:t xml:space="preserve"> MDE </w:t>
        </w:r>
      </w:ins>
      <w:ins w:id="146" w:author="GERARD Sebastien 166342" w:date="2016-04-26T17:58:00Z">
        <w:r w:rsidR="00523887">
          <w:rPr>
            <w:lang w:val="en"/>
          </w:rPr>
          <w:t xml:space="preserve">assets, mainly </w:t>
        </w:r>
      </w:ins>
      <w:ins w:id="147" w:author="GERARD Sebastien 166342" w:date="2016-04-26T17:55:00Z">
        <w:r w:rsidR="00523887">
          <w:rPr>
            <w:lang w:val="en"/>
          </w:rPr>
          <w:t xml:space="preserve">to improve </w:t>
        </w:r>
      </w:ins>
      <w:ins w:id="148" w:author="GERARD Sebastien 166342" w:date="2016-04-26T17:56:00Z">
        <w:r w:rsidR="00523887">
          <w:rPr>
            <w:lang w:val="en"/>
          </w:rPr>
          <w:t xml:space="preserve">both </w:t>
        </w:r>
      </w:ins>
      <w:ins w:id="149" w:author="GERARD Sebastien 166342" w:date="2016-04-26T17:55:00Z">
        <w:r w:rsidR="00523887">
          <w:rPr>
            <w:lang w:val="en"/>
          </w:rPr>
          <w:t xml:space="preserve">maintainability </w:t>
        </w:r>
      </w:ins>
      <w:ins w:id="150" w:author="GERARD Sebastien 166342" w:date="2016-04-26T17:56:00Z">
        <w:r w:rsidR="00523887">
          <w:rPr>
            <w:lang w:val="en"/>
          </w:rPr>
          <w:t xml:space="preserve">and </w:t>
        </w:r>
        <w:proofErr w:type="spellStart"/>
        <w:r w:rsidR="00523887">
          <w:rPr>
            <w:lang w:val="en"/>
          </w:rPr>
          <w:t>evolvability</w:t>
        </w:r>
        <w:proofErr w:type="spellEnd"/>
        <w:r w:rsidR="00523887">
          <w:rPr>
            <w:lang w:val="en"/>
          </w:rPr>
          <w:t xml:space="preserve"> </w:t>
        </w:r>
      </w:ins>
      <w:ins w:id="151" w:author="GERARD Sebastien 166342" w:date="2016-04-26T17:55:00Z">
        <w:r w:rsidR="00523887">
          <w:rPr>
            <w:lang w:val="en"/>
          </w:rPr>
          <w:t>of the run-time</w:t>
        </w:r>
      </w:ins>
      <w:ins w:id="152" w:author="GERARD Sebastien 166342" w:date="2016-04-26T17:56:00Z">
        <w:r w:rsidR="00523887">
          <w:rPr>
            <w:lang w:val="en"/>
          </w:rPr>
          <w:t xml:space="preserve">. </w:t>
        </w:r>
      </w:ins>
      <w:ins w:id="153" w:author="GERARD Sebastien 166342" w:date="2016-04-26T17:57:00Z">
        <w:r w:rsidR="00523887">
          <w:rPr>
            <w:lang w:val="en"/>
          </w:rPr>
          <w:t>Moreover</w:t>
        </w:r>
      </w:ins>
      <w:ins w:id="154" w:author="GERARD Sebastien 166342" w:date="2016-04-26T17:56:00Z">
        <w:r w:rsidR="00523887">
          <w:rPr>
            <w:lang w:val="en"/>
          </w:rPr>
          <w:t xml:space="preserve">, in the meantime, the project team has grown including new </w:t>
        </w:r>
      </w:ins>
      <w:ins w:id="155" w:author="GERARD Sebastien 166342" w:date="2016-04-26T17:57:00Z">
        <w:r w:rsidR="00523887">
          <w:rPr>
            <w:lang w:val="en"/>
          </w:rPr>
          <w:t>developers</w:t>
        </w:r>
      </w:ins>
      <w:ins w:id="156" w:author="GERARD Sebastien 166342" w:date="2016-04-26T17:56:00Z">
        <w:r w:rsidR="00523887">
          <w:rPr>
            <w:lang w:val="en"/>
          </w:rPr>
          <w:t xml:space="preserve"> that were proponents of MDE paradigms and were wil</w:t>
        </w:r>
      </w:ins>
      <w:ins w:id="157" w:author="GERARD Sebastien 166342" w:date="2016-04-26T17:58:00Z">
        <w:r w:rsidR="00523887">
          <w:rPr>
            <w:lang w:val="en"/>
          </w:rPr>
          <w:t>l</w:t>
        </w:r>
      </w:ins>
      <w:ins w:id="158" w:author="GERARD Sebastien 166342" w:date="2016-04-26T17:56:00Z">
        <w:r w:rsidR="00523887">
          <w:rPr>
            <w:lang w:val="en"/>
          </w:rPr>
          <w:t xml:space="preserve">ing to work with models. </w:t>
        </w:r>
      </w:ins>
    </w:p>
    <w:p w:rsidR="003D382C" w:rsidRDefault="00C35252">
      <w:pPr>
        <w:pStyle w:val="Corpsdetexte"/>
        <w:spacing w:line="242" w:lineRule="auto"/>
        <w:ind w:left="115" w:right="102" w:firstLine="179"/>
        <w:jc w:val="both"/>
      </w:pPr>
      <w:del w:id="159" w:author="GERARD Sebastien 166342" w:date="2016-04-26T17:59:00Z">
        <w:r w:rsidDel="00523887">
          <w:rPr>
            <w:w w:val="110"/>
          </w:rPr>
          <w:delText>CEA wishes to collaborate with Zeligsoft on the develop- ment of the runtime. CEA wishes to apply a MDE</w:delText>
        </w:r>
        <w:r w:rsidDel="00523887">
          <w:rPr>
            <w:spacing w:val="-26"/>
            <w:w w:val="110"/>
          </w:rPr>
          <w:delText xml:space="preserve"> </w:delText>
        </w:r>
        <w:r w:rsidDel="00523887">
          <w:rPr>
            <w:w w:val="110"/>
          </w:rPr>
          <w:delText xml:space="preserve">approach, using the model as a development artifact, while Zeligsoft wishes to continue development based on code. </w:delText>
        </w:r>
      </w:del>
      <w:r>
        <w:rPr>
          <w:w w:val="110"/>
        </w:rPr>
        <w:t xml:space="preserve">Therefore </w:t>
      </w:r>
      <w:ins w:id="160" w:author="GERARD Sebastien 166342" w:date="2016-04-26T17:59:00Z">
        <w:r w:rsidR="00523887">
          <w:rPr>
            <w:w w:val="110"/>
          </w:rPr>
          <w:t xml:space="preserve">this case study was an ideal case study to assess our </w:t>
        </w:r>
      </w:ins>
      <w:ins w:id="161" w:author="GERARD Sebastien 166342" w:date="2016-04-26T18:00:00Z">
        <w:r w:rsidR="00523887">
          <w:rPr>
            <w:w w:val="110"/>
          </w:rPr>
          <w:t>methodology</w:t>
        </w:r>
      </w:ins>
      <w:ins w:id="162" w:author="GERARD Sebastien 166342" w:date="2016-04-26T17:59:00Z">
        <w:r w:rsidR="00523887">
          <w:rPr>
            <w:w w:val="110"/>
          </w:rPr>
          <w:t xml:space="preserve"> </w:t>
        </w:r>
      </w:ins>
      <w:ins w:id="163" w:author="GERARD Sebastien 166342" w:date="2016-04-26T18:00:00Z">
        <w:r w:rsidR="00523887">
          <w:rPr>
            <w:w w:val="110"/>
          </w:rPr>
          <w:t xml:space="preserve">first in terms of its usability, but also in terms of its scalability. </w:t>
        </w:r>
      </w:ins>
      <w:del w:id="164" w:author="GERARD Sebastien 166342" w:date="2016-04-26T18:00:00Z">
        <w:r w:rsidDel="00523887">
          <w:rPr>
            <w:spacing w:val="-3"/>
            <w:w w:val="110"/>
          </w:rPr>
          <w:delText xml:space="preserve">we </w:delText>
        </w:r>
        <w:r w:rsidDel="00523887">
          <w:rPr>
            <w:w w:val="110"/>
          </w:rPr>
          <w:delText>decide to apply our model-code synchronization method on this particular case-study, so developers from CEA and Zeligsoft can</w:delText>
        </w:r>
        <w:r w:rsidDel="00523887">
          <w:rPr>
            <w:spacing w:val="-8"/>
            <w:w w:val="110"/>
          </w:rPr>
          <w:delText xml:space="preserve"> </w:delText>
        </w:r>
        <w:r w:rsidDel="00523887">
          <w:rPr>
            <w:w w:val="110"/>
          </w:rPr>
          <w:delText>collaborate.</w:delText>
        </w:r>
      </w:del>
    </w:p>
    <w:p w:rsidR="003D382C" w:rsidRDefault="00C35252">
      <w:pPr>
        <w:pStyle w:val="Corpsdetexte"/>
        <w:spacing w:line="242" w:lineRule="auto"/>
        <w:ind w:left="115" w:right="62" w:firstLine="179"/>
        <w:jc w:val="both"/>
      </w:pPr>
      <w:r>
        <w:rPr>
          <w:w w:val="115"/>
        </w:rPr>
        <w:t>The</w:t>
      </w:r>
      <w:r>
        <w:rPr>
          <w:spacing w:val="-17"/>
          <w:w w:val="115"/>
        </w:rPr>
        <w:t xml:space="preserve"> </w:t>
      </w:r>
      <w:r>
        <w:rPr>
          <w:w w:val="115"/>
        </w:rPr>
        <w:t>runtime</w:t>
      </w:r>
      <w:r>
        <w:rPr>
          <w:spacing w:val="-17"/>
          <w:w w:val="115"/>
        </w:rPr>
        <w:t xml:space="preserve"> </w:t>
      </w:r>
      <w:r>
        <w:rPr>
          <w:w w:val="115"/>
        </w:rPr>
        <w:t>is</w:t>
      </w:r>
      <w:r>
        <w:rPr>
          <w:spacing w:val="-17"/>
          <w:w w:val="115"/>
        </w:rPr>
        <w:t xml:space="preserve"> </w:t>
      </w:r>
      <w:r>
        <w:rPr>
          <w:w w:val="115"/>
        </w:rPr>
        <w:t>originally</w:t>
      </w:r>
      <w:r>
        <w:rPr>
          <w:spacing w:val="-17"/>
          <w:w w:val="115"/>
        </w:rPr>
        <w:t xml:space="preserve"> </w:t>
      </w:r>
      <w:r>
        <w:rPr>
          <w:w w:val="115"/>
        </w:rPr>
        <w:t>implemented</w:t>
      </w:r>
      <w:r>
        <w:rPr>
          <w:spacing w:val="-17"/>
          <w:w w:val="115"/>
        </w:rPr>
        <w:t xml:space="preserve"> </w:t>
      </w:r>
      <w:r>
        <w:rPr>
          <w:w w:val="115"/>
        </w:rPr>
        <w:t>as</w:t>
      </w:r>
      <w:r>
        <w:rPr>
          <w:spacing w:val="-17"/>
          <w:w w:val="115"/>
        </w:rPr>
        <w:t xml:space="preserve"> </w:t>
      </w:r>
      <w:r>
        <w:rPr>
          <w:w w:val="115"/>
        </w:rPr>
        <w:t>an</w:t>
      </w:r>
      <w:r>
        <w:rPr>
          <w:spacing w:val="-17"/>
          <w:w w:val="115"/>
        </w:rPr>
        <w:t xml:space="preserve"> </w:t>
      </w:r>
      <w:r>
        <w:rPr>
          <w:w w:val="115"/>
        </w:rPr>
        <w:t>open-source plain C++11 project. Most of its architecture is object- oriented. The runtime has 65 classes and 14945 lines of code.</w:t>
      </w:r>
      <w:r>
        <w:rPr>
          <w:spacing w:val="-3"/>
          <w:w w:val="115"/>
        </w:rPr>
        <w:t xml:space="preserve"> </w:t>
      </w:r>
      <w:r>
        <w:rPr>
          <w:w w:val="115"/>
        </w:rPr>
        <w:t>Other</w:t>
      </w:r>
      <w:r>
        <w:rPr>
          <w:spacing w:val="-22"/>
          <w:w w:val="115"/>
        </w:rPr>
        <w:t xml:space="preserve"> </w:t>
      </w:r>
      <w:r>
        <w:rPr>
          <w:w w:val="115"/>
        </w:rPr>
        <w:t>than</w:t>
      </w:r>
      <w:r>
        <w:rPr>
          <w:spacing w:val="-22"/>
          <w:w w:val="115"/>
        </w:rPr>
        <w:t xml:space="preserve"> </w:t>
      </w:r>
      <w:r>
        <w:rPr>
          <w:w w:val="115"/>
        </w:rPr>
        <w:t>containing</w:t>
      </w:r>
      <w:r>
        <w:rPr>
          <w:spacing w:val="-22"/>
          <w:w w:val="115"/>
        </w:rPr>
        <w:t xml:space="preserve"> </w:t>
      </w:r>
      <w:r>
        <w:rPr>
          <w:w w:val="115"/>
        </w:rPr>
        <w:t>typical</w:t>
      </w:r>
      <w:r>
        <w:rPr>
          <w:spacing w:val="-22"/>
          <w:w w:val="115"/>
        </w:rPr>
        <w:t xml:space="preserve"> </w:t>
      </w:r>
      <w:r>
        <w:rPr>
          <w:w w:val="115"/>
        </w:rPr>
        <w:t>entities</w:t>
      </w:r>
      <w:r>
        <w:rPr>
          <w:spacing w:val="-22"/>
          <w:w w:val="115"/>
        </w:rPr>
        <w:t xml:space="preserve"> </w:t>
      </w:r>
      <w:r>
        <w:rPr>
          <w:w w:val="115"/>
        </w:rPr>
        <w:t>found</w:t>
      </w:r>
      <w:r>
        <w:rPr>
          <w:spacing w:val="-22"/>
          <w:w w:val="115"/>
        </w:rPr>
        <w:t xml:space="preserve"> </w:t>
      </w:r>
      <w:r>
        <w:rPr>
          <w:w w:val="115"/>
        </w:rPr>
        <w:t>in</w:t>
      </w:r>
      <w:r>
        <w:rPr>
          <w:spacing w:val="-22"/>
          <w:w w:val="115"/>
        </w:rPr>
        <w:t xml:space="preserve"> </w:t>
      </w:r>
      <w:r>
        <w:rPr>
          <w:w w:val="115"/>
        </w:rPr>
        <w:t xml:space="preserve">object- oriented architectures, the runtime uses C/C++ features </w:t>
      </w:r>
      <w:r>
        <w:rPr>
          <w:w w:val="110"/>
        </w:rPr>
        <w:t>such</w:t>
      </w:r>
      <w:r>
        <w:rPr>
          <w:spacing w:val="-15"/>
          <w:w w:val="110"/>
        </w:rPr>
        <w:t xml:space="preserve"> </w:t>
      </w:r>
      <w:r>
        <w:rPr>
          <w:w w:val="110"/>
        </w:rPr>
        <w:t>as</w:t>
      </w:r>
      <w:r>
        <w:rPr>
          <w:spacing w:val="-15"/>
          <w:w w:val="110"/>
        </w:rPr>
        <w:t xml:space="preserve"> </w:t>
      </w:r>
      <w:r>
        <w:rPr>
          <w:w w:val="110"/>
        </w:rPr>
        <w:t>type</w:t>
      </w:r>
      <w:r>
        <w:rPr>
          <w:spacing w:val="-15"/>
          <w:w w:val="110"/>
        </w:rPr>
        <w:t xml:space="preserve"> </w:t>
      </w:r>
      <w:r>
        <w:rPr>
          <w:w w:val="110"/>
        </w:rPr>
        <w:t>definitions,</w:t>
      </w:r>
      <w:r>
        <w:rPr>
          <w:spacing w:val="-11"/>
          <w:w w:val="110"/>
        </w:rPr>
        <w:t xml:space="preserve"> </w:t>
      </w:r>
      <w:r>
        <w:rPr>
          <w:w w:val="110"/>
        </w:rPr>
        <w:t>templates,</w:t>
      </w:r>
      <w:r>
        <w:rPr>
          <w:spacing w:val="-11"/>
          <w:w w:val="110"/>
        </w:rPr>
        <w:t xml:space="preserve"> </w:t>
      </w:r>
      <w:r>
        <w:rPr>
          <w:w w:val="110"/>
        </w:rPr>
        <w:t>pointers,</w:t>
      </w:r>
      <w:r>
        <w:rPr>
          <w:spacing w:val="-10"/>
          <w:w w:val="110"/>
        </w:rPr>
        <w:t xml:space="preserve"> </w:t>
      </w:r>
      <w:r>
        <w:rPr>
          <w:w w:val="110"/>
        </w:rPr>
        <w:t>references,</w:t>
      </w:r>
      <w:r>
        <w:rPr>
          <w:spacing w:val="-11"/>
          <w:w w:val="110"/>
        </w:rPr>
        <w:t xml:space="preserve"> </w:t>
      </w:r>
      <w:proofErr w:type="spellStart"/>
      <w:r>
        <w:rPr>
          <w:w w:val="110"/>
        </w:rPr>
        <w:t>func</w:t>
      </w:r>
      <w:proofErr w:type="spellEnd"/>
      <w:r>
        <w:rPr>
          <w:w w:val="110"/>
        </w:rPr>
        <w:t xml:space="preserve">- </w:t>
      </w:r>
      <w:proofErr w:type="spellStart"/>
      <w:r>
        <w:rPr>
          <w:w w:val="115"/>
        </w:rPr>
        <w:t>tion</w:t>
      </w:r>
      <w:proofErr w:type="spellEnd"/>
      <w:r>
        <w:rPr>
          <w:w w:val="115"/>
        </w:rPr>
        <w:t xml:space="preserve"> pointers, and </w:t>
      </w:r>
      <w:proofErr w:type="spellStart"/>
      <w:r>
        <w:rPr>
          <w:w w:val="115"/>
        </w:rPr>
        <w:t>variadic</w:t>
      </w:r>
      <w:proofErr w:type="spellEnd"/>
      <w:r>
        <w:rPr>
          <w:w w:val="115"/>
        </w:rPr>
        <w:t xml:space="preserve"> functions to name a few. These features are supported </w:t>
      </w:r>
      <w:r>
        <w:rPr>
          <w:spacing w:val="-3"/>
          <w:w w:val="115"/>
        </w:rPr>
        <w:t xml:space="preserve">by </w:t>
      </w:r>
      <w:r>
        <w:rPr>
          <w:w w:val="115"/>
        </w:rPr>
        <w:t xml:space="preserve">the </w:t>
      </w:r>
      <w:proofErr w:type="spellStart"/>
      <w:r>
        <w:rPr>
          <w:w w:val="115"/>
        </w:rPr>
        <w:t>the</w:t>
      </w:r>
      <w:proofErr w:type="spellEnd"/>
      <w:r>
        <w:rPr>
          <w:w w:val="115"/>
        </w:rPr>
        <w:t xml:space="preserve"> reverse and code genera- </w:t>
      </w:r>
      <w:proofErr w:type="spellStart"/>
      <w:r>
        <w:rPr>
          <w:w w:val="115"/>
        </w:rPr>
        <w:t>tion</w:t>
      </w:r>
      <w:proofErr w:type="spellEnd"/>
      <w:r>
        <w:rPr>
          <w:spacing w:val="-8"/>
          <w:w w:val="115"/>
        </w:rPr>
        <w:t xml:space="preserve"> </w:t>
      </w:r>
      <w:r>
        <w:rPr>
          <w:w w:val="115"/>
        </w:rPr>
        <w:t>tools</w:t>
      </w:r>
      <w:r>
        <w:rPr>
          <w:spacing w:val="-8"/>
          <w:w w:val="115"/>
        </w:rPr>
        <w:t xml:space="preserve"> </w:t>
      </w:r>
      <w:r>
        <w:rPr>
          <w:w w:val="115"/>
        </w:rPr>
        <w:t>in</w:t>
      </w:r>
      <w:r>
        <w:rPr>
          <w:spacing w:val="-8"/>
          <w:w w:val="115"/>
        </w:rPr>
        <w:t xml:space="preserve"> </w:t>
      </w:r>
      <w:r>
        <w:rPr>
          <w:w w:val="115"/>
        </w:rPr>
        <w:t>Papyrus,</w:t>
      </w:r>
      <w:r>
        <w:rPr>
          <w:spacing w:val="-8"/>
          <w:w w:val="115"/>
        </w:rPr>
        <w:t xml:space="preserve"> </w:t>
      </w:r>
      <w:r>
        <w:rPr>
          <w:w w:val="115"/>
        </w:rPr>
        <w:t>coupled</w:t>
      </w:r>
      <w:r>
        <w:rPr>
          <w:spacing w:val="-8"/>
          <w:w w:val="115"/>
        </w:rPr>
        <w:t xml:space="preserve"> </w:t>
      </w:r>
      <w:r>
        <w:rPr>
          <w:w w:val="115"/>
        </w:rPr>
        <w:t>with</w:t>
      </w:r>
      <w:r>
        <w:rPr>
          <w:spacing w:val="-8"/>
          <w:w w:val="115"/>
        </w:rPr>
        <w:t xml:space="preserve"> </w:t>
      </w:r>
      <w:r>
        <w:rPr>
          <w:w w:val="115"/>
        </w:rPr>
        <w:t>the</w:t>
      </w:r>
      <w:r>
        <w:rPr>
          <w:spacing w:val="-8"/>
          <w:w w:val="115"/>
        </w:rPr>
        <w:t xml:space="preserve"> </w:t>
      </w:r>
      <w:r>
        <w:rPr>
          <w:w w:val="115"/>
        </w:rPr>
        <w:t>C++</w:t>
      </w:r>
      <w:r>
        <w:rPr>
          <w:spacing w:val="-8"/>
          <w:w w:val="115"/>
        </w:rPr>
        <w:t xml:space="preserve"> </w:t>
      </w:r>
      <w:r>
        <w:rPr>
          <w:w w:val="115"/>
        </w:rPr>
        <w:t>UML</w:t>
      </w:r>
      <w:r>
        <w:rPr>
          <w:spacing w:val="-8"/>
          <w:w w:val="115"/>
        </w:rPr>
        <w:t xml:space="preserve"> </w:t>
      </w:r>
      <w:r>
        <w:rPr>
          <w:w w:val="115"/>
        </w:rPr>
        <w:t>profile.</w:t>
      </w:r>
    </w:p>
    <w:p w:rsidR="003D382C" w:rsidRDefault="00C35252">
      <w:pPr>
        <w:pStyle w:val="Corpsdetexte"/>
        <w:spacing w:line="242" w:lineRule="auto"/>
        <w:ind w:left="115" w:firstLine="179"/>
      </w:pPr>
      <w:r>
        <w:rPr>
          <w:w w:val="110"/>
        </w:rPr>
        <w:t xml:space="preserve">In order to use our model-code synchronization method, the original </w:t>
      </w:r>
      <w:ins w:id="165" w:author="GERARD Sebastien 166342" w:date="2016-04-26T18:01:00Z">
        <w:r w:rsidR="00523887">
          <w:rPr>
            <w:spacing w:val="-3"/>
            <w:w w:val="110"/>
          </w:rPr>
          <w:t>Papyrus</w:t>
        </w:r>
      </w:ins>
      <w:del w:id="166" w:author="GERARD Sebastien 166342" w:date="2016-04-26T18:01:00Z">
        <w:r w:rsidDel="00523887">
          <w:rPr>
            <w:spacing w:val="-3"/>
            <w:w w:val="110"/>
          </w:rPr>
          <w:delText>UML</w:delText>
        </w:r>
      </w:del>
      <w:r>
        <w:rPr>
          <w:spacing w:val="-3"/>
          <w:w w:val="110"/>
        </w:rPr>
        <w:t xml:space="preserve">-RT </w:t>
      </w:r>
      <w:r>
        <w:rPr>
          <w:w w:val="110"/>
        </w:rPr>
        <w:t xml:space="preserve">runtime </w:t>
      </w:r>
      <w:del w:id="167" w:author="GERARD Sebastien 166342" w:date="2016-04-26T18:01:00Z">
        <w:r w:rsidDel="00523887">
          <w:rPr>
            <w:w w:val="110"/>
          </w:rPr>
          <w:delText xml:space="preserve">must </w:delText>
        </w:r>
      </w:del>
      <w:ins w:id="168" w:author="GERARD Sebastien 166342" w:date="2016-04-26T18:01:00Z">
        <w:r w:rsidR="00523887">
          <w:rPr>
            <w:w w:val="110"/>
          </w:rPr>
          <w:t xml:space="preserve">had </w:t>
        </w:r>
      </w:ins>
      <w:r>
        <w:rPr>
          <w:w w:val="110"/>
        </w:rPr>
        <w:t xml:space="preserve">first </w:t>
      </w:r>
      <w:ins w:id="169" w:author="GERARD Sebastien 166342" w:date="2016-04-26T18:01:00Z">
        <w:r w:rsidR="00523887">
          <w:rPr>
            <w:w w:val="110"/>
          </w:rPr>
          <w:t xml:space="preserve">to </w:t>
        </w:r>
      </w:ins>
      <w:r>
        <w:rPr>
          <w:spacing w:val="2"/>
          <w:w w:val="110"/>
        </w:rPr>
        <w:t xml:space="preserve">be </w:t>
      </w:r>
      <w:r>
        <w:rPr>
          <w:w w:val="110"/>
        </w:rPr>
        <w:t xml:space="preserve">reversed to a UML model.  </w:t>
      </w:r>
      <w:proofErr w:type="gramStart"/>
      <w:r>
        <w:rPr>
          <w:w w:val="110"/>
        </w:rPr>
        <w:t>This  step</w:t>
      </w:r>
      <w:proofErr w:type="gramEnd"/>
      <w:r>
        <w:rPr>
          <w:w w:val="110"/>
        </w:rPr>
        <w:t xml:space="preserve">  is  crucial  because  the  </w:t>
      </w:r>
      <w:proofErr w:type="spellStart"/>
      <w:r>
        <w:rPr>
          <w:w w:val="110"/>
        </w:rPr>
        <w:t>the</w:t>
      </w:r>
      <w:proofErr w:type="spellEnd"/>
      <w:r>
        <w:rPr>
          <w:w w:val="110"/>
        </w:rPr>
        <w:t xml:space="preserve">  </w:t>
      </w:r>
      <w:proofErr w:type="spellStart"/>
      <w:r>
        <w:rPr>
          <w:w w:val="110"/>
        </w:rPr>
        <w:t>origi</w:t>
      </w:r>
      <w:proofErr w:type="spellEnd"/>
      <w:r>
        <w:rPr>
          <w:w w:val="110"/>
        </w:rPr>
        <w:t xml:space="preserve">- </w:t>
      </w:r>
      <w:proofErr w:type="spellStart"/>
      <w:r>
        <w:rPr>
          <w:w w:val="110"/>
        </w:rPr>
        <w:t>nal</w:t>
      </w:r>
      <w:proofErr w:type="spellEnd"/>
      <w:r>
        <w:rPr>
          <w:w w:val="110"/>
        </w:rPr>
        <w:t xml:space="preserve"> </w:t>
      </w:r>
      <w:del w:id="170" w:author="GERARD Sebastien 166342" w:date="2016-04-26T18:01:00Z">
        <w:r w:rsidDel="0020624D">
          <w:rPr>
            <w:spacing w:val="-3"/>
            <w:w w:val="110"/>
          </w:rPr>
          <w:delText xml:space="preserve">UML-RT </w:delText>
        </w:r>
      </w:del>
      <w:r>
        <w:rPr>
          <w:w w:val="110"/>
        </w:rPr>
        <w:t xml:space="preserve">runtime </w:t>
      </w:r>
      <w:ins w:id="171" w:author="GERARD Sebastien 166342" w:date="2016-04-26T18:01:00Z">
        <w:r w:rsidR="0020624D">
          <w:rPr>
            <w:w w:val="110"/>
          </w:rPr>
          <w:t xml:space="preserve">was </w:t>
        </w:r>
      </w:ins>
      <w:r>
        <w:rPr>
          <w:w w:val="110"/>
        </w:rPr>
        <w:t>contain</w:t>
      </w:r>
      <w:ins w:id="172" w:author="GERARD Sebastien 166342" w:date="2016-04-26T18:01:00Z">
        <w:r w:rsidR="0020624D">
          <w:rPr>
            <w:w w:val="110"/>
          </w:rPr>
          <w:t>ing</w:t>
        </w:r>
      </w:ins>
      <w:del w:id="173" w:author="GERARD Sebastien 166342" w:date="2016-04-26T18:01:00Z">
        <w:r w:rsidDel="0020624D">
          <w:rPr>
            <w:w w:val="110"/>
          </w:rPr>
          <w:delText>s</w:delText>
        </w:r>
      </w:del>
      <w:r>
        <w:rPr>
          <w:w w:val="110"/>
        </w:rPr>
        <w:t xml:space="preserve"> some elements that </w:t>
      </w:r>
      <w:del w:id="174" w:author="GERARD Sebastien 166342" w:date="2016-04-26T18:02:00Z">
        <w:r w:rsidDel="0020624D">
          <w:rPr>
            <w:w w:val="110"/>
          </w:rPr>
          <w:delText xml:space="preserve">are </w:delText>
        </w:r>
      </w:del>
      <w:ins w:id="175" w:author="GERARD Sebastien 166342" w:date="2016-04-26T18:02:00Z">
        <w:r w:rsidR="0020624D">
          <w:rPr>
            <w:w w:val="110"/>
          </w:rPr>
          <w:t>were</w:t>
        </w:r>
        <w:r w:rsidR="0020624D">
          <w:rPr>
            <w:w w:val="110"/>
          </w:rPr>
          <w:t xml:space="preserve"> </w:t>
        </w:r>
      </w:ins>
      <w:r>
        <w:rPr>
          <w:w w:val="110"/>
        </w:rPr>
        <w:t xml:space="preserve">not object-oriented. Some modifications and refactoring </w:t>
      </w:r>
      <w:del w:id="176" w:author="GERARD Sebastien 166342" w:date="2016-04-26T18:02:00Z">
        <w:r w:rsidDel="0020624D">
          <w:rPr>
            <w:w w:val="110"/>
          </w:rPr>
          <w:delText xml:space="preserve">are </w:delText>
        </w:r>
      </w:del>
      <w:ins w:id="177" w:author="GERARD Sebastien 166342" w:date="2016-04-26T18:02:00Z">
        <w:r w:rsidR="0020624D">
          <w:rPr>
            <w:w w:val="110"/>
          </w:rPr>
          <w:t>were</w:t>
        </w:r>
        <w:r w:rsidR="0020624D">
          <w:rPr>
            <w:w w:val="110"/>
          </w:rPr>
          <w:t xml:space="preserve"> </w:t>
        </w:r>
      </w:ins>
      <w:del w:id="178" w:author="GERARD Sebastien 166342" w:date="2016-04-26T18:02:00Z">
        <w:r w:rsidDel="0020624D">
          <w:rPr>
            <w:w w:val="110"/>
          </w:rPr>
          <w:delText>nec- essary</w:delText>
        </w:r>
        <w:r w:rsidDel="0020624D">
          <w:rPr>
            <w:spacing w:val="-11"/>
            <w:w w:val="110"/>
          </w:rPr>
          <w:delText xml:space="preserve"> </w:delText>
        </w:r>
      </w:del>
      <w:ins w:id="179" w:author="GERARD Sebastien 166342" w:date="2016-04-26T18:02:00Z">
        <w:r w:rsidR="0020624D">
          <w:rPr>
            <w:w w:val="110"/>
          </w:rPr>
          <w:t xml:space="preserve">required </w:t>
        </w:r>
      </w:ins>
      <w:r>
        <w:rPr>
          <w:w w:val="110"/>
        </w:rPr>
        <w:t>so</w:t>
      </w:r>
      <w:r>
        <w:rPr>
          <w:spacing w:val="-11"/>
          <w:w w:val="110"/>
        </w:rPr>
        <w:t xml:space="preserve"> </w:t>
      </w:r>
      <w:r>
        <w:rPr>
          <w:w w:val="110"/>
        </w:rPr>
        <w:t>the</w:t>
      </w:r>
      <w:r>
        <w:rPr>
          <w:spacing w:val="-11"/>
          <w:w w:val="110"/>
        </w:rPr>
        <w:t xml:space="preserve"> </w:t>
      </w:r>
      <w:r>
        <w:rPr>
          <w:w w:val="110"/>
        </w:rPr>
        <w:t>original</w:t>
      </w:r>
      <w:r>
        <w:rPr>
          <w:spacing w:val="-11"/>
          <w:w w:val="110"/>
        </w:rPr>
        <w:t xml:space="preserve"> </w:t>
      </w:r>
      <w:r>
        <w:rPr>
          <w:w w:val="110"/>
        </w:rPr>
        <w:t>runtime</w:t>
      </w:r>
      <w:r>
        <w:rPr>
          <w:spacing w:val="-11"/>
          <w:w w:val="110"/>
        </w:rPr>
        <w:t xml:space="preserve"> </w:t>
      </w:r>
      <w:del w:id="180" w:author="GERARD Sebastien 166342" w:date="2016-04-26T18:02:00Z">
        <w:r w:rsidDel="0020624D">
          <w:rPr>
            <w:w w:val="110"/>
          </w:rPr>
          <w:delText>is</w:delText>
        </w:r>
        <w:r w:rsidDel="0020624D">
          <w:rPr>
            <w:spacing w:val="-11"/>
            <w:w w:val="110"/>
          </w:rPr>
          <w:delText xml:space="preserve"> </w:delText>
        </w:r>
      </w:del>
      <w:ins w:id="181" w:author="GERARD Sebastien 166342" w:date="2016-04-26T18:02:00Z">
        <w:r w:rsidR="0020624D">
          <w:rPr>
            <w:w w:val="110"/>
          </w:rPr>
          <w:t xml:space="preserve">to be </w:t>
        </w:r>
      </w:ins>
      <w:del w:id="182" w:author="GERARD Sebastien 166342" w:date="2016-04-26T18:02:00Z">
        <w:r w:rsidDel="0020624D">
          <w:rPr>
            <w:w w:val="110"/>
          </w:rPr>
          <w:delText>made</w:delText>
        </w:r>
        <w:r w:rsidDel="0020624D">
          <w:rPr>
            <w:spacing w:val="-11"/>
            <w:w w:val="110"/>
          </w:rPr>
          <w:delText xml:space="preserve"> </w:delText>
        </w:r>
      </w:del>
      <w:r>
        <w:rPr>
          <w:w w:val="110"/>
        </w:rPr>
        <w:t>entirely</w:t>
      </w:r>
      <w:r>
        <w:rPr>
          <w:spacing w:val="-11"/>
          <w:w w:val="110"/>
        </w:rPr>
        <w:t xml:space="preserve"> </w:t>
      </w:r>
      <w:r>
        <w:rPr>
          <w:w w:val="110"/>
        </w:rPr>
        <w:t xml:space="preserve">object-oriented. It can then </w:t>
      </w:r>
      <w:r>
        <w:rPr>
          <w:spacing w:val="2"/>
          <w:w w:val="110"/>
        </w:rPr>
        <w:t xml:space="preserve">be </w:t>
      </w:r>
      <w:r>
        <w:rPr>
          <w:w w:val="110"/>
        </w:rPr>
        <w:t xml:space="preserve">entirely modeled in a modeling </w:t>
      </w:r>
      <w:proofErr w:type="gramStart"/>
      <w:r>
        <w:rPr>
          <w:w w:val="110"/>
        </w:rPr>
        <w:t xml:space="preserve">language </w:t>
      </w:r>
      <w:r>
        <w:rPr>
          <w:spacing w:val="3"/>
          <w:w w:val="110"/>
        </w:rPr>
        <w:t xml:space="preserve"> </w:t>
      </w:r>
      <w:r>
        <w:rPr>
          <w:w w:val="110"/>
        </w:rPr>
        <w:t>like</w:t>
      </w:r>
      <w:proofErr w:type="gramEnd"/>
    </w:p>
    <w:p w:rsidR="003D382C" w:rsidRDefault="00C35252">
      <w:pPr>
        <w:pStyle w:val="Corpsdetexte"/>
        <w:spacing w:before="1"/>
        <w:rPr>
          <w:sz w:val="15"/>
        </w:rPr>
      </w:pPr>
      <w:r>
        <w:br w:type="column"/>
      </w:r>
    </w:p>
    <w:p w:rsidR="003D382C" w:rsidRDefault="00C35252">
      <w:pPr>
        <w:pStyle w:val="Titre4"/>
        <w:spacing w:before="0"/>
        <w:ind w:left="2536" w:right="197"/>
      </w:pPr>
      <w:proofErr w:type="gramStart"/>
      <w:r>
        <w:t>n</w:t>
      </w:r>
      <w:proofErr w:type="gramEnd"/>
      <w:r>
        <w:t xml:space="preserve">  </w:t>
      </w:r>
      <w:del w:id="183" w:author="GERARD Sebastien 166342" w:date="2016-04-26T18:03:00Z">
        <w:r w:rsidDel="0020624D">
          <w:delText>UML-RT</w:delText>
        </w:r>
      </w:del>
      <w:r>
        <w:t xml:space="preserve">  runtimes</w:t>
      </w:r>
    </w:p>
    <w:tbl>
      <w:tblPr>
        <w:tblStyle w:val="TableNormal"/>
        <w:tblW w:w="0" w:type="auto"/>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377"/>
        <w:gridCol w:w="2377"/>
      </w:tblGrid>
      <w:tr w:rsidR="003D382C">
        <w:trPr>
          <w:trHeight w:hRule="exact" w:val="219"/>
        </w:trPr>
        <w:tc>
          <w:tcPr>
            <w:tcW w:w="2377" w:type="dxa"/>
            <w:shd w:val="clear" w:color="auto" w:fill="D8D8D8"/>
          </w:tcPr>
          <w:p w:rsidR="003D382C" w:rsidRDefault="00C35252">
            <w:pPr>
              <w:pStyle w:val="TableParagraph"/>
              <w:spacing w:line="26" w:lineRule="exact"/>
              <w:ind w:left="416" w:right="-49"/>
              <w:rPr>
                <w:rFonts w:ascii="Georgia"/>
                <w:b/>
                <w:sz w:val="18"/>
              </w:rPr>
            </w:pPr>
            <w:r>
              <w:rPr>
                <w:rFonts w:ascii="Georgia"/>
                <w:b/>
                <w:spacing w:val="-4"/>
                <w:sz w:val="18"/>
              </w:rPr>
              <w:t xml:space="preserve">Table </w:t>
            </w:r>
            <w:r>
              <w:rPr>
                <w:rFonts w:ascii="Georgia"/>
                <w:b/>
                <w:sz w:val="18"/>
              </w:rPr>
              <w:t>3:  Differences</w:t>
            </w:r>
            <w:r>
              <w:rPr>
                <w:rFonts w:ascii="Georgia"/>
                <w:b/>
                <w:spacing w:val="-3"/>
                <w:sz w:val="18"/>
              </w:rPr>
              <w:t xml:space="preserve"> </w:t>
            </w:r>
            <w:r>
              <w:rPr>
                <w:rFonts w:ascii="Georgia"/>
                <w:b/>
                <w:sz w:val="18"/>
              </w:rPr>
              <w:t>i</w:t>
            </w:r>
          </w:p>
          <w:p w:rsidR="003D382C" w:rsidRDefault="00C35252">
            <w:pPr>
              <w:pStyle w:val="TableParagraph"/>
              <w:spacing w:line="166" w:lineRule="exact"/>
              <w:ind w:right="-49"/>
              <w:rPr>
                <w:sz w:val="18"/>
              </w:rPr>
            </w:pPr>
            <w:r>
              <w:rPr>
                <w:w w:val="110"/>
                <w:sz w:val="18"/>
              </w:rPr>
              <w:t>Original</w:t>
            </w:r>
          </w:p>
        </w:tc>
        <w:tc>
          <w:tcPr>
            <w:tcW w:w="2377" w:type="dxa"/>
            <w:shd w:val="clear" w:color="auto" w:fill="D8D8D8"/>
          </w:tcPr>
          <w:p w:rsidR="003D382C" w:rsidRDefault="00C35252">
            <w:pPr>
              <w:pStyle w:val="TableParagraph"/>
              <w:spacing w:line="166" w:lineRule="exact"/>
              <w:rPr>
                <w:sz w:val="18"/>
              </w:rPr>
            </w:pPr>
            <w:r>
              <w:rPr>
                <w:w w:val="110"/>
                <w:sz w:val="18"/>
              </w:rPr>
              <w:t>Object-oriented</w:t>
            </w:r>
          </w:p>
        </w:tc>
      </w:tr>
      <w:tr w:rsidR="003D382C">
        <w:trPr>
          <w:trHeight w:hRule="exact" w:val="847"/>
        </w:trPr>
        <w:tc>
          <w:tcPr>
            <w:tcW w:w="2377" w:type="dxa"/>
          </w:tcPr>
          <w:p w:rsidR="003D382C" w:rsidRDefault="00C35252">
            <w:pPr>
              <w:pStyle w:val="TableParagraph"/>
              <w:spacing w:line="166" w:lineRule="exact"/>
              <w:ind w:right="-49"/>
              <w:rPr>
                <w:sz w:val="18"/>
              </w:rPr>
            </w:pPr>
            <w:r>
              <w:rPr>
                <w:w w:val="110"/>
                <w:sz w:val="18"/>
              </w:rPr>
              <w:t>Directives to control  com-</w:t>
            </w:r>
          </w:p>
          <w:p w:rsidR="003D382C" w:rsidRDefault="00C35252">
            <w:pPr>
              <w:pStyle w:val="TableParagraph"/>
              <w:spacing w:before="2" w:line="242" w:lineRule="auto"/>
              <w:ind w:right="-49"/>
              <w:rPr>
                <w:sz w:val="18"/>
              </w:rPr>
            </w:pPr>
            <w:proofErr w:type="spellStart"/>
            <w:r>
              <w:rPr>
                <w:w w:val="110"/>
                <w:sz w:val="18"/>
              </w:rPr>
              <w:t>pilation</w:t>
            </w:r>
            <w:proofErr w:type="spellEnd"/>
            <w:r>
              <w:rPr>
                <w:w w:val="110"/>
                <w:sz w:val="18"/>
              </w:rPr>
              <w:t xml:space="preserve"> of OS-dependent code</w:t>
            </w:r>
          </w:p>
        </w:tc>
        <w:tc>
          <w:tcPr>
            <w:tcW w:w="2377" w:type="dxa"/>
          </w:tcPr>
          <w:p w:rsidR="003D382C" w:rsidRDefault="00C35252">
            <w:pPr>
              <w:pStyle w:val="TableParagraph"/>
              <w:spacing w:line="166" w:lineRule="exact"/>
              <w:jc w:val="both"/>
              <w:rPr>
                <w:sz w:val="18"/>
              </w:rPr>
            </w:pPr>
            <w:r>
              <w:rPr>
                <w:w w:val="115"/>
                <w:sz w:val="18"/>
              </w:rPr>
              <w:t>Abstract OS-independent</w:t>
            </w:r>
          </w:p>
          <w:p w:rsidR="003D382C" w:rsidRDefault="00C35252">
            <w:pPr>
              <w:pStyle w:val="TableParagraph"/>
              <w:spacing w:before="2" w:line="242" w:lineRule="auto"/>
              <w:ind w:right="105"/>
              <w:jc w:val="both"/>
              <w:rPr>
                <w:sz w:val="18"/>
              </w:rPr>
            </w:pPr>
            <w:r>
              <w:rPr>
                <w:w w:val="110"/>
                <w:sz w:val="18"/>
              </w:rPr>
              <w:t xml:space="preserve">classes inherited by OS- dependent classes with </w:t>
            </w:r>
            <w:proofErr w:type="spellStart"/>
            <w:r>
              <w:rPr>
                <w:w w:val="110"/>
                <w:sz w:val="18"/>
              </w:rPr>
              <w:t>im</w:t>
            </w:r>
            <w:proofErr w:type="spellEnd"/>
            <w:r>
              <w:rPr>
                <w:w w:val="110"/>
                <w:sz w:val="18"/>
              </w:rPr>
              <w:t xml:space="preserve">- </w:t>
            </w:r>
            <w:proofErr w:type="spellStart"/>
            <w:r>
              <w:rPr>
                <w:w w:val="110"/>
                <w:sz w:val="18"/>
              </w:rPr>
              <w:t>plementation</w:t>
            </w:r>
            <w:proofErr w:type="spellEnd"/>
          </w:p>
        </w:tc>
      </w:tr>
      <w:tr w:rsidR="003D382C">
        <w:trPr>
          <w:trHeight w:hRule="exact" w:val="1265"/>
        </w:trPr>
        <w:tc>
          <w:tcPr>
            <w:tcW w:w="2377" w:type="dxa"/>
          </w:tcPr>
          <w:p w:rsidR="003D382C" w:rsidRDefault="00C35252">
            <w:pPr>
              <w:pStyle w:val="TableParagraph"/>
              <w:spacing w:line="166" w:lineRule="exact"/>
              <w:ind w:right="-49"/>
              <w:rPr>
                <w:sz w:val="18"/>
              </w:rPr>
            </w:pPr>
            <w:r>
              <w:rPr>
                <w:w w:val="110"/>
                <w:sz w:val="18"/>
              </w:rPr>
              <w:t>Variables,   functions   and</w:t>
            </w:r>
          </w:p>
          <w:p w:rsidR="003D382C" w:rsidRDefault="00C35252">
            <w:pPr>
              <w:pStyle w:val="TableParagraph"/>
              <w:spacing w:before="2" w:line="242" w:lineRule="auto"/>
              <w:ind w:right="-49"/>
              <w:rPr>
                <w:sz w:val="18"/>
              </w:rPr>
            </w:pPr>
            <w:r>
              <w:rPr>
                <w:w w:val="110"/>
                <w:sz w:val="18"/>
              </w:rPr>
              <w:t xml:space="preserve">type definitions </w:t>
            </w:r>
            <w:proofErr w:type="spellStart"/>
            <w:r>
              <w:rPr>
                <w:w w:val="110"/>
                <w:sz w:val="18"/>
              </w:rPr>
              <w:t>out side</w:t>
            </w:r>
            <w:proofErr w:type="spellEnd"/>
            <w:r>
              <w:rPr>
                <w:w w:val="110"/>
                <w:sz w:val="18"/>
              </w:rPr>
              <w:t xml:space="preserve"> of class</w:t>
            </w:r>
          </w:p>
        </w:tc>
        <w:tc>
          <w:tcPr>
            <w:tcW w:w="2377" w:type="dxa"/>
          </w:tcPr>
          <w:p w:rsidR="003D382C" w:rsidRDefault="00C35252">
            <w:pPr>
              <w:pStyle w:val="TableParagraph"/>
              <w:spacing w:line="166" w:lineRule="exact"/>
              <w:jc w:val="both"/>
              <w:rPr>
                <w:sz w:val="18"/>
              </w:rPr>
            </w:pPr>
            <w:r>
              <w:rPr>
                <w:w w:val="110"/>
                <w:sz w:val="18"/>
              </w:rPr>
              <w:t>Refactored  as  entities  in-</w:t>
            </w:r>
          </w:p>
          <w:p w:rsidR="003D382C" w:rsidRDefault="00C35252">
            <w:pPr>
              <w:pStyle w:val="TableParagraph"/>
              <w:spacing w:before="2" w:line="242" w:lineRule="auto"/>
              <w:ind w:right="105"/>
              <w:jc w:val="both"/>
              <w:rPr>
                <w:sz w:val="18"/>
              </w:rPr>
            </w:pPr>
            <w:proofErr w:type="gramStart"/>
            <w:r>
              <w:rPr>
                <w:w w:val="110"/>
                <w:sz w:val="18"/>
              </w:rPr>
              <w:t>side</w:t>
            </w:r>
            <w:proofErr w:type="gramEnd"/>
            <w:r>
              <w:rPr>
                <w:w w:val="110"/>
                <w:sz w:val="18"/>
              </w:rPr>
              <w:t xml:space="preserve"> a class. Attributes and functions are static with visibility defined</w:t>
            </w:r>
            <w:r>
              <w:rPr>
                <w:spacing w:val="-29"/>
                <w:w w:val="110"/>
                <w:sz w:val="18"/>
              </w:rPr>
              <w:t xml:space="preserve"> </w:t>
            </w:r>
            <w:r>
              <w:rPr>
                <w:w w:val="110"/>
                <w:sz w:val="18"/>
              </w:rPr>
              <w:t>according to</w:t>
            </w:r>
            <w:r>
              <w:rPr>
                <w:spacing w:val="-19"/>
                <w:w w:val="110"/>
                <w:sz w:val="18"/>
              </w:rPr>
              <w:t xml:space="preserve"> </w:t>
            </w:r>
            <w:r>
              <w:rPr>
                <w:w w:val="110"/>
                <w:sz w:val="18"/>
              </w:rPr>
              <w:t>scope</w:t>
            </w:r>
            <w:r>
              <w:rPr>
                <w:spacing w:val="-19"/>
                <w:w w:val="110"/>
                <w:sz w:val="18"/>
              </w:rPr>
              <w:t xml:space="preserve"> </w:t>
            </w:r>
            <w:r>
              <w:rPr>
                <w:w w:val="110"/>
                <w:sz w:val="18"/>
              </w:rPr>
              <w:t>of</w:t>
            </w:r>
            <w:r>
              <w:rPr>
                <w:spacing w:val="-19"/>
                <w:w w:val="110"/>
                <w:sz w:val="18"/>
              </w:rPr>
              <w:t xml:space="preserve"> </w:t>
            </w:r>
            <w:r>
              <w:rPr>
                <w:w w:val="110"/>
                <w:sz w:val="18"/>
              </w:rPr>
              <w:t>original</w:t>
            </w:r>
            <w:r>
              <w:rPr>
                <w:spacing w:val="-19"/>
                <w:w w:val="110"/>
                <w:sz w:val="18"/>
              </w:rPr>
              <w:t xml:space="preserve"> </w:t>
            </w:r>
            <w:r>
              <w:rPr>
                <w:w w:val="110"/>
                <w:sz w:val="18"/>
              </w:rPr>
              <w:t>variable and</w:t>
            </w:r>
            <w:r>
              <w:rPr>
                <w:spacing w:val="19"/>
                <w:w w:val="110"/>
                <w:sz w:val="18"/>
              </w:rPr>
              <w:t xml:space="preserve"> </w:t>
            </w:r>
            <w:r>
              <w:rPr>
                <w:w w:val="110"/>
                <w:sz w:val="18"/>
              </w:rPr>
              <w:t>function</w:t>
            </w:r>
          </w:p>
        </w:tc>
      </w:tr>
    </w:tbl>
    <w:p w:rsidR="003D382C" w:rsidRDefault="003D382C">
      <w:pPr>
        <w:pStyle w:val="Corpsdetexte"/>
        <w:rPr>
          <w:rFonts w:ascii="Georgia"/>
          <w:b/>
        </w:rPr>
      </w:pPr>
    </w:p>
    <w:p w:rsidR="003D382C" w:rsidRDefault="003D382C">
      <w:pPr>
        <w:pStyle w:val="Corpsdetexte"/>
        <w:spacing w:before="10"/>
        <w:rPr>
          <w:rFonts w:ascii="Georgia"/>
          <w:b/>
          <w:sz w:val="16"/>
        </w:rPr>
      </w:pPr>
    </w:p>
    <w:p w:rsidR="003D382C" w:rsidRDefault="00C35252">
      <w:pPr>
        <w:pStyle w:val="Corpsdetexte"/>
        <w:spacing w:line="242" w:lineRule="auto"/>
        <w:ind w:left="115" w:right="197"/>
      </w:pPr>
      <w:r>
        <w:rPr>
          <w:w w:val="110"/>
        </w:rPr>
        <w:t>UML.</w:t>
      </w:r>
      <w:r>
        <w:rPr>
          <w:spacing w:val="-13"/>
          <w:w w:val="110"/>
        </w:rPr>
        <w:t xml:space="preserve"> </w:t>
      </w:r>
      <w:r>
        <w:rPr>
          <w:spacing w:val="-4"/>
          <w:w w:val="110"/>
        </w:rPr>
        <w:t>Table</w:t>
      </w:r>
      <w:r>
        <w:rPr>
          <w:spacing w:val="-13"/>
          <w:w w:val="110"/>
        </w:rPr>
        <w:t xml:space="preserve"> </w:t>
      </w:r>
      <w:r>
        <w:rPr>
          <w:w w:val="110"/>
        </w:rPr>
        <w:t>3</w:t>
      </w:r>
      <w:r>
        <w:rPr>
          <w:spacing w:val="-13"/>
          <w:w w:val="110"/>
        </w:rPr>
        <w:t xml:space="preserve"> </w:t>
      </w:r>
      <w:r>
        <w:rPr>
          <w:w w:val="110"/>
        </w:rPr>
        <w:t>shows</w:t>
      </w:r>
      <w:r>
        <w:rPr>
          <w:spacing w:val="-13"/>
          <w:w w:val="110"/>
        </w:rPr>
        <w:t xml:space="preserve"> </w:t>
      </w:r>
      <w:r>
        <w:rPr>
          <w:w w:val="110"/>
        </w:rPr>
        <w:t>the</w:t>
      </w:r>
      <w:r>
        <w:rPr>
          <w:spacing w:val="-13"/>
          <w:w w:val="110"/>
        </w:rPr>
        <w:t xml:space="preserve"> </w:t>
      </w:r>
      <w:r>
        <w:rPr>
          <w:spacing w:val="-4"/>
          <w:w w:val="110"/>
        </w:rPr>
        <w:t>two</w:t>
      </w:r>
      <w:r>
        <w:rPr>
          <w:spacing w:val="-13"/>
          <w:w w:val="110"/>
        </w:rPr>
        <w:t xml:space="preserve"> </w:t>
      </w:r>
      <w:r>
        <w:rPr>
          <w:w w:val="110"/>
        </w:rPr>
        <w:t>differences</w:t>
      </w:r>
      <w:r>
        <w:rPr>
          <w:spacing w:val="-13"/>
          <w:w w:val="110"/>
        </w:rPr>
        <w:t xml:space="preserve"> </w:t>
      </w:r>
      <w:r>
        <w:rPr>
          <w:w w:val="110"/>
        </w:rPr>
        <w:t>between</w:t>
      </w:r>
      <w:r>
        <w:rPr>
          <w:spacing w:val="-13"/>
          <w:w w:val="110"/>
        </w:rPr>
        <w:t xml:space="preserve"> </w:t>
      </w:r>
      <w:r>
        <w:rPr>
          <w:w w:val="110"/>
        </w:rPr>
        <w:t>the</w:t>
      </w:r>
      <w:r>
        <w:rPr>
          <w:spacing w:val="-13"/>
          <w:w w:val="110"/>
        </w:rPr>
        <w:t xml:space="preserve"> </w:t>
      </w:r>
      <w:r>
        <w:rPr>
          <w:w w:val="110"/>
        </w:rPr>
        <w:t>original runtime, and the object-</w:t>
      </w:r>
      <w:proofErr w:type="gramStart"/>
      <w:r>
        <w:rPr>
          <w:w w:val="110"/>
        </w:rPr>
        <w:t xml:space="preserve">oriented </w:t>
      </w:r>
      <w:r>
        <w:rPr>
          <w:spacing w:val="49"/>
          <w:w w:val="110"/>
        </w:rPr>
        <w:t xml:space="preserve"> </w:t>
      </w:r>
      <w:r>
        <w:rPr>
          <w:w w:val="110"/>
        </w:rPr>
        <w:t>runtime</w:t>
      </w:r>
      <w:proofErr w:type="gramEnd"/>
      <w:r>
        <w:rPr>
          <w:w w:val="110"/>
        </w:rPr>
        <w:t>.</w:t>
      </w:r>
    </w:p>
    <w:p w:rsidR="003D382C" w:rsidRDefault="00C35252">
      <w:pPr>
        <w:pStyle w:val="Corpsdetexte"/>
        <w:spacing w:line="242" w:lineRule="auto"/>
        <w:ind w:left="115" w:right="199" w:firstLine="179"/>
        <w:jc w:val="both"/>
      </w:pPr>
      <w:r>
        <w:rPr>
          <w:w w:val="110"/>
        </w:rPr>
        <w:t>The</w:t>
      </w:r>
      <w:r>
        <w:rPr>
          <w:spacing w:val="-8"/>
          <w:w w:val="110"/>
        </w:rPr>
        <w:t xml:space="preserve"> </w:t>
      </w:r>
      <w:r>
        <w:rPr>
          <w:w w:val="110"/>
        </w:rPr>
        <w:t>reverse</w:t>
      </w:r>
      <w:r>
        <w:rPr>
          <w:spacing w:val="-8"/>
          <w:w w:val="110"/>
        </w:rPr>
        <w:t xml:space="preserve"> </w:t>
      </w:r>
      <w:r>
        <w:rPr>
          <w:w w:val="110"/>
        </w:rPr>
        <w:t>in</w:t>
      </w:r>
      <w:r>
        <w:rPr>
          <w:spacing w:val="-8"/>
          <w:w w:val="110"/>
        </w:rPr>
        <w:t xml:space="preserve"> </w:t>
      </w:r>
      <w:r>
        <w:rPr>
          <w:w w:val="110"/>
        </w:rPr>
        <w:t>batch</w:t>
      </w:r>
      <w:r>
        <w:rPr>
          <w:spacing w:val="-8"/>
          <w:w w:val="110"/>
        </w:rPr>
        <w:t xml:space="preserve"> </w:t>
      </w:r>
      <w:r>
        <w:rPr>
          <w:w w:val="110"/>
        </w:rPr>
        <w:t>mode</w:t>
      </w:r>
      <w:r>
        <w:rPr>
          <w:spacing w:val="-8"/>
          <w:w w:val="110"/>
        </w:rPr>
        <w:t xml:space="preserve"> </w:t>
      </w:r>
      <w:r>
        <w:rPr>
          <w:w w:val="110"/>
        </w:rPr>
        <w:t>of</w:t>
      </w:r>
      <w:r>
        <w:rPr>
          <w:spacing w:val="-8"/>
          <w:w w:val="110"/>
        </w:rPr>
        <w:t xml:space="preserve"> </w:t>
      </w:r>
      <w:r>
        <w:rPr>
          <w:w w:val="110"/>
        </w:rPr>
        <w:t>the</w:t>
      </w:r>
      <w:r>
        <w:rPr>
          <w:spacing w:val="-8"/>
          <w:w w:val="110"/>
        </w:rPr>
        <w:t xml:space="preserve"> </w:t>
      </w:r>
      <w:r>
        <w:rPr>
          <w:w w:val="110"/>
        </w:rPr>
        <w:t>object-oriented</w:t>
      </w:r>
      <w:r>
        <w:rPr>
          <w:spacing w:val="-8"/>
          <w:w w:val="110"/>
        </w:rPr>
        <w:t xml:space="preserve"> </w:t>
      </w:r>
      <w:del w:id="184" w:author="GERARD Sebastien 166342" w:date="2016-04-26T18:03:00Z">
        <w:r w:rsidDel="0020624D">
          <w:rPr>
            <w:spacing w:val="-3"/>
            <w:w w:val="110"/>
          </w:rPr>
          <w:delText xml:space="preserve">UML-RT </w:delText>
        </w:r>
      </w:del>
      <w:r>
        <w:rPr>
          <w:w w:val="110"/>
        </w:rPr>
        <w:t>runtime</w:t>
      </w:r>
      <w:r>
        <w:rPr>
          <w:spacing w:val="-17"/>
          <w:w w:val="110"/>
        </w:rPr>
        <w:t xml:space="preserve"> </w:t>
      </w:r>
      <w:r>
        <w:rPr>
          <w:w w:val="110"/>
        </w:rPr>
        <w:t>takes</w:t>
      </w:r>
      <w:r>
        <w:rPr>
          <w:spacing w:val="-17"/>
          <w:w w:val="110"/>
        </w:rPr>
        <w:t xml:space="preserve"> </w:t>
      </w:r>
      <w:r>
        <w:rPr>
          <w:w w:val="110"/>
        </w:rPr>
        <w:t>about</w:t>
      </w:r>
      <w:r>
        <w:rPr>
          <w:spacing w:val="-17"/>
          <w:w w:val="110"/>
        </w:rPr>
        <w:t xml:space="preserve"> </w:t>
      </w:r>
      <w:r>
        <w:rPr>
          <w:w w:val="110"/>
        </w:rPr>
        <w:t>12</w:t>
      </w:r>
      <w:r>
        <w:rPr>
          <w:spacing w:val="-17"/>
          <w:w w:val="110"/>
        </w:rPr>
        <w:t xml:space="preserve"> </w:t>
      </w:r>
      <w:r>
        <w:rPr>
          <w:w w:val="110"/>
        </w:rPr>
        <w:t>seconds.</w:t>
      </w:r>
      <w:r>
        <w:rPr>
          <w:spacing w:val="10"/>
          <w:w w:val="110"/>
        </w:rPr>
        <w:t xml:space="preserve"> </w:t>
      </w:r>
      <w:r>
        <w:rPr>
          <w:w w:val="110"/>
        </w:rPr>
        <w:t>All</w:t>
      </w:r>
      <w:r>
        <w:rPr>
          <w:spacing w:val="-17"/>
          <w:w w:val="110"/>
        </w:rPr>
        <w:t xml:space="preserve"> </w:t>
      </w:r>
      <w:r>
        <w:rPr>
          <w:w w:val="110"/>
        </w:rPr>
        <w:t>65</w:t>
      </w:r>
      <w:r>
        <w:rPr>
          <w:spacing w:val="-17"/>
          <w:w w:val="110"/>
        </w:rPr>
        <w:t xml:space="preserve"> </w:t>
      </w:r>
      <w:r>
        <w:rPr>
          <w:w w:val="110"/>
        </w:rPr>
        <w:t>classes</w:t>
      </w:r>
      <w:r>
        <w:rPr>
          <w:spacing w:val="-17"/>
          <w:w w:val="110"/>
        </w:rPr>
        <w:t xml:space="preserve"> </w:t>
      </w:r>
      <w:r>
        <w:rPr>
          <w:w w:val="110"/>
        </w:rPr>
        <w:t>were</w:t>
      </w:r>
      <w:r>
        <w:rPr>
          <w:spacing w:val="-17"/>
          <w:w w:val="110"/>
        </w:rPr>
        <w:t xml:space="preserve"> </w:t>
      </w:r>
      <w:r>
        <w:rPr>
          <w:w w:val="110"/>
        </w:rPr>
        <w:t>reversed, with all of their attributes and methods. Code generation in batch mode of the entire reversed UML model takes about 5 seconds and produces 22053 lines of code. The difference</w:t>
      </w:r>
      <w:r>
        <w:rPr>
          <w:spacing w:val="-20"/>
          <w:w w:val="110"/>
        </w:rPr>
        <w:t xml:space="preserve"> </w:t>
      </w:r>
      <w:r>
        <w:rPr>
          <w:w w:val="110"/>
        </w:rPr>
        <w:t>in the</w:t>
      </w:r>
      <w:r>
        <w:rPr>
          <w:spacing w:val="-8"/>
          <w:w w:val="110"/>
        </w:rPr>
        <w:t xml:space="preserve"> </w:t>
      </w:r>
      <w:r>
        <w:rPr>
          <w:w w:val="110"/>
        </w:rPr>
        <w:t>number</w:t>
      </w:r>
      <w:r>
        <w:rPr>
          <w:spacing w:val="-8"/>
          <w:w w:val="110"/>
        </w:rPr>
        <w:t xml:space="preserve"> </w:t>
      </w:r>
      <w:r>
        <w:rPr>
          <w:w w:val="110"/>
        </w:rPr>
        <w:t>of</w:t>
      </w:r>
      <w:r>
        <w:rPr>
          <w:spacing w:val="-8"/>
          <w:w w:val="110"/>
        </w:rPr>
        <w:t xml:space="preserve"> </w:t>
      </w:r>
      <w:r>
        <w:rPr>
          <w:w w:val="110"/>
        </w:rPr>
        <w:t>lines</w:t>
      </w:r>
      <w:r>
        <w:rPr>
          <w:spacing w:val="-8"/>
          <w:w w:val="110"/>
        </w:rPr>
        <w:t xml:space="preserve"> </w:t>
      </w:r>
      <w:r>
        <w:rPr>
          <w:w w:val="110"/>
        </w:rPr>
        <w:t>of</w:t>
      </w:r>
      <w:r>
        <w:rPr>
          <w:spacing w:val="-8"/>
          <w:w w:val="110"/>
        </w:rPr>
        <w:t xml:space="preserve"> </w:t>
      </w:r>
      <w:r>
        <w:rPr>
          <w:w w:val="110"/>
        </w:rPr>
        <w:t>code</w:t>
      </w:r>
      <w:r>
        <w:rPr>
          <w:spacing w:val="-8"/>
          <w:w w:val="110"/>
        </w:rPr>
        <w:t xml:space="preserve"> </w:t>
      </w:r>
      <w:r>
        <w:rPr>
          <w:w w:val="110"/>
        </w:rPr>
        <w:t>is</w:t>
      </w:r>
      <w:r>
        <w:rPr>
          <w:spacing w:val="-8"/>
          <w:w w:val="110"/>
        </w:rPr>
        <w:t xml:space="preserve"> </w:t>
      </w:r>
      <w:r>
        <w:rPr>
          <w:w w:val="110"/>
        </w:rPr>
        <w:t>due</w:t>
      </w:r>
      <w:r>
        <w:rPr>
          <w:spacing w:val="-8"/>
          <w:w w:val="110"/>
        </w:rPr>
        <w:t xml:space="preserve"> </w:t>
      </w:r>
      <w:r>
        <w:rPr>
          <w:w w:val="110"/>
        </w:rPr>
        <w:t>to</w:t>
      </w:r>
      <w:r>
        <w:rPr>
          <w:spacing w:val="-8"/>
          <w:w w:val="110"/>
        </w:rPr>
        <w:t xml:space="preserve"> </w:t>
      </w:r>
      <w:r>
        <w:rPr>
          <w:w w:val="110"/>
        </w:rPr>
        <w:t>automatically</w:t>
      </w:r>
      <w:r>
        <w:rPr>
          <w:spacing w:val="-8"/>
          <w:w w:val="110"/>
        </w:rPr>
        <w:t xml:space="preserve"> </w:t>
      </w:r>
      <w:r>
        <w:rPr>
          <w:w w:val="110"/>
        </w:rPr>
        <w:t>generated documentation comments. The generated runtime compiles and the updated existing unitary tests pass when applied on the runtime compiled from generated</w:t>
      </w:r>
      <w:r>
        <w:rPr>
          <w:spacing w:val="43"/>
          <w:w w:val="110"/>
        </w:rPr>
        <w:t xml:space="preserve"> </w:t>
      </w:r>
      <w:r>
        <w:rPr>
          <w:w w:val="110"/>
        </w:rPr>
        <w:t>code.</w:t>
      </w:r>
    </w:p>
    <w:p w:rsidR="003D382C" w:rsidRDefault="00C35252">
      <w:pPr>
        <w:pStyle w:val="Corpsdetexte"/>
        <w:spacing w:line="242" w:lineRule="auto"/>
        <w:ind w:left="115" w:right="199" w:firstLine="179"/>
        <w:jc w:val="both"/>
      </w:pPr>
      <w:r>
        <w:rPr>
          <w:w w:val="110"/>
        </w:rPr>
        <w:t xml:space="preserve">Once the </w:t>
      </w:r>
      <w:del w:id="185" w:author="GERARD Sebastien 166342" w:date="2016-04-26T18:03:00Z">
        <w:r w:rsidDel="0020624D">
          <w:rPr>
            <w:w w:val="110"/>
          </w:rPr>
          <w:delText xml:space="preserve">UML-RT </w:delText>
        </w:r>
      </w:del>
      <w:r>
        <w:rPr>
          <w:w w:val="110"/>
        </w:rPr>
        <w:t xml:space="preserve">runtime has been reversed, the pro- </w:t>
      </w:r>
      <w:proofErr w:type="spellStart"/>
      <w:r>
        <w:rPr>
          <w:w w:val="110"/>
        </w:rPr>
        <w:t>cesses</w:t>
      </w:r>
      <w:proofErr w:type="spellEnd"/>
      <w:r>
        <w:rPr>
          <w:w w:val="110"/>
        </w:rPr>
        <w:t xml:space="preserve"> of our model-code synchronization method can be used. We noticed that using our method introduces MDE approaches into the development of the </w:t>
      </w:r>
      <w:ins w:id="186" w:author="GERARD Sebastien 166342" w:date="2016-04-26T18:04:00Z">
        <w:r w:rsidR="0020624D">
          <w:rPr>
            <w:w w:val="110"/>
          </w:rPr>
          <w:t>Papyrus</w:t>
        </w:r>
      </w:ins>
      <w:del w:id="187" w:author="GERARD Sebastien 166342" w:date="2016-04-26T18:04:00Z">
        <w:r w:rsidDel="0020624D">
          <w:rPr>
            <w:w w:val="110"/>
          </w:rPr>
          <w:delText>UML</w:delText>
        </w:r>
      </w:del>
      <w:r>
        <w:rPr>
          <w:w w:val="110"/>
        </w:rPr>
        <w:t xml:space="preserve">-RT runtime. This brought several advantages to the development as </w:t>
      </w:r>
      <w:proofErr w:type="spellStart"/>
      <w:r>
        <w:rPr>
          <w:w w:val="110"/>
        </w:rPr>
        <w:t>sev</w:t>
      </w:r>
      <w:proofErr w:type="spellEnd"/>
      <w:r>
        <w:rPr>
          <w:w w:val="110"/>
        </w:rPr>
        <w:t xml:space="preserve">- </w:t>
      </w:r>
      <w:proofErr w:type="spellStart"/>
      <w:r>
        <w:rPr>
          <w:w w:val="110"/>
        </w:rPr>
        <w:t>eral</w:t>
      </w:r>
      <w:proofErr w:type="spellEnd"/>
      <w:r>
        <w:rPr>
          <w:w w:val="110"/>
        </w:rPr>
        <w:t xml:space="preserve"> tasks were then automated in the development of the runtime:</w:t>
      </w:r>
    </w:p>
    <w:p w:rsidR="003D382C" w:rsidRDefault="003D382C">
      <w:pPr>
        <w:pStyle w:val="Corpsdetexte"/>
        <w:spacing w:before="4"/>
        <w:rPr>
          <w:sz w:val="19"/>
        </w:rPr>
      </w:pPr>
    </w:p>
    <w:p w:rsidR="003D382C" w:rsidRDefault="00C35252">
      <w:pPr>
        <w:pStyle w:val="Paragraphedeliste"/>
        <w:numPr>
          <w:ilvl w:val="2"/>
          <w:numId w:val="1"/>
        </w:numPr>
        <w:tabs>
          <w:tab w:val="left" w:pos="565"/>
        </w:tabs>
        <w:spacing w:line="242" w:lineRule="auto"/>
        <w:ind w:right="199"/>
        <w:rPr>
          <w:sz w:val="18"/>
        </w:rPr>
      </w:pPr>
      <w:r>
        <w:rPr>
          <w:w w:val="110"/>
          <w:sz w:val="18"/>
        </w:rPr>
        <w:t>Automatic</w:t>
      </w:r>
      <w:r>
        <w:rPr>
          <w:spacing w:val="-8"/>
          <w:w w:val="110"/>
          <w:sz w:val="18"/>
        </w:rPr>
        <w:t xml:space="preserve"> </w:t>
      </w:r>
      <w:r>
        <w:rPr>
          <w:w w:val="110"/>
          <w:sz w:val="18"/>
        </w:rPr>
        <w:t>handling</w:t>
      </w:r>
      <w:r>
        <w:rPr>
          <w:spacing w:val="-8"/>
          <w:w w:val="110"/>
          <w:sz w:val="18"/>
        </w:rPr>
        <w:t xml:space="preserve"> </w:t>
      </w:r>
      <w:r>
        <w:rPr>
          <w:w w:val="110"/>
          <w:sz w:val="18"/>
        </w:rPr>
        <w:t>of</w:t>
      </w:r>
      <w:r>
        <w:rPr>
          <w:spacing w:val="-8"/>
          <w:w w:val="110"/>
          <w:sz w:val="18"/>
        </w:rPr>
        <w:t xml:space="preserve"> </w:t>
      </w:r>
      <w:r>
        <w:rPr>
          <w:w w:val="110"/>
          <w:sz w:val="18"/>
        </w:rPr>
        <w:t>relationships</w:t>
      </w:r>
      <w:r>
        <w:rPr>
          <w:spacing w:val="-8"/>
          <w:w w:val="110"/>
          <w:sz w:val="18"/>
        </w:rPr>
        <w:t xml:space="preserve"> </w:t>
      </w:r>
      <w:r>
        <w:rPr>
          <w:w w:val="110"/>
          <w:sz w:val="18"/>
        </w:rPr>
        <w:t>between</w:t>
      </w:r>
      <w:r>
        <w:rPr>
          <w:spacing w:val="-8"/>
          <w:w w:val="110"/>
          <w:sz w:val="18"/>
        </w:rPr>
        <w:t xml:space="preserve"> </w:t>
      </w:r>
      <w:r>
        <w:rPr>
          <w:w w:val="110"/>
          <w:sz w:val="18"/>
        </w:rPr>
        <w:t>model</w:t>
      </w:r>
      <w:r>
        <w:rPr>
          <w:spacing w:val="-8"/>
          <w:w w:val="110"/>
          <w:sz w:val="18"/>
        </w:rPr>
        <w:t xml:space="preserve"> </w:t>
      </w:r>
      <w:r>
        <w:rPr>
          <w:w w:val="110"/>
          <w:sz w:val="18"/>
        </w:rPr>
        <w:t xml:space="preserve">el- </w:t>
      </w:r>
      <w:proofErr w:type="spellStart"/>
      <w:r>
        <w:rPr>
          <w:w w:val="110"/>
          <w:sz w:val="18"/>
        </w:rPr>
        <w:t>ements</w:t>
      </w:r>
      <w:proofErr w:type="spellEnd"/>
      <w:r>
        <w:rPr>
          <w:w w:val="110"/>
          <w:sz w:val="18"/>
        </w:rPr>
        <w:t>, i.e. association, dependency,</w:t>
      </w:r>
      <w:r>
        <w:rPr>
          <w:spacing w:val="37"/>
          <w:w w:val="110"/>
          <w:sz w:val="18"/>
        </w:rPr>
        <w:t xml:space="preserve"> </w:t>
      </w:r>
      <w:r>
        <w:rPr>
          <w:w w:val="110"/>
          <w:sz w:val="18"/>
        </w:rPr>
        <w:t>inheritance</w:t>
      </w:r>
    </w:p>
    <w:p w:rsidR="003D382C" w:rsidRDefault="003D382C">
      <w:pPr>
        <w:pStyle w:val="Corpsdetexte"/>
        <w:spacing w:before="1"/>
        <w:rPr>
          <w:sz w:val="17"/>
        </w:rPr>
      </w:pPr>
    </w:p>
    <w:p w:rsidR="003D382C" w:rsidRDefault="00C35252">
      <w:pPr>
        <w:pStyle w:val="Paragraphedeliste"/>
        <w:numPr>
          <w:ilvl w:val="2"/>
          <w:numId w:val="1"/>
        </w:numPr>
        <w:tabs>
          <w:tab w:val="left" w:pos="565"/>
        </w:tabs>
        <w:spacing w:line="242" w:lineRule="auto"/>
        <w:ind w:right="199"/>
        <w:rPr>
          <w:sz w:val="18"/>
        </w:rPr>
      </w:pPr>
      <w:r>
        <w:rPr>
          <w:w w:val="110"/>
          <w:sz w:val="18"/>
        </w:rPr>
        <w:t xml:space="preserve">Automatic generation of includes and forward </w:t>
      </w:r>
      <w:proofErr w:type="spellStart"/>
      <w:r>
        <w:rPr>
          <w:w w:val="110"/>
          <w:sz w:val="18"/>
        </w:rPr>
        <w:t>decla</w:t>
      </w:r>
      <w:proofErr w:type="spellEnd"/>
      <w:r>
        <w:rPr>
          <w:w w:val="110"/>
          <w:sz w:val="18"/>
        </w:rPr>
        <w:t>- rations in code that avoids cyclic</w:t>
      </w:r>
      <w:r>
        <w:rPr>
          <w:spacing w:val="36"/>
          <w:w w:val="110"/>
          <w:sz w:val="18"/>
        </w:rPr>
        <w:t xml:space="preserve"> </w:t>
      </w:r>
      <w:r>
        <w:rPr>
          <w:w w:val="110"/>
          <w:sz w:val="18"/>
        </w:rPr>
        <w:t>dependencies</w:t>
      </w:r>
    </w:p>
    <w:p w:rsidR="003D382C" w:rsidRDefault="003D382C">
      <w:pPr>
        <w:pStyle w:val="Corpsdetexte"/>
        <w:spacing w:before="1"/>
        <w:rPr>
          <w:sz w:val="17"/>
        </w:rPr>
      </w:pPr>
    </w:p>
    <w:p w:rsidR="003D382C" w:rsidRDefault="00C35252">
      <w:pPr>
        <w:pStyle w:val="Paragraphedeliste"/>
        <w:numPr>
          <w:ilvl w:val="2"/>
          <w:numId w:val="1"/>
        </w:numPr>
        <w:tabs>
          <w:tab w:val="left" w:pos="565"/>
        </w:tabs>
        <w:spacing w:line="242" w:lineRule="auto"/>
        <w:ind w:right="199"/>
        <w:rPr>
          <w:sz w:val="18"/>
        </w:rPr>
      </w:pPr>
      <w:r>
        <w:rPr>
          <w:w w:val="110"/>
          <w:sz w:val="18"/>
        </w:rPr>
        <w:t xml:space="preserve">Graphical representation of architecture in </w:t>
      </w:r>
      <w:proofErr w:type="spellStart"/>
      <w:r>
        <w:rPr>
          <w:w w:val="110"/>
          <w:sz w:val="18"/>
        </w:rPr>
        <w:t>automati</w:t>
      </w:r>
      <w:proofErr w:type="spellEnd"/>
      <w:r>
        <w:rPr>
          <w:w w:val="110"/>
          <w:sz w:val="18"/>
        </w:rPr>
        <w:t xml:space="preserve">- </w:t>
      </w:r>
      <w:proofErr w:type="spellStart"/>
      <w:r>
        <w:rPr>
          <w:w w:val="110"/>
          <w:sz w:val="18"/>
        </w:rPr>
        <w:t>cally</w:t>
      </w:r>
      <w:proofErr w:type="spellEnd"/>
      <w:r>
        <w:rPr>
          <w:w w:val="110"/>
          <w:sz w:val="18"/>
        </w:rPr>
        <w:t xml:space="preserve"> updated UML diagrams (feature of </w:t>
      </w:r>
      <w:r>
        <w:rPr>
          <w:spacing w:val="32"/>
          <w:w w:val="110"/>
          <w:sz w:val="18"/>
        </w:rPr>
        <w:t xml:space="preserve"> </w:t>
      </w:r>
      <w:r>
        <w:rPr>
          <w:w w:val="110"/>
          <w:sz w:val="18"/>
        </w:rPr>
        <w:t>Papyrus)</w:t>
      </w:r>
    </w:p>
    <w:p w:rsidR="003D382C" w:rsidRDefault="003D382C">
      <w:pPr>
        <w:pStyle w:val="Corpsdetexte"/>
        <w:spacing w:before="5"/>
        <w:rPr>
          <w:sz w:val="19"/>
        </w:rPr>
      </w:pPr>
    </w:p>
    <w:p w:rsidR="003D382C" w:rsidRDefault="00C35252">
      <w:pPr>
        <w:pStyle w:val="Corpsdetexte"/>
        <w:spacing w:line="242" w:lineRule="auto"/>
        <w:ind w:left="115" w:right="103" w:firstLine="179"/>
      </w:pPr>
      <w:r>
        <w:rPr>
          <w:w w:val="110"/>
        </w:rPr>
        <w:t>In</w:t>
      </w:r>
      <w:r>
        <w:rPr>
          <w:spacing w:val="-11"/>
          <w:w w:val="110"/>
        </w:rPr>
        <w:t xml:space="preserve"> </w:t>
      </w:r>
      <w:r>
        <w:rPr>
          <w:w w:val="110"/>
        </w:rPr>
        <w:t>conclusion,</w:t>
      </w:r>
      <w:r>
        <w:rPr>
          <w:spacing w:val="-7"/>
          <w:w w:val="110"/>
        </w:rPr>
        <w:t xml:space="preserve"> </w:t>
      </w:r>
      <w:r>
        <w:rPr>
          <w:w w:val="110"/>
        </w:rPr>
        <w:t>in</w:t>
      </w:r>
      <w:r>
        <w:rPr>
          <w:spacing w:val="-11"/>
          <w:w w:val="110"/>
        </w:rPr>
        <w:t xml:space="preserve"> </w:t>
      </w:r>
      <w:r>
        <w:rPr>
          <w:w w:val="110"/>
        </w:rPr>
        <w:t>order</w:t>
      </w:r>
      <w:r>
        <w:rPr>
          <w:spacing w:val="-11"/>
          <w:w w:val="110"/>
        </w:rPr>
        <w:t xml:space="preserve"> </w:t>
      </w:r>
      <w:r>
        <w:rPr>
          <w:w w:val="110"/>
        </w:rPr>
        <w:t>to</w:t>
      </w:r>
      <w:r>
        <w:rPr>
          <w:spacing w:val="-11"/>
          <w:w w:val="110"/>
        </w:rPr>
        <w:t xml:space="preserve"> </w:t>
      </w:r>
      <w:r>
        <w:rPr>
          <w:w w:val="110"/>
        </w:rPr>
        <w:t>apply</w:t>
      </w:r>
      <w:r>
        <w:rPr>
          <w:spacing w:val="-11"/>
          <w:w w:val="110"/>
        </w:rPr>
        <w:t xml:space="preserve"> </w:t>
      </w:r>
      <w:r>
        <w:rPr>
          <w:w w:val="110"/>
        </w:rPr>
        <w:t>our</w:t>
      </w:r>
      <w:r>
        <w:rPr>
          <w:spacing w:val="-11"/>
          <w:w w:val="110"/>
        </w:rPr>
        <w:t xml:space="preserve"> </w:t>
      </w:r>
      <w:r>
        <w:rPr>
          <w:w w:val="110"/>
        </w:rPr>
        <w:t>synchronization</w:t>
      </w:r>
      <w:r>
        <w:rPr>
          <w:spacing w:val="-11"/>
          <w:w w:val="110"/>
        </w:rPr>
        <w:t xml:space="preserve"> </w:t>
      </w:r>
      <w:r>
        <w:rPr>
          <w:w w:val="110"/>
        </w:rPr>
        <w:t xml:space="preserve">method and collaborate on the development of the </w:t>
      </w:r>
      <w:del w:id="188" w:author="GERARD Sebastien 166342" w:date="2016-04-26T18:04:00Z">
        <w:r w:rsidDel="0020624D">
          <w:rPr>
            <w:spacing w:val="-3"/>
            <w:w w:val="110"/>
          </w:rPr>
          <w:delText xml:space="preserve">UML-RT </w:delText>
        </w:r>
      </w:del>
      <w:r>
        <w:rPr>
          <w:w w:val="110"/>
        </w:rPr>
        <w:t xml:space="preserve">run- time, </w:t>
      </w:r>
      <w:r>
        <w:rPr>
          <w:spacing w:val="-3"/>
          <w:w w:val="110"/>
        </w:rPr>
        <w:t xml:space="preserve">we </w:t>
      </w:r>
      <w:proofErr w:type="gramStart"/>
      <w:r>
        <w:rPr>
          <w:w w:val="110"/>
        </w:rPr>
        <w:t>only  faced</w:t>
      </w:r>
      <w:proofErr w:type="gramEnd"/>
      <w:r>
        <w:rPr>
          <w:w w:val="110"/>
        </w:rPr>
        <w:t xml:space="preserve">  the  difficulty  of  actually  initializing the processes of the method. Indeed, this required the re- verse engineering of the original </w:t>
      </w:r>
      <w:del w:id="189" w:author="GERARD Sebastien 166342" w:date="2016-04-26T18:04:00Z">
        <w:r w:rsidDel="0020624D">
          <w:rPr>
            <w:spacing w:val="-3"/>
            <w:w w:val="110"/>
          </w:rPr>
          <w:delText xml:space="preserve">UML-RT  </w:delText>
        </w:r>
      </w:del>
      <w:r>
        <w:rPr>
          <w:w w:val="110"/>
        </w:rPr>
        <w:t>runtime</w:t>
      </w:r>
      <w:proofErr w:type="gramStart"/>
      <w:r>
        <w:rPr>
          <w:w w:val="110"/>
        </w:rPr>
        <w:t>,  with</w:t>
      </w:r>
      <w:proofErr w:type="gramEnd"/>
      <w:r>
        <w:rPr>
          <w:w w:val="110"/>
        </w:rPr>
        <w:t xml:space="preserve"> some non-object-oriented code, into an object-oriented UML model. The reverse was done successfully after some mod- </w:t>
      </w:r>
      <w:proofErr w:type="spellStart"/>
      <w:r>
        <w:rPr>
          <w:w w:val="110"/>
        </w:rPr>
        <w:t>ifications</w:t>
      </w:r>
      <w:proofErr w:type="spellEnd"/>
      <w:r>
        <w:rPr>
          <w:w w:val="110"/>
        </w:rPr>
        <w:t xml:space="preserve"> and refactoring. Once the whole model-code </w:t>
      </w:r>
      <w:proofErr w:type="spellStart"/>
      <w:r>
        <w:rPr>
          <w:w w:val="110"/>
        </w:rPr>
        <w:t>syn</w:t>
      </w:r>
      <w:proofErr w:type="spellEnd"/>
      <w:r>
        <w:rPr>
          <w:w w:val="110"/>
        </w:rPr>
        <w:t xml:space="preserve">- </w:t>
      </w:r>
      <w:proofErr w:type="spellStart"/>
      <w:r>
        <w:rPr>
          <w:w w:val="110"/>
        </w:rPr>
        <w:t>chronization</w:t>
      </w:r>
      <w:proofErr w:type="spellEnd"/>
      <w:r>
        <w:rPr>
          <w:w w:val="110"/>
        </w:rPr>
        <w:t xml:space="preserve"> method was in place, </w:t>
      </w:r>
      <w:r>
        <w:rPr>
          <w:spacing w:val="-3"/>
          <w:w w:val="110"/>
        </w:rPr>
        <w:t xml:space="preserve">we </w:t>
      </w:r>
      <w:r>
        <w:rPr>
          <w:w w:val="110"/>
        </w:rPr>
        <w:t xml:space="preserve">were able to use it and develop with the UML model and its generated C++ code. The development of the </w:t>
      </w:r>
      <w:del w:id="190" w:author="GERARD Sebastien 166342" w:date="2016-04-26T18:05:00Z">
        <w:r w:rsidDel="0020624D">
          <w:rPr>
            <w:spacing w:val="-3"/>
            <w:w w:val="110"/>
          </w:rPr>
          <w:delText xml:space="preserve">UML-RT </w:delText>
        </w:r>
      </w:del>
      <w:proofErr w:type="gramStart"/>
      <w:r>
        <w:rPr>
          <w:w w:val="110"/>
        </w:rPr>
        <w:t>runtime  then</w:t>
      </w:r>
      <w:proofErr w:type="gramEnd"/>
      <w:r>
        <w:rPr>
          <w:w w:val="110"/>
        </w:rPr>
        <w:t xml:space="preserve">  benefited from automation through </w:t>
      </w:r>
      <w:r>
        <w:rPr>
          <w:spacing w:val="14"/>
          <w:w w:val="110"/>
        </w:rPr>
        <w:t xml:space="preserve"> </w:t>
      </w:r>
      <w:r>
        <w:rPr>
          <w:w w:val="110"/>
        </w:rPr>
        <w:t>MDE.</w:t>
      </w:r>
    </w:p>
    <w:p w:rsidR="003D382C" w:rsidRDefault="00C35252">
      <w:pPr>
        <w:pStyle w:val="Corpsdetexte"/>
        <w:spacing w:line="242" w:lineRule="auto"/>
        <w:ind w:left="115" w:right="199" w:firstLine="179"/>
        <w:jc w:val="both"/>
      </w:pPr>
      <w:r>
        <w:rPr>
          <w:w w:val="110"/>
        </w:rPr>
        <w:t>In the following section</w:t>
      </w:r>
      <w:ins w:id="191" w:author="GERARD Sebastien 166342" w:date="2016-04-26T18:05:00Z">
        <w:r w:rsidR="0020624D">
          <w:rPr>
            <w:w w:val="110"/>
          </w:rPr>
          <w:t>,</w:t>
        </w:r>
      </w:ins>
      <w:r>
        <w:rPr>
          <w:w w:val="110"/>
        </w:rPr>
        <w:t xml:space="preserve"> we relate both our work, </w:t>
      </w:r>
      <w:proofErr w:type="spellStart"/>
      <w:r>
        <w:rPr>
          <w:w w:val="110"/>
        </w:rPr>
        <w:t>includ</w:t>
      </w:r>
      <w:proofErr w:type="spellEnd"/>
      <w:r>
        <w:rPr>
          <w:w w:val="110"/>
        </w:rPr>
        <w:t xml:space="preserve">- </w:t>
      </w:r>
      <w:proofErr w:type="spellStart"/>
      <w:r>
        <w:rPr>
          <w:w w:val="110"/>
        </w:rPr>
        <w:t>ing</w:t>
      </w:r>
      <w:proofErr w:type="spellEnd"/>
      <w:r>
        <w:rPr>
          <w:w w:val="110"/>
        </w:rPr>
        <w:t xml:space="preserve"> the implementation, to existing approaches and tools </w:t>
      </w:r>
      <w:proofErr w:type="gramStart"/>
      <w:r>
        <w:rPr>
          <w:w w:val="110"/>
        </w:rPr>
        <w:t>presented  in</w:t>
      </w:r>
      <w:proofErr w:type="gramEnd"/>
      <w:r>
        <w:rPr>
          <w:w w:val="110"/>
        </w:rPr>
        <w:t xml:space="preserve">  the literature.</w:t>
      </w:r>
    </w:p>
    <w:p w:rsidR="003D382C" w:rsidRDefault="003D382C">
      <w:pPr>
        <w:pStyle w:val="Corpsdetexte"/>
        <w:spacing w:before="2"/>
        <w:rPr>
          <w:sz w:val="23"/>
        </w:rPr>
      </w:pPr>
    </w:p>
    <w:p w:rsidR="003D382C" w:rsidRDefault="00C35252">
      <w:pPr>
        <w:pStyle w:val="Titre1"/>
        <w:numPr>
          <w:ilvl w:val="0"/>
          <w:numId w:val="2"/>
        </w:numPr>
        <w:tabs>
          <w:tab w:val="left" w:pos="534"/>
          <w:tab w:val="left" w:pos="535"/>
        </w:tabs>
      </w:pPr>
      <w:r>
        <w:rPr>
          <w:spacing w:val="-4"/>
        </w:rPr>
        <w:t>RELATED</w:t>
      </w:r>
      <w:r>
        <w:rPr>
          <w:spacing w:val="-7"/>
        </w:rPr>
        <w:t xml:space="preserve"> </w:t>
      </w:r>
      <w:r>
        <w:t>WORK</w:t>
      </w:r>
    </w:p>
    <w:p w:rsidR="003D382C" w:rsidRDefault="00C35252">
      <w:pPr>
        <w:pStyle w:val="Corpsdetexte"/>
        <w:spacing w:before="39" w:line="242" w:lineRule="auto"/>
        <w:ind w:left="115" w:right="199" w:firstLine="179"/>
        <w:jc w:val="both"/>
      </w:pPr>
      <w:commentRangeStart w:id="192"/>
      <w:r>
        <w:rPr>
          <w:w w:val="115"/>
        </w:rPr>
        <w:t>Several</w:t>
      </w:r>
      <w:r>
        <w:rPr>
          <w:spacing w:val="-25"/>
          <w:w w:val="115"/>
        </w:rPr>
        <w:t xml:space="preserve"> </w:t>
      </w:r>
      <w:r>
        <w:rPr>
          <w:w w:val="115"/>
        </w:rPr>
        <w:t>topics</w:t>
      </w:r>
      <w:r>
        <w:rPr>
          <w:spacing w:val="-25"/>
          <w:w w:val="115"/>
        </w:rPr>
        <w:t xml:space="preserve"> </w:t>
      </w:r>
      <w:r>
        <w:rPr>
          <w:w w:val="115"/>
        </w:rPr>
        <w:t>are</w:t>
      </w:r>
      <w:r>
        <w:rPr>
          <w:spacing w:val="-25"/>
          <w:w w:val="115"/>
        </w:rPr>
        <w:t xml:space="preserve"> </w:t>
      </w:r>
      <w:r>
        <w:rPr>
          <w:w w:val="115"/>
        </w:rPr>
        <w:t>related</w:t>
      </w:r>
      <w:r>
        <w:rPr>
          <w:spacing w:val="-25"/>
          <w:w w:val="115"/>
        </w:rPr>
        <w:t xml:space="preserve"> </w:t>
      </w:r>
      <w:r>
        <w:rPr>
          <w:w w:val="115"/>
        </w:rPr>
        <w:t>to</w:t>
      </w:r>
      <w:r>
        <w:rPr>
          <w:spacing w:val="-25"/>
          <w:w w:val="115"/>
        </w:rPr>
        <w:t xml:space="preserve"> </w:t>
      </w:r>
      <w:r>
        <w:rPr>
          <w:w w:val="115"/>
        </w:rPr>
        <w:t>the</w:t>
      </w:r>
      <w:r>
        <w:rPr>
          <w:spacing w:val="-25"/>
          <w:w w:val="115"/>
        </w:rPr>
        <w:t xml:space="preserve"> </w:t>
      </w:r>
      <w:r>
        <w:rPr>
          <w:w w:val="115"/>
        </w:rPr>
        <w:t>propositions</w:t>
      </w:r>
      <w:r>
        <w:rPr>
          <w:spacing w:val="-25"/>
          <w:w w:val="115"/>
        </w:rPr>
        <w:t xml:space="preserve"> </w:t>
      </w:r>
      <w:r>
        <w:rPr>
          <w:w w:val="115"/>
        </w:rPr>
        <w:t>of</w:t>
      </w:r>
      <w:r>
        <w:rPr>
          <w:spacing w:val="-25"/>
          <w:w w:val="115"/>
        </w:rPr>
        <w:t xml:space="preserve"> </w:t>
      </w:r>
      <w:r>
        <w:rPr>
          <w:w w:val="115"/>
        </w:rPr>
        <w:t>this</w:t>
      </w:r>
      <w:r>
        <w:rPr>
          <w:spacing w:val="-25"/>
          <w:w w:val="115"/>
        </w:rPr>
        <w:t xml:space="preserve"> </w:t>
      </w:r>
      <w:r>
        <w:rPr>
          <w:w w:val="115"/>
        </w:rPr>
        <w:t>paper.</w:t>
      </w:r>
      <w:commentRangeEnd w:id="192"/>
      <w:r w:rsidR="00374713">
        <w:rPr>
          <w:rStyle w:val="Marquedecommentaire"/>
        </w:rPr>
        <w:commentReference w:id="192"/>
      </w:r>
      <w:r>
        <w:rPr>
          <w:w w:val="115"/>
        </w:rPr>
        <w:t xml:space="preserve"> In</w:t>
      </w:r>
      <w:r>
        <w:rPr>
          <w:spacing w:val="-27"/>
          <w:w w:val="115"/>
        </w:rPr>
        <w:t xml:space="preserve"> </w:t>
      </w:r>
      <w:r>
        <w:rPr>
          <w:w w:val="115"/>
        </w:rPr>
        <w:t>the</w:t>
      </w:r>
      <w:r>
        <w:rPr>
          <w:spacing w:val="-27"/>
          <w:w w:val="115"/>
        </w:rPr>
        <w:t xml:space="preserve"> </w:t>
      </w:r>
      <w:r>
        <w:rPr>
          <w:w w:val="115"/>
        </w:rPr>
        <w:t>following</w:t>
      </w:r>
      <w:r>
        <w:rPr>
          <w:spacing w:val="-27"/>
          <w:w w:val="115"/>
        </w:rPr>
        <w:t xml:space="preserve"> </w:t>
      </w:r>
      <w:r>
        <w:rPr>
          <w:w w:val="115"/>
        </w:rPr>
        <w:t>sections,</w:t>
      </w:r>
      <w:r>
        <w:rPr>
          <w:spacing w:val="-26"/>
          <w:w w:val="115"/>
        </w:rPr>
        <w:t xml:space="preserve"> </w:t>
      </w:r>
      <w:r>
        <w:rPr>
          <w:spacing w:val="-3"/>
          <w:w w:val="115"/>
        </w:rPr>
        <w:t>we</w:t>
      </w:r>
      <w:r>
        <w:rPr>
          <w:spacing w:val="-27"/>
          <w:w w:val="115"/>
        </w:rPr>
        <w:t xml:space="preserve"> </w:t>
      </w:r>
      <w:r>
        <w:rPr>
          <w:w w:val="115"/>
        </w:rPr>
        <w:t>compare</w:t>
      </w:r>
      <w:r>
        <w:rPr>
          <w:spacing w:val="-27"/>
          <w:w w:val="115"/>
        </w:rPr>
        <w:t xml:space="preserve"> </w:t>
      </w:r>
      <w:r>
        <w:rPr>
          <w:w w:val="115"/>
        </w:rPr>
        <w:t>works</w:t>
      </w:r>
      <w:r>
        <w:rPr>
          <w:spacing w:val="-27"/>
          <w:w w:val="115"/>
        </w:rPr>
        <w:t xml:space="preserve"> </w:t>
      </w:r>
      <w:r>
        <w:rPr>
          <w:w w:val="115"/>
        </w:rPr>
        <w:t>in</w:t>
      </w:r>
      <w:r>
        <w:rPr>
          <w:spacing w:val="-27"/>
          <w:w w:val="115"/>
        </w:rPr>
        <w:t xml:space="preserve"> </w:t>
      </w:r>
      <w:r>
        <w:rPr>
          <w:w w:val="115"/>
        </w:rPr>
        <w:t>each</w:t>
      </w:r>
      <w:r>
        <w:rPr>
          <w:spacing w:val="-27"/>
          <w:w w:val="115"/>
        </w:rPr>
        <w:t xml:space="preserve"> </w:t>
      </w:r>
      <w:r>
        <w:rPr>
          <w:w w:val="115"/>
        </w:rPr>
        <w:t>topic</w:t>
      </w:r>
      <w:r>
        <w:rPr>
          <w:spacing w:val="-27"/>
          <w:w w:val="115"/>
        </w:rPr>
        <w:t xml:space="preserve"> </w:t>
      </w:r>
      <w:r>
        <w:rPr>
          <w:w w:val="115"/>
        </w:rPr>
        <w:t>to our</w:t>
      </w:r>
      <w:r>
        <w:rPr>
          <w:spacing w:val="-30"/>
          <w:w w:val="115"/>
        </w:rPr>
        <w:t xml:space="preserve"> </w:t>
      </w:r>
      <w:r>
        <w:rPr>
          <w:w w:val="115"/>
        </w:rPr>
        <w:t>contribution.</w:t>
      </w:r>
    </w:p>
    <w:p w:rsidR="003D382C" w:rsidRDefault="003D382C">
      <w:pPr>
        <w:spacing w:line="242" w:lineRule="auto"/>
        <w:jc w:val="both"/>
        <w:sectPr w:rsidR="003D382C">
          <w:pgSz w:w="12240" w:h="15840"/>
          <w:pgMar w:top="1060" w:right="920" w:bottom="280" w:left="960" w:header="720" w:footer="720" w:gutter="0"/>
          <w:cols w:num="2" w:space="720" w:equalWidth="0">
            <w:col w:w="5002" w:space="259"/>
            <w:col w:w="5099"/>
          </w:cols>
        </w:sectPr>
      </w:pPr>
    </w:p>
    <w:p w:rsidR="003D382C" w:rsidRDefault="00C35252">
      <w:pPr>
        <w:pStyle w:val="Titre1"/>
        <w:numPr>
          <w:ilvl w:val="1"/>
          <w:numId w:val="2"/>
        </w:numPr>
        <w:tabs>
          <w:tab w:val="left" w:pos="653"/>
          <w:tab w:val="left" w:pos="654"/>
        </w:tabs>
        <w:spacing w:before="68" w:line="234" w:lineRule="exact"/>
      </w:pPr>
      <w:r>
        <w:t>Comparison</w:t>
      </w:r>
      <w:r>
        <w:rPr>
          <w:spacing w:val="-19"/>
        </w:rPr>
        <w:t xml:space="preserve"> </w:t>
      </w:r>
      <w:r>
        <w:t>of</w:t>
      </w:r>
      <w:r>
        <w:rPr>
          <w:spacing w:val="-19"/>
        </w:rPr>
        <w:t xml:space="preserve"> </w:t>
      </w:r>
      <w:r>
        <w:t>diagram-based</w:t>
      </w:r>
      <w:r>
        <w:rPr>
          <w:spacing w:val="-19"/>
        </w:rPr>
        <w:t xml:space="preserve"> </w:t>
      </w:r>
      <w:r>
        <w:t>and</w:t>
      </w:r>
      <w:r>
        <w:rPr>
          <w:spacing w:val="-19"/>
        </w:rPr>
        <w:t xml:space="preserve"> </w:t>
      </w:r>
      <w:r>
        <w:t>textual languages</w:t>
      </w:r>
    </w:p>
    <w:p w:rsidR="003D382C" w:rsidRDefault="00C35252">
      <w:pPr>
        <w:pStyle w:val="Corpsdetexte"/>
        <w:spacing w:before="44" w:line="242" w:lineRule="auto"/>
        <w:ind w:left="115" w:right="13" w:firstLine="179"/>
        <w:jc w:val="both"/>
      </w:pPr>
      <w:r>
        <w:rPr>
          <w:w w:val="110"/>
        </w:rPr>
        <w:t>Diagram-based languages is a subset of visual languages, also</w:t>
      </w:r>
      <w:r>
        <w:rPr>
          <w:spacing w:val="-9"/>
          <w:w w:val="110"/>
        </w:rPr>
        <w:t xml:space="preserve"> </w:t>
      </w:r>
      <w:r>
        <w:rPr>
          <w:w w:val="110"/>
        </w:rPr>
        <w:t>called</w:t>
      </w:r>
      <w:r>
        <w:rPr>
          <w:spacing w:val="-9"/>
          <w:w w:val="110"/>
        </w:rPr>
        <w:t xml:space="preserve"> </w:t>
      </w:r>
      <w:r>
        <w:rPr>
          <w:w w:val="110"/>
        </w:rPr>
        <w:t>graphical</w:t>
      </w:r>
      <w:r>
        <w:rPr>
          <w:spacing w:val="-9"/>
          <w:w w:val="110"/>
        </w:rPr>
        <w:t xml:space="preserve"> </w:t>
      </w:r>
      <w:r>
        <w:rPr>
          <w:w w:val="110"/>
        </w:rPr>
        <w:t>languages.</w:t>
      </w:r>
      <w:r>
        <w:rPr>
          <w:spacing w:val="11"/>
          <w:w w:val="110"/>
        </w:rPr>
        <w:t xml:space="preserve"> </w:t>
      </w:r>
      <w:r>
        <w:rPr>
          <w:w w:val="110"/>
        </w:rPr>
        <w:t>Several</w:t>
      </w:r>
      <w:r>
        <w:rPr>
          <w:spacing w:val="-9"/>
          <w:w w:val="110"/>
        </w:rPr>
        <w:t xml:space="preserve"> </w:t>
      </w:r>
      <w:r>
        <w:rPr>
          <w:w w:val="110"/>
        </w:rPr>
        <w:t>works</w:t>
      </w:r>
      <w:r>
        <w:rPr>
          <w:spacing w:val="-9"/>
          <w:w w:val="110"/>
        </w:rPr>
        <w:t xml:space="preserve"> </w:t>
      </w:r>
      <w:r>
        <w:rPr>
          <w:spacing w:val="-3"/>
          <w:w w:val="110"/>
        </w:rPr>
        <w:t>have</w:t>
      </w:r>
      <w:r>
        <w:rPr>
          <w:spacing w:val="-9"/>
          <w:w w:val="110"/>
        </w:rPr>
        <w:t xml:space="preserve"> </w:t>
      </w:r>
      <w:r>
        <w:rPr>
          <w:w w:val="110"/>
        </w:rPr>
        <w:t>opposed textual languages to visual</w:t>
      </w:r>
      <w:r>
        <w:rPr>
          <w:spacing w:val="48"/>
          <w:w w:val="110"/>
        </w:rPr>
        <w:t xml:space="preserve"> </w:t>
      </w:r>
      <w:r>
        <w:rPr>
          <w:w w:val="110"/>
        </w:rPr>
        <w:t>languages.</w:t>
      </w:r>
    </w:p>
    <w:p w:rsidR="003D382C" w:rsidRDefault="00C35252">
      <w:pPr>
        <w:pStyle w:val="Corpsdetexte"/>
        <w:spacing w:line="242" w:lineRule="auto"/>
        <w:ind w:left="115" w:right="13" w:firstLine="179"/>
        <w:jc w:val="both"/>
      </w:pPr>
      <w:r>
        <w:rPr>
          <w:w w:val="110"/>
        </w:rPr>
        <w:t xml:space="preserve">Many works [7, 49, 50, 56, 58, </w:t>
      </w:r>
      <w:proofErr w:type="gramStart"/>
      <w:r>
        <w:rPr>
          <w:w w:val="110"/>
        </w:rPr>
        <w:t>68</w:t>
      </w:r>
      <w:proofErr w:type="gramEnd"/>
      <w:r>
        <w:rPr>
          <w:w w:val="110"/>
        </w:rPr>
        <w:t>] discuss the pros and cons of visual languages, compared to textual languages, in different contexts. Some works [8, 10] also discuss what limits the adoption of visual languages.</w:t>
      </w:r>
    </w:p>
    <w:p w:rsidR="003D382C" w:rsidDel="00374713" w:rsidRDefault="00C35252">
      <w:pPr>
        <w:pStyle w:val="Corpsdetexte"/>
        <w:spacing w:line="242" w:lineRule="auto"/>
        <w:ind w:left="115" w:right="13" w:firstLine="179"/>
        <w:jc w:val="both"/>
        <w:rPr>
          <w:del w:id="193" w:author="GERARD Sebastien 166342" w:date="2016-04-26T18:20:00Z"/>
        </w:rPr>
      </w:pPr>
      <w:r>
        <w:rPr>
          <w:w w:val="110"/>
        </w:rPr>
        <w:t xml:space="preserve">Contrary to these works, </w:t>
      </w:r>
      <w:r>
        <w:rPr>
          <w:spacing w:val="-3"/>
          <w:w w:val="110"/>
        </w:rPr>
        <w:t xml:space="preserve">we </w:t>
      </w:r>
      <w:r>
        <w:rPr>
          <w:w w:val="110"/>
        </w:rPr>
        <w:t>do not strictly oppose textual languages</w:t>
      </w:r>
      <w:r>
        <w:rPr>
          <w:spacing w:val="-7"/>
          <w:w w:val="110"/>
        </w:rPr>
        <w:t xml:space="preserve"> </w:t>
      </w:r>
      <w:r>
        <w:rPr>
          <w:w w:val="110"/>
        </w:rPr>
        <w:t>to</w:t>
      </w:r>
      <w:r>
        <w:rPr>
          <w:spacing w:val="-7"/>
          <w:w w:val="110"/>
        </w:rPr>
        <w:t xml:space="preserve"> </w:t>
      </w:r>
      <w:r>
        <w:rPr>
          <w:w w:val="110"/>
        </w:rPr>
        <w:t>visual</w:t>
      </w:r>
      <w:r>
        <w:rPr>
          <w:spacing w:val="-7"/>
          <w:w w:val="110"/>
        </w:rPr>
        <w:t xml:space="preserve"> </w:t>
      </w:r>
      <w:r>
        <w:rPr>
          <w:w w:val="110"/>
        </w:rPr>
        <w:t>languages</w:t>
      </w:r>
      <w:r>
        <w:rPr>
          <w:spacing w:val="-7"/>
          <w:w w:val="110"/>
        </w:rPr>
        <w:t xml:space="preserve"> </w:t>
      </w:r>
      <w:r>
        <w:rPr>
          <w:w w:val="110"/>
        </w:rPr>
        <w:t>like</w:t>
      </w:r>
      <w:r>
        <w:rPr>
          <w:spacing w:val="-7"/>
          <w:w w:val="110"/>
        </w:rPr>
        <w:t xml:space="preserve"> </w:t>
      </w:r>
      <w:r>
        <w:rPr>
          <w:w w:val="110"/>
        </w:rPr>
        <w:t>diagram-based</w:t>
      </w:r>
      <w:r>
        <w:rPr>
          <w:spacing w:val="-7"/>
          <w:w w:val="110"/>
        </w:rPr>
        <w:t xml:space="preserve"> </w:t>
      </w:r>
      <w:r>
        <w:rPr>
          <w:w w:val="110"/>
        </w:rPr>
        <w:t xml:space="preserve">languages. Rather </w:t>
      </w:r>
      <w:r>
        <w:rPr>
          <w:spacing w:val="-3"/>
          <w:w w:val="110"/>
        </w:rPr>
        <w:t xml:space="preserve">we </w:t>
      </w:r>
      <w:r>
        <w:rPr>
          <w:w w:val="110"/>
        </w:rPr>
        <w:t xml:space="preserve">wish to blur the frontier between such languages. The idea </w:t>
      </w:r>
      <w:del w:id="194" w:author="GERARD Sebastien 166342" w:date="2016-04-26T18:19:00Z">
        <w:r w:rsidDel="00374713">
          <w:rPr>
            <w:w w:val="110"/>
          </w:rPr>
          <w:delText xml:space="preserve">that </w:delText>
        </w:r>
      </w:del>
      <w:ins w:id="195" w:author="GERARD Sebastien 166342" w:date="2016-04-26T18:19:00Z">
        <w:r w:rsidR="00374713">
          <w:rPr>
            <w:w w:val="110"/>
          </w:rPr>
          <w:t xml:space="preserve"> </w:t>
        </w:r>
      </w:ins>
      <w:r>
        <w:rPr>
          <w:w w:val="110"/>
        </w:rPr>
        <w:t xml:space="preserve">that visual languages can co-exist with textual languages is </w:t>
      </w:r>
      <w:ins w:id="196" w:author="GERARD Sebastien 166342" w:date="2016-04-26T18:20:00Z">
        <w:r w:rsidR="00374713">
          <w:rPr>
            <w:w w:val="110"/>
          </w:rPr>
          <w:t xml:space="preserve">indeed already </w:t>
        </w:r>
      </w:ins>
      <w:r>
        <w:rPr>
          <w:w w:val="110"/>
        </w:rPr>
        <w:t>expressed in several</w:t>
      </w:r>
      <w:r>
        <w:rPr>
          <w:spacing w:val="-24"/>
          <w:w w:val="110"/>
        </w:rPr>
        <w:t xml:space="preserve"> </w:t>
      </w:r>
      <w:ins w:id="197" w:author="GERARD Sebastien 166342" w:date="2016-04-26T18:20:00Z">
        <w:r w:rsidR="00374713">
          <w:rPr>
            <w:spacing w:val="-24"/>
            <w:w w:val="110"/>
          </w:rPr>
          <w:t xml:space="preserve">other </w:t>
        </w:r>
      </w:ins>
      <w:r>
        <w:rPr>
          <w:w w:val="110"/>
        </w:rPr>
        <w:t>works.</w:t>
      </w:r>
      <w:ins w:id="198" w:author="GERARD Sebastien 166342" w:date="2016-04-26T18:20:00Z">
        <w:r w:rsidR="00374713">
          <w:rPr>
            <w:w w:val="110"/>
          </w:rPr>
          <w:t xml:space="preserve"> </w:t>
        </w:r>
      </w:ins>
    </w:p>
    <w:p w:rsidR="003D382C" w:rsidRDefault="00C35252">
      <w:pPr>
        <w:pStyle w:val="Corpsdetexte"/>
        <w:spacing w:line="242" w:lineRule="auto"/>
        <w:ind w:left="115" w:right="13" w:firstLine="179"/>
        <w:jc w:val="both"/>
      </w:pPr>
      <w:r>
        <w:rPr>
          <w:w w:val="110"/>
        </w:rPr>
        <w:t xml:space="preserve">In [14] the author argue that the gap between textual and visual languages is narrow. They propose a framework to represent code in a visual language to improve </w:t>
      </w:r>
      <w:proofErr w:type="spellStart"/>
      <w:r>
        <w:rPr>
          <w:w w:val="110"/>
        </w:rPr>
        <w:t>comprehen</w:t>
      </w:r>
      <w:proofErr w:type="spellEnd"/>
      <w:r>
        <w:rPr>
          <w:w w:val="110"/>
        </w:rPr>
        <w:t xml:space="preserve">- </w:t>
      </w:r>
      <w:proofErr w:type="spellStart"/>
      <w:proofErr w:type="gramStart"/>
      <w:r>
        <w:rPr>
          <w:w w:val="110"/>
        </w:rPr>
        <w:t>sion</w:t>
      </w:r>
      <w:proofErr w:type="spellEnd"/>
      <w:proofErr w:type="gramEnd"/>
      <w:r>
        <w:rPr>
          <w:w w:val="110"/>
        </w:rPr>
        <w:t xml:space="preserve"> of the code.</w:t>
      </w:r>
    </w:p>
    <w:p w:rsidR="003D382C" w:rsidRDefault="00C35252">
      <w:pPr>
        <w:pStyle w:val="Corpsdetexte"/>
        <w:spacing w:line="242" w:lineRule="auto"/>
        <w:ind w:left="115" w:right="13" w:firstLine="179"/>
        <w:jc w:val="both"/>
      </w:pPr>
      <w:r>
        <w:rPr>
          <w:w w:val="110"/>
        </w:rPr>
        <w:t xml:space="preserve">In [17] the authors propose a generic framework to use both visual and textual languages at the same time. The visual artifact is translated to textual code. Much </w:t>
      </w:r>
      <w:proofErr w:type="spellStart"/>
      <w:r>
        <w:rPr>
          <w:w w:val="110"/>
        </w:rPr>
        <w:t>impor</w:t>
      </w:r>
      <w:proofErr w:type="spellEnd"/>
      <w:r>
        <w:rPr>
          <w:w w:val="110"/>
        </w:rPr>
        <w:t xml:space="preserve">- </w:t>
      </w:r>
      <w:proofErr w:type="spellStart"/>
      <w:r>
        <w:rPr>
          <w:w w:val="110"/>
        </w:rPr>
        <w:t>tance</w:t>
      </w:r>
      <w:proofErr w:type="spellEnd"/>
      <w:r>
        <w:rPr>
          <w:w w:val="110"/>
        </w:rPr>
        <w:t xml:space="preserve"> is given to the human factor, i.e. the framework </w:t>
      </w:r>
      <w:proofErr w:type="gramStart"/>
      <w:r>
        <w:rPr>
          <w:w w:val="110"/>
        </w:rPr>
        <w:t xml:space="preserve">can  </w:t>
      </w:r>
      <w:r>
        <w:rPr>
          <w:spacing w:val="2"/>
          <w:w w:val="110"/>
        </w:rPr>
        <w:t>be</w:t>
      </w:r>
      <w:proofErr w:type="gramEnd"/>
      <w:r>
        <w:rPr>
          <w:spacing w:val="2"/>
          <w:w w:val="110"/>
        </w:rPr>
        <w:t xml:space="preserve"> </w:t>
      </w:r>
      <w:r>
        <w:rPr>
          <w:w w:val="110"/>
        </w:rPr>
        <w:t>customized based on the preferences of the</w:t>
      </w:r>
      <w:r>
        <w:rPr>
          <w:spacing w:val="36"/>
          <w:w w:val="110"/>
        </w:rPr>
        <w:t xml:space="preserve"> </w:t>
      </w:r>
      <w:r>
        <w:rPr>
          <w:w w:val="110"/>
        </w:rPr>
        <w:t>developer.</w:t>
      </w:r>
    </w:p>
    <w:p w:rsidR="003D382C" w:rsidRDefault="00C35252">
      <w:pPr>
        <w:pStyle w:val="Corpsdetexte"/>
        <w:spacing w:line="242" w:lineRule="auto"/>
        <w:ind w:left="115" w:right="13" w:firstLine="179"/>
        <w:jc w:val="both"/>
      </w:pPr>
      <w:r>
        <w:rPr>
          <w:w w:val="115"/>
        </w:rPr>
        <w:t>In</w:t>
      </w:r>
      <w:r>
        <w:rPr>
          <w:spacing w:val="-12"/>
          <w:w w:val="115"/>
        </w:rPr>
        <w:t xml:space="preserve"> </w:t>
      </w:r>
      <w:r>
        <w:rPr>
          <w:w w:val="115"/>
        </w:rPr>
        <w:t>[42]</w:t>
      </w:r>
      <w:r>
        <w:rPr>
          <w:spacing w:val="-11"/>
          <w:w w:val="115"/>
        </w:rPr>
        <w:t xml:space="preserve"> </w:t>
      </w:r>
      <w:r>
        <w:rPr>
          <w:w w:val="115"/>
        </w:rPr>
        <w:t>the</w:t>
      </w:r>
      <w:r>
        <w:rPr>
          <w:spacing w:val="-11"/>
          <w:w w:val="115"/>
        </w:rPr>
        <w:t xml:space="preserve"> </w:t>
      </w:r>
      <w:r>
        <w:rPr>
          <w:w w:val="115"/>
        </w:rPr>
        <w:t>authors</w:t>
      </w:r>
      <w:r>
        <w:rPr>
          <w:spacing w:val="-12"/>
          <w:w w:val="115"/>
        </w:rPr>
        <w:t xml:space="preserve"> </w:t>
      </w:r>
      <w:r>
        <w:rPr>
          <w:w w:val="115"/>
        </w:rPr>
        <w:t>propose</w:t>
      </w:r>
      <w:r>
        <w:rPr>
          <w:spacing w:val="-12"/>
          <w:w w:val="115"/>
        </w:rPr>
        <w:t xml:space="preserve"> </w:t>
      </w:r>
      <w:r>
        <w:rPr>
          <w:w w:val="115"/>
        </w:rPr>
        <w:t>a</w:t>
      </w:r>
      <w:r>
        <w:rPr>
          <w:spacing w:val="-11"/>
          <w:w w:val="115"/>
        </w:rPr>
        <w:t xml:space="preserve"> </w:t>
      </w:r>
      <w:r>
        <w:rPr>
          <w:w w:val="115"/>
        </w:rPr>
        <w:t>visual</w:t>
      </w:r>
      <w:r>
        <w:rPr>
          <w:spacing w:val="-11"/>
          <w:w w:val="115"/>
        </w:rPr>
        <w:t xml:space="preserve"> </w:t>
      </w:r>
      <w:r>
        <w:rPr>
          <w:w w:val="115"/>
        </w:rPr>
        <w:t>and</w:t>
      </w:r>
      <w:r>
        <w:rPr>
          <w:spacing w:val="-11"/>
          <w:w w:val="115"/>
        </w:rPr>
        <w:t xml:space="preserve"> </w:t>
      </w:r>
      <w:r>
        <w:rPr>
          <w:w w:val="115"/>
        </w:rPr>
        <w:t>textual</w:t>
      </w:r>
      <w:r>
        <w:rPr>
          <w:spacing w:val="-11"/>
          <w:w w:val="115"/>
        </w:rPr>
        <w:t xml:space="preserve"> </w:t>
      </w:r>
      <w:r>
        <w:rPr>
          <w:w w:val="115"/>
        </w:rPr>
        <w:t>language for the 3D animation domain. It is up to the system to inform</w:t>
      </w:r>
      <w:r>
        <w:rPr>
          <w:spacing w:val="-9"/>
          <w:w w:val="115"/>
        </w:rPr>
        <w:t xml:space="preserve"> </w:t>
      </w:r>
      <w:r>
        <w:rPr>
          <w:w w:val="115"/>
        </w:rPr>
        <w:t>a</w:t>
      </w:r>
      <w:r>
        <w:rPr>
          <w:spacing w:val="-8"/>
          <w:w w:val="115"/>
        </w:rPr>
        <w:t xml:space="preserve"> </w:t>
      </w:r>
      <w:r>
        <w:rPr>
          <w:w w:val="115"/>
        </w:rPr>
        <w:t>user,</w:t>
      </w:r>
      <w:r>
        <w:rPr>
          <w:spacing w:val="-8"/>
          <w:w w:val="115"/>
        </w:rPr>
        <w:t xml:space="preserve"> </w:t>
      </w:r>
      <w:r>
        <w:rPr>
          <w:w w:val="115"/>
        </w:rPr>
        <w:t>in</w:t>
      </w:r>
      <w:r>
        <w:rPr>
          <w:spacing w:val="-8"/>
          <w:w w:val="115"/>
        </w:rPr>
        <w:t xml:space="preserve"> </w:t>
      </w:r>
      <w:r>
        <w:rPr>
          <w:w w:val="115"/>
        </w:rPr>
        <w:t>text</w:t>
      </w:r>
      <w:r>
        <w:rPr>
          <w:spacing w:val="-8"/>
          <w:w w:val="115"/>
        </w:rPr>
        <w:t xml:space="preserve"> </w:t>
      </w:r>
      <w:r>
        <w:rPr>
          <w:w w:val="115"/>
        </w:rPr>
        <w:t>form,</w:t>
      </w:r>
      <w:r>
        <w:rPr>
          <w:spacing w:val="-8"/>
          <w:w w:val="115"/>
        </w:rPr>
        <w:t xml:space="preserve"> </w:t>
      </w:r>
      <w:r>
        <w:rPr>
          <w:w w:val="115"/>
        </w:rPr>
        <w:t>how</w:t>
      </w:r>
      <w:r>
        <w:rPr>
          <w:spacing w:val="-8"/>
          <w:w w:val="115"/>
        </w:rPr>
        <w:t xml:space="preserve"> </w:t>
      </w:r>
      <w:r>
        <w:rPr>
          <w:w w:val="115"/>
        </w:rPr>
        <w:t>his</w:t>
      </w:r>
      <w:r>
        <w:rPr>
          <w:spacing w:val="-8"/>
          <w:w w:val="115"/>
        </w:rPr>
        <w:t xml:space="preserve"> </w:t>
      </w:r>
      <w:r>
        <w:rPr>
          <w:w w:val="115"/>
        </w:rPr>
        <w:t>or</w:t>
      </w:r>
      <w:r>
        <w:rPr>
          <w:spacing w:val="-8"/>
          <w:w w:val="115"/>
        </w:rPr>
        <w:t xml:space="preserve"> </w:t>
      </w:r>
      <w:r>
        <w:rPr>
          <w:w w:val="115"/>
        </w:rPr>
        <w:t>her</w:t>
      </w:r>
      <w:r>
        <w:rPr>
          <w:spacing w:val="-8"/>
          <w:w w:val="115"/>
        </w:rPr>
        <w:t xml:space="preserve"> </w:t>
      </w:r>
      <w:r>
        <w:rPr>
          <w:w w:val="115"/>
        </w:rPr>
        <w:t>visual</w:t>
      </w:r>
      <w:r>
        <w:rPr>
          <w:spacing w:val="-8"/>
          <w:w w:val="115"/>
        </w:rPr>
        <w:t xml:space="preserve"> </w:t>
      </w:r>
      <w:r>
        <w:rPr>
          <w:w w:val="115"/>
        </w:rPr>
        <w:t>operation is</w:t>
      </w:r>
      <w:r>
        <w:rPr>
          <w:spacing w:val="-22"/>
          <w:w w:val="115"/>
        </w:rPr>
        <w:t xml:space="preserve"> </w:t>
      </w:r>
      <w:r>
        <w:rPr>
          <w:w w:val="115"/>
        </w:rPr>
        <w:t>interpreted.</w:t>
      </w:r>
    </w:p>
    <w:p w:rsidR="003D382C" w:rsidRDefault="00C35252">
      <w:pPr>
        <w:pStyle w:val="Corpsdetexte"/>
        <w:spacing w:line="242" w:lineRule="auto"/>
        <w:ind w:left="115" w:right="13" w:firstLine="179"/>
        <w:jc w:val="both"/>
      </w:pPr>
      <w:r>
        <w:rPr>
          <w:w w:val="110"/>
        </w:rPr>
        <w:t>In</w:t>
      </w:r>
      <w:r>
        <w:rPr>
          <w:spacing w:val="-15"/>
          <w:w w:val="110"/>
        </w:rPr>
        <w:t xml:space="preserve"> </w:t>
      </w:r>
      <w:r>
        <w:rPr>
          <w:w w:val="110"/>
        </w:rPr>
        <w:t>domains</w:t>
      </w:r>
      <w:r>
        <w:rPr>
          <w:spacing w:val="-15"/>
          <w:w w:val="110"/>
        </w:rPr>
        <w:t xml:space="preserve"> </w:t>
      </w:r>
      <w:r>
        <w:rPr>
          <w:w w:val="110"/>
        </w:rPr>
        <w:t>such</w:t>
      </w:r>
      <w:r>
        <w:rPr>
          <w:spacing w:val="-15"/>
          <w:w w:val="110"/>
        </w:rPr>
        <w:t xml:space="preserve"> </w:t>
      </w:r>
      <w:r>
        <w:rPr>
          <w:w w:val="110"/>
        </w:rPr>
        <w:t>as</w:t>
      </w:r>
      <w:r>
        <w:rPr>
          <w:spacing w:val="-15"/>
          <w:w w:val="110"/>
        </w:rPr>
        <w:t xml:space="preserve"> </w:t>
      </w:r>
      <w:r>
        <w:rPr>
          <w:w w:val="110"/>
        </w:rPr>
        <w:t>requirements</w:t>
      </w:r>
      <w:r>
        <w:rPr>
          <w:spacing w:val="-15"/>
          <w:w w:val="110"/>
        </w:rPr>
        <w:t xml:space="preserve"> </w:t>
      </w:r>
      <w:r>
        <w:rPr>
          <w:w w:val="110"/>
        </w:rPr>
        <w:t>engineering,</w:t>
      </w:r>
      <w:r>
        <w:rPr>
          <w:spacing w:val="-11"/>
          <w:w w:val="110"/>
        </w:rPr>
        <w:t xml:space="preserve"> </w:t>
      </w:r>
      <w:r>
        <w:rPr>
          <w:w w:val="110"/>
        </w:rPr>
        <w:t>tools</w:t>
      </w:r>
      <w:r>
        <w:rPr>
          <w:spacing w:val="-15"/>
          <w:w w:val="110"/>
        </w:rPr>
        <w:t xml:space="preserve"> </w:t>
      </w:r>
      <w:r>
        <w:rPr>
          <w:w w:val="110"/>
        </w:rPr>
        <w:t>as</w:t>
      </w:r>
      <w:r>
        <w:rPr>
          <w:spacing w:val="-15"/>
          <w:w w:val="110"/>
        </w:rPr>
        <w:t xml:space="preserve"> </w:t>
      </w:r>
      <w:r>
        <w:rPr>
          <w:w w:val="110"/>
        </w:rPr>
        <w:t xml:space="preserve">IBM Rational Doors [34] and </w:t>
      </w:r>
      <w:proofErr w:type="spellStart"/>
      <w:r>
        <w:rPr>
          <w:w w:val="110"/>
        </w:rPr>
        <w:t>Visure</w:t>
      </w:r>
      <w:proofErr w:type="spellEnd"/>
      <w:r>
        <w:rPr>
          <w:w w:val="110"/>
        </w:rPr>
        <w:t xml:space="preserve"> Requirements [66] are con- </w:t>
      </w:r>
      <w:proofErr w:type="spellStart"/>
      <w:r>
        <w:rPr>
          <w:w w:val="110"/>
        </w:rPr>
        <w:t>scious</w:t>
      </w:r>
      <w:proofErr w:type="spellEnd"/>
      <w:r>
        <w:rPr>
          <w:w w:val="110"/>
        </w:rPr>
        <w:t xml:space="preserve"> of the importance of supporting requirements written traditionally in plain text </w:t>
      </w:r>
      <w:proofErr w:type="gramStart"/>
      <w:r>
        <w:rPr>
          <w:spacing w:val="-3"/>
          <w:w w:val="110"/>
        </w:rPr>
        <w:t xml:space="preserve">by  </w:t>
      </w:r>
      <w:r>
        <w:rPr>
          <w:w w:val="110"/>
        </w:rPr>
        <w:t>developers</w:t>
      </w:r>
      <w:proofErr w:type="gramEnd"/>
      <w:r>
        <w:rPr>
          <w:w w:val="110"/>
        </w:rPr>
        <w:t>.  These tools al</w:t>
      </w:r>
      <w:proofErr w:type="gramStart"/>
      <w:r>
        <w:rPr>
          <w:w w:val="110"/>
        </w:rPr>
        <w:t>-  low</w:t>
      </w:r>
      <w:proofErr w:type="gramEnd"/>
      <w:r>
        <w:rPr>
          <w:w w:val="110"/>
        </w:rPr>
        <w:t xml:space="preserve"> the transformation of requirements written in a textual human language to use-cases and structured </w:t>
      </w:r>
      <w:r>
        <w:rPr>
          <w:spacing w:val="37"/>
          <w:w w:val="110"/>
        </w:rPr>
        <w:t xml:space="preserve"> </w:t>
      </w:r>
      <w:r>
        <w:rPr>
          <w:w w:val="110"/>
        </w:rPr>
        <w:t>requirements.</w:t>
      </w:r>
    </w:p>
    <w:p w:rsidR="003D382C" w:rsidRDefault="00C35252">
      <w:pPr>
        <w:pStyle w:val="Corpsdetexte"/>
        <w:spacing w:line="242" w:lineRule="auto"/>
        <w:ind w:left="115" w:right="13" w:firstLine="179"/>
        <w:jc w:val="both"/>
      </w:pPr>
      <w:r>
        <w:rPr>
          <w:w w:val="110"/>
        </w:rPr>
        <w:t xml:space="preserve">Contrary to our proposition, these works are not </w:t>
      </w:r>
      <w:proofErr w:type="gramStart"/>
      <w:r>
        <w:rPr>
          <w:w w:val="110"/>
        </w:rPr>
        <w:t>applied  to</w:t>
      </w:r>
      <w:proofErr w:type="gramEnd"/>
      <w:r>
        <w:rPr>
          <w:w w:val="110"/>
        </w:rPr>
        <w:t xml:space="preserve"> the specific case of models and code that can </w:t>
      </w:r>
      <w:r>
        <w:rPr>
          <w:spacing w:val="2"/>
          <w:w w:val="110"/>
        </w:rPr>
        <w:t xml:space="preserve">be </w:t>
      </w:r>
      <w:r>
        <w:rPr>
          <w:w w:val="110"/>
        </w:rPr>
        <w:t>used    for full implementation of the system. Usually one of the artifact is only used for better comprehension. There is no need for synchronization between artifacts because there is only one-way</w:t>
      </w:r>
      <w:r>
        <w:rPr>
          <w:spacing w:val="4"/>
          <w:w w:val="110"/>
        </w:rPr>
        <w:t xml:space="preserve"> </w:t>
      </w:r>
      <w:r>
        <w:rPr>
          <w:w w:val="110"/>
        </w:rPr>
        <w:t>transformation.</w:t>
      </w:r>
    </w:p>
    <w:p w:rsidR="003D382C" w:rsidRDefault="00C35252">
      <w:pPr>
        <w:pStyle w:val="Corpsdetexte"/>
        <w:spacing w:line="242" w:lineRule="auto"/>
        <w:ind w:left="115" w:right="13" w:firstLine="179"/>
        <w:jc w:val="both"/>
      </w:pPr>
      <w:r>
        <w:rPr>
          <w:w w:val="110"/>
        </w:rPr>
        <w:t xml:space="preserve">Our argument that, in order to be more efficient, </w:t>
      </w:r>
      <w:proofErr w:type="spellStart"/>
      <w:r>
        <w:rPr>
          <w:w w:val="110"/>
        </w:rPr>
        <w:t>devel</w:t>
      </w:r>
      <w:proofErr w:type="spellEnd"/>
      <w:r>
        <w:rPr>
          <w:w w:val="110"/>
        </w:rPr>
        <w:t xml:space="preserve">- </w:t>
      </w:r>
      <w:proofErr w:type="spellStart"/>
      <w:r>
        <w:rPr>
          <w:w w:val="110"/>
        </w:rPr>
        <w:t>opers</w:t>
      </w:r>
      <w:proofErr w:type="spellEnd"/>
      <w:r>
        <w:rPr>
          <w:w w:val="110"/>
        </w:rPr>
        <w:t xml:space="preserve"> should not be imposed a diagram-based or textual language, is related to </w:t>
      </w:r>
      <w:del w:id="199" w:author="GERARD Sebastien 166342" w:date="2016-04-26T18:22:00Z">
        <w:r w:rsidDel="00374713">
          <w:rPr>
            <w:w w:val="110"/>
          </w:rPr>
          <w:delText xml:space="preserve">of </w:delText>
        </w:r>
      </w:del>
      <w:r>
        <w:rPr>
          <w:w w:val="110"/>
        </w:rPr>
        <w:t xml:space="preserve">software comprehension. Works [46, 67] that emphasize the role of software comprehension, for efficient software maintenance and evolution, date back to as far as the late eighties/early nineties. In our work we consider software architects, who </w:t>
      </w:r>
      <w:del w:id="200" w:author="GERARD Sebastien 166342" w:date="2016-04-26T18:22:00Z">
        <w:r w:rsidDel="00374713">
          <w:rPr>
            <w:w w:val="110"/>
          </w:rPr>
          <w:delText xml:space="preserve">prefer </w:delText>
        </w:r>
      </w:del>
      <w:ins w:id="201" w:author="GERARD Sebastien 166342" w:date="2016-04-26T18:22:00Z">
        <w:r w:rsidR="00374713">
          <w:rPr>
            <w:w w:val="110"/>
          </w:rPr>
          <w:t>foster</w:t>
        </w:r>
        <w:r w:rsidR="00374713">
          <w:rPr>
            <w:w w:val="110"/>
          </w:rPr>
          <w:t xml:space="preserve"> </w:t>
        </w:r>
      </w:ins>
      <w:r>
        <w:rPr>
          <w:w w:val="110"/>
        </w:rPr>
        <w:t xml:space="preserve">diagram-based </w:t>
      </w:r>
      <w:proofErr w:type="spellStart"/>
      <w:r>
        <w:rPr>
          <w:w w:val="110"/>
        </w:rPr>
        <w:t>lan</w:t>
      </w:r>
      <w:proofErr w:type="spellEnd"/>
      <w:r>
        <w:rPr>
          <w:w w:val="110"/>
        </w:rPr>
        <w:t xml:space="preserve">- </w:t>
      </w:r>
      <w:proofErr w:type="spellStart"/>
      <w:r>
        <w:rPr>
          <w:w w:val="110"/>
        </w:rPr>
        <w:t>guages</w:t>
      </w:r>
      <w:proofErr w:type="spellEnd"/>
      <w:r>
        <w:rPr>
          <w:w w:val="110"/>
        </w:rPr>
        <w:t xml:space="preserve"> for architecture description and comprehension, and software </w:t>
      </w:r>
      <w:del w:id="202" w:author="GERARD Sebastien 166342" w:date="2016-04-26T18:22:00Z">
        <w:r w:rsidDel="00374713">
          <w:rPr>
            <w:w w:val="110"/>
          </w:rPr>
          <w:delText>engineers</w:delText>
        </w:r>
      </w:del>
      <w:ins w:id="203" w:author="GERARD Sebastien 166342" w:date="2016-04-26T18:22:00Z">
        <w:r w:rsidR="00374713">
          <w:rPr>
            <w:w w:val="110"/>
          </w:rPr>
          <w:t>programmers</w:t>
        </w:r>
      </w:ins>
      <w:del w:id="204" w:author="GERARD Sebastien 166342" w:date="2016-04-26T18:22:00Z">
        <w:r w:rsidDel="00374713">
          <w:rPr>
            <w:w w:val="110"/>
          </w:rPr>
          <w:delText>,</w:delText>
        </w:r>
      </w:del>
      <w:r>
        <w:rPr>
          <w:w w:val="110"/>
        </w:rPr>
        <w:t xml:space="preserve"> who prefer textual languages</w:t>
      </w:r>
      <w:ins w:id="205" w:author="GERARD Sebastien 166342" w:date="2016-04-26T18:23:00Z">
        <w:r w:rsidR="00374713">
          <w:rPr>
            <w:w w:val="110"/>
          </w:rPr>
          <w:t xml:space="preserve"> considered as much more powerful than diagram-based one as for example </w:t>
        </w:r>
      </w:ins>
      <w:del w:id="206" w:author="GERARD Sebastien 166342" w:date="2016-04-26T18:23:00Z">
        <w:r w:rsidDel="00374713">
          <w:rPr>
            <w:w w:val="110"/>
          </w:rPr>
          <w:delText xml:space="preserve"> </w:delText>
        </w:r>
      </w:del>
      <w:r>
        <w:rPr>
          <w:w w:val="110"/>
        </w:rPr>
        <w:t>for algo</w:t>
      </w:r>
      <w:del w:id="207" w:author="GERARD Sebastien 166342" w:date="2016-04-26T18:23:00Z">
        <w:r w:rsidDel="00374713">
          <w:rPr>
            <w:w w:val="110"/>
          </w:rPr>
          <w:delText xml:space="preserve">- </w:delText>
        </w:r>
      </w:del>
      <w:r>
        <w:rPr>
          <w:w w:val="110"/>
        </w:rPr>
        <w:t>rithmic implementation work.</w:t>
      </w:r>
    </w:p>
    <w:p w:rsidR="003D382C" w:rsidRDefault="00C35252">
      <w:pPr>
        <w:pStyle w:val="Titre1"/>
        <w:numPr>
          <w:ilvl w:val="1"/>
          <w:numId w:val="2"/>
        </w:numPr>
        <w:tabs>
          <w:tab w:val="left" w:pos="654"/>
        </w:tabs>
        <w:spacing w:before="99"/>
        <w:jc w:val="both"/>
      </w:pPr>
      <w:r>
        <w:t>Artifact</w:t>
      </w:r>
      <w:r>
        <w:rPr>
          <w:spacing w:val="-16"/>
        </w:rPr>
        <w:t xml:space="preserve"> </w:t>
      </w:r>
      <w:r>
        <w:t>synchronization</w:t>
      </w:r>
    </w:p>
    <w:p w:rsidR="003D382C" w:rsidRDefault="00C35252">
      <w:pPr>
        <w:pStyle w:val="Corpsdetexte"/>
        <w:spacing w:before="39" w:line="242" w:lineRule="auto"/>
        <w:ind w:left="115" w:right="13" w:firstLine="179"/>
        <w:jc w:val="both"/>
      </w:pPr>
      <w:r>
        <w:rPr>
          <w:w w:val="110"/>
        </w:rPr>
        <w:t xml:space="preserve">Our work is </w:t>
      </w:r>
      <w:ins w:id="208" w:author="GERARD Sebastien 166342" w:date="2016-04-26T18:24:00Z">
        <w:r w:rsidR="00374713">
          <w:rPr>
            <w:w w:val="110"/>
          </w:rPr>
          <w:t xml:space="preserve">also </w:t>
        </w:r>
      </w:ins>
      <w:r>
        <w:rPr>
          <w:w w:val="110"/>
        </w:rPr>
        <w:t xml:space="preserve">closely related to synchronization of differ- </w:t>
      </w:r>
      <w:proofErr w:type="spellStart"/>
      <w:proofErr w:type="gramStart"/>
      <w:r>
        <w:rPr>
          <w:w w:val="110"/>
        </w:rPr>
        <w:t>ent</w:t>
      </w:r>
      <w:proofErr w:type="spellEnd"/>
      <w:proofErr w:type="gramEnd"/>
      <w:r>
        <w:rPr>
          <w:w w:val="110"/>
        </w:rPr>
        <w:t xml:space="preserve"> artifacts used for development. In the following para- graphs,</w:t>
      </w:r>
      <w:r>
        <w:rPr>
          <w:spacing w:val="-10"/>
          <w:w w:val="110"/>
        </w:rPr>
        <w:t xml:space="preserve"> </w:t>
      </w:r>
      <w:r>
        <w:rPr>
          <w:w w:val="110"/>
        </w:rPr>
        <w:t>our</w:t>
      </w:r>
      <w:r>
        <w:rPr>
          <w:spacing w:val="-13"/>
          <w:w w:val="110"/>
        </w:rPr>
        <w:t xml:space="preserve"> </w:t>
      </w:r>
      <w:r>
        <w:rPr>
          <w:w w:val="110"/>
        </w:rPr>
        <w:t>model-code</w:t>
      </w:r>
      <w:r>
        <w:rPr>
          <w:spacing w:val="-13"/>
          <w:w w:val="110"/>
        </w:rPr>
        <w:t xml:space="preserve"> </w:t>
      </w:r>
      <w:r>
        <w:rPr>
          <w:w w:val="110"/>
        </w:rPr>
        <w:t>synchronization</w:t>
      </w:r>
      <w:r>
        <w:rPr>
          <w:spacing w:val="-13"/>
          <w:w w:val="110"/>
        </w:rPr>
        <w:t xml:space="preserve"> </w:t>
      </w:r>
      <w:r>
        <w:rPr>
          <w:w w:val="110"/>
        </w:rPr>
        <w:t>method</w:t>
      </w:r>
      <w:ins w:id="209" w:author="GERARD Sebastien 166342" w:date="2016-04-26T18:24:00Z">
        <w:r w:rsidR="00374713">
          <w:rPr>
            <w:w w:val="110"/>
          </w:rPr>
          <w:t>ology</w:t>
        </w:r>
      </w:ins>
      <w:r>
        <w:rPr>
          <w:spacing w:val="-13"/>
          <w:w w:val="110"/>
        </w:rPr>
        <w:t xml:space="preserve"> </w:t>
      </w:r>
      <w:r>
        <w:rPr>
          <w:w w:val="110"/>
        </w:rPr>
        <w:t>is</w:t>
      </w:r>
      <w:r>
        <w:rPr>
          <w:spacing w:val="-13"/>
          <w:w w:val="110"/>
        </w:rPr>
        <w:t xml:space="preserve"> </w:t>
      </w:r>
      <w:r>
        <w:rPr>
          <w:w w:val="110"/>
        </w:rPr>
        <w:t>compared to</w:t>
      </w:r>
      <w:r>
        <w:rPr>
          <w:spacing w:val="-10"/>
          <w:w w:val="110"/>
        </w:rPr>
        <w:t xml:space="preserve"> </w:t>
      </w:r>
      <w:r>
        <w:rPr>
          <w:w w:val="110"/>
        </w:rPr>
        <w:t>works</w:t>
      </w:r>
      <w:r>
        <w:rPr>
          <w:spacing w:val="-10"/>
          <w:w w:val="110"/>
        </w:rPr>
        <w:t xml:space="preserve"> </w:t>
      </w:r>
      <w:r>
        <w:rPr>
          <w:w w:val="110"/>
        </w:rPr>
        <w:t>on</w:t>
      </w:r>
      <w:r>
        <w:rPr>
          <w:spacing w:val="-10"/>
          <w:w w:val="110"/>
        </w:rPr>
        <w:t xml:space="preserve"> </w:t>
      </w:r>
      <w:r>
        <w:rPr>
          <w:w w:val="110"/>
        </w:rPr>
        <w:t>model-code</w:t>
      </w:r>
      <w:r>
        <w:rPr>
          <w:spacing w:val="-10"/>
          <w:w w:val="110"/>
        </w:rPr>
        <w:t xml:space="preserve"> </w:t>
      </w:r>
      <w:r>
        <w:rPr>
          <w:w w:val="110"/>
        </w:rPr>
        <w:t>round-trip</w:t>
      </w:r>
      <w:r>
        <w:rPr>
          <w:spacing w:val="-10"/>
          <w:w w:val="110"/>
        </w:rPr>
        <w:t xml:space="preserve"> </w:t>
      </w:r>
      <w:r>
        <w:rPr>
          <w:w w:val="110"/>
        </w:rPr>
        <w:t>engineering</w:t>
      </w:r>
      <w:r>
        <w:rPr>
          <w:spacing w:val="-10"/>
          <w:w w:val="110"/>
        </w:rPr>
        <w:t xml:space="preserve"> </w:t>
      </w:r>
      <w:r>
        <w:rPr>
          <w:w w:val="110"/>
        </w:rPr>
        <w:t>works,</w:t>
      </w:r>
      <w:r>
        <w:rPr>
          <w:spacing w:val="-9"/>
          <w:w w:val="110"/>
        </w:rPr>
        <w:t xml:space="preserve"> </w:t>
      </w:r>
      <w:r>
        <w:rPr>
          <w:w w:val="110"/>
        </w:rPr>
        <w:t>view- point synchronization, and model</w:t>
      </w:r>
      <w:r>
        <w:rPr>
          <w:spacing w:val="42"/>
          <w:w w:val="110"/>
        </w:rPr>
        <w:t xml:space="preserve"> </w:t>
      </w:r>
      <w:r>
        <w:rPr>
          <w:w w:val="110"/>
        </w:rPr>
        <w:t>synchronization.</w:t>
      </w:r>
    </w:p>
    <w:p w:rsidR="003D382C" w:rsidRDefault="003D382C">
      <w:pPr>
        <w:pStyle w:val="Corpsdetexte"/>
        <w:spacing w:before="6"/>
        <w:rPr>
          <w:sz w:val="17"/>
        </w:rPr>
      </w:pPr>
    </w:p>
    <w:p w:rsidR="003D382C" w:rsidRDefault="00C35252">
      <w:pPr>
        <w:pStyle w:val="Titre2"/>
        <w:spacing w:line="250" w:lineRule="exact"/>
        <w:ind w:left="115" w:firstLine="0"/>
      </w:pPr>
      <w:r>
        <w:t>Round-trip engineering of model and code.</w:t>
      </w:r>
    </w:p>
    <w:p w:rsidR="003D382C" w:rsidRDefault="00C35252">
      <w:pPr>
        <w:pStyle w:val="Corpsdetexte"/>
        <w:spacing w:line="204" w:lineRule="exact"/>
        <w:ind w:left="295"/>
      </w:pPr>
      <w:r>
        <w:rPr>
          <w:w w:val="105"/>
        </w:rPr>
        <w:t>Several commercial and open-source tools [1–3, 23, 35</w:t>
      </w:r>
      <w:proofErr w:type="gramStart"/>
      <w:r>
        <w:rPr>
          <w:w w:val="105"/>
        </w:rPr>
        <w:t>,  51</w:t>
      </w:r>
      <w:proofErr w:type="gramEnd"/>
      <w:r>
        <w:rPr>
          <w:w w:val="105"/>
        </w:rPr>
        <w:t>,</w:t>
      </w:r>
    </w:p>
    <w:p w:rsidR="003D382C" w:rsidRDefault="00C35252">
      <w:pPr>
        <w:pStyle w:val="Corpsdetexte"/>
        <w:spacing w:before="2" w:line="242" w:lineRule="auto"/>
        <w:ind w:left="115" w:right="13"/>
        <w:jc w:val="both"/>
      </w:pPr>
      <w:r>
        <w:rPr>
          <w:w w:val="110"/>
        </w:rPr>
        <w:t xml:space="preserve">55, 62, 63] </w:t>
      </w:r>
      <w:r>
        <w:rPr>
          <w:spacing w:val="-3"/>
          <w:w w:val="110"/>
        </w:rPr>
        <w:t xml:space="preserve">have </w:t>
      </w:r>
      <w:r>
        <w:rPr>
          <w:w w:val="110"/>
        </w:rPr>
        <w:t xml:space="preserve">support for round-trip engineering between UML model and code. Systematic reviews of some of these tools are available in [15, 28]. Support for </w:t>
      </w:r>
      <w:proofErr w:type="gramStart"/>
      <w:r>
        <w:rPr>
          <w:spacing w:val="-5"/>
          <w:w w:val="110"/>
        </w:rPr>
        <w:t xml:space="preserve">Java  </w:t>
      </w:r>
      <w:r>
        <w:rPr>
          <w:w w:val="110"/>
        </w:rPr>
        <w:t>round</w:t>
      </w:r>
      <w:proofErr w:type="gramEnd"/>
      <w:r>
        <w:rPr>
          <w:w w:val="110"/>
        </w:rPr>
        <w:t xml:space="preserve">-trip  is prominent in most tools.     </w:t>
      </w:r>
      <w:r>
        <w:rPr>
          <w:spacing w:val="33"/>
          <w:w w:val="110"/>
        </w:rPr>
        <w:t xml:space="preserve"> </w:t>
      </w:r>
      <w:r>
        <w:rPr>
          <w:w w:val="110"/>
        </w:rPr>
        <w:t>Other languages such as C++</w:t>
      </w:r>
    </w:p>
    <w:p w:rsidR="003D382C" w:rsidRDefault="00C35252">
      <w:pPr>
        <w:pStyle w:val="Corpsdetexte"/>
        <w:spacing w:before="87" w:line="242" w:lineRule="auto"/>
        <w:ind w:left="115" w:right="99"/>
        <w:jc w:val="both"/>
      </w:pPr>
      <w:r>
        <w:br w:type="column"/>
      </w:r>
      <w:proofErr w:type="gramStart"/>
      <w:r>
        <w:rPr>
          <w:w w:val="115"/>
        </w:rPr>
        <w:t>are</w:t>
      </w:r>
      <w:proofErr w:type="gramEnd"/>
      <w:r>
        <w:rPr>
          <w:spacing w:val="-9"/>
          <w:w w:val="115"/>
        </w:rPr>
        <w:t xml:space="preserve"> </w:t>
      </w:r>
      <w:r>
        <w:rPr>
          <w:w w:val="115"/>
        </w:rPr>
        <w:t>only</w:t>
      </w:r>
      <w:r>
        <w:rPr>
          <w:spacing w:val="-9"/>
          <w:w w:val="115"/>
        </w:rPr>
        <w:t xml:space="preserve"> </w:t>
      </w:r>
      <w:r>
        <w:rPr>
          <w:spacing w:val="-2"/>
          <w:w w:val="115"/>
        </w:rPr>
        <w:t>available</w:t>
      </w:r>
      <w:r>
        <w:rPr>
          <w:spacing w:val="-9"/>
          <w:w w:val="115"/>
        </w:rPr>
        <w:t xml:space="preserve"> </w:t>
      </w:r>
      <w:r>
        <w:rPr>
          <w:w w:val="115"/>
        </w:rPr>
        <w:t>in</w:t>
      </w:r>
      <w:r>
        <w:rPr>
          <w:spacing w:val="-9"/>
          <w:w w:val="115"/>
        </w:rPr>
        <w:t xml:space="preserve"> </w:t>
      </w:r>
      <w:r>
        <w:rPr>
          <w:w w:val="115"/>
        </w:rPr>
        <w:t>a</w:t>
      </w:r>
      <w:r>
        <w:rPr>
          <w:spacing w:val="-9"/>
          <w:w w:val="115"/>
        </w:rPr>
        <w:t xml:space="preserve"> </w:t>
      </w:r>
      <w:r>
        <w:rPr>
          <w:w w:val="115"/>
        </w:rPr>
        <w:t>few</w:t>
      </w:r>
      <w:r>
        <w:rPr>
          <w:spacing w:val="-9"/>
          <w:w w:val="115"/>
        </w:rPr>
        <w:t xml:space="preserve"> </w:t>
      </w:r>
      <w:r>
        <w:rPr>
          <w:w w:val="115"/>
        </w:rPr>
        <w:t>[2,</w:t>
      </w:r>
      <w:r>
        <w:rPr>
          <w:spacing w:val="-9"/>
          <w:w w:val="115"/>
        </w:rPr>
        <w:t xml:space="preserve"> </w:t>
      </w:r>
      <w:r>
        <w:rPr>
          <w:w w:val="115"/>
        </w:rPr>
        <w:t>23,</w:t>
      </w:r>
      <w:r>
        <w:rPr>
          <w:spacing w:val="-9"/>
          <w:w w:val="115"/>
        </w:rPr>
        <w:t xml:space="preserve"> </w:t>
      </w:r>
      <w:r>
        <w:rPr>
          <w:w w:val="115"/>
        </w:rPr>
        <w:t>62].</w:t>
      </w:r>
      <w:r>
        <w:rPr>
          <w:spacing w:val="13"/>
          <w:w w:val="115"/>
        </w:rPr>
        <w:t xml:space="preserve"> </w:t>
      </w:r>
      <w:r>
        <w:rPr>
          <w:w w:val="115"/>
        </w:rPr>
        <w:t>Our</w:t>
      </w:r>
      <w:r>
        <w:rPr>
          <w:spacing w:val="-9"/>
          <w:w w:val="115"/>
        </w:rPr>
        <w:t xml:space="preserve"> </w:t>
      </w:r>
      <w:r>
        <w:rPr>
          <w:w w:val="115"/>
        </w:rPr>
        <w:t>generic</w:t>
      </w:r>
      <w:r>
        <w:rPr>
          <w:spacing w:val="-9"/>
          <w:w w:val="115"/>
        </w:rPr>
        <w:t xml:space="preserve"> </w:t>
      </w:r>
      <w:r>
        <w:rPr>
          <w:w w:val="115"/>
        </w:rPr>
        <w:t xml:space="preserve">method does not focus on a particular programming language </w:t>
      </w:r>
      <w:proofErr w:type="gramStart"/>
      <w:r>
        <w:rPr>
          <w:w w:val="115"/>
        </w:rPr>
        <w:t>or  a</w:t>
      </w:r>
      <w:proofErr w:type="gramEnd"/>
      <w:r>
        <w:rPr>
          <w:w w:val="115"/>
        </w:rPr>
        <w:t xml:space="preserve"> particular modeling language. Furthermore, the </w:t>
      </w:r>
      <w:proofErr w:type="spellStart"/>
      <w:r>
        <w:rPr>
          <w:w w:val="115"/>
        </w:rPr>
        <w:t>imple</w:t>
      </w:r>
      <w:proofErr w:type="spellEnd"/>
      <w:r>
        <w:rPr>
          <w:w w:val="115"/>
        </w:rPr>
        <w:t xml:space="preserve">- mentation of our method is dedicated to UML and C++, which is less supported </w:t>
      </w:r>
      <w:r>
        <w:rPr>
          <w:spacing w:val="-3"/>
          <w:w w:val="115"/>
        </w:rPr>
        <w:t xml:space="preserve">by </w:t>
      </w:r>
      <w:r>
        <w:rPr>
          <w:w w:val="115"/>
        </w:rPr>
        <w:t xml:space="preserve">these tools than </w:t>
      </w:r>
      <w:r>
        <w:rPr>
          <w:spacing w:val="-4"/>
          <w:w w:val="115"/>
        </w:rPr>
        <w:t xml:space="preserve">Java. </w:t>
      </w:r>
      <w:r>
        <w:rPr>
          <w:w w:val="115"/>
        </w:rPr>
        <w:t>Usually these</w:t>
      </w:r>
      <w:r>
        <w:rPr>
          <w:spacing w:val="-16"/>
          <w:w w:val="115"/>
        </w:rPr>
        <w:t xml:space="preserve"> </w:t>
      </w:r>
      <w:r>
        <w:rPr>
          <w:w w:val="115"/>
        </w:rPr>
        <w:t>tools</w:t>
      </w:r>
      <w:r>
        <w:rPr>
          <w:spacing w:val="-16"/>
          <w:w w:val="115"/>
        </w:rPr>
        <w:t xml:space="preserve"> </w:t>
      </w:r>
      <w:r>
        <w:rPr>
          <w:w w:val="115"/>
        </w:rPr>
        <w:t>only</w:t>
      </w:r>
      <w:r>
        <w:rPr>
          <w:spacing w:val="-16"/>
          <w:w w:val="115"/>
        </w:rPr>
        <w:t xml:space="preserve"> </w:t>
      </w:r>
      <w:r>
        <w:rPr>
          <w:w w:val="115"/>
        </w:rPr>
        <w:t>support</w:t>
      </w:r>
      <w:r>
        <w:rPr>
          <w:spacing w:val="-16"/>
          <w:w w:val="115"/>
        </w:rPr>
        <w:t xml:space="preserve"> </w:t>
      </w:r>
      <w:r>
        <w:rPr>
          <w:w w:val="115"/>
        </w:rPr>
        <w:t>architectural</w:t>
      </w:r>
      <w:r>
        <w:rPr>
          <w:spacing w:val="-16"/>
          <w:w w:val="115"/>
        </w:rPr>
        <w:t xml:space="preserve"> </w:t>
      </w:r>
      <w:r>
        <w:rPr>
          <w:w w:val="115"/>
        </w:rPr>
        <w:t>elements</w:t>
      </w:r>
      <w:r>
        <w:rPr>
          <w:spacing w:val="-16"/>
          <w:w w:val="115"/>
        </w:rPr>
        <w:t xml:space="preserve"> </w:t>
      </w:r>
      <w:r>
        <w:rPr>
          <w:w w:val="115"/>
        </w:rPr>
        <w:t>model-side. The</w:t>
      </w:r>
      <w:r>
        <w:rPr>
          <w:spacing w:val="-6"/>
          <w:w w:val="115"/>
        </w:rPr>
        <w:t xml:space="preserve"> </w:t>
      </w:r>
      <w:r>
        <w:rPr>
          <w:w w:val="115"/>
        </w:rPr>
        <w:t>model</w:t>
      </w:r>
      <w:r>
        <w:rPr>
          <w:spacing w:val="-6"/>
          <w:w w:val="115"/>
        </w:rPr>
        <w:t xml:space="preserve"> </w:t>
      </w:r>
      <w:r>
        <w:rPr>
          <w:w w:val="115"/>
        </w:rPr>
        <w:t>cannot</w:t>
      </w:r>
      <w:r>
        <w:rPr>
          <w:spacing w:val="-6"/>
          <w:w w:val="115"/>
        </w:rPr>
        <w:t xml:space="preserve"> </w:t>
      </w:r>
      <w:r>
        <w:rPr>
          <w:spacing w:val="2"/>
          <w:w w:val="115"/>
        </w:rPr>
        <w:t>be</w:t>
      </w:r>
      <w:r>
        <w:rPr>
          <w:spacing w:val="-6"/>
          <w:w w:val="115"/>
        </w:rPr>
        <w:t xml:space="preserve"> </w:t>
      </w:r>
      <w:r>
        <w:rPr>
          <w:w w:val="115"/>
        </w:rPr>
        <w:t>used</w:t>
      </w:r>
      <w:r>
        <w:rPr>
          <w:spacing w:val="-6"/>
          <w:w w:val="115"/>
        </w:rPr>
        <w:t xml:space="preserve"> </w:t>
      </w:r>
      <w:r>
        <w:rPr>
          <w:w w:val="115"/>
        </w:rPr>
        <w:t>for</w:t>
      </w:r>
      <w:r>
        <w:rPr>
          <w:spacing w:val="-6"/>
          <w:w w:val="115"/>
        </w:rPr>
        <w:t xml:space="preserve"> </w:t>
      </w:r>
      <w:r>
        <w:rPr>
          <w:w w:val="115"/>
        </w:rPr>
        <w:t>full</w:t>
      </w:r>
      <w:r>
        <w:rPr>
          <w:spacing w:val="-6"/>
          <w:w w:val="115"/>
        </w:rPr>
        <w:t xml:space="preserve"> </w:t>
      </w:r>
      <w:r>
        <w:rPr>
          <w:w w:val="115"/>
        </w:rPr>
        <w:t>implementation</w:t>
      </w:r>
      <w:r>
        <w:rPr>
          <w:spacing w:val="-6"/>
          <w:w w:val="115"/>
        </w:rPr>
        <w:t xml:space="preserve"> </w:t>
      </w:r>
      <w:r>
        <w:rPr>
          <w:w w:val="115"/>
        </w:rPr>
        <w:t>and</w:t>
      </w:r>
      <w:r>
        <w:rPr>
          <w:spacing w:val="-6"/>
          <w:w w:val="115"/>
        </w:rPr>
        <w:t xml:space="preserve"> </w:t>
      </w:r>
      <w:r>
        <w:rPr>
          <w:w w:val="115"/>
        </w:rPr>
        <w:t xml:space="preserve">de- </w:t>
      </w:r>
      <w:proofErr w:type="spellStart"/>
      <w:r>
        <w:rPr>
          <w:w w:val="115"/>
        </w:rPr>
        <w:t>pendencies</w:t>
      </w:r>
      <w:proofErr w:type="spellEnd"/>
      <w:r>
        <w:rPr>
          <w:spacing w:val="-15"/>
          <w:w w:val="115"/>
        </w:rPr>
        <w:t xml:space="preserve"> </w:t>
      </w:r>
      <w:r>
        <w:rPr>
          <w:w w:val="115"/>
        </w:rPr>
        <w:t>derived</w:t>
      </w:r>
      <w:r>
        <w:rPr>
          <w:spacing w:val="-15"/>
          <w:w w:val="115"/>
        </w:rPr>
        <w:t xml:space="preserve"> </w:t>
      </w:r>
      <w:r>
        <w:rPr>
          <w:w w:val="115"/>
        </w:rPr>
        <w:t>from</w:t>
      </w:r>
      <w:r>
        <w:rPr>
          <w:spacing w:val="-15"/>
          <w:w w:val="115"/>
        </w:rPr>
        <w:t xml:space="preserve"> </w:t>
      </w:r>
      <w:r>
        <w:rPr>
          <w:w w:val="115"/>
        </w:rPr>
        <w:t>method</w:t>
      </w:r>
      <w:r>
        <w:rPr>
          <w:spacing w:val="-15"/>
          <w:w w:val="115"/>
        </w:rPr>
        <w:t xml:space="preserve"> </w:t>
      </w:r>
      <w:r>
        <w:rPr>
          <w:w w:val="115"/>
        </w:rPr>
        <w:t>bodies</w:t>
      </w:r>
      <w:r>
        <w:rPr>
          <w:spacing w:val="-15"/>
          <w:w w:val="115"/>
        </w:rPr>
        <w:t xml:space="preserve"> </w:t>
      </w:r>
      <w:r>
        <w:rPr>
          <w:w w:val="115"/>
        </w:rPr>
        <w:t>are</w:t>
      </w:r>
      <w:r>
        <w:rPr>
          <w:spacing w:val="-15"/>
          <w:w w:val="115"/>
        </w:rPr>
        <w:t xml:space="preserve"> </w:t>
      </w:r>
      <w:r>
        <w:rPr>
          <w:w w:val="115"/>
        </w:rPr>
        <w:t>not</w:t>
      </w:r>
      <w:r>
        <w:rPr>
          <w:spacing w:val="-15"/>
          <w:w w:val="115"/>
        </w:rPr>
        <w:t xml:space="preserve"> </w:t>
      </w:r>
      <w:r>
        <w:rPr>
          <w:w w:val="115"/>
        </w:rPr>
        <w:t xml:space="preserve">considered during the round-trip. In our work, </w:t>
      </w:r>
      <w:r>
        <w:rPr>
          <w:spacing w:val="-3"/>
          <w:w w:val="115"/>
        </w:rPr>
        <w:t xml:space="preserve">we </w:t>
      </w:r>
      <w:r>
        <w:rPr>
          <w:w w:val="115"/>
        </w:rPr>
        <w:t xml:space="preserve">assume that the model can </w:t>
      </w:r>
      <w:r>
        <w:rPr>
          <w:spacing w:val="2"/>
          <w:w w:val="115"/>
        </w:rPr>
        <w:t xml:space="preserve">be </w:t>
      </w:r>
      <w:r>
        <w:rPr>
          <w:w w:val="115"/>
        </w:rPr>
        <w:t>used for full implementation. Furthermore, our</w:t>
      </w:r>
      <w:r>
        <w:rPr>
          <w:spacing w:val="-7"/>
          <w:w w:val="115"/>
        </w:rPr>
        <w:t xml:space="preserve"> </w:t>
      </w:r>
      <w:r>
        <w:rPr>
          <w:w w:val="115"/>
        </w:rPr>
        <w:t>implementation</w:t>
      </w:r>
      <w:r>
        <w:rPr>
          <w:spacing w:val="-7"/>
          <w:w w:val="115"/>
        </w:rPr>
        <w:t xml:space="preserve"> </w:t>
      </w:r>
      <w:r>
        <w:rPr>
          <w:w w:val="115"/>
        </w:rPr>
        <w:t>analyzes</w:t>
      </w:r>
      <w:r>
        <w:rPr>
          <w:spacing w:val="-7"/>
          <w:w w:val="115"/>
        </w:rPr>
        <w:t xml:space="preserve"> </w:t>
      </w:r>
      <w:r>
        <w:rPr>
          <w:w w:val="115"/>
        </w:rPr>
        <w:t>C++</w:t>
      </w:r>
      <w:r>
        <w:rPr>
          <w:spacing w:val="-7"/>
          <w:w w:val="115"/>
        </w:rPr>
        <w:t xml:space="preserve"> </w:t>
      </w:r>
      <w:r>
        <w:rPr>
          <w:w w:val="115"/>
        </w:rPr>
        <w:t>method</w:t>
      </w:r>
      <w:r>
        <w:rPr>
          <w:spacing w:val="-7"/>
          <w:w w:val="115"/>
        </w:rPr>
        <w:t xml:space="preserve"> </w:t>
      </w:r>
      <w:r>
        <w:rPr>
          <w:w w:val="115"/>
        </w:rPr>
        <w:t>bodies</w:t>
      </w:r>
      <w:r>
        <w:rPr>
          <w:spacing w:val="-7"/>
          <w:w w:val="115"/>
        </w:rPr>
        <w:t xml:space="preserve"> </w:t>
      </w:r>
      <w:r>
        <w:rPr>
          <w:w w:val="115"/>
        </w:rPr>
        <w:t>not</w:t>
      </w:r>
      <w:r>
        <w:rPr>
          <w:spacing w:val="-7"/>
          <w:w w:val="115"/>
        </w:rPr>
        <w:t xml:space="preserve"> </w:t>
      </w:r>
      <w:r>
        <w:rPr>
          <w:w w:val="115"/>
        </w:rPr>
        <w:t xml:space="preserve">only to reverse them to UML, but also to derive dependencies in the UML model. Some tools [2, 62, </w:t>
      </w:r>
      <w:proofErr w:type="gramStart"/>
      <w:r>
        <w:rPr>
          <w:w w:val="115"/>
        </w:rPr>
        <w:t>63</w:t>
      </w:r>
      <w:proofErr w:type="gramEnd"/>
      <w:r>
        <w:rPr>
          <w:w w:val="115"/>
        </w:rPr>
        <w:t xml:space="preserve">] only allow one of the artifacts, model or code, to </w:t>
      </w:r>
      <w:r>
        <w:rPr>
          <w:spacing w:val="2"/>
          <w:w w:val="115"/>
        </w:rPr>
        <w:t xml:space="preserve">be </w:t>
      </w:r>
      <w:r>
        <w:rPr>
          <w:w w:val="115"/>
        </w:rPr>
        <w:t>modified at a certain time.</w:t>
      </w:r>
      <w:r>
        <w:rPr>
          <w:spacing w:val="-5"/>
          <w:w w:val="115"/>
        </w:rPr>
        <w:t xml:space="preserve"> </w:t>
      </w:r>
      <w:r>
        <w:rPr>
          <w:w w:val="115"/>
        </w:rPr>
        <w:t>There</w:t>
      </w:r>
      <w:r>
        <w:rPr>
          <w:spacing w:val="-18"/>
          <w:w w:val="115"/>
        </w:rPr>
        <w:t xml:space="preserve"> </w:t>
      </w:r>
      <w:r>
        <w:rPr>
          <w:w w:val="115"/>
        </w:rPr>
        <w:t>is</w:t>
      </w:r>
      <w:r>
        <w:rPr>
          <w:spacing w:val="-18"/>
          <w:w w:val="115"/>
        </w:rPr>
        <w:t xml:space="preserve"> </w:t>
      </w:r>
      <w:r>
        <w:rPr>
          <w:w w:val="115"/>
        </w:rPr>
        <w:t>then</w:t>
      </w:r>
      <w:r>
        <w:rPr>
          <w:spacing w:val="-18"/>
          <w:w w:val="115"/>
        </w:rPr>
        <w:t xml:space="preserve"> </w:t>
      </w:r>
      <w:r>
        <w:rPr>
          <w:w w:val="115"/>
        </w:rPr>
        <w:t>no</w:t>
      </w:r>
      <w:r>
        <w:rPr>
          <w:spacing w:val="-18"/>
          <w:w w:val="115"/>
        </w:rPr>
        <w:t xml:space="preserve"> </w:t>
      </w:r>
      <w:r>
        <w:rPr>
          <w:w w:val="115"/>
        </w:rPr>
        <w:t>problem</w:t>
      </w:r>
      <w:r>
        <w:rPr>
          <w:spacing w:val="-18"/>
          <w:w w:val="115"/>
        </w:rPr>
        <w:t xml:space="preserve"> </w:t>
      </w:r>
      <w:r>
        <w:rPr>
          <w:w w:val="115"/>
        </w:rPr>
        <w:t>of</w:t>
      </w:r>
      <w:r>
        <w:rPr>
          <w:spacing w:val="-18"/>
          <w:w w:val="115"/>
        </w:rPr>
        <w:t xml:space="preserve"> </w:t>
      </w:r>
      <w:r>
        <w:rPr>
          <w:w w:val="115"/>
        </w:rPr>
        <w:t>synchronizing</w:t>
      </w:r>
      <w:r>
        <w:rPr>
          <w:spacing w:val="-18"/>
          <w:w w:val="115"/>
        </w:rPr>
        <w:t xml:space="preserve"> </w:t>
      </w:r>
      <w:r>
        <w:rPr>
          <w:w w:val="115"/>
        </w:rPr>
        <w:t>model</w:t>
      </w:r>
      <w:r>
        <w:rPr>
          <w:spacing w:val="-18"/>
          <w:w w:val="115"/>
        </w:rPr>
        <w:t xml:space="preserve"> </w:t>
      </w:r>
      <w:r>
        <w:rPr>
          <w:w w:val="115"/>
        </w:rPr>
        <w:t>and code</w:t>
      </w:r>
      <w:r>
        <w:rPr>
          <w:spacing w:val="-22"/>
          <w:w w:val="115"/>
        </w:rPr>
        <w:t xml:space="preserve"> </w:t>
      </w:r>
      <w:r>
        <w:rPr>
          <w:w w:val="115"/>
        </w:rPr>
        <w:t>that</w:t>
      </w:r>
      <w:r>
        <w:rPr>
          <w:spacing w:val="-22"/>
          <w:w w:val="115"/>
        </w:rPr>
        <w:t xml:space="preserve"> </w:t>
      </w:r>
      <w:r>
        <w:rPr>
          <w:w w:val="115"/>
        </w:rPr>
        <w:t>evolve</w:t>
      </w:r>
      <w:r>
        <w:rPr>
          <w:spacing w:val="-22"/>
          <w:w w:val="115"/>
        </w:rPr>
        <w:t xml:space="preserve"> </w:t>
      </w:r>
      <w:r>
        <w:rPr>
          <w:w w:val="115"/>
        </w:rPr>
        <w:t>through</w:t>
      </w:r>
      <w:r>
        <w:rPr>
          <w:spacing w:val="-22"/>
          <w:w w:val="115"/>
        </w:rPr>
        <w:t xml:space="preserve"> </w:t>
      </w:r>
      <w:r>
        <w:rPr>
          <w:w w:val="115"/>
        </w:rPr>
        <w:t>concurrent</w:t>
      </w:r>
      <w:r>
        <w:rPr>
          <w:spacing w:val="-22"/>
          <w:w w:val="115"/>
        </w:rPr>
        <w:t xml:space="preserve"> </w:t>
      </w:r>
      <w:r>
        <w:rPr>
          <w:w w:val="115"/>
        </w:rPr>
        <w:t>modifications.</w:t>
      </w:r>
      <w:r>
        <w:rPr>
          <w:spacing w:val="-11"/>
          <w:w w:val="115"/>
        </w:rPr>
        <w:t xml:space="preserve"> </w:t>
      </w:r>
      <w:r>
        <w:rPr>
          <w:spacing w:val="-3"/>
          <w:w w:val="115"/>
        </w:rPr>
        <w:t xml:space="preserve">Finally, </w:t>
      </w:r>
      <w:r>
        <w:rPr>
          <w:w w:val="115"/>
        </w:rPr>
        <w:t>some</w:t>
      </w:r>
      <w:r>
        <w:rPr>
          <w:spacing w:val="-17"/>
          <w:w w:val="115"/>
        </w:rPr>
        <w:t xml:space="preserve"> </w:t>
      </w:r>
      <w:r>
        <w:rPr>
          <w:w w:val="115"/>
        </w:rPr>
        <w:t>tools</w:t>
      </w:r>
      <w:r>
        <w:rPr>
          <w:spacing w:val="-17"/>
          <w:w w:val="115"/>
        </w:rPr>
        <w:t xml:space="preserve"> </w:t>
      </w:r>
      <w:r>
        <w:rPr>
          <w:w w:val="115"/>
        </w:rPr>
        <w:t>[23]</w:t>
      </w:r>
      <w:r>
        <w:rPr>
          <w:spacing w:val="-17"/>
          <w:w w:val="115"/>
        </w:rPr>
        <w:t xml:space="preserve"> </w:t>
      </w:r>
      <w:r>
        <w:rPr>
          <w:w w:val="115"/>
        </w:rPr>
        <w:t>do</w:t>
      </w:r>
      <w:r>
        <w:rPr>
          <w:spacing w:val="-17"/>
          <w:w w:val="115"/>
        </w:rPr>
        <w:t xml:space="preserve"> </w:t>
      </w:r>
      <w:r>
        <w:rPr>
          <w:w w:val="115"/>
        </w:rPr>
        <w:t>not</w:t>
      </w:r>
      <w:r>
        <w:rPr>
          <w:spacing w:val="-17"/>
          <w:w w:val="115"/>
        </w:rPr>
        <w:t xml:space="preserve"> </w:t>
      </w:r>
      <w:r>
        <w:rPr>
          <w:w w:val="115"/>
        </w:rPr>
        <w:t>support</w:t>
      </w:r>
      <w:r>
        <w:rPr>
          <w:spacing w:val="-17"/>
          <w:w w:val="115"/>
        </w:rPr>
        <w:t xml:space="preserve"> </w:t>
      </w:r>
      <w:r>
        <w:rPr>
          <w:w w:val="115"/>
        </w:rPr>
        <w:t>a</w:t>
      </w:r>
      <w:r>
        <w:rPr>
          <w:spacing w:val="-17"/>
          <w:w w:val="115"/>
        </w:rPr>
        <w:t xml:space="preserve"> </w:t>
      </w:r>
      <w:r>
        <w:rPr>
          <w:w w:val="115"/>
        </w:rPr>
        <w:t>real</w:t>
      </w:r>
      <w:r>
        <w:rPr>
          <w:spacing w:val="-17"/>
          <w:w w:val="115"/>
        </w:rPr>
        <w:t xml:space="preserve"> </w:t>
      </w:r>
      <w:r>
        <w:rPr>
          <w:w w:val="115"/>
        </w:rPr>
        <w:t>incremental</w:t>
      </w:r>
      <w:r>
        <w:rPr>
          <w:spacing w:val="-17"/>
          <w:w w:val="115"/>
        </w:rPr>
        <w:t xml:space="preserve"> </w:t>
      </w:r>
      <w:r>
        <w:rPr>
          <w:w w:val="115"/>
        </w:rPr>
        <w:t>reverse</w:t>
      </w:r>
      <w:r>
        <w:rPr>
          <w:spacing w:val="-17"/>
          <w:w w:val="115"/>
        </w:rPr>
        <w:t xml:space="preserve"> </w:t>
      </w:r>
      <w:r>
        <w:rPr>
          <w:w w:val="115"/>
        </w:rPr>
        <w:t>or code</w:t>
      </w:r>
      <w:r>
        <w:rPr>
          <w:spacing w:val="-19"/>
          <w:w w:val="115"/>
        </w:rPr>
        <w:t xml:space="preserve"> </w:t>
      </w:r>
      <w:r>
        <w:rPr>
          <w:w w:val="115"/>
        </w:rPr>
        <w:t>generation,</w:t>
      </w:r>
      <w:r>
        <w:rPr>
          <w:spacing w:val="-19"/>
          <w:w w:val="115"/>
        </w:rPr>
        <w:t xml:space="preserve"> </w:t>
      </w:r>
      <w:r>
        <w:rPr>
          <w:spacing w:val="-3"/>
          <w:w w:val="115"/>
        </w:rPr>
        <w:t>by</w:t>
      </w:r>
      <w:r>
        <w:rPr>
          <w:spacing w:val="-20"/>
          <w:w w:val="115"/>
        </w:rPr>
        <w:t xml:space="preserve"> </w:t>
      </w:r>
      <w:r>
        <w:rPr>
          <w:w w:val="115"/>
        </w:rPr>
        <w:t>omitting</w:t>
      </w:r>
      <w:r>
        <w:rPr>
          <w:spacing w:val="-19"/>
          <w:w w:val="115"/>
        </w:rPr>
        <w:t xml:space="preserve"> </w:t>
      </w:r>
      <w:r>
        <w:rPr>
          <w:w w:val="115"/>
        </w:rPr>
        <w:t>modifications</w:t>
      </w:r>
      <w:r>
        <w:rPr>
          <w:spacing w:val="-19"/>
          <w:w w:val="115"/>
        </w:rPr>
        <w:t xml:space="preserve"> </w:t>
      </w:r>
      <w:r>
        <w:rPr>
          <w:spacing w:val="-3"/>
          <w:w w:val="115"/>
        </w:rPr>
        <w:t>events</w:t>
      </w:r>
      <w:r>
        <w:rPr>
          <w:spacing w:val="-19"/>
          <w:w w:val="115"/>
        </w:rPr>
        <w:t xml:space="preserve"> </w:t>
      </w:r>
      <w:r>
        <w:rPr>
          <w:w w:val="115"/>
        </w:rPr>
        <w:t>such</w:t>
      </w:r>
      <w:r>
        <w:rPr>
          <w:spacing w:val="-19"/>
          <w:w w:val="115"/>
        </w:rPr>
        <w:t xml:space="preserve"> </w:t>
      </w:r>
      <w:r>
        <w:rPr>
          <w:w w:val="115"/>
        </w:rPr>
        <w:t>as</w:t>
      </w:r>
      <w:r>
        <w:rPr>
          <w:spacing w:val="-20"/>
          <w:w w:val="115"/>
        </w:rPr>
        <w:t xml:space="preserve"> </w:t>
      </w:r>
      <w:r>
        <w:rPr>
          <w:w w:val="115"/>
        </w:rPr>
        <w:t>a change,</w:t>
      </w:r>
      <w:r>
        <w:rPr>
          <w:spacing w:val="-13"/>
          <w:w w:val="115"/>
        </w:rPr>
        <w:t xml:space="preserve"> </w:t>
      </w:r>
      <w:r>
        <w:rPr>
          <w:w w:val="115"/>
        </w:rPr>
        <w:t>instead</w:t>
      </w:r>
      <w:r>
        <w:rPr>
          <w:spacing w:val="-13"/>
          <w:w w:val="115"/>
        </w:rPr>
        <w:t xml:space="preserve"> </w:t>
      </w:r>
      <w:r>
        <w:rPr>
          <w:w w:val="115"/>
        </w:rPr>
        <w:t>of</w:t>
      </w:r>
      <w:r>
        <w:rPr>
          <w:spacing w:val="-13"/>
          <w:w w:val="115"/>
        </w:rPr>
        <w:t xml:space="preserve"> </w:t>
      </w:r>
      <w:r>
        <w:rPr>
          <w:w w:val="115"/>
        </w:rPr>
        <w:t>a</w:t>
      </w:r>
      <w:r>
        <w:rPr>
          <w:spacing w:val="-13"/>
          <w:w w:val="115"/>
        </w:rPr>
        <w:t xml:space="preserve"> </w:t>
      </w:r>
      <w:r>
        <w:rPr>
          <w:w w:val="115"/>
        </w:rPr>
        <w:t>deletion</w:t>
      </w:r>
      <w:r>
        <w:rPr>
          <w:spacing w:val="-13"/>
          <w:w w:val="115"/>
        </w:rPr>
        <w:t xml:space="preserve"> </w:t>
      </w:r>
      <w:r>
        <w:rPr>
          <w:w w:val="115"/>
        </w:rPr>
        <w:t>then</w:t>
      </w:r>
      <w:r>
        <w:rPr>
          <w:spacing w:val="-13"/>
          <w:w w:val="115"/>
        </w:rPr>
        <w:t xml:space="preserve"> </w:t>
      </w:r>
      <w:r>
        <w:rPr>
          <w:w w:val="115"/>
        </w:rPr>
        <w:t>addition.</w:t>
      </w:r>
    </w:p>
    <w:p w:rsidR="003D382C" w:rsidRDefault="00C35252">
      <w:pPr>
        <w:pStyle w:val="Corpsdetexte"/>
        <w:spacing w:line="242" w:lineRule="auto"/>
        <w:ind w:left="115" w:right="99" w:firstLine="179"/>
        <w:jc w:val="both"/>
      </w:pPr>
      <w:r>
        <w:rPr>
          <w:w w:val="110"/>
        </w:rPr>
        <w:t>Some round-trip engineering techniques restrict the</w:t>
      </w:r>
      <w:r>
        <w:rPr>
          <w:spacing w:val="-31"/>
          <w:w w:val="110"/>
        </w:rPr>
        <w:t xml:space="preserve"> </w:t>
      </w:r>
      <w:proofErr w:type="spellStart"/>
      <w:r>
        <w:rPr>
          <w:w w:val="110"/>
        </w:rPr>
        <w:t>devel</w:t>
      </w:r>
      <w:proofErr w:type="spellEnd"/>
      <w:r>
        <w:rPr>
          <w:w w:val="110"/>
        </w:rPr>
        <w:t xml:space="preserve">- </w:t>
      </w:r>
      <w:proofErr w:type="spellStart"/>
      <w:r>
        <w:rPr>
          <w:w w:val="110"/>
        </w:rPr>
        <w:t>opment</w:t>
      </w:r>
      <w:proofErr w:type="spellEnd"/>
      <w:r>
        <w:rPr>
          <w:w w:val="110"/>
        </w:rPr>
        <w:t xml:space="preserve"> artifact to </w:t>
      </w:r>
      <w:r>
        <w:rPr>
          <w:spacing w:val="-3"/>
          <w:w w:val="110"/>
        </w:rPr>
        <w:t xml:space="preserve">avoid </w:t>
      </w:r>
      <w:r>
        <w:rPr>
          <w:w w:val="110"/>
        </w:rPr>
        <w:t xml:space="preserve">synchronization problems. Partial round-trip engineering and protected regions are introduced in [22, 39] </w:t>
      </w:r>
      <w:proofErr w:type="gramStart"/>
      <w:r>
        <w:rPr>
          <w:w w:val="110"/>
        </w:rPr>
        <w:t>Such</w:t>
      </w:r>
      <w:proofErr w:type="gramEnd"/>
      <w:r>
        <w:rPr>
          <w:w w:val="110"/>
        </w:rPr>
        <w:t xml:space="preserve"> techniques aim to preserve code </w:t>
      </w:r>
      <w:proofErr w:type="spellStart"/>
      <w:r>
        <w:rPr>
          <w:w w:val="110"/>
        </w:rPr>
        <w:t>modifica</w:t>
      </w:r>
      <w:proofErr w:type="spellEnd"/>
      <w:r>
        <w:rPr>
          <w:w w:val="110"/>
        </w:rPr>
        <w:t xml:space="preserve">- </w:t>
      </w:r>
      <w:proofErr w:type="spellStart"/>
      <w:r>
        <w:rPr>
          <w:w w:val="110"/>
        </w:rPr>
        <w:t>tions</w:t>
      </w:r>
      <w:proofErr w:type="spellEnd"/>
      <w:r>
        <w:rPr>
          <w:w w:val="110"/>
        </w:rPr>
        <w:t xml:space="preserve"> which cannot </w:t>
      </w:r>
      <w:r>
        <w:rPr>
          <w:spacing w:val="2"/>
          <w:w w:val="110"/>
        </w:rPr>
        <w:t xml:space="preserve">be </w:t>
      </w:r>
      <w:r>
        <w:rPr>
          <w:w w:val="110"/>
        </w:rPr>
        <w:t xml:space="preserve">propagated to models. This approach separates the code regions which are generated from models from regions which are allowed to </w:t>
      </w:r>
      <w:r>
        <w:rPr>
          <w:spacing w:val="2"/>
          <w:w w:val="110"/>
        </w:rPr>
        <w:t xml:space="preserve">be </w:t>
      </w:r>
      <w:r>
        <w:rPr>
          <w:w w:val="110"/>
        </w:rPr>
        <w:t xml:space="preserve">modified </w:t>
      </w:r>
      <w:r>
        <w:rPr>
          <w:spacing w:val="-3"/>
          <w:w w:val="110"/>
        </w:rPr>
        <w:t xml:space="preserve">by </w:t>
      </w:r>
      <w:r>
        <w:rPr>
          <w:w w:val="110"/>
        </w:rPr>
        <w:t xml:space="preserve">develop- </w:t>
      </w:r>
      <w:proofErr w:type="spellStart"/>
      <w:r>
        <w:rPr>
          <w:w w:val="110"/>
        </w:rPr>
        <w:t>ers</w:t>
      </w:r>
      <w:proofErr w:type="spellEnd"/>
      <w:r>
        <w:rPr>
          <w:w w:val="110"/>
        </w:rPr>
        <w:t xml:space="preserve">. This form of round-trip engineering is unidirectional and does not support iterative development [36].  </w:t>
      </w:r>
      <w:proofErr w:type="spellStart"/>
      <w:proofErr w:type="gramStart"/>
      <w:r>
        <w:rPr>
          <w:spacing w:val="-6"/>
          <w:w w:val="110"/>
        </w:rPr>
        <w:t>Fujava</w:t>
      </w:r>
      <w:proofErr w:type="spellEnd"/>
      <w:r>
        <w:rPr>
          <w:spacing w:val="-6"/>
          <w:w w:val="110"/>
        </w:rPr>
        <w:t xml:space="preserve"> </w:t>
      </w:r>
      <w:r>
        <w:rPr>
          <w:spacing w:val="37"/>
          <w:w w:val="110"/>
        </w:rPr>
        <w:t xml:space="preserve"> </w:t>
      </w:r>
      <w:r>
        <w:rPr>
          <w:w w:val="110"/>
        </w:rPr>
        <w:t>[</w:t>
      </w:r>
      <w:proofErr w:type="gramEnd"/>
      <w:r>
        <w:rPr>
          <w:w w:val="110"/>
        </w:rPr>
        <w:t xml:space="preserve">41] offers a round-trip engineering environment for UML and </w:t>
      </w:r>
      <w:r>
        <w:rPr>
          <w:spacing w:val="-4"/>
          <w:w w:val="110"/>
        </w:rPr>
        <w:t xml:space="preserve">Java. </w:t>
      </w:r>
      <w:r>
        <w:rPr>
          <w:w w:val="110"/>
        </w:rPr>
        <w:t xml:space="preserve">Round-trip engineering is limited to </w:t>
      </w:r>
      <w:proofErr w:type="gramStart"/>
      <w:r>
        <w:rPr>
          <w:w w:val="110"/>
        </w:rPr>
        <w:t>elements  following</w:t>
      </w:r>
      <w:proofErr w:type="gramEnd"/>
      <w:r>
        <w:rPr>
          <w:w w:val="110"/>
        </w:rPr>
        <w:t xml:space="preserve"> a naming convention. In our work there are no restrictions to modifications on model and code, and </w:t>
      </w:r>
      <w:r>
        <w:rPr>
          <w:spacing w:val="-3"/>
          <w:w w:val="110"/>
        </w:rPr>
        <w:t xml:space="preserve">we </w:t>
      </w:r>
      <w:r>
        <w:rPr>
          <w:w w:val="110"/>
        </w:rPr>
        <w:t>do not impose naming</w:t>
      </w:r>
      <w:r>
        <w:rPr>
          <w:spacing w:val="2"/>
          <w:w w:val="110"/>
        </w:rPr>
        <w:t xml:space="preserve"> </w:t>
      </w:r>
      <w:r>
        <w:rPr>
          <w:w w:val="110"/>
        </w:rPr>
        <w:t>conventions.</w:t>
      </w:r>
    </w:p>
    <w:p w:rsidR="003D382C" w:rsidRDefault="003D382C">
      <w:pPr>
        <w:pStyle w:val="Corpsdetexte"/>
        <w:spacing w:before="6"/>
        <w:rPr>
          <w:sz w:val="17"/>
        </w:rPr>
      </w:pPr>
    </w:p>
    <w:p w:rsidR="003D382C" w:rsidRDefault="00C35252">
      <w:pPr>
        <w:pStyle w:val="Titre2"/>
        <w:spacing w:line="250" w:lineRule="exact"/>
        <w:ind w:left="115" w:firstLine="0"/>
      </w:pPr>
      <w:r>
        <w:t>Viewpoint synchronization.</w:t>
      </w:r>
    </w:p>
    <w:p w:rsidR="003D382C" w:rsidRDefault="00C35252">
      <w:pPr>
        <w:pStyle w:val="Corpsdetexte"/>
        <w:spacing w:line="242" w:lineRule="auto"/>
        <w:ind w:left="115" w:right="99" w:firstLine="179"/>
        <w:jc w:val="both"/>
      </w:pPr>
      <w:r>
        <w:rPr>
          <w:w w:val="110"/>
        </w:rPr>
        <w:t xml:space="preserve">Model and code can </w:t>
      </w:r>
      <w:r>
        <w:rPr>
          <w:spacing w:val="2"/>
          <w:w w:val="110"/>
        </w:rPr>
        <w:t xml:space="preserve">be </w:t>
      </w:r>
      <w:r>
        <w:rPr>
          <w:w w:val="110"/>
        </w:rPr>
        <w:t xml:space="preserve">both seen as different viewpoints [18] of the system to develop. Viewpoints partition </w:t>
      </w:r>
      <w:proofErr w:type="gramStart"/>
      <w:r>
        <w:rPr>
          <w:w w:val="110"/>
        </w:rPr>
        <w:t>the  model</w:t>
      </w:r>
      <w:proofErr w:type="gramEnd"/>
      <w:r>
        <w:rPr>
          <w:w w:val="110"/>
        </w:rPr>
        <w:t xml:space="preserve"> of the system into several representations. Synchro- </w:t>
      </w:r>
      <w:proofErr w:type="spellStart"/>
      <w:r>
        <w:rPr>
          <w:w w:val="110"/>
        </w:rPr>
        <w:t>nization</w:t>
      </w:r>
      <w:proofErr w:type="spellEnd"/>
      <w:r>
        <w:rPr>
          <w:w w:val="110"/>
        </w:rPr>
        <w:t xml:space="preserve"> between viewpoints is crucial to maintain their</w:t>
      </w:r>
      <w:r>
        <w:rPr>
          <w:spacing w:val="-27"/>
          <w:w w:val="110"/>
        </w:rPr>
        <w:t xml:space="preserve"> </w:t>
      </w:r>
      <w:r>
        <w:rPr>
          <w:w w:val="110"/>
        </w:rPr>
        <w:t xml:space="preserve">con- </w:t>
      </w:r>
      <w:proofErr w:type="spellStart"/>
      <w:r>
        <w:rPr>
          <w:spacing w:val="-3"/>
          <w:w w:val="110"/>
        </w:rPr>
        <w:t>sistency</w:t>
      </w:r>
      <w:proofErr w:type="spellEnd"/>
      <w:r>
        <w:rPr>
          <w:spacing w:val="-3"/>
          <w:w w:val="110"/>
        </w:rPr>
        <w:t>.</w:t>
      </w:r>
    </w:p>
    <w:p w:rsidR="003D382C" w:rsidRDefault="00C35252">
      <w:pPr>
        <w:pStyle w:val="Corpsdetexte"/>
        <w:spacing w:line="242" w:lineRule="auto"/>
        <w:ind w:left="115" w:right="99" w:firstLine="179"/>
        <w:jc w:val="both"/>
      </w:pPr>
      <w:r>
        <w:rPr>
          <w:w w:val="110"/>
        </w:rPr>
        <w:t xml:space="preserve">In [16] the authors improve the modeling of relationships and constraints between elements in different viewpoints in order to better guarantee the consistency of viewpoints. In [27] the authors argue that inconsistencies will exist in sys- </w:t>
      </w:r>
      <w:proofErr w:type="spellStart"/>
      <w:r>
        <w:rPr>
          <w:w w:val="110"/>
        </w:rPr>
        <w:t>tems</w:t>
      </w:r>
      <w:proofErr w:type="spellEnd"/>
      <w:r>
        <w:rPr>
          <w:w w:val="110"/>
        </w:rPr>
        <w:t xml:space="preserve"> developed with different actors, using different view- points. They suggest that tools must exist to tolerate </w:t>
      </w:r>
      <w:proofErr w:type="spellStart"/>
      <w:r>
        <w:rPr>
          <w:w w:val="110"/>
        </w:rPr>
        <w:t>incon</w:t>
      </w:r>
      <w:proofErr w:type="spellEnd"/>
      <w:r>
        <w:rPr>
          <w:w w:val="110"/>
        </w:rPr>
        <w:t xml:space="preserve">- </w:t>
      </w:r>
      <w:proofErr w:type="spellStart"/>
      <w:r>
        <w:rPr>
          <w:w w:val="110"/>
        </w:rPr>
        <w:t>sistencies</w:t>
      </w:r>
      <w:proofErr w:type="spellEnd"/>
      <w:r>
        <w:rPr>
          <w:w w:val="110"/>
        </w:rPr>
        <w:t xml:space="preserve">.  A distributed graph transformation is </w:t>
      </w:r>
      <w:proofErr w:type="gramStart"/>
      <w:r>
        <w:rPr>
          <w:w w:val="110"/>
        </w:rPr>
        <w:t>proposed  to</w:t>
      </w:r>
      <w:proofErr w:type="gramEnd"/>
      <w:r>
        <w:rPr>
          <w:w w:val="110"/>
        </w:rPr>
        <w:t xml:space="preserve"> the problem of formalizing the integration of multiple  viewpoints in software development. Their </w:t>
      </w:r>
      <w:del w:id="210" w:author="GERARD Sebastien 166342" w:date="2016-04-26T18:27:00Z">
        <w:r w:rsidDel="00374713">
          <w:rPr>
            <w:w w:val="110"/>
          </w:rPr>
          <w:delText xml:space="preserve">work </w:delText>
        </w:r>
      </w:del>
      <w:r>
        <w:rPr>
          <w:w w:val="110"/>
        </w:rPr>
        <w:t xml:space="preserve">work con- </w:t>
      </w:r>
      <w:proofErr w:type="spellStart"/>
      <w:r>
        <w:rPr>
          <w:w w:val="110"/>
        </w:rPr>
        <w:t>centrates</w:t>
      </w:r>
      <w:proofErr w:type="spellEnd"/>
      <w:r>
        <w:rPr>
          <w:w w:val="110"/>
        </w:rPr>
        <w:t xml:space="preserve"> on requirements engineering. Contrary to these works, our method targets specifically model and code. The latter is not usually considered in viewpoint synchronization due to its low-levelness. Furthermore, our method does not require</w:t>
      </w:r>
      <w:r>
        <w:rPr>
          <w:spacing w:val="-14"/>
          <w:w w:val="110"/>
        </w:rPr>
        <w:t xml:space="preserve"> </w:t>
      </w:r>
      <w:r>
        <w:rPr>
          <w:w w:val="110"/>
        </w:rPr>
        <w:t>explicit</w:t>
      </w:r>
      <w:r>
        <w:rPr>
          <w:spacing w:val="-14"/>
          <w:w w:val="110"/>
        </w:rPr>
        <w:t xml:space="preserve"> </w:t>
      </w:r>
      <w:r>
        <w:rPr>
          <w:w w:val="110"/>
        </w:rPr>
        <w:t>modeling</w:t>
      </w:r>
      <w:r>
        <w:rPr>
          <w:spacing w:val="-14"/>
          <w:w w:val="110"/>
        </w:rPr>
        <w:t xml:space="preserve"> </w:t>
      </w:r>
      <w:r>
        <w:rPr>
          <w:w w:val="110"/>
        </w:rPr>
        <w:t>of</w:t>
      </w:r>
      <w:r>
        <w:rPr>
          <w:spacing w:val="-14"/>
          <w:w w:val="110"/>
        </w:rPr>
        <w:t xml:space="preserve"> </w:t>
      </w:r>
      <w:r>
        <w:rPr>
          <w:w w:val="110"/>
        </w:rPr>
        <w:t>relationships</w:t>
      </w:r>
      <w:r>
        <w:rPr>
          <w:spacing w:val="-14"/>
          <w:w w:val="110"/>
        </w:rPr>
        <w:t xml:space="preserve"> </w:t>
      </w:r>
      <w:r>
        <w:rPr>
          <w:w w:val="110"/>
        </w:rPr>
        <w:t>between</w:t>
      </w:r>
      <w:r>
        <w:rPr>
          <w:spacing w:val="-14"/>
          <w:w w:val="110"/>
        </w:rPr>
        <w:t xml:space="preserve"> </w:t>
      </w:r>
      <w:r>
        <w:rPr>
          <w:w w:val="110"/>
        </w:rPr>
        <w:t>model</w:t>
      </w:r>
      <w:r>
        <w:rPr>
          <w:spacing w:val="-14"/>
          <w:w w:val="110"/>
        </w:rPr>
        <w:t xml:space="preserve"> </w:t>
      </w:r>
      <w:r>
        <w:rPr>
          <w:w w:val="110"/>
        </w:rPr>
        <w:t>and code</w:t>
      </w:r>
      <w:r>
        <w:rPr>
          <w:spacing w:val="-15"/>
          <w:w w:val="110"/>
        </w:rPr>
        <w:t xml:space="preserve"> </w:t>
      </w:r>
      <w:r>
        <w:rPr>
          <w:w w:val="110"/>
        </w:rPr>
        <w:t>elements.</w:t>
      </w:r>
    </w:p>
    <w:p w:rsidR="003D382C" w:rsidRDefault="003D382C">
      <w:pPr>
        <w:pStyle w:val="Corpsdetexte"/>
        <w:spacing w:before="6"/>
        <w:rPr>
          <w:sz w:val="17"/>
        </w:rPr>
      </w:pPr>
    </w:p>
    <w:p w:rsidR="003D382C" w:rsidRDefault="00C35252">
      <w:pPr>
        <w:pStyle w:val="Titre2"/>
        <w:spacing w:line="250" w:lineRule="exact"/>
        <w:ind w:left="115" w:firstLine="0"/>
      </w:pPr>
      <w:r>
        <w:t>Model synchronization.</w:t>
      </w:r>
    </w:p>
    <w:p w:rsidR="003D382C" w:rsidRDefault="00C35252">
      <w:pPr>
        <w:pStyle w:val="Corpsdetexte"/>
        <w:spacing w:line="242" w:lineRule="auto"/>
        <w:ind w:left="115" w:right="99" w:firstLine="179"/>
        <w:jc w:val="both"/>
      </w:pPr>
      <w:r>
        <w:rPr>
          <w:w w:val="110"/>
        </w:rPr>
        <w:t xml:space="preserve">Viewpoints synchronization is generalized </w:t>
      </w:r>
      <w:r>
        <w:rPr>
          <w:spacing w:val="-3"/>
          <w:w w:val="110"/>
        </w:rPr>
        <w:t xml:space="preserve">by </w:t>
      </w:r>
      <w:r>
        <w:rPr>
          <w:w w:val="110"/>
        </w:rPr>
        <w:t xml:space="preserve">model </w:t>
      </w:r>
      <w:proofErr w:type="spellStart"/>
      <w:r>
        <w:rPr>
          <w:w w:val="110"/>
        </w:rPr>
        <w:t>syn</w:t>
      </w:r>
      <w:proofErr w:type="spellEnd"/>
      <w:r>
        <w:rPr>
          <w:w w:val="110"/>
        </w:rPr>
        <w:t xml:space="preserve">- </w:t>
      </w:r>
      <w:proofErr w:type="spellStart"/>
      <w:r>
        <w:rPr>
          <w:w w:val="110"/>
        </w:rPr>
        <w:t>chronization</w:t>
      </w:r>
      <w:proofErr w:type="spellEnd"/>
      <w:r>
        <w:rPr>
          <w:w w:val="110"/>
        </w:rPr>
        <w:t xml:space="preserve"> for which the</w:t>
      </w:r>
      <w:ins w:id="211" w:author="GERARD Sebastien 166342" w:date="2016-04-26T18:27:00Z">
        <w:r w:rsidR="00374713">
          <w:rPr>
            <w:w w:val="110"/>
          </w:rPr>
          <w:t>re</w:t>
        </w:r>
      </w:ins>
      <w:r>
        <w:rPr>
          <w:w w:val="110"/>
        </w:rPr>
        <w:t xml:space="preserve"> is an abundance of techniques presented in the literature. Model synchronization aims to maintain consistency between a source model and a target model.</w:t>
      </w:r>
      <w:r>
        <w:rPr>
          <w:spacing w:val="9"/>
          <w:w w:val="110"/>
        </w:rPr>
        <w:t xml:space="preserve"> </w:t>
      </w:r>
      <w:r>
        <w:rPr>
          <w:w w:val="110"/>
        </w:rPr>
        <w:t>Model</w:t>
      </w:r>
      <w:r>
        <w:rPr>
          <w:spacing w:val="-14"/>
          <w:w w:val="110"/>
        </w:rPr>
        <w:t xml:space="preserve"> </w:t>
      </w:r>
      <w:r>
        <w:rPr>
          <w:w w:val="110"/>
        </w:rPr>
        <w:t>synchronization</w:t>
      </w:r>
      <w:r>
        <w:rPr>
          <w:spacing w:val="-14"/>
          <w:w w:val="110"/>
        </w:rPr>
        <w:t xml:space="preserve"> </w:t>
      </w:r>
      <w:r>
        <w:rPr>
          <w:w w:val="110"/>
        </w:rPr>
        <w:t>works</w:t>
      </w:r>
      <w:r>
        <w:rPr>
          <w:spacing w:val="-14"/>
          <w:w w:val="110"/>
        </w:rPr>
        <w:t xml:space="preserve"> </w:t>
      </w:r>
      <w:r>
        <w:rPr>
          <w:w w:val="110"/>
        </w:rPr>
        <w:t>are</w:t>
      </w:r>
      <w:r>
        <w:rPr>
          <w:spacing w:val="-14"/>
          <w:w w:val="110"/>
        </w:rPr>
        <w:t xml:space="preserve"> </w:t>
      </w:r>
      <w:r>
        <w:rPr>
          <w:w w:val="110"/>
        </w:rPr>
        <w:t>usually</w:t>
      </w:r>
      <w:r>
        <w:rPr>
          <w:spacing w:val="-14"/>
          <w:w w:val="110"/>
        </w:rPr>
        <w:t xml:space="preserve"> </w:t>
      </w:r>
      <w:r>
        <w:rPr>
          <w:w w:val="110"/>
        </w:rPr>
        <w:t xml:space="preserve">categorized </w:t>
      </w:r>
      <w:r>
        <w:rPr>
          <w:spacing w:val="-3"/>
          <w:w w:val="110"/>
        </w:rPr>
        <w:t xml:space="preserve">by </w:t>
      </w:r>
      <w:r>
        <w:rPr>
          <w:w w:val="110"/>
        </w:rPr>
        <w:t xml:space="preserve">their model transformation which can </w:t>
      </w:r>
      <w:r>
        <w:rPr>
          <w:spacing w:val="2"/>
          <w:w w:val="110"/>
        </w:rPr>
        <w:t xml:space="preserve">be </w:t>
      </w:r>
      <w:r>
        <w:rPr>
          <w:w w:val="110"/>
        </w:rPr>
        <w:t>total</w:t>
      </w:r>
      <w:proofErr w:type="gramStart"/>
      <w:r>
        <w:rPr>
          <w:w w:val="110"/>
        </w:rPr>
        <w:t xml:space="preserve">, </w:t>
      </w:r>
      <w:r>
        <w:rPr>
          <w:spacing w:val="21"/>
          <w:w w:val="110"/>
        </w:rPr>
        <w:t xml:space="preserve"> </w:t>
      </w:r>
      <w:r>
        <w:rPr>
          <w:w w:val="110"/>
        </w:rPr>
        <w:t>injective</w:t>
      </w:r>
      <w:proofErr w:type="gramEnd"/>
      <w:r>
        <w:rPr>
          <w:w w:val="110"/>
        </w:rPr>
        <w:t>,</w:t>
      </w:r>
    </w:p>
    <w:p w:rsidR="003D382C" w:rsidRDefault="003D382C">
      <w:pPr>
        <w:spacing w:line="242" w:lineRule="auto"/>
        <w:jc w:val="both"/>
        <w:sectPr w:rsidR="003D382C">
          <w:pgSz w:w="12240" w:h="15840"/>
          <w:pgMar w:top="1020" w:right="1020" w:bottom="280" w:left="960" w:header="720" w:footer="720" w:gutter="0"/>
          <w:cols w:num="2" w:space="720" w:equalWidth="0">
            <w:col w:w="4914" w:space="346"/>
            <w:col w:w="5000"/>
          </w:cols>
        </w:sectPr>
      </w:pPr>
    </w:p>
    <w:p w:rsidR="003D382C" w:rsidRDefault="00C35252">
      <w:pPr>
        <w:pStyle w:val="Corpsdetexte"/>
        <w:spacing w:before="47"/>
        <w:ind w:left="115" w:right="25"/>
      </w:pPr>
      <w:proofErr w:type="gramStart"/>
      <w:r>
        <w:rPr>
          <w:w w:val="110"/>
        </w:rPr>
        <w:t>bi-directional</w:t>
      </w:r>
      <w:proofErr w:type="gramEnd"/>
      <w:r>
        <w:rPr>
          <w:w w:val="110"/>
        </w:rPr>
        <w:t>, or partial non-injective [31].</w:t>
      </w:r>
    </w:p>
    <w:p w:rsidR="003D382C" w:rsidRDefault="00C35252">
      <w:pPr>
        <w:pStyle w:val="Corpsdetexte"/>
        <w:spacing w:before="2" w:line="242" w:lineRule="auto"/>
        <w:ind w:left="115" w:right="130" w:firstLine="179"/>
        <w:jc w:val="both"/>
      </w:pPr>
      <w:r>
        <w:rPr>
          <w:w w:val="110"/>
        </w:rPr>
        <w:t xml:space="preserve">Many model synchronization techniques require the ex- </w:t>
      </w:r>
      <w:proofErr w:type="spellStart"/>
      <w:r>
        <w:rPr>
          <w:w w:val="110"/>
        </w:rPr>
        <w:t>plicit</w:t>
      </w:r>
      <w:proofErr w:type="spellEnd"/>
      <w:r>
        <w:rPr>
          <w:w w:val="110"/>
        </w:rPr>
        <w:t xml:space="preserve"> mapping of source model and target model. The au- </w:t>
      </w:r>
      <w:proofErr w:type="spellStart"/>
      <w:r>
        <w:rPr>
          <w:w w:val="110"/>
        </w:rPr>
        <w:t>thors</w:t>
      </w:r>
      <w:proofErr w:type="spellEnd"/>
      <w:r>
        <w:rPr>
          <w:spacing w:val="-6"/>
          <w:w w:val="110"/>
        </w:rPr>
        <w:t xml:space="preserve"> </w:t>
      </w:r>
      <w:r>
        <w:rPr>
          <w:w w:val="110"/>
        </w:rPr>
        <w:t>in</w:t>
      </w:r>
      <w:r>
        <w:rPr>
          <w:spacing w:val="-6"/>
          <w:w w:val="110"/>
        </w:rPr>
        <w:t xml:space="preserve"> </w:t>
      </w:r>
      <w:r>
        <w:rPr>
          <w:w w:val="110"/>
        </w:rPr>
        <w:t>[54]</w:t>
      </w:r>
      <w:r>
        <w:rPr>
          <w:spacing w:val="-6"/>
          <w:w w:val="110"/>
        </w:rPr>
        <w:t xml:space="preserve"> </w:t>
      </w:r>
      <w:r>
        <w:rPr>
          <w:w w:val="110"/>
        </w:rPr>
        <w:t>propose</w:t>
      </w:r>
      <w:r>
        <w:rPr>
          <w:spacing w:val="-6"/>
          <w:w w:val="110"/>
        </w:rPr>
        <w:t xml:space="preserve"> </w:t>
      </w:r>
      <w:r>
        <w:rPr>
          <w:w w:val="110"/>
        </w:rPr>
        <w:t>an</w:t>
      </w:r>
      <w:r>
        <w:rPr>
          <w:spacing w:val="-6"/>
          <w:w w:val="110"/>
        </w:rPr>
        <w:t xml:space="preserve"> </w:t>
      </w:r>
      <w:r>
        <w:rPr>
          <w:w w:val="110"/>
        </w:rPr>
        <w:t>injective</w:t>
      </w:r>
      <w:r>
        <w:rPr>
          <w:spacing w:val="-6"/>
          <w:w w:val="110"/>
        </w:rPr>
        <w:t xml:space="preserve"> </w:t>
      </w:r>
      <w:r>
        <w:rPr>
          <w:w w:val="110"/>
        </w:rPr>
        <w:t>mapping</w:t>
      </w:r>
      <w:r>
        <w:rPr>
          <w:spacing w:val="-6"/>
          <w:w w:val="110"/>
        </w:rPr>
        <w:t xml:space="preserve"> </w:t>
      </w:r>
      <w:r>
        <w:rPr>
          <w:w w:val="110"/>
        </w:rPr>
        <w:t>of</w:t>
      </w:r>
      <w:r>
        <w:rPr>
          <w:spacing w:val="-6"/>
          <w:w w:val="110"/>
        </w:rPr>
        <w:t xml:space="preserve"> </w:t>
      </w:r>
      <w:r>
        <w:rPr>
          <w:w w:val="110"/>
        </w:rPr>
        <w:t>elements</w:t>
      </w:r>
      <w:r>
        <w:rPr>
          <w:spacing w:val="-6"/>
          <w:w w:val="110"/>
        </w:rPr>
        <w:t xml:space="preserve"> </w:t>
      </w:r>
      <w:r>
        <w:rPr>
          <w:w w:val="110"/>
        </w:rPr>
        <w:t>in</w:t>
      </w:r>
      <w:r>
        <w:rPr>
          <w:spacing w:val="-6"/>
          <w:w w:val="110"/>
        </w:rPr>
        <w:t xml:space="preserve"> </w:t>
      </w:r>
      <w:r>
        <w:rPr>
          <w:w w:val="110"/>
        </w:rPr>
        <w:t xml:space="preserve">the source model to the target model. The mapping can </w:t>
      </w:r>
      <w:r>
        <w:rPr>
          <w:spacing w:val="2"/>
          <w:w w:val="110"/>
        </w:rPr>
        <w:t xml:space="preserve">be </w:t>
      </w:r>
      <w:r>
        <w:rPr>
          <w:w w:val="110"/>
        </w:rPr>
        <w:t xml:space="preserve">used for synchronization. </w:t>
      </w:r>
      <w:r>
        <w:rPr>
          <w:spacing w:val="-3"/>
          <w:w w:val="110"/>
        </w:rPr>
        <w:t xml:space="preserve">Techniques </w:t>
      </w:r>
      <w:r>
        <w:rPr>
          <w:w w:val="110"/>
        </w:rPr>
        <w:t xml:space="preserve">and technologies like </w:t>
      </w:r>
      <w:r>
        <w:rPr>
          <w:spacing w:val="-3"/>
          <w:w w:val="110"/>
        </w:rPr>
        <w:t xml:space="preserve">Triple </w:t>
      </w:r>
      <w:r>
        <w:rPr>
          <w:w w:val="110"/>
        </w:rPr>
        <w:t>Graph Grammar (TGG) [26, 40] and QVT-Relation [53] al- low</w:t>
      </w:r>
      <w:r>
        <w:rPr>
          <w:spacing w:val="-14"/>
          <w:w w:val="110"/>
        </w:rPr>
        <w:t xml:space="preserve"> </w:t>
      </w:r>
      <w:r>
        <w:rPr>
          <w:w w:val="110"/>
        </w:rPr>
        <w:t>synchronization</w:t>
      </w:r>
      <w:r>
        <w:rPr>
          <w:spacing w:val="-14"/>
          <w:w w:val="110"/>
        </w:rPr>
        <w:t xml:space="preserve"> </w:t>
      </w:r>
      <w:r>
        <w:rPr>
          <w:w w:val="110"/>
        </w:rPr>
        <w:t>between</w:t>
      </w:r>
      <w:r>
        <w:rPr>
          <w:spacing w:val="-14"/>
          <w:w w:val="110"/>
        </w:rPr>
        <w:t xml:space="preserve"> </w:t>
      </w:r>
      <w:r>
        <w:rPr>
          <w:w w:val="110"/>
        </w:rPr>
        <w:t>source</w:t>
      </w:r>
      <w:r>
        <w:rPr>
          <w:spacing w:val="-14"/>
          <w:w w:val="110"/>
        </w:rPr>
        <w:t xml:space="preserve"> </w:t>
      </w:r>
      <w:r>
        <w:rPr>
          <w:w w:val="110"/>
        </w:rPr>
        <w:t>and</w:t>
      </w:r>
      <w:r>
        <w:rPr>
          <w:spacing w:val="-14"/>
          <w:w w:val="110"/>
        </w:rPr>
        <w:t xml:space="preserve"> </w:t>
      </w:r>
      <w:r>
        <w:rPr>
          <w:w w:val="110"/>
        </w:rPr>
        <w:t>target</w:t>
      </w:r>
      <w:r>
        <w:rPr>
          <w:spacing w:val="-14"/>
          <w:w w:val="110"/>
        </w:rPr>
        <w:t xml:space="preserve"> </w:t>
      </w:r>
      <w:r>
        <w:rPr>
          <w:w w:val="110"/>
        </w:rPr>
        <w:t>elements</w:t>
      </w:r>
      <w:r>
        <w:rPr>
          <w:spacing w:val="-14"/>
          <w:w w:val="110"/>
        </w:rPr>
        <w:t xml:space="preserve"> </w:t>
      </w:r>
      <w:r>
        <w:rPr>
          <w:w w:val="110"/>
        </w:rPr>
        <w:t xml:space="preserve">who </w:t>
      </w:r>
      <w:r>
        <w:rPr>
          <w:spacing w:val="-3"/>
          <w:w w:val="110"/>
        </w:rPr>
        <w:t xml:space="preserve">have </w:t>
      </w:r>
      <w:r>
        <w:rPr>
          <w:w w:val="110"/>
        </w:rPr>
        <w:t xml:space="preserve">non-injective mappings. The authors in [29] formalize TGG for synchronization of models that are concurrently modified. All of these techniques require a mapping model to connect source and target models with typed </w:t>
      </w:r>
      <w:proofErr w:type="spellStart"/>
      <w:r>
        <w:rPr>
          <w:w w:val="110"/>
        </w:rPr>
        <w:t>traceabil</w:t>
      </w:r>
      <w:proofErr w:type="spellEnd"/>
      <w:proofErr w:type="gramStart"/>
      <w:r>
        <w:rPr>
          <w:w w:val="110"/>
        </w:rPr>
        <w:t xml:space="preserve">-  </w:t>
      </w:r>
      <w:proofErr w:type="spellStart"/>
      <w:r>
        <w:rPr>
          <w:w w:val="110"/>
        </w:rPr>
        <w:t>ity</w:t>
      </w:r>
      <w:proofErr w:type="spellEnd"/>
      <w:proofErr w:type="gramEnd"/>
      <w:r>
        <w:rPr>
          <w:w w:val="110"/>
        </w:rPr>
        <w:t xml:space="preserve"> links which need to persist in a model store [6]. This means that editing one model requires the presence of the other one. Our model-code synchronization method </w:t>
      </w:r>
      <w:proofErr w:type="gramStart"/>
      <w:r>
        <w:rPr>
          <w:w w:val="110"/>
        </w:rPr>
        <w:t>does  not</w:t>
      </w:r>
      <w:proofErr w:type="gramEnd"/>
      <w:r>
        <w:rPr>
          <w:w w:val="110"/>
        </w:rPr>
        <w:t xml:space="preserve"> require a mapping model and artifacts may </w:t>
      </w:r>
      <w:r>
        <w:rPr>
          <w:spacing w:val="2"/>
          <w:w w:val="110"/>
        </w:rPr>
        <w:t xml:space="preserve">be </w:t>
      </w:r>
      <w:r>
        <w:rPr>
          <w:w w:val="110"/>
        </w:rPr>
        <w:t xml:space="preserve">modified independently of the presence of the other  </w:t>
      </w:r>
      <w:r>
        <w:rPr>
          <w:spacing w:val="2"/>
          <w:w w:val="110"/>
        </w:rPr>
        <w:t xml:space="preserve"> </w:t>
      </w:r>
      <w:r>
        <w:rPr>
          <w:w w:val="110"/>
        </w:rPr>
        <w:t>artifact.</w:t>
      </w:r>
    </w:p>
    <w:p w:rsidR="003D382C" w:rsidRDefault="00C35252">
      <w:pPr>
        <w:pStyle w:val="Corpsdetexte"/>
        <w:spacing w:line="242" w:lineRule="auto"/>
        <w:ind w:left="115" w:right="25" w:firstLine="179"/>
      </w:pPr>
      <w:r>
        <w:rPr>
          <w:w w:val="110"/>
        </w:rPr>
        <w:t xml:space="preserve">Other techniques [21, 65, </w:t>
      </w:r>
      <w:proofErr w:type="gramStart"/>
      <w:r>
        <w:rPr>
          <w:w w:val="110"/>
        </w:rPr>
        <w:t>70</w:t>
      </w:r>
      <w:proofErr w:type="gramEnd"/>
      <w:r>
        <w:rPr>
          <w:w w:val="110"/>
        </w:rPr>
        <w:t>] are based on bi-directional transformations</w:t>
      </w:r>
      <w:r>
        <w:rPr>
          <w:spacing w:val="-12"/>
          <w:w w:val="110"/>
        </w:rPr>
        <w:t xml:space="preserve"> </w:t>
      </w:r>
      <w:r>
        <w:rPr>
          <w:w w:val="110"/>
        </w:rPr>
        <w:t>which</w:t>
      </w:r>
      <w:r>
        <w:rPr>
          <w:spacing w:val="-12"/>
          <w:w w:val="110"/>
        </w:rPr>
        <w:t xml:space="preserve"> </w:t>
      </w:r>
      <w:r>
        <w:rPr>
          <w:w w:val="110"/>
        </w:rPr>
        <w:t>is</w:t>
      </w:r>
      <w:r>
        <w:rPr>
          <w:spacing w:val="-12"/>
          <w:w w:val="110"/>
        </w:rPr>
        <w:t xml:space="preserve"> </w:t>
      </w:r>
      <w:r>
        <w:rPr>
          <w:w w:val="110"/>
        </w:rPr>
        <w:t>the</w:t>
      </w:r>
      <w:r>
        <w:rPr>
          <w:spacing w:val="-12"/>
          <w:w w:val="110"/>
        </w:rPr>
        <w:t xml:space="preserve"> </w:t>
      </w:r>
      <w:r>
        <w:rPr>
          <w:w w:val="110"/>
        </w:rPr>
        <w:t>forward</w:t>
      </w:r>
      <w:r>
        <w:rPr>
          <w:spacing w:val="-12"/>
          <w:w w:val="110"/>
        </w:rPr>
        <w:t xml:space="preserve"> </w:t>
      </w:r>
      <w:r>
        <w:rPr>
          <w:w w:val="110"/>
        </w:rPr>
        <w:t>transformation</w:t>
      </w:r>
      <w:r>
        <w:rPr>
          <w:spacing w:val="-12"/>
          <w:w w:val="110"/>
        </w:rPr>
        <w:t xml:space="preserve"> </w:t>
      </w:r>
      <w:r>
        <w:rPr>
          <w:w w:val="110"/>
        </w:rPr>
        <w:t>of</w:t>
      </w:r>
      <w:r>
        <w:rPr>
          <w:spacing w:val="-12"/>
          <w:w w:val="110"/>
        </w:rPr>
        <w:t xml:space="preserve"> </w:t>
      </w:r>
      <w:r>
        <w:rPr>
          <w:w w:val="110"/>
        </w:rPr>
        <w:t>source model to target model, and the backward transformation of target model to source model.  Bi-</w:t>
      </w:r>
      <w:proofErr w:type="gramStart"/>
      <w:r>
        <w:rPr>
          <w:w w:val="110"/>
        </w:rPr>
        <w:t xml:space="preserve">directional  </w:t>
      </w:r>
      <w:proofErr w:type="spellStart"/>
      <w:r>
        <w:rPr>
          <w:w w:val="110"/>
        </w:rPr>
        <w:t>transforma</w:t>
      </w:r>
      <w:proofErr w:type="spellEnd"/>
      <w:proofErr w:type="gramEnd"/>
      <w:r>
        <w:rPr>
          <w:w w:val="110"/>
        </w:rPr>
        <w:t xml:space="preserve">- </w:t>
      </w:r>
      <w:proofErr w:type="spellStart"/>
      <w:r>
        <w:rPr>
          <w:w w:val="110"/>
        </w:rPr>
        <w:t>tions</w:t>
      </w:r>
      <w:proofErr w:type="spellEnd"/>
      <w:r>
        <w:rPr>
          <w:w w:val="110"/>
        </w:rPr>
        <w:t xml:space="preserve"> provides a </w:t>
      </w:r>
      <w:r>
        <w:rPr>
          <w:spacing w:val="-3"/>
          <w:w w:val="110"/>
        </w:rPr>
        <w:t xml:space="preserve">novel </w:t>
      </w:r>
      <w:r>
        <w:rPr>
          <w:w w:val="110"/>
        </w:rPr>
        <w:t xml:space="preserve">mechanism for synchronization [19]. Indeed, some works [19, 48] derive a backward </w:t>
      </w:r>
      <w:proofErr w:type="spellStart"/>
      <w:r>
        <w:rPr>
          <w:w w:val="110"/>
        </w:rPr>
        <w:t>transforma</w:t>
      </w:r>
      <w:proofErr w:type="spellEnd"/>
      <w:r>
        <w:rPr>
          <w:w w:val="110"/>
        </w:rPr>
        <w:t xml:space="preserve">- </w:t>
      </w:r>
      <w:proofErr w:type="spellStart"/>
      <w:r>
        <w:rPr>
          <w:w w:val="110"/>
        </w:rPr>
        <w:t>tion</w:t>
      </w:r>
      <w:proofErr w:type="spellEnd"/>
      <w:r>
        <w:rPr>
          <w:w w:val="110"/>
        </w:rPr>
        <w:t xml:space="preserve"> based on forward transformation. Such works do not offer any means to synchronize models that are concurrently modified.</w:t>
      </w:r>
    </w:p>
    <w:p w:rsidR="003D382C" w:rsidRDefault="00C35252">
      <w:pPr>
        <w:pStyle w:val="Corpsdetexte"/>
        <w:spacing w:line="242" w:lineRule="auto"/>
        <w:ind w:left="115" w:firstLine="179"/>
      </w:pPr>
      <w:r>
        <w:rPr>
          <w:w w:val="110"/>
        </w:rPr>
        <w:t>Some</w:t>
      </w:r>
      <w:r>
        <w:rPr>
          <w:spacing w:val="-21"/>
          <w:w w:val="110"/>
        </w:rPr>
        <w:t xml:space="preserve"> </w:t>
      </w:r>
      <w:r>
        <w:rPr>
          <w:w w:val="110"/>
        </w:rPr>
        <w:t>works</w:t>
      </w:r>
      <w:r>
        <w:rPr>
          <w:spacing w:val="-21"/>
          <w:w w:val="110"/>
        </w:rPr>
        <w:t xml:space="preserve"> </w:t>
      </w:r>
      <w:r>
        <w:rPr>
          <w:w w:val="110"/>
        </w:rPr>
        <w:t>derive</w:t>
      </w:r>
      <w:r>
        <w:rPr>
          <w:spacing w:val="-21"/>
          <w:w w:val="110"/>
        </w:rPr>
        <w:t xml:space="preserve"> </w:t>
      </w:r>
      <w:r>
        <w:rPr>
          <w:w w:val="110"/>
        </w:rPr>
        <w:t>model</w:t>
      </w:r>
      <w:r>
        <w:rPr>
          <w:spacing w:val="-21"/>
          <w:w w:val="110"/>
        </w:rPr>
        <w:t xml:space="preserve"> </w:t>
      </w:r>
      <w:r>
        <w:rPr>
          <w:w w:val="110"/>
        </w:rPr>
        <w:t>synchronization</w:t>
      </w:r>
      <w:r>
        <w:rPr>
          <w:spacing w:val="-21"/>
          <w:w w:val="110"/>
        </w:rPr>
        <w:t xml:space="preserve"> </w:t>
      </w:r>
      <w:r>
        <w:rPr>
          <w:w w:val="110"/>
        </w:rPr>
        <w:t>from</w:t>
      </w:r>
      <w:r>
        <w:rPr>
          <w:spacing w:val="-21"/>
          <w:w w:val="110"/>
        </w:rPr>
        <w:t xml:space="preserve"> </w:t>
      </w:r>
      <w:r>
        <w:rPr>
          <w:w w:val="110"/>
        </w:rPr>
        <w:t>model</w:t>
      </w:r>
      <w:r>
        <w:rPr>
          <w:spacing w:val="-21"/>
          <w:w w:val="110"/>
        </w:rPr>
        <w:t xml:space="preserve"> </w:t>
      </w:r>
      <w:proofErr w:type="gramStart"/>
      <w:r>
        <w:rPr>
          <w:w w:val="110"/>
        </w:rPr>
        <w:t>trans</w:t>
      </w:r>
      <w:proofErr w:type="gramEnd"/>
      <w:r>
        <w:rPr>
          <w:w w:val="110"/>
        </w:rPr>
        <w:t xml:space="preserve">- formation while allowing concurrent modifications of both source and target models. In [71] the authors propose to automatically derive model synchronization of a source </w:t>
      </w:r>
      <w:proofErr w:type="gramStart"/>
      <w:r>
        <w:rPr>
          <w:w w:val="110"/>
        </w:rPr>
        <w:t>and  a</w:t>
      </w:r>
      <w:proofErr w:type="gramEnd"/>
      <w:r>
        <w:rPr>
          <w:w w:val="110"/>
        </w:rPr>
        <w:t xml:space="preserve"> target model related </w:t>
      </w:r>
      <w:r>
        <w:rPr>
          <w:spacing w:val="-3"/>
          <w:w w:val="110"/>
        </w:rPr>
        <w:t xml:space="preserve">by </w:t>
      </w:r>
      <w:r>
        <w:rPr>
          <w:spacing w:val="-6"/>
          <w:w w:val="110"/>
        </w:rPr>
        <w:t xml:space="preserve">ATL </w:t>
      </w:r>
      <w:r>
        <w:rPr>
          <w:w w:val="110"/>
        </w:rPr>
        <w:t xml:space="preserve">[37] model transformation.  The synchronization is based on differentiating source and target </w:t>
      </w:r>
      <w:proofErr w:type="gramStart"/>
      <w:r>
        <w:rPr>
          <w:w w:val="110"/>
        </w:rPr>
        <w:t>model  states</w:t>
      </w:r>
      <w:proofErr w:type="gramEnd"/>
      <w:r>
        <w:rPr>
          <w:w w:val="110"/>
        </w:rPr>
        <w:t xml:space="preserve">.  </w:t>
      </w:r>
      <w:proofErr w:type="spellStart"/>
      <w:proofErr w:type="gramStart"/>
      <w:r>
        <w:rPr>
          <w:w w:val="110"/>
        </w:rPr>
        <w:t>Reflectable</w:t>
      </w:r>
      <w:proofErr w:type="spellEnd"/>
      <w:r>
        <w:rPr>
          <w:w w:val="110"/>
        </w:rPr>
        <w:t xml:space="preserve">  addition</w:t>
      </w:r>
      <w:proofErr w:type="gramEnd"/>
      <w:r>
        <w:rPr>
          <w:w w:val="110"/>
        </w:rPr>
        <w:t xml:space="preserve">  of  an  element  in the target model is not well handled according to [71]. Our method is generic and does not depend on a certain tech- </w:t>
      </w:r>
      <w:proofErr w:type="spellStart"/>
      <w:r>
        <w:rPr>
          <w:spacing w:val="-3"/>
          <w:w w:val="110"/>
        </w:rPr>
        <w:t>nology</w:t>
      </w:r>
      <w:proofErr w:type="spellEnd"/>
      <w:r>
        <w:rPr>
          <w:spacing w:val="-3"/>
          <w:w w:val="110"/>
        </w:rPr>
        <w:t xml:space="preserve">. </w:t>
      </w:r>
      <w:r>
        <w:rPr>
          <w:w w:val="110"/>
        </w:rPr>
        <w:t xml:space="preserve">Furthermore, in our implementation </w:t>
      </w:r>
      <w:r>
        <w:rPr>
          <w:spacing w:val="-3"/>
          <w:w w:val="110"/>
        </w:rPr>
        <w:t xml:space="preserve">we </w:t>
      </w:r>
      <w:r>
        <w:rPr>
          <w:w w:val="110"/>
        </w:rPr>
        <w:t xml:space="preserve">propose </w:t>
      </w:r>
      <w:proofErr w:type="gramStart"/>
      <w:r>
        <w:rPr>
          <w:w w:val="110"/>
        </w:rPr>
        <w:t>to  use</w:t>
      </w:r>
      <w:proofErr w:type="gramEnd"/>
      <w:r>
        <w:rPr>
          <w:w w:val="110"/>
        </w:rPr>
        <w:t xml:space="preserve"> modification </w:t>
      </w:r>
      <w:r>
        <w:rPr>
          <w:spacing w:val="-2"/>
          <w:w w:val="110"/>
        </w:rPr>
        <w:t xml:space="preserve">events </w:t>
      </w:r>
      <w:r>
        <w:rPr>
          <w:w w:val="110"/>
        </w:rPr>
        <w:t xml:space="preserve">rather than state differences for in- </w:t>
      </w:r>
      <w:proofErr w:type="spellStart"/>
      <w:r>
        <w:rPr>
          <w:w w:val="110"/>
        </w:rPr>
        <w:t>cremental</w:t>
      </w:r>
      <w:proofErr w:type="spellEnd"/>
      <w:r>
        <w:rPr>
          <w:w w:val="110"/>
        </w:rPr>
        <w:t xml:space="preserve"> transformations, necessary for</w:t>
      </w:r>
      <w:r>
        <w:rPr>
          <w:spacing w:val="29"/>
          <w:w w:val="110"/>
        </w:rPr>
        <w:t xml:space="preserve"> </w:t>
      </w:r>
      <w:r>
        <w:rPr>
          <w:w w:val="110"/>
        </w:rPr>
        <w:t>synchronization.</w:t>
      </w:r>
    </w:p>
    <w:p w:rsidR="003D382C" w:rsidRDefault="003D382C">
      <w:pPr>
        <w:pStyle w:val="Corpsdetexte"/>
        <w:spacing w:before="2"/>
      </w:pPr>
    </w:p>
    <w:p w:rsidR="003D382C" w:rsidRDefault="00C35252">
      <w:pPr>
        <w:pStyle w:val="Corpsdetexte"/>
        <w:spacing w:line="210" w:lineRule="exact"/>
        <w:ind w:left="115" w:right="130" w:firstLine="179"/>
        <w:jc w:val="both"/>
      </w:pPr>
      <w:r>
        <w:rPr>
          <w:w w:val="110"/>
        </w:rPr>
        <w:t xml:space="preserve">As a final note, </w:t>
      </w:r>
      <w:r>
        <w:rPr>
          <w:spacing w:val="-3"/>
          <w:w w:val="110"/>
        </w:rPr>
        <w:t xml:space="preserve">we </w:t>
      </w:r>
      <w:r>
        <w:rPr>
          <w:w w:val="110"/>
        </w:rPr>
        <w:t>argue that our method</w:t>
      </w:r>
      <w:ins w:id="212" w:author="GERARD Sebastien 166342" w:date="2016-04-26T18:28:00Z">
        <w:r w:rsidR="000E75CA">
          <w:rPr>
            <w:w w:val="110"/>
          </w:rPr>
          <w:t>ological template</w:t>
        </w:r>
      </w:ins>
      <w:r>
        <w:rPr>
          <w:w w:val="110"/>
        </w:rPr>
        <w:t xml:space="preserve"> is generic. Therefore many synchronization techniques found in the lit- </w:t>
      </w:r>
      <w:proofErr w:type="spellStart"/>
      <w:r>
        <w:rPr>
          <w:w w:val="110"/>
        </w:rPr>
        <w:t>erature</w:t>
      </w:r>
      <w:proofErr w:type="spellEnd"/>
      <w:r>
        <w:rPr>
          <w:w w:val="110"/>
        </w:rPr>
        <w:t xml:space="preserve"> can </w:t>
      </w:r>
      <w:r>
        <w:rPr>
          <w:spacing w:val="2"/>
          <w:w w:val="110"/>
        </w:rPr>
        <w:t xml:space="preserve">be </w:t>
      </w:r>
      <w:r>
        <w:rPr>
          <w:w w:val="110"/>
        </w:rPr>
        <w:t xml:space="preserve">integrated into our method as, for example, </w:t>
      </w:r>
      <w:proofErr w:type="gramStart"/>
      <w:r>
        <w:rPr>
          <w:spacing w:val="-1"/>
          <w:w w:val="143"/>
        </w:rPr>
        <w:t>t</w:t>
      </w:r>
      <w:r>
        <w:rPr>
          <w:w w:val="113"/>
        </w:rPr>
        <w:t>h</w:t>
      </w:r>
      <w:r>
        <w:rPr>
          <w:w w:val="102"/>
        </w:rPr>
        <w:t>e</w:t>
      </w:r>
      <w:r>
        <w:t xml:space="preserve"> </w:t>
      </w:r>
      <w:r>
        <w:rPr>
          <w:spacing w:val="-5"/>
        </w:rPr>
        <w:t xml:space="preserve"> </w:t>
      </w:r>
      <w:proofErr w:type="gramEnd"/>
      <w:del w:id="213" w:author="GERARD Sebastien 166342" w:date="2016-04-26T18:29:00Z">
        <w:r w:rsidDel="000E75CA">
          <w:rPr>
            <w:spacing w:val="-1"/>
            <w:w w:val="143"/>
          </w:rPr>
          <w:delText>t</w:delText>
        </w:r>
        <w:r w:rsidDel="000E75CA">
          <w:rPr>
            <w:w w:val="113"/>
          </w:rPr>
          <w:delText>h</w:delText>
        </w:r>
        <w:r w:rsidDel="000E75CA">
          <w:rPr>
            <w:w w:val="102"/>
          </w:rPr>
          <w:delText>e</w:delText>
        </w:r>
        <w:r w:rsidDel="000E75CA">
          <w:delText xml:space="preserve"> </w:delText>
        </w:r>
        <w:r w:rsidDel="000E75CA">
          <w:rPr>
            <w:spacing w:val="-5"/>
          </w:rPr>
          <w:delText xml:space="preserve"> </w:delText>
        </w:r>
      </w:del>
      <w:r>
        <w:rPr>
          <w:rFonts w:ascii="PMingLiU"/>
          <w:spacing w:val="-1"/>
        </w:rPr>
        <w:t>S</w:t>
      </w:r>
      <w:r>
        <w:rPr>
          <w:rFonts w:ascii="PMingLiU"/>
          <w:spacing w:val="-1"/>
          <w:w w:val="111"/>
        </w:rPr>
        <w:t>yn</w:t>
      </w:r>
      <w:r>
        <w:rPr>
          <w:rFonts w:ascii="PMingLiU"/>
          <w:spacing w:val="-1"/>
          <w:w w:val="125"/>
        </w:rPr>
        <w:t>c</w:t>
      </w:r>
      <w:r>
        <w:rPr>
          <w:rFonts w:ascii="PMingLiU"/>
          <w:spacing w:val="-1"/>
          <w:w w:val="111"/>
        </w:rPr>
        <w:t>h</w:t>
      </w:r>
      <w:r>
        <w:rPr>
          <w:rFonts w:ascii="PMingLiU"/>
          <w:spacing w:val="-1"/>
          <w:w w:val="166"/>
        </w:rPr>
        <w:t>r</w:t>
      </w:r>
      <w:r>
        <w:rPr>
          <w:rFonts w:ascii="PMingLiU"/>
          <w:spacing w:val="-1"/>
          <w:w w:val="111"/>
        </w:rPr>
        <w:t>on</w:t>
      </w:r>
      <w:r>
        <w:rPr>
          <w:rFonts w:ascii="PMingLiU"/>
          <w:spacing w:val="-1"/>
          <w:w w:val="200"/>
        </w:rPr>
        <w:t>i</w:t>
      </w:r>
      <w:r>
        <w:rPr>
          <w:rFonts w:ascii="PMingLiU"/>
          <w:spacing w:val="-1"/>
          <w:w w:val="125"/>
        </w:rPr>
        <w:t>z</w:t>
      </w:r>
      <w:r>
        <w:rPr>
          <w:rFonts w:ascii="PMingLiU"/>
          <w:w w:val="125"/>
        </w:rPr>
        <w:t>e</w:t>
      </w:r>
      <w:r>
        <w:rPr>
          <w:rFonts w:ascii="PMingLiU"/>
        </w:rPr>
        <w:t xml:space="preserve">  </w:t>
      </w:r>
      <w:r>
        <w:rPr>
          <w:rFonts w:ascii="PMingLiU"/>
          <w:spacing w:val="-1"/>
          <w:w w:val="62"/>
        </w:rPr>
        <w:t>M</w:t>
      </w:r>
      <w:r>
        <w:rPr>
          <w:rFonts w:ascii="PMingLiU"/>
          <w:spacing w:val="-1"/>
          <w:w w:val="111"/>
        </w:rPr>
        <w:t>od</w:t>
      </w:r>
      <w:r>
        <w:rPr>
          <w:rFonts w:ascii="PMingLiU"/>
          <w:spacing w:val="-1"/>
          <w:w w:val="125"/>
        </w:rPr>
        <w:t>e</w:t>
      </w:r>
      <w:r>
        <w:rPr>
          <w:rFonts w:ascii="PMingLiU"/>
          <w:w w:val="200"/>
        </w:rPr>
        <w:t>l</w:t>
      </w:r>
      <w:r>
        <w:rPr>
          <w:rFonts w:ascii="PMingLiU"/>
        </w:rPr>
        <w:t xml:space="preserve"> </w:t>
      </w:r>
      <w:r>
        <w:rPr>
          <w:rFonts w:ascii="PMingLiU"/>
          <w:spacing w:val="-9"/>
        </w:rPr>
        <w:t xml:space="preserve"> </w:t>
      </w:r>
      <w:r>
        <w:rPr>
          <w:w w:val="102"/>
        </w:rPr>
        <w:t>o</w:t>
      </w:r>
      <w:r>
        <w:rPr>
          <w:w w:val="120"/>
        </w:rPr>
        <w:t>r</w:t>
      </w:r>
      <w:r>
        <w:t xml:space="preserve"> </w:t>
      </w:r>
      <w:r>
        <w:rPr>
          <w:spacing w:val="-5"/>
        </w:rPr>
        <w:t xml:space="preserve"> </w:t>
      </w:r>
      <w:r>
        <w:rPr>
          <w:rFonts w:ascii="PMingLiU"/>
          <w:spacing w:val="-1"/>
          <w:w w:val="83"/>
        </w:rPr>
        <w:t>R</w:t>
      </w:r>
      <w:r>
        <w:rPr>
          <w:rFonts w:ascii="PMingLiU"/>
          <w:spacing w:val="-1"/>
          <w:w w:val="125"/>
        </w:rPr>
        <w:t>e</w:t>
      </w:r>
      <w:r>
        <w:rPr>
          <w:rFonts w:ascii="PMingLiU"/>
          <w:spacing w:val="-1"/>
          <w:w w:val="111"/>
        </w:rPr>
        <w:t>v</w:t>
      </w:r>
      <w:r>
        <w:rPr>
          <w:rFonts w:ascii="PMingLiU"/>
          <w:spacing w:val="-1"/>
          <w:w w:val="125"/>
        </w:rPr>
        <w:t>e</w:t>
      </w:r>
      <w:r>
        <w:rPr>
          <w:rFonts w:ascii="PMingLiU"/>
          <w:spacing w:val="-1"/>
          <w:w w:val="166"/>
        </w:rPr>
        <w:t>r</w:t>
      </w:r>
      <w:r>
        <w:rPr>
          <w:rFonts w:ascii="PMingLiU"/>
          <w:spacing w:val="-1"/>
          <w:w w:val="143"/>
        </w:rPr>
        <w:t>s</w:t>
      </w:r>
      <w:r>
        <w:rPr>
          <w:rFonts w:ascii="PMingLiU"/>
          <w:w w:val="125"/>
        </w:rPr>
        <w:t>e</w:t>
      </w:r>
      <w:r>
        <w:rPr>
          <w:rFonts w:ascii="PMingLiU"/>
        </w:rPr>
        <w:t xml:space="preserve">  </w:t>
      </w:r>
      <w:r>
        <w:rPr>
          <w:rFonts w:ascii="PMingLiU"/>
          <w:spacing w:val="-1"/>
          <w:w w:val="83"/>
        </w:rPr>
        <w:t>C</w:t>
      </w:r>
      <w:r>
        <w:rPr>
          <w:rFonts w:ascii="PMingLiU"/>
          <w:spacing w:val="-1"/>
          <w:w w:val="111"/>
        </w:rPr>
        <w:t>od</w:t>
      </w:r>
      <w:r>
        <w:rPr>
          <w:rFonts w:ascii="PMingLiU"/>
          <w:w w:val="125"/>
        </w:rPr>
        <w:t>e</w:t>
      </w:r>
      <w:r>
        <w:rPr>
          <w:rFonts w:ascii="PMingLiU"/>
        </w:rPr>
        <w:t xml:space="preserve"> </w:t>
      </w:r>
      <w:r>
        <w:rPr>
          <w:rFonts w:ascii="PMingLiU"/>
          <w:spacing w:val="-8"/>
        </w:rPr>
        <w:t xml:space="preserve"> </w:t>
      </w:r>
      <w:r>
        <w:rPr>
          <w:w w:val="113"/>
        </w:rPr>
        <w:t>u</w:t>
      </w:r>
      <w:r>
        <w:rPr>
          <w:w w:val="103"/>
        </w:rPr>
        <w:t>s</w:t>
      </w:r>
      <w:r>
        <w:rPr>
          <w:spacing w:val="-1"/>
          <w:w w:val="103"/>
        </w:rPr>
        <w:t>e</w:t>
      </w:r>
      <w:r>
        <w:rPr>
          <w:w w:val="102"/>
        </w:rPr>
        <w:t>-</w:t>
      </w:r>
      <w:r>
        <w:rPr>
          <w:spacing w:val="-1"/>
          <w:w w:val="102"/>
        </w:rPr>
        <w:t>c</w:t>
      </w:r>
      <w:r>
        <w:rPr>
          <w:w w:val="115"/>
        </w:rPr>
        <w:t>a</w:t>
      </w:r>
      <w:r>
        <w:rPr>
          <w:w w:val="103"/>
        </w:rPr>
        <w:t>s</w:t>
      </w:r>
      <w:r>
        <w:rPr>
          <w:spacing w:val="-1"/>
          <w:w w:val="103"/>
        </w:rPr>
        <w:t>e</w:t>
      </w:r>
      <w:r>
        <w:rPr>
          <w:w w:val="103"/>
        </w:rPr>
        <w:t>s</w:t>
      </w:r>
      <w:r>
        <w:t xml:space="preserve"> </w:t>
      </w:r>
      <w:r>
        <w:rPr>
          <w:spacing w:val="-5"/>
        </w:rPr>
        <w:t xml:space="preserve"> </w:t>
      </w:r>
      <w:r>
        <w:rPr>
          <w:w w:val="102"/>
        </w:rPr>
        <w:t>o</w:t>
      </w:r>
      <w:r>
        <w:rPr>
          <w:w w:val="93"/>
        </w:rPr>
        <w:t xml:space="preserve">f </w:t>
      </w:r>
      <w:r>
        <w:rPr>
          <w:w w:val="110"/>
        </w:rPr>
        <w:t xml:space="preserve">the proposed generic development environment. </w:t>
      </w:r>
      <w:r>
        <w:rPr>
          <w:spacing w:val="-3"/>
          <w:w w:val="110"/>
        </w:rPr>
        <w:t xml:space="preserve">Finally, </w:t>
      </w:r>
      <w:r>
        <w:rPr>
          <w:w w:val="110"/>
        </w:rPr>
        <w:t xml:space="preserve">our method targets collaboration between software architects and engineers who wish to use diagram-based languages or textual languages. Therefore </w:t>
      </w:r>
      <w:r>
        <w:rPr>
          <w:spacing w:val="-3"/>
          <w:w w:val="110"/>
        </w:rPr>
        <w:t xml:space="preserve">we </w:t>
      </w:r>
      <w:r>
        <w:rPr>
          <w:w w:val="110"/>
        </w:rPr>
        <w:t xml:space="preserve">propose to use a synchro- </w:t>
      </w:r>
      <w:proofErr w:type="spellStart"/>
      <w:r>
        <w:rPr>
          <w:w w:val="110"/>
        </w:rPr>
        <w:t>nization</w:t>
      </w:r>
      <w:proofErr w:type="spellEnd"/>
      <w:r>
        <w:rPr>
          <w:w w:val="110"/>
        </w:rPr>
        <w:t xml:space="preserve"> artifact in the preferred language of the developer, rather than directly synchronizing artifacts in different </w:t>
      </w:r>
      <w:proofErr w:type="spellStart"/>
      <w:r>
        <w:rPr>
          <w:w w:val="110"/>
        </w:rPr>
        <w:t>lan</w:t>
      </w:r>
      <w:proofErr w:type="spellEnd"/>
      <w:r>
        <w:rPr>
          <w:w w:val="110"/>
        </w:rPr>
        <w:t xml:space="preserve">- </w:t>
      </w:r>
      <w:proofErr w:type="spellStart"/>
      <w:r>
        <w:rPr>
          <w:w w:val="110"/>
        </w:rPr>
        <w:t>guages</w:t>
      </w:r>
      <w:proofErr w:type="spellEnd"/>
      <w:r>
        <w:rPr>
          <w:w w:val="110"/>
        </w:rPr>
        <w:t>.</w:t>
      </w:r>
    </w:p>
    <w:p w:rsidR="003D382C" w:rsidRDefault="003D382C">
      <w:pPr>
        <w:pStyle w:val="Corpsdetexte"/>
        <w:spacing w:before="6"/>
        <w:rPr>
          <w:sz w:val="17"/>
        </w:rPr>
      </w:pPr>
    </w:p>
    <w:p w:rsidR="003D382C" w:rsidRDefault="00C35252">
      <w:pPr>
        <w:pStyle w:val="Titre1"/>
        <w:numPr>
          <w:ilvl w:val="0"/>
          <w:numId w:val="2"/>
        </w:numPr>
        <w:tabs>
          <w:tab w:val="left" w:pos="534"/>
          <w:tab w:val="left" w:pos="535"/>
        </w:tabs>
      </w:pPr>
      <w:r>
        <w:t>CONCLUSION</w:t>
      </w:r>
    </w:p>
    <w:p w:rsidR="003D382C" w:rsidRDefault="00C35252">
      <w:pPr>
        <w:pStyle w:val="Corpsdetexte"/>
        <w:spacing w:before="39" w:line="242" w:lineRule="auto"/>
        <w:ind w:left="115" w:right="130" w:firstLine="179"/>
        <w:jc w:val="both"/>
      </w:pPr>
      <w:r>
        <w:rPr>
          <w:w w:val="110"/>
        </w:rPr>
        <w:t xml:space="preserve">A generic model-code synchronization method was pre- </w:t>
      </w:r>
      <w:proofErr w:type="spellStart"/>
      <w:r>
        <w:rPr>
          <w:w w:val="110"/>
        </w:rPr>
        <w:t>sented</w:t>
      </w:r>
      <w:proofErr w:type="spellEnd"/>
      <w:r>
        <w:rPr>
          <w:w w:val="110"/>
        </w:rPr>
        <w:t xml:space="preserve"> in this paper. The </w:t>
      </w:r>
      <w:commentRangeStart w:id="214"/>
      <w:r>
        <w:rPr>
          <w:w w:val="110"/>
        </w:rPr>
        <w:t xml:space="preserve">method </w:t>
      </w:r>
      <w:commentRangeEnd w:id="214"/>
      <w:r w:rsidR="000E75CA">
        <w:rPr>
          <w:rStyle w:val="Marquedecommentaire"/>
        </w:rPr>
        <w:commentReference w:id="214"/>
      </w:r>
      <w:r>
        <w:rPr>
          <w:w w:val="110"/>
        </w:rPr>
        <w:t xml:space="preserve">targets collaboration be- </w:t>
      </w:r>
      <w:r>
        <w:rPr>
          <w:spacing w:val="-3"/>
          <w:w w:val="110"/>
        </w:rPr>
        <w:t xml:space="preserve">tween </w:t>
      </w:r>
      <w:r>
        <w:rPr>
          <w:w w:val="110"/>
        </w:rPr>
        <w:t xml:space="preserve">software architects and software engineers, without imposing to either </w:t>
      </w:r>
      <w:del w:id="215" w:author="GERARD Sebastien 166342" w:date="2016-04-26T18:31:00Z">
        <w:r w:rsidDel="000E75CA">
          <w:rPr>
            <w:w w:val="110"/>
          </w:rPr>
          <w:delText xml:space="preserve">developers </w:delText>
        </w:r>
      </w:del>
      <w:ins w:id="216" w:author="GERARD Sebastien 166342" w:date="2016-04-26T18:31:00Z">
        <w:r w:rsidR="000E75CA">
          <w:rPr>
            <w:w w:val="110"/>
          </w:rPr>
          <w:t>stakeholders</w:t>
        </w:r>
        <w:r w:rsidR="000E75CA">
          <w:rPr>
            <w:w w:val="110"/>
          </w:rPr>
          <w:t xml:space="preserve"> </w:t>
        </w:r>
      </w:ins>
      <w:r>
        <w:rPr>
          <w:w w:val="110"/>
        </w:rPr>
        <w:t>a diagram-based language or a textual language. An Eclipse-based implementation of the method was presented for OMG-standard UML and C++11 synchronization.</w:t>
      </w:r>
    </w:p>
    <w:p w:rsidR="003D382C" w:rsidRDefault="00C35252">
      <w:pPr>
        <w:pStyle w:val="Corpsdetexte"/>
        <w:spacing w:line="242" w:lineRule="auto"/>
        <w:ind w:left="115" w:right="130" w:firstLine="179"/>
        <w:jc w:val="both"/>
      </w:pPr>
      <w:r>
        <w:rPr>
          <w:w w:val="110"/>
        </w:rPr>
        <w:t xml:space="preserve">Simulations </w:t>
      </w:r>
      <w:del w:id="217" w:author="GERARD Sebastien 166342" w:date="2016-04-26T18:31:00Z">
        <w:r w:rsidDel="000E75CA">
          <w:rPr>
            <w:w w:val="110"/>
          </w:rPr>
          <w:delText xml:space="preserve">showed </w:delText>
        </w:r>
      </w:del>
      <w:ins w:id="218" w:author="GERARD Sebastien 166342" w:date="2016-04-26T18:31:00Z">
        <w:r w:rsidR="000E75CA">
          <w:rPr>
            <w:w w:val="110"/>
          </w:rPr>
          <w:t>assessed</w:t>
        </w:r>
        <w:r w:rsidR="000E75CA">
          <w:rPr>
            <w:w w:val="110"/>
          </w:rPr>
          <w:t xml:space="preserve"> </w:t>
        </w:r>
      </w:ins>
      <w:del w:id="219" w:author="GERARD Sebastien 166342" w:date="2016-04-26T18:31:00Z">
        <w:r w:rsidDel="000E75CA">
          <w:rPr>
            <w:w w:val="110"/>
          </w:rPr>
          <w:delText xml:space="preserve">that </w:delText>
        </w:r>
      </w:del>
      <w:r>
        <w:rPr>
          <w:w w:val="110"/>
        </w:rPr>
        <w:t xml:space="preserve">our synchronization method </w:t>
      </w:r>
      <w:del w:id="220" w:author="GERARD Sebastien 166342" w:date="2016-04-26T18:32:00Z">
        <w:r w:rsidDel="000E75CA">
          <w:rPr>
            <w:w w:val="110"/>
          </w:rPr>
          <w:delText xml:space="preserve">re- spects </w:delText>
        </w:r>
      </w:del>
      <w:ins w:id="221" w:author="GERARD Sebastien 166342" w:date="2016-04-26T18:32:00Z">
        <w:r w:rsidR="000E75CA">
          <w:rPr>
            <w:w w:val="110"/>
          </w:rPr>
          <w:t xml:space="preserve">w.r.t. </w:t>
        </w:r>
      </w:ins>
      <w:del w:id="222" w:author="GERARD Sebastien 166342" w:date="2016-04-26T18:32:00Z">
        <w:r w:rsidDel="000E75CA">
          <w:rPr>
            <w:w w:val="110"/>
          </w:rPr>
          <w:delText xml:space="preserve">the </w:delText>
        </w:r>
      </w:del>
      <w:ins w:id="223" w:author="GERARD Sebastien 166342" w:date="2016-04-26T18:32:00Z">
        <w:r w:rsidR="000E75CA">
          <w:rPr>
            <w:w w:val="110"/>
          </w:rPr>
          <w:t xml:space="preserve">both </w:t>
        </w:r>
      </w:ins>
      <w:r>
        <w:rPr>
          <w:w w:val="110"/>
        </w:rPr>
        <w:t xml:space="preserve">laws of round-trip engineering that </w:t>
      </w:r>
      <w:del w:id="224" w:author="GERARD Sebastien 166342" w:date="2016-04-26T18:32:00Z">
        <w:r w:rsidDel="000E75CA">
          <w:rPr>
            <w:w w:val="110"/>
          </w:rPr>
          <w:delText xml:space="preserve">verify </w:delText>
        </w:r>
      </w:del>
      <w:ins w:id="225" w:author="GERARD Sebastien 166342" w:date="2016-04-26T18:32:00Z">
        <w:r w:rsidR="000E75CA">
          <w:rPr>
            <w:w w:val="110"/>
          </w:rPr>
          <w:t>validate</w:t>
        </w:r>
        <w:r w:rsidR="000E75CA">
          <w:rPr>
            <w:w w:val="110"/>
          </w:rPr>
          <w:t xml:space="preserve"> </w:t>
        </w:r>
        <w:r w:rsidR="000E75CA">
          <w:rPr>
            <w:w w:val="110"/>
          </w:rPr>
          <w:t>it</w:t>
        </w:r>
      </w:ins>
      <w:del w:id="226" w:author="GERARD Sebastien 166342" w:date="2016-04-26T18:32:00Z">
        <w:r w:rsidDel="000E75CA">
          <w:rPr>
            <w:w w:val="110"/>
          </w:rPr>
          <w:delText>the cor- rectness of the method</w:delText>
        </w:r>
      </w:del>
      <w:r>
        <w:rPr>
          <w:w w:val="110"/>
        </w:rPr>
        <w:t>. We also simulated scenarios where model and code are concurrently modified</w:t>
      </w:r>
      <w:proofErr w:type="gramStart"/>
      <w:r>
        <w:rPr>
          <w:w w:val="110"/>
        </w:rPr>
        <w:t>,  then</w:t>
      </w:r>
      <w:proofErr w:type="gramEnd"/>
      <w:r>
        <w:rPr>
          <w:w w:val="110"/>
        </w:rPr>
        <w:t xml:space="preserve">    synchro-</w:t>
      </w:r>
    </w:p>
    <w:p w:rsidR="003D382C" w:rsidRDefault="00C35252">
      <w:pPr>
        <w:pStyle w:val="Corpsdetexte"/>
        <w:spacing w:before="47" w:line="242" w:lineRule="auto"/>
        <w:ind w:left="115" w:right="111"/>
      </w:pPr>
      <w:r>
        <w:br w:type="column"/>
      </w:r>
      <w:proofErr w:type="spellStart"/>
      <w:proofErr w:type="gramStart"/>
      <w:r>
        <w:rPr>
          <w:w w:val="110"/>
        </w:rPr>
        <w:t>nized</w:t>
      </w:r>
      <w:proofErr w:type="spellEnd"/>
      <w:proofErr w:type="gramEnd"/>
      <w:r>
        <w:rPr>
          <w:w w:val="110"/>
        </w:rPr>
        <w:t xml:space="preserve"> with our method. The simulations showed </w:t>
      </w:r>
      <w:proofErr w:type="gramStart"/>
      <w:r>
        <w:rPr>
          <w:w w:val="110"/>
        </w:rPr>
        <w:t xml:space="preserve">the </w:t>
      </w:r>
      <w:commentRangeStart w:id="227"/>
      <w:proofErr w:type="spellStart"/>
      <w:r>
        <w:rPr>
          <w:w w:val="110"/>
        </w:rPr>
        <w:t>cor</w:t>
      </w:r>
      <w:proofErr w:type="spellEnd"/>
      <w:proofErr w:type="gramEnd"/>
      <w:r>
        <w:rPr>
          <w:w w:val="110"/>
        </w:rPr>
        <w:t xml:space="preserve">- </w:t>
      </w:r>
      <w:proofErr w:type="spellStart"/>
      <w:r>
        <w:rPr>
          <w:w w:val="110"/>
        </w:rPr>
        <w:t>rectness</w:t>
      </w:r>
      <w:proofErr w:type="spellEnd"/>
      <w:r>
        <w:rPr>
          <w:w w:val="110"/>
        </w:rPr>
        <w:t xml:space="preserve"> </w:t>
      </w:r>
      <w:commentRangeEnd w:id="227"/>
      <w:r w:rsidR="000E75CA">
        <w:rPr>
          <w:rStyle w:val="Marquedecommentaire"/>
        </w:rPr>
        <w:commentReference w:id="227"/>
      </w:r>
      <w:r>
        <w:rPr>
          <w:w w:val="110"/>
        </w:rPr>
        <w:t>of our method in such cases.</w:t>
      </w:r>
    </w:p>
    <w:p w:rsidR="003D382C" w:rsidRDefault="00C35252">
      <w:pPr>
        <w:pStyle w:val="Corpsdetexte"/>
        <w:spacing w:line="242" w:lineRule="auto"/>
        <w:ind w:left="115" w:right="199" w:firstLine="179"/>
        <w:jc w:val="both"/>
      </w:pPr>
      <w:r>
        <w:rPr>
          <w:w w:val="110"/>
        </w:rPr>
        <w:t xml:space="preserve">The method was also applied to develop </w:t>
      </w:r>
      <w:proofErr w:type="spellStart"/>
      <w:r>
        <w:rPr>
          <w:w w:val="110"/>
        </w:rPr>
        <w:t>the</w:t>
      </w:r>
      <w:del w:id="228" w:author="GERARD Sebastien 166342" w:date="2016-04-26T18:33:00Z">
        <w:r w:rsidDel="000E75CA">
          <w:rPr>
            <w:w w:val="110"/>
          </w:rPr>
          <w:delText xml:space="preserve"> </w:delText>
        </w:r>
      </w:del>
      <w:ins w:id="229" w:author="GERARD Sebastien 166342" w:date="2016-04-26T18:33:00Z">
        <w:r w:rsidR="000E75CA">
          <w:rPr>
            <w:w w:val="110"/>
          </w:rPr>
          <w:t>Papyrus</w:t>
        </w:r>
      </w:ins>
      <w:proofErr w:type="spellEnd"/>
      <w:del w:id="230" w:author="GERARD Sebastien 166342" w:date="2016-04-26T18:33:00Z">
        <w:r w:rsidDel="000E75CA">
          <w:rPr>
            <w:spacing w:val="-3"/>
            <w:w w:val="110"/>
          </w:rPr>
          <w:delText>UML</w:delText>
        </w:r>
      </w:del>
      <w:r>
        <w:rPr>
          <w:spacing w:val="-3"/>
          <w:w w:val="110"/>
        </w:rPr>
        <w:t xml:space="preserve">-RT </w:t>
      </w:r>
      <w:r>
        <w:rPr>
          <w:w w:val="110"/>
        </w:rPr>
        <w:t>runtime system. This system was originally developed in C++ with some non-object-oriented code. The experiment showed that the main difficulty of using our method applied to such a system, was to reverse it into an exploitable UML model</w:t>
      </w:r>
      <w:r>
        <w:rPr>
          <w:spacing w:val="-13"/>
          <w:w w:val="110"/>
        </w:rPr>
        <w:t xml:space="preserve"> </w:t>
      </w:r>
      <w:r>
        <w:rPr>
          <w:w w:val="110"/>
        </w:rPr>
        <w:t>without</w:t>
      </w:r>
      <w:r>
        <w:rPr>
          <w:spacing w:val="-13"/>
          <w:w w:val="110"/>
        </w:rPr>
        <w:t xml:space="preserve"> </w:t>
      </w:r>
      <w:r>
        <w:rPr>
          <w:w w:val="110"/>
        </w:rPr>
        <w:t>loss</w:t>
      </w:r>
      <w:r>
        <w:rPr>
          <w:spacing w:val="-13"/>
          <w:w w:val="110"/>
        </w:rPr>
        <w:t xml:space="preserve"> </w:t>
      </w:r>
      <w:r>
        <w:rPr>
          <w:w w:val="110"/>
        </w:rPr>
        <w:t>of</w:t>
      </w:r>
      <w:r>
        <w:rPr>
          <w:spacing w:val="-13"/>
          <w:w w:val="110"/>
        </w:rPr>
        <w:t xml:space="preserve"> </w:t>
      </w:r>
      <w:r>
        <w:rPr>
          <w:w w:val="110"/>
        </w:rPr>
        <w:t>information.</w:t>
      </w:r>
      <w:r>
        <w:rPr>
          <w:spacing w:val="15"/>
          <w:w w:val="110"/>
        </w:rPr>
        <w:t xml:space="preserve"> </w:t>
      </w:r>
      <w:r>
        <w:rPr>
          <w:w w:val="110"/>
        </w:rPr>
        <w:t>Once</w:t>
      </w:r>
      <w:r>
        <w:rPr>
          <w:spacing w:val="-13"/>
          <w:w w:val="110"/>
        </w:rPr>
        <w:t xml:space="preserve"> </w:t>
      </w:r>
      <w:r>
        <w:rPr>
          <w:w w:val="110"/>
        </w:rPr>
        <w:t>the</w:t>
      </w:r>
      <w:r>
        <w:rPr>
          <w:spacing w:val="-13"/>
          <w:w w:val="110"/>
        </w:rPr>
        <w:t xml:space="preserve"> </w:t>
      </w:r>
      <w:r>
        <w:rPr>
          <w:w w:val="110"/>
        </w:rPr>
        <w:t>processes</w:t>
      </w:r>
      <w:r>
        <w:rPr>
          <w:spacing w:val="-13"/>
          <w:w w:val="110"/>
        </w:rPr>
        <w:t xml:space="preserve"> </w:t>
      </w:r>
      <w:r>
        <w:rPr>
          <w:w w:val="110"/>
        </w:rPr>
        <w:t>of</w:t>
      </w:r>
      <w:r>
        <w:rPr>
          <w:spacing w:val="-13"/>
          <w:w w:val="110"/>
        </w:rPr>
        <w:t xml:space="preserve"> </w:t>
      </w:r>
      <w:r>
        <w:rPr>
          <w:w w:val="110"/>
        </w:rPr>
        <w:t xml:space="preserve">our synchronization method were initialized, collaboration be- </w:t>
      </w:r>
      <w:r>
        <w:rPr>
          <w:spacing w:val="-3"/>
          <w:w w:val="110"/>
        </w:rPr>
        <w:t xml:space="preserve">tween </w:t>
      </w:r>
      <w:r>
        <w:rPr>
          <w:w w:val="110"/>
        </w:rPr>
        <w:t xml:space="preserve">software architects and engineers was made possible. </w:t>
      </w:r>
      <w:r>
        <w:rPr>
          <w:spacing w:val="-8"/>
          <w:w w:val="110"/>
        </w:rPr>
        <w:t xml:space="preserve">We </w:t>
      </w:r>
      <w:r>
        <w:rPr>
          <w:w w:val="110"/>
        </w:rPr>
        <w:t xml:space="preserve">were then able to reap the benefits of MDE approaches and development was eased through automation brought </w:t>
      </w:r>
      <w:r>
        <w:rPr>
          <w:spacing w:val="-3"/>
          <w:w w:val="110"/>
        </w:rPr>
        <w:t xml:space="preserve">by </w:t>
      </w:r>
      <w:r>
        <w:rPr>
          <w:w w:val="110"/>
        </w:rPr>
        <w:t>MDE</w:t>
      </w:r>
      <w:ins w:id="231" w:author="GERARD Sebastien 166342" w:date="2016-04-26T18:34:00Z">
        <w:r w:rsidR="000E75CA">
          <w:rPr>
            <w:w w:val="110"/>
          </w:rPr>
          <w:t xml:space="preserve">, mainly we improved maintainability and </w:t>
        </w:r>
        <w:proofErr w:type="spellStart"/>
        <w:r w:rsidR="000E75CA">
          <w:rPr>
            <w:w w:val="110"/>
          </w:rPr>
          <w:t>evolvability</w:t>
        </w:r>
        <w:proofErr w:type="spellEnd"/>
        <w:r w:rsidR="000E75CA">
          <w:rPr>
            <w:w w:val="110"/>
          </w:rPr>
          <w:t xml:space="preserve"> of the run-time</w:t>
        </w:r>
      </w:ins>
      <w:r>
        <w:rPr>
          <w:w w:val="110"/>
        </w:rPr>
        <w:t>.</w:t>
      </w:r>
    </w:p>
    <w:p w:rsidR="003D382C" w:rsidRDefault="00C35252">
      <w:pPr>
        <w:pStyle w:val="Corpsdetexte"/>
        <w:spacing w:line="242" w:lineRule="auto"/>
        <w:ind w:left="115" w:right="199" w:firstLine="179"/>
        <w:jc w:val="both"/>
      </w:pPr>
      <w:r>
        <w:rPr>
          <w:w w:val="110"/>
        </w:rPr>
        <w:t xml:space="preserve">Realization-wise, in the future, </w:t>
      </w:r>
      <w:r>
        <w:rPr>
          <w:spacing w:val="-3"/>
          <w:w w:val="110"/>
        </w:rPr>
        <w:t xml:space="preserve">we </w:t>
      </w:r>
      <w:r>
        <w:rPr>
          <w:w w:val="110"/>
        </w:rPr>
        <w:t xml:space="preserve">would like to make our implementation </w:t>
      </w:r>
      <w:ins w:id="232" w:author="GERARD Sebastien 166342" w:date="2016-04-26T18:34:00Z">
        <w:r w:rsidR="000E75CA">
          <w:rPr>
            <w:w w:val="110"/>
          </w:rPr>
          <w:t xml:space="preserve">even </w:t>
        </w:r>
      </w:ins>
      <w:r>
        <w:rPr>
          <w:w w:val="110"/>
        </w:rPr>
        <w:t xml:space="preserve">more generic. Indeed, </w:t>
      </w:r>
      <w:r>
        <w:rPr>
          <w:spacing w:val="-3"/>
          <w:w w:val="110"/>
        </w:rPr>
        <w:t xml:space="preserve">we </w:t>
      </w:r>
      <w:r>
        <w:rPr>
          <w:w w:val="110"/>
        </w:rPr>
        <w:t xml:space="preserve">had to modify tools like EMF Compare to suit our method and its </w:t>
      </w:r>
      <w:proofErr w:type="spellStart"/>
      <w:r>
        <w:rPr>
          <w:w w:val="110"/>
        </w:rPr>
        <w:t>im</w:t>
      </w:r>
      <w:proofErr w:type="spellEnd"/>
      <w:r>
        <w:rPr>
          <w:w w:val="110"/>
        </w:rPr>
        <w:t xml:space="preserve">- </w:t>
      </w:r>
      <w:proofErr w:type="spellStart"/>
      <w:r>
        <w:rPr>
          <w:w w:val="110"/>
        </w:rPr>
        <w:t>plementation</w:t>
      </w:r>
      <w:proofErr w:type="spellEnd"/>
      <w:r>
        <w:rPr>
          <w:w w:val="110"/>
        </w:rPr>
        <w:t xml:space="preserve"> with other Eclipse technologies. Currently </w:t>
      </w:r>
      <w:r>
        <w:rPr>
          <w:spacing w:val="-3"/>
          <w:w w:val="110"/>
        </w:rPr>
        <w:t xml:space="preserve">we </w:t>
      </w:r>
      <w:r>
        <w:rPr>
          <w:w w:val="110"/>
        </w:rPr>
        <w:t xml:space="preserve">are also implementing the generic synchronization method for UML and </w:t>
      </w:r>
      <w:proofErr w:type="gramStart"/>
      <w:r>
        <w:rPr>
          <w:spacing w:val="-5"/>
          <w:w w:val="110"/>
        </w:rPr>
        <w:t xml:space="preserve">Java  </w:t>
      </w:r>
      <w:r>
        <w:rPr>
          <w:w w:val="110"/>
        </w:rPr>
        <w:t>synchronization</w:t>
      </w:r>
      <w:proofErr w:type="gramEnd"/>
      <w:r>
        <w:rPr>
          <w:w w:val="110"/>
        </w:rPr>
        <w:t>.</w:t>
      </w:r>
    </w:p>
    <w:p w:rsidR="003D382C" w:rsidRDefault="00C35252">
      <w:pPr>
        <w:pStyle w:val="Corpsdetexte"/>
        <w:spacing w:line="242" w:lineRule="auto"/>
        <w:ind w:left="115" w:right="111" w:firstLine="179"/>
      </w:pPr>
      <w:r>
        <w:rPr>
          <w:w w:val="110"/>
        </w:rPr>
        <w:t xml:space="preserve">Since the method is generic, it can later </w:t>
      </w:r>
      <w:r>
        <w:rPr>
          <w:spacing w:val="2"/>
          <w:w w:val="110"/>
        </w:rPr>
        <w:t xml:space="preserve">be </w:t>
      </w:r>
      <w:r>
        <w:rPr>
          <w:w w:val="110"/>
        </w:rPr>
        <w:t xml:space="preserve">generalized </w:t>
      </w:r>
      <w:proofErr w:type="gramStart"/>
      <w:r>
        <w:rPr>
          <w:w w:val="110"/>
        </w:rPr>
        <w:t>as  a</w:t>
      </w:r>
      <w:proofErr w:type="gramEnd"/>
      <w:r>
        <w:rPr>
          <w:w w:val="110"/>
        </w:rPr>
        <w:t xml:space="preserve"> methodology pattern for the synchronization of co-evolved artifacts in different languages. Our work was in part </w:t>
      </w:r>
      <w:proofErr w:type="spellStart"/>
      <w:r>
        <w:rPr>
          <w:w w:val="110"/>
        </w:rPr>
        <w:t>mo</w:t>
      </w:r>
      <w:proofErr w:type="spellEnd"/>
      <w:r>
        <w:rPr>
          <w:w w:val="110"/>
        </w:rPr>
        <w:t xml:space="preserve">- </w:t>
      </w:r>
      <w:proofErr w:type="spellStart"/>
      <w:r>
        <w:rPr>
          <w:w w:val="110"/>
        </w:rPr>
        <w:t>tivated</w:t>
      </w:r>
      <w:proofErr w:type="spellEnd"/>
      <w:r>
        <w:rPr>
          <w:w w:val="110"/>
        </w:rPr>
        <w:t xml:space="preserve"> </w:t>
      </w:r>
      <w:r>
        <w:rPr>
          <w:spacing w:val="-3"/>
          <w:w w:val="110"/>
        </w:rPr>
        <w:t xml:space="preserve">by </w:t>
      </w:r>
      <w:r>
        <w:rPr>
          <w:w w:val="110"/>
        </w:rPr>
        <w:t xml:space="preserve">the perceived gap between diagram-based </w:t>
      </w:r>
      <w:proofErr w:type="spellStart"/>
      <w:r>
        <w:rPr>
          <w:w w:val="110"/>
        </w:rPr>
        <w:t>lan</w:t>
      </w:r>
      <w:proofErr w:type="spellEnd"/>
      <w:r>
        <w:rPr>
          <w:w w:val="110"/>
        </w:rPr>
        <w:t xml:space="preserve">- </w:t>
      </w:r>
      <w:proofErr w:type="spellStart"/>
      <w:r>
        <w:rPr>
          <w:w w:val="110"/>
        </w:rPr>
        <w:t>guages</w:t>
      </w:r>
      <w:proofErr w:type="spellEnd"/>
      <w:r>
        <w:rPr>
          <w:w w:val="110"/>
        </w:rPr>
        <w:t xml:space="preserve"> and textual languages, which limited adoption of MDE. In the future, </w:t>
      </w:r>
      <w:r>
        <w:rPr>
          <w:spacing w:val="-3"/>
          <w:w w:val="110"/>
        </w:rPr>
        <w:t xml:space="preserve">we </w:t>
      </w:r>
      <w:r>
        <w:rPr>
          <w:w w:val="110"/>
        </w:rPr>
        <w:t>would like to measure how our method</w:t>
      </w:r>
      <w:r>
        <w:rPr>
          <w:spacing w:val="-10"/>
          <w:w w:val="110"/>
        </w:rPr>
        <w:t xml:space="preserve"> </w:t>
      </w:r>
      <w:r>
        <w:rPr>
          <w:w w:val="110"/>
        </w:rPr>
        <w:t>can</w:t>
      </w:r>
      <w:r>
        <w:rPr>
          <w:spacing w:val="-10"/>
          <w:w w:val="110"/>
        </w:rPr>
        <w:t xml:space="preserve"> </w:t>
      </w:r>
      <w:r>
        <w:rPr>
          <w:w w:val="110"/>
        </w:rPr>
        <w:t>help</w:t>
      </w:r>
      <w:r>
        <w:rPr>
          <w:spacing w:val="-10"/>
          <w:w w:val="110"/>
        </w:rPr>
        <w:t xml:space="preserve"> </w:t>
      </w:r>
      <w:r>
        <w:rPr>
          <w:w w:val="110"/>
        </w:rPr>
        <w:t>blur</w:t>
      </w:r>
      <w:r>
        <w:rPr>
          <w:spacing w:val="-10"/>
          <w:w w:val="110"/>
        </w:rPr>
        <w:t xml:space="preserve"> </w:t>
      </w:r>
      <w:r>
        <w:rPr>
          <w:w w:val="110"/>
        </w:rPr>
        <w:t>the</w:t>
      </w:r>
      <w:r>
        <w:rPr>
          <w:spacing w:val="-10"/>
          <w:w w:val="110"/>
        </w:rPr>
        <w:t xml:space="preserve"> </w:t>
      </w:r>
      <w:r>
        <w:rPr>
          <w:w w:val="110"/>
        </w:rPr>
        <w:t>perceived</w:t>
      </w:r>
      <w:r>
        <w:rPr>
          <w:spacing w:val="-10"/>
          <w:w w:val="110"/>
        </w:rPr>
        <w:t xml:space="preserve"> </w:t>
      </w:r>
      <w:r>
        <w:rPr>
          <w:w w:val="110"/>
        </w:rPr>
        <w:t>distinction</w:t>
      </w:r>
      <w:r>
        <w:rPr>
          <w:spacing w:val="-10"/>
          <w:w w:val="110"/>
        </w:rPr>
        <w:t xml:space="preserve"> </w:t>
      </w:r>
      <w:r>
        <w:rPr>
          <w:w w:val="110"/>
        </w:rPr>
        <w:t>between</w:t>
      </w:r>
      <w:r>
        <w:rPr>
          <w:spacing w:val="-10"/>
          <w:w w:val="110"/>
        </w:rPr>
        <w:t xml:space="preserve"> </w:t>
      </w:r>
      <w:r>
        <w:rPr>
          <w:w w:val="110"/>
        </w:rPr>
        <w:t xml:space="preserve">model and code, </w:t>
      </w:r>
      <w:r>
        <w:rPr>
          <w:spacing w:val="-3"/>
          <w:w w:val="110"/>
        </w:rPr>
        <w:t xml:space="preserve">by </w:t>
      </w:r>
      <w:r>
        <w:rPr>
          <w:w w:val="110"/>
        </w:rPr>
        <w:t>the MDE community and traditional software communities.</w:t>
      </w:r>
    </w:p>
    <w:p w:rsidR="003D382C" w:rsidRDefault="003D382C">
      <w:pPr>
        <w:pStyle w:val="Corpsdetexte"/>
        <w:spacing w:before="1"/>
        <w:rPr>
          <w:sz w:val="25"/>
        </w:rPr>
      </w:pPr>
    </w:p>
    <w:p w:rsidR="003D382C" w:rsidRDefault="00C35252">
      <w:pPr>
        <w:pStyle w:val="Titre1"/>
        <w:spacing w:before="1"/>
        <w:ind w:left="115" w:right="111" w:firstLine="0"/>
      </w:pPr>
      <w:r>
        <w:t>References</w:t>
      </w:r>
    </w:p>
    <w:p w:rsidR="003D382C" w:rsidRDefault="00C35252">
      <w:pPr>
        <w:pStyle w:val="Corpsdetexte"/>
        <w:spacing w:before="69" w:line="242" w:lineRule="auto"/>
        <w:ind w:left="491" w:right="194" w:hanging="284"/>
      </w:pPr>
      <w:r>
        <w:rPr>
          <w:w w:val="110"/>
        </w:rPr>
        <w:t xml:space="preserve">[1]O. </w:t>
      </w:r>
      <w:proofErr w:type="spellStart"/>
      <w:r>
        <w:rPr>
          <w:w w:val="110"/>
        </w:rPr>
        <w:t>Acceleo</w:t>
      </w:r>
      <w:proofErr w:type="spellEnd"/>
      <w:r>
        <w:rPr>
          <w:w w:val="110"/>
        </w:rPr>
        <w:t>. ”</w:t>
      </w:r>
      <w:proofErr w:type="spellStart"/>
      <w:r>
        <w:rPr>
          <w:w w:val="110"/>
        </w:rPr>
        <w:t>Acceleo</w:t>
      </w:r>
      <w:proofErr w:type="spellEnd"/>
      <w:r>
        <w:rPr>
          <w:w w:val="110"/>
        </w:rPr>
        <w:t xml:space="preserve"> Homepage”. https://www.eclipse. </w:t>
      </w:r>
      <w:proofErr w:type="gramStart"/>
      <w:r>
        <w:rPr>
          <w:w w:val="110"/>
        </w:rPr>
        <w:t>org/</w:t>
      </w:r>
      <w:proofErr w:type="spellStart"/>
      <w:r>
        <w:rPr>
          <w:w w:val="110"/>
        </w:rPr>
        <w:t>umlgen</w:t>
      </w:r>
      <w:proofErr w:type="spellEnd"/>
      <w:proofErr w:type="gramEnd"/>
      <w:r>
        <w:rPr>
          <w:w w:val="110"/>
        </w:rPr>
        <w:t>/,  2015.</w:t>
      </w:r>
    </w:p>
    <w:p w:rsidR="003D382C" w:rsidRDefault="003D382C">
      <w:pPr>
        <w:pStyle w:val="Corpsdetexte"/>
        <w:spacing w:before="1"/>
        <w:rPr>
          <w:sz w:val="19"/>
        </w:rPr>
      </w:pPr>
    </w:p>
    <w:p w:rsidR="003D382C" w:rsidRDefault="00C35252">
      <w:pPr>
        <w:pStyle w:val="Corpsdetexte"/>
        <w:spacing w:line="242" w:lineRule="auto"/>
        <w:ind w:left="491" w:right="194" w:hanging="284"/>
      </w:pPr>
      <w:r>
        <w:rPr>
          <w:w w:val="110"/>
        </w:rPr>
        <w:t>[2]</w:t>
      </w:r>
      <w:proofErr w:type="spellStart"/>
      <w:r>
        <w:rPr>
          <w:w w:val="110"/>
        </w:rPr>
        <w:t>Altova</w:t>
      </w:r>
      <w:proofErr w:type="spellEnd"/>
      <w:r>
        <w:rPr>
          <w:w w:val="110"/>
        </w:rPr>
        <w:t>. ”</w:t>
      </w:r>
      <w:proofErr w:type="spellStart"/>
      <w:r>
        <w:rPr>
          <w:w w:val="110"/>
        </w:rPr>
        <w:t>UModel</w:t>
      </w:r>
      <w:proofErr w:type="spellEnd"/>
      <w:r>
        <w:rPr>
          <w:w w:val="110"/>
        </w:rPr>
        <w:t xml:space="preserve">”. </w:t>
      </w:r>
      <w:hyperlink r:id="rId99">
        <w:r>
          <w:rPr>
            <w:w w:val="110"/>
          </w:rPr>
          <w:t>http://www.altova.com/umodel.</w:t>
        </w:r>
      </w:hyperlink>
      <w:r>
        <w:rPr>
          <w:w w:val="110"/>
        </w:rPr>
        <w:t xml:space="preserve"> </w:t>
      </w:r>
      <w:proofErr w:type="gramStart"/>
      <w:r>
        <w:rPr>
          <w:w w:val="110"/>
        </w:rPr>
        <w:t>html</w:t>
      </w:r>
      <w:proofErr w:type="gramEnd"/>
      <w:r>
        <w:rPr>
          <w:w w:val="110"/>
        </w:rPr>
        <w:t>, 2015.</w:t>
      </w:r>
    </w:p>
    <w:p w:rsidR="003D382C" w:rsidRDefault="003D382C">
      <w:pPr>
        <w:pStyle w:val="Corpsdetexte"/>
        <w:spacing w:before="1"/>
        <w:rPr>
          <w:sz w:val="19"/>
        </w:rPr>
      </w:pPr>
    </w:p>
    <w:p w:rsidR="003D382C" w:rsidRDefault="00C35252">
      <w:pPr>
        <w:pStyle w:val="Corpsdetexte"/>
        <w:spacing w:line="242" w:lineRule="auto"/>
        <w:ind w:right="289"/>
        <w:jc w:val="right"/>
      </w:pPr>
      <w:r>
        <w:rPr>
          <w:w w:val="110"/>
        </w:rPr>
        <w:t>[3]</w:t>
      </w:r>
      <w:proofErr w:type="spellStart"/>
      <w:r>
        <w:rPr>
          <w:w w:val="110"/>
        </w:rPr>
        <w:t>AndroMDA</w:t>
      </w:r>
      <w:proofErr w:type="spellEnd"/>
      <w:r>
        <w:rPr>
          <w:w w:val="110"/>
        </w:rPr>
        <w:t xml:space="preserve">. </w:t>
      </w:r>
      <w:proofErr w:type="spellStart"/>
      <w:r>
        <w:rPr>
          <w:w w:val="110"/>
        </w:rPr>
        <w:t>AndroMDA</w:t>
      </w:r>
      <w:proofErr w:type="spellEnd"/>
      <w:r>
        <w:rPr>
          <w:w w:val="110"/>
        </w:rPr>
        <w:t xml:space="preserve"> Model Driven Architecture Framework.   </w:t>
      </w:r>
      <w:hyperlink r:id="rId100">
        <w:r>
          <w:rPr>
            <w:w w:val="110"/>
          </w:rPr>
          <w:t>http://andromda.sourceforge.net/,</w:t>
        </w:r>
      </w:hyperlink>
      <w:r>
        <w:rPr>
          <w:w w:val="110"/>
        </w:rPr>
        <w:t xml:space="preserve">  2016.</w:t>
      </w:r>
    </w:p>
    <w:p w:rsidR="003D382C" w:rsidRDefault="003D382C">
      <w:pPr>
        <w:pStyle w:val="Corpsdetexte"/>
        <w:spacing w:before="1"/>
        <w:rPr>
          <w:sz w:val="19"/>
        </w:rPr>
      </w:pPr>
    </w:p>
    <w:p w:rsidR="003D382C" w:rsidRDefault="00C35252">
      <w:pPr>
        <w:tabs>
          <w:tab w:val="left" w:pos="1907"/>
        </w:tabs>
        <w:spacing w:line="242" w:lineRule="auto"/>
        <w:ind w:left="491" w:right="199" w:hanging="284"/>
        <w:rPr>
          <w:sz w:val="18"/>
        </w:rPr>
      </w:pPr>
      <w:r>
        <w:rPr>
          <w:w w:val="105"/>
          <w:sz w:val="18"/>
        </w:rPr>
        <w:t xml:space="preserve">[4]U.  </w:t>
      </w:r>
      <w:r>
        <w:rPr>
          <w:spacing w:val="21"/>
          <w:w w:val="105"/>
          <w:sz w:val="18"/>
        </w:rPr>
        <w:t xml:space="preserve"> </w:t>
      </w:r>
      <w:proofErr w:type="spellStart"/>
      <w:r>
        <w:rPr>
          <w:w w:val="105"/>
          <w:sz w:val="18"/>
        </w:rPr>
        <w:t>Assmann</w:t>
      </w:r>
      <w:proofErr w:type="spellEnd"/>
      <w:r>
        <w:rPr>
          <w:w w:val="105"/>
          <w:sz w:val="18"/>
        </w:rPr>
        <w:t>.</w:t>
      </w:r>
      <w:r>
        <w:rPr>
          <w:w w:val="105"/>
          <w:sz w:val="18"/>
        </w:rPr>
        <w:tab/>
        <w:t xml:space="preserve">Automatic   </w:t>
      </w:r>
      <w:r>
        <w:rPr>
          <w:spacing w:val="37"/>
          <w:w w:val="105"/>
          <w:sz w:val="18"/>
        </w:rPr>
        <w:t xml:space="preserve"> </w:t>
      </w:r>
      <w:r>
        <w:rPr>
          <w:w w:val="105"/>
          <w:sz w:val="18"/>
        </w:rPr>
        <w:t xml:space="preserve">roundtrip   </w:t>
      </w:r>
      <w:r>
        <w:rPr>
          <w:spacing w:val="37"/>
          <w:w w:val="105"/>
          <w:sz w:val="18"/>
        </w:rPr>
        <w:t xml:space="preserve"> </w:t>
      </w:r>
      <w:r>
        <w:rPr>
          <w:w w:val="105"/>
          <w:sz w:val="18"/>
        </w:rPr>
        <w:t>engineering.</w:t>
      </w:r>
      <w:r>
        <w:rPr>
          <w:w w:val="113"/>
          <w:sz w:val="18"/>
        </w:rPr>
        <w:t xml:space="preserve"> </w:t>
      </w:r>
      <w:r>
        <w:rPr>
          <w:rFonts w:ascii="Arial" w:hAnsi="Arial"/>
          <w:i/>
          <w:spacing w:val="-3"/>
          <w:w w:val="105"/>
          <w:sz w:val="18"/>
        </w:rPr>
        <w:t xml:space="preserve">Electronic </w:t>
      </w:r>
      <w:r>
        <w:rPr>
          <w:rFonts w:ascii="Arial" w:hAnsi="Arial"/>
          <w:i/>
          <w:w w:val="105"/>
          <w:sz w:val="18"/>
        </w:rPr>
        <w:t xml:space="preserve">Notes in </w:t>
      </w:r>
      <w:r>
        <w:rPr>
          <w:rFonts w:ascii="Arial" w:hAnsi="Arial"/>
          <w:i/>
          <w:spacing w:val="-4"/>
          <w:w w:val="105"/>
          <w:sz w:val="18"/>
        </w:rPr>
        <w:t xml:space="preserve">Theoretical </w:t>
      </w:r>
      <w:r>
        <w:rPr>
          <w:rFonts w:ascii="Arial" w:hAnsi="Arial"/>
          <w:i/>
          <w:w w:val="105"/>
          <w:sz w:val="18"/>
        </w:rPr>
        <w:t>Computer Science</w:t>
      </w:r>
      <w:r>
        <w:rPr>
          <w:w w:val="105"/>
          <w:sz w:val="18"/>
        </w:rPr>
        <w:t>, 82(5):33–41,</w:t>
      </w:r>
      <w:r>
        <w:rPr>
          <w:spacing w:val="4"/>
          <w:w w:val="105"/>
          <w:sz w:val="18"/>
        </w:rPr>
        <w:t xml:space="preserve"> </w:t>
      </w:r>
      <w:r>
        <w:rPr>
          <w:w w:val="105"/>
          <w:sz w:val="18"/>
        </w:rPr>
        <w:t>2003.</w:t>
      </w:r>
    </w:p>
    <w:p w:rsidR="003D382C" w:rsidRDefault="003D382C">
      <w:pPr>
        <w:pStyle w:val="Corpsdetexte"/>
        <w:spacing w:before="6"/>
        <w:rPr>
          <w:sz w:val="16"/>
        </w:rPr>
      </w:pPr>
    </w:p>
    <w:p w:rsidR="003D382C" w:rsidRDefault="00C35252">
      <w:pPr>
        <w:pStyle w:val="Corpsdetexte"/>
        <w:ind w:left="207" w:right="111"/>
      </w:pPr>
      <w:r>
        <w:rPr>
          <w:spacing w:val="-1"/>
          <w:w w:val="85"/>
        </w:rPr>
        <w:t>[</w:t>
      </w:r>
      <w:r>
        <w:rPr>
          <w:w w:val="95"/>
        </w:rPr>
        <w:t>5]</w:t>
      </w:r>
      <w:r>
        <w:rPr>
          <w:w w:val="111"/>
        </w:rPr>
        <w:t>G.</w:t>
      </w:r>
      <w:r>
        <w:t xml:space="preserve"> </w:t>
      </w:r>
      <w:r>
        <w:rPr>
          <w:spacing w:val="8"/>
        </w:rPr>
        <w:t xml:space="preserve"> </w:t>
      </w:r>
      <w:r>
        <w:rPr>
          <w:w w:val="108"/>
        </w:rPr>
        <w:t>B</w:t>
      </w:r>
      <w:r>
        <w:rPr>
          <w:w w:val="107"/>
        </w:rPr>
        <w:t>er</w:t>
      </w:r>
      <w:r>
        <w:rPr>
          <w:spacing w:val="-1"/>
          <w:w w:val="107"/>
        </w:rPr>
        <w:t>g</w:t>
      </w:r>
      <w:r>
        <w:rPr>
          <w:w w:val="111"/>
        </w:rPr>
        <w:t>ma</w:t>
      </w:r>
      <w:r>
        <w:rPr>
          <w:w w:val="113"/>
        </w:rPr>
        <w:t>nn</w:t>
      </w:r>
      <w:proofErr w:type="gramStart"/>
      <w:r>
        <w:rPr>
          <w:w w:val="113"/>
        </w:rPr>
        <w:t>,</w:t>
      </w:r>
      <w:r>
        <w:t xml:space="preserve"> </w:t>
      </w:r>
      <w:r>
        <w:rPr>
          <w:spacing w:val="18"/>
        </w:rPr>
        <w:t xml:space="preserve"> </w:t>
      </w:r>
      <w:r>
        <w:rPr>
          <w:w w:val="110"/>
        </w:rPr>
        <w:t>I</w:t>
      </w:r>
      <w:proofErr w:type="gramEnd"/>
      <w:r>
        <w:rPr>
          <w:w w:val="113"/>
        </w:rPr>
        <w:t>.</w:t>
      </w:r>
      <w:r>
        <w:t xml:space="preserve"> </w:t>
      </w:r>
      <w:r>
        <w:rPr>
          <w:spacing w:val="8"/>
        </w:rPr>
        <w:t xml:space="preserve"> </w:t>
      </w:r>
      <w:proofErr w:type="spellStart"/>
      <w:r>
        <w:rPr>
          <w:spacing w:val="-1"/>
          <w:w w:val="108"/>
        </w:rPr>
        <w:t>D</w:t>
      </w:r>
      <w:r>
        <w:rPr>
          <w:spacing w:val="-93"/>
          <w:w w:val="153"/>
        </w:rPr>
        <w:t>´</w:t>
      </w:r>
      <w:r>
        <w:rPr>
          <w:w w:val="115"/>
        </w:rPr>
        <w:t>a</w:t>
      </w:r>
      <w:r>
        <w:rPr>
          <w:w w:val="105"/>
        </w:rPr>
        <w:t>v</w:t>
      </w:r>
      <w:r>
        <w:rPr>
          <w:spacing w:val="-1"/>
          <w:w w:val="105"/>
        </w:rPr>
        <w:t>i</w:t>
      </w:r>
      <w:r>
        <w:rPr>
          <w:w w:val="113"/>
        </w:rPr>
        <w:t>d</w:t>
      </w:r>
      <w:proofErr w:type="spellEnd"/>
      <w:proofErr w:type="gramStart"/>
      <w:r>
        <w:rPr>
          <w:w w:val="113"/>
        </w:rPr>
        <w:t>,</w:t>
      </w:r>
      <w:r>
        <w:t xml:space="preserve"> </w:t>
      </w:r>
      <w:r>
        <w:rPr>
          <w:spacing w:val="18"/>
        </w:rPr>
        <w:t xml:space="preserve"> </w:t>
      </w:r>
      <w:r>
        <w:rPr>
          <w:spacing w:val="-1"/>
          <w:w w:val="106"/>
        </w:rPr>
        <w:t>A</w:t>
      </w:r>
      <w:proofErr w:type="gramEnd"/>
      <w:r>
        <w:rPr>
          <w:w w:val="113"/>
        </w:rPr>
        <w:t>.</w:t>
      </w:r>
      <w:r>
        <w:t xml:space="preserve"> </w:t>
      </w:r>
      <w:r>
        <w:rPr>
          <w:spacing w:val="8"/>
        </w:rPr>
        <w:t xml:space="preserve"> </w:t>
      </w:r>
      <w:proofErr w:type="spellStart"/>
      <w:proofErr w:type="gramStart"/>
      <w:r>
        <w:rPr>
          <w:w w:val="104"/>
        </w:rPr>
        <w:t>H</w:t>
      </w:r>
      <w:r>
        <w:rPr>
          <w:spacing w:val="-1"/>
          <w:w w:val="104"/>
        </w:rPr>
        <w:t>e</w:t>
      </w:r>
      <w:r>
        <w:rPr>
          <w:w w:val="102"/>
        </w:rPr>
        <w:t>g</w:t>
      </w:r>
      <w:r>
        <w:rPr>
          <w:spacing w:val="-1"/>
          <w:w w:val="102"/>
        </w:rPr>
        <w:t>e</w:t>
      </w:r>
      <w:r>
        <w:rPr>
          <w:w w:val="113"/>
        </w:rPr>
        <w:t>d</w:t>
      </w:r>
      <w:proofErr w:type="spellEnd"/>
      <w:r>
        <w:t xml:space="preserve"> </w:t>
      </w:r>
      <w:r>
        <w:rPr>
          <w:spacing w:val="-1"/>
        </w:rPr>
        <w:t xml:space="preserve"> </w:t>
      </w:r>
      <w:r>
        <w:rPr>
          <w:spacing w:val="-115"/>
          <w:w w:val="106"/>
        </w:rPr>
        <w:t>A</w:t>
      </w:r>
      <w:proofErr w:type="gramEnd"/>
      <w:r>
        <w:rPr>
          <w:w w:val="153"/>
          <w:position w:val="5"/>
        </w:rPr>
        <w:t>˜</w:t>
      </w:r>
      <w:r>
        <w:rPr>
          <w:spacing w:val="-23"/>
          <w:position w:val="5"/>
        </w:rPr>
        <w:t xml:space="preserve"> </w:t>
      </w:r>
      <w:proofErr w:type="spellStart"/>
      <w:r>
        <w:rPr>
          <w:w w:val="105"/>
        </w:rPr>
        <w:t>ij</w:t>
      </w:r>
      <w:r>
        <w:rPr>
          <w:spacing w:val="-1"/>
          <w:w w:val="105"/>
        </w:rPr>
        <w:t>s</w:t>
      </w:r>
      <w:proofErr w:type="spellEnd"/>
      <w:r>
        <w:rPr>
          <w:w w:val="113"/>
        </w:rPr>
        <w:t>,</w:t>
      </w:r>
      <w:r>
        <w:t xml:space="preserve"> </w:t>
      </w:r>
      <w:r>
        <w:rPr>
          <w:spacing w:val="18"/>
        </w:rPr>
        <w:t xml:space="preserve"> </w:t>
      </w:r>
      <w:r>
        <w:rPr>
          <w:w w:val="108"/>
        </w:rPr>
        <w:t>A.</w:t>
      </w:r>
      <w:r>
        <w:t xml:space="preserve"> </w:t>
      </w:r>
      <w:r>
        <w:rPr>
          <w:spacing w:val="8"/>
        </w:rPr>
        <w:t xml:space="preserve"> </w:t>
      </w:r>
      <w:proofErr w:type="spellStart"/>
      <w:r>
        <w:rPr>
          <w:w w:val="104"/>
        </w:rPr>
        <w:t>Ho</w:t>
      </w:r>
      <w:r>
        <w:rPr>
          <w:w w:val="112"/>
        </w:rPr>
        <w:t>r</w:t>
      </w:r>
      <w:r>
        <w:rPr>
          <w:spacing w:val="-1"/>
          <w:w w:val="112"/>
        </w:rPr>
        <w:t>v</w:t>
      </w:r>
      <w:r>
        <w:rPr>
          <w:spacing w:val="-93"/>
          <w:w w:val="115"/>
        </w:rPr>
        <w:t>a</w:t>
      </w:r>
      <w:r>
        <w:rPr>
          <w:spacing w:val="-1"/>
          <w:w w:val="153"/>
        </w:rPr>
        <w:t>´</w:t>
      </w:r>
      <w:r>
        <w:rPr>
          <w:w w:val="124"/>
        </w:rPr>
        <w:t>th</w:t>
      </w:r>
      <w:proofErr w:type="spellEnd"/>
      <w:r>
        <w:rPr>
          <w:w w:val="113"/>
        </w:rPr>
        <w:t>,</w:t>
      </w:r>
    </w:p>
    <w:p w:rsidR="003D382C" w:rsidRDefault="00C35252">
      <w:pPr>
        <w:spacing w:before="2" w:line="242" w:lineRule="auto"/>
        <w:ind w:left="491" w:right="199"/>
        <w:jc w:val="both"/>
        <w:rPr>
          <w:sz w:val="18"/>
        </w:rPr>
      </w:pPr>
      <w:r>
        <w:rPr>
          <w:w w:val="110"/>
          <w:sz w:val="18"/>
        </w:rPr>
        <w:t>I</w:t>
      </w:r>
      <w:r>
        <w:rPr>
          <w:w w:val="113"/>
          <w:sz w:val="18"/>
        </w:rPr>
        <w:t>.</w:t>
      </w:r>
      <w:r>
        <w:rPr>
          <w:spacing w:val="-4"/>
          <w:sz w:val="18"/>
        </w:rPr>
        <w:t xml:space="preserve"> </w:t>
      </w:r>
      <w:proofErr w:type="spellStart"/>
      <w:r>
        <w:rPr>
          <w:spacing w:val="-1"/>
          <w:w w:val="112"/>
          <w:sz w:val="18"/>
        </w:rPr>
        <w:t>R</w:t>
      </w:r>
      <w:r>
        <w:rPr>
          <w:spacing w:val="-93"/>
          <w:w w:val="153"/>
          <w:sz w:val="18"/>
        </w:rPr>
        <w:t>´</w:t>
      </w:r>
      <w:r>
        <w:rPr>
          <w:w w:val="115"/>
          <w:sz w:val="18"/>
        </w:rPr>
        <w:t>a</w:t>
      </w:r>
      <w:r>
        <w:rPr>
          <w:spacing w:val="-1"/>
          <w:w w:val="143"/>
          <w:sz w:val="18"/>
        </w:rPr>
        <w:t>t</w:t>
      </w:r>
      <w:r>
        <w:rPr>
          <w:w w:val="113"/>
          <w:sz w:val="18"/>
        </w:rPr>
        <w:t>h</w:t>
      </w:r>
      <w:proofErr w:type="spellEnd"/>
      <w:r>
        <w:rPr>
          <w:w w:val="113"/>
          <w:sz w:val="18"/>
        </w:rPr>
        <w:t>,</w:t>
      </w:r>
      <w:r>
        <w:rPr>
          <w:sz w:val="18"/>
        </w:rPr>
        <w:t xml:space="preserve"> </w:t>
      </w:r>
      <w:r>
        <w:rPr>
          <w:w w:val="105"/>
          <w:sz w:val="18"/>
        </w:rPr>
        <w:t>Z.</w:t>
      </w:r>
      <w:r>
        <w:rPr>
          <w:spacing w:val="-4"/>
          <w:sz w:val="18"/>
        </w:rPr>
        <w:t xml:space="preserve"> </w:t>
      </w:r>
      <w:proofErr w:type="spellStart"/>
      <w:r>
        <w:rPr>
          <w:spacing w:val="-1"/>
          <w:w w:val="106"/>
          <w:sz w:val="18"/>
        </w:rPr>
        <w:t>U</w:t>
      </w:r>
      <w:r>
        <w:rPr>
          <w:w w:val="113"/>
          <w:sz w:val="18"/>
        </w:rPr>
        <w:t>jh</w:t>
      </w:r>
      <w:r>
        <w:rPr>
          <w:w w:val="104"/>
          <w:sz w:val="18"/>
        </w:rPr>
        <w:t>el</w:t>
      </w:r>
      <w:r>
        <w:rPr>
          <w:spacing w:val="-1"/>
          <w:w w:val="104"/>
          <w:sz w:val="18"/>
        </w:rPr>
        <w:t>y</w:t>
      </w:r>
      <w:r>
        <w:rPr>
          <w:w w:val="107"/>
          <w:sz w:val="18"/>
        </w:rPr>
        <w:t>i</w:t>
      </w:r>
      <w:proofErr w:type="spellEnd"/>
      <w:r>
        <w:rPr>
          <w:w w:val="107"/>
          <w:sz w:val="18"/>
        </w:rPr>
        <w:t>,</w:t>
      </w:r>
      <w:r>
        <w:rPr>
          <w:sz w:val="18"/>
        </w:rPr>
        <w:t xml:space="preserve"> </w:t>
      </w:r>
      <w:r>
        <w:rPr>
          <w:w w:val="115"/>
          <w:sz w:val="18"/>
        </w:rPr>
        <w:t>a</w:t>
      </w:r>
      <w:r>
        <w:rPr>
          <w:w w:val="113"/>
          <w:sz w:val="18"/>
        </w:rPr>
        <w:t>nd</w:t>
      </w:r>
      <w:r>
        <w:rPr>
          <w:spacing w:val="-4"/>
          <w:sz w:val="18"/>
        </w:rPr>
        <w:t xml:space="preserve"> </w:t>
      </w:r>
      <w:r>
        <w:rPr>
          <w:w w:val="109"/>
          <w:sz w:val="18"/>
        </w:rPr>
        <w:t>D.</w:t>
      </w:r>
      <w:r>
        <w:rPr>
          <w:spacing w:val="-4"/>
          <w:sz w:val="18"/>
        </w:rPr>
        <w:t xml:space="preserve"> </w:t>
      </w:r>
      <w:proofErr w:type="spellStart"/>
      <w:r>
        <w:rPr>
          <w:spacing w:val="-16"/>
          <w:w w:val="106"/>
          <w:sz w:val="18"/>
        </w:rPr>
        <w:t>V</w:t>
      </w:r>
      <w:r>
        <w:rPr>
          <w:w w:val="115"/>
          <w:sz w:val="18"/>
        </w:rPr>
        <w:t>a</w:t>
      </w:r>
      <w:r>
        <w:rPr>
          <w:w w:val="120"/>
          <w:sz w:val="18"/>
        </w:rPr>
        <w:t>r</w:t>
      </w:r>
      <w:r>
        <w:rPr>
          <w:spacing w:val="-1"/>
          <w:w w:val="120"/>
          <w:sz w:val="18"/>
        </w:rPr>
        <w:t>r</w:t>
      </w:r>
      <w:r>
        <w:rPr>
          <w:spacing w:val="-93"/>
          <w:w w:val="153"/>
          <w:sz w:val="18"/>
        </w:rPr>
        <w:t>´</w:t>
      </w:r>
      <w:r>
        <w:rPr>
          <w:w w:val="102"/>
          <w:sz w:val="18"/>
        </w:rPr>
        <w:t>o</w:t>
      </w:r>
      <w:proofErr w:type="spellEnd"/>
      <w:r>
        <w:rPr>
          <w:w w:val="113"/>
          <w:sz w:val="18"/>
        </w:rPr>
        <w:t>.</w:t>
      </w:r>
      <w:r>
        <w:rPr>
          <w:spacing w:val="4"/>
          <w:sz w:val="18"/>
        </w:rPr>
        <w:t xml:space="preserve"> </w:t>
      </w:r>
      <w:r>
        <w:rPr>
          <w:spacing w:val="-1"/>
          <w:w w:val="106"/>
          <w:sz w:val="18"/>
        </w:rPr>
        <w:t>V</w:t>
      </w:r>
      <w:r>
        <w:rPr>
          <w:w w:val="110"/>
          <w:sz w:val="18"/>
        </w:rPr>
        <w:t>I</w:t>
      </w:r>
      <w:r>
        <w:rPr>
          <w:spacing w:val="-16"/>
          <w:w w:val="106"/>
          <w:sz w:val="18"/>
        </w:rPr>
        <w:t>A</w:t>
      </w:r>
      <w:r>
        <w:rPr>
          <w:spacing w:val="-1"/>
          <w:w w:val="121"/>
          <w:sz w:val="18"/>
        </w:rPr>
        <w:t>T</w:t>
      </w:r>
      <w:r>
        <w:rPr>
          <w:w w:val="109"/>
          <w:sz w:val="18"/>
        </w:rPr>
        <w:t>RA</w:t>
      </w:r>
      <w:r>
        <w:rPr>
          <w:spacing w:val="-4"/>
          <w:sz w:val="18"/>
        </w:rPr>
        <w:t xml:space="preserve"> </w:t>
      </w:r>
      <w:r>
        <w:rPr>
          <w:w w:val="102"/>
          <w:sz w:val="18"/>
        </w:rPr>
        <w:t>3:</w:t>
      </w:r>
      <w:r>
        <w:rPr>
          <w:sz w:val="18"/>
        </w:rPr>
        <w:t xml:space="preserve"> </w:t>
      </w:r>
      <w:r>
        <w:rPr>
          <w:spacing w:val="-19"/>
          <w:sz w:val="18"/>
        </w:rPr>
        <w:t xml:space="preserve"> </w:t>
      </w:r>
      <w:r>
        <w:rPr>
          <w:w w:val="115"/>
          <w:sz w:val="18"/>
        </w:rPr>
        <w:t>a</w:t>
      </w:r>
      <w:r>
        <w:rPr>
          <w:spacing w:val="-4"/>
          <w:sz w:val="18"/>
        </w:rPr>
        <w:t xml:space="preserve"> </w:t>
      </w:r>
      <w:r>
        <w:rPr>
          <w:w w:val="111"/>
          <w:sz w:val="18"/>
        </w:rPr>
        <w:t>rea</w:t>
      </w:r>
      <w:r>
        <w:rPr>
          <w:spacing w:val="-1"/>
          <w:w w:val="102"/>
          <w:sz w:val="18"/>
        </w:rPr>
        <w:t>c</w:t>
      </w:r>
      <w:r>
        <w:rPr>
          <w:spacing w:val="-1"/>
          <w:w w:val="143"/>
          <w:sz w:val="18"/>
        </w:rPr>
        <w:t>t</w:t>
      </w:r>
      <w:r>
        <w:rPr>
          <w:w w:val="105"/>
          <w:sz w:val="18"/>
        </w:rPr>
        <w:t>i</w:t>
      </w:r>
      <w:r>
        <w:rPr>
          <w:spacing w:val="-6"/>
          <w:w w:val="105"/>
          <w:sz w:val="18"/>
        </w:rPr>
        <w:t>v</w:t>
      </w:r>
      <w:r>
        <w:rPr>
          <w:w w:val="102"/>
          <w:sz w:val="18"/>
        </w:rPr>
        <w:t xml:space="preserve">e </w:t>
      </w:r>
      <w:r>
        <w:rPr>
          <w:w w:val="110"/>
          <w:sz w:val="18"/>
        </w:rPr>
        <w:t xml:space="preserve">model transformation platform. In </w:t>
      </w:r>
      <w:r>
        <w:rPr>
          <w:rFonts w:ascii="Arial" w:hAnsi="Arial"/>
          <w:i/>
          <w:w w:val="110"/>
          <w:sz w:val="18"/>
        </w:rPr>
        <w:t xml:space="preserve">Theory and </w:t>
      </w:r>
      <w:proofErr w:type="spellStart"/>
      <w:r>
        <w:rPr>
          <w:rFonts w:ascii="Arial" w:hAnsi="Arial"/>
          <w:i/>
          <w:spacing w:val="-3"/>
          <w:w w:val="110"/>
          <w:sz w:val="18"/>
        </w:rPr>
        <w:t>Prac</w:t>
      </w:r>
      <w:proofErr w:type="spellEnd"/>
      <w:r>
        <w:rPr>
          <w:rFonts w:ascii="Arial" w:hAnsi="Arial"/>
          <w:i/>
          <w:spacing w:val="-3"/>
          <w:w w:val="110"/>
          <w:sz w:val="18"/>
        </w:rPr>
        <w:t xml:space="preserve">- </w:t>
      </w:r>
      <w:r>
        <w:rPr>
          <w:rFonts w:ascii="Arial" w:hAnsi="Arial"/>
          <w:i/>
          <w:spacing w:val="-3"/>
          <w:w w:val="105"/>
          <w:sz w:val="18"/>
        </w:rPr>
        <w:t>tice</w:t>
      </w:r>
      <w:r>
        <w:rPr>
          <w:rFonts w:ascii="Arial" w:hAnsi="Arial"/>
          <w:i/>
          <w:spacing w:val="-17"/>
          <w:w w:val="105"/>
          <w:sz w:val="18"/>
        </w:rPr>
        <w:t xml:space="preserve"> </w:t>
      </w:r>
      <w:r>
        <w:rPr>
          <w:rFonts w:ascii="Arial" w:hAnsi="Arial"/>
          <w:i/>
          <w:w w:val="105"/>
          <w:sz w:val="18"/>
        </w:rPr>
        <w:t>of</w:t>
      </w:r>
      <w:r>
        <w:rPr>
          <w:rFonts w:ascii="Arial" w:hAnsi="Arial"/>
          <w:i/>
          <w:spacing w:val="-17"/>
          <w:w w:val="105"/>
          <w:sz w:val="18"/>
        </w:rPr>
        <w:t xml:space="preserve"> </w:t>
      </w:r>
      <w:r>
        <w:rPr>
          <w:rFonts w:ascii="Arial" w:hAnsi="Arial"/>
          <w:i/>
          <w:spacing w:val="-3"/>
          <w:w w:val="105"/>
          <w:sz w:val="18"/>
        </w:rPr>
        <w:t>Model</w:t>
      </w:r>
      <w:r>
        <w:rPr>
          <w:rFonts w:ascii="Arial" w:hAnsi="Arial"/>
          <w:i/>
          <w:spacing w:val="-17"/>
          <w:w w:val="105"/>
          <w:sz w:val="18"/>
        </w:rPr>
        <w:t xml:space="preserve"> </w:t>
      </w:r>
      <w:r>
        <w:rPr>
          <w:rFonts w:ascii="Arial" w:hAnsi="Arial"/>
          <w:i/>
          <w:w w:val="105"/>
          <w:sz w:val="18"/>
        </w:rPr>
        <w:t>Transformations</w:t>
      </w:r>
      <w:r>
        <w:rPr>
          <w:w w:val="105"/>
          <w:sz w:val="18"/>
        </w:rPr>
        <w:t>,</w:t>
      </w:r>
      <w:r>
        <w:rPr>
          <w:spacing w:val="-13"/>
          <w:w w:val="105"/>
          <w:sz w:val="18"/>
        </w:rPr>
        <w:t xml:space="preserve"> </w:t>
      </w:r>
      <w:r>
        <w:rPr>
          <w:w w:val="105"/>
          <w:sz w:val="18"/>
        </w:rPr>
        <w:t>pages</w:t>
      </w:r>
      <w:r>
        <w:rPr>
          <w:spacing w:val="-17"/>
          <w:w w:val="105"/>
          <w:sz w:val="18"/>
        </w:rPr>
        <w:t xml:space="preserve"> </w:t>
      </w:r>
      <w:r>
        <w:rPr>
          <w:w w:val="105"/>
          <w:sz w:val="18"/>
        </w:rPr>
        <w:t>101–110.</w:t>
      </w:r>
      <w:r>
        <w:rPr>
          <w:spacing w:val="-17"/>
          <w:w w:val="105"/>
          <w:sz w:val="18"/>
        </w:rPr>
        <w:t xml:space="preserve"> </w:t>
      </w:r>
      <w:r>
        <w:rPr>
          <w:w w:val="105"/>
          <w:sz w:val="18"/>
        </w:rPr>
        <w:t xml:space="preserve">Springer, </w:t>
      </w:r>
      <w:r>
        <w:rPr>
          <w:w w:val="110"/>
          <w:sz w:val="18"/>
        </w:rPr>
        <w:t>2015.</w:t>
      </w:r>
    </w:p>
    <w:p w:rsidR="003D382C" w:rsidRDefault="003D382C">
      <w:pPr>
        <w:pStyle w:val="Corpsdetexte"/>
        <w:rPr>
          <w:sz w:val="19"/>
        </w:rPr>
      </w:pPr>
    </w:p>
    <w:p w:rsidR="003D382C" w:rsidRDefault="00C35252">
      <w:pPr>
        <w:ind w:left="491" w:right="111" w:hanging="284"/>
        <w:rPr>
          <w:sz w:val="18"/>
        </w:rPr>
      </w:pPr>
      <w:r>
        <w:rPr>
          <w:spacing w:val="-1"/>
          <w:w w:val="85"/>
          <w:sz w:val="18"/>
        </w:rPr>
        <w:t>[</w:t>
      </w:r>
      <w:r>
        <w:rPr>
          <w:w w:val="95"/>
          <w:sz w:val="18"/>
        </w:rPr>
        <w:t>6]</w:t>
      </w:r>
      <w:r>
        <w:rPr>
          <w:w w:val="111"/>
          <w:sz w:val="18"/>
        </w:rPr>
        <w:t>G.</w:t>
      </w:r>
      <w:r>
        <w:rPr>
          <w:sz w:val="18"/>
        </w:rPr>
        <w:t xml:space="preserve"> </w:t>
      </w:r>
      <w:r>
        <w:rPr>
          <w:w w:val="108"/>
          <w:sz w:val="18"/>
        </w:rPr>
        <w:t>B</w:t>
      </w:r>
      <w:r>
        <w:rPr>
          <w:w w:val="107"/>
          <w:sz w:val="18"/>
        </w:rPr>
        <w:t>er</w:t>
      </w:r>
      <w:r>
        <w:rPr>
          <w:spacing w:val="-1"/>
          <w:w w:val="107"/>
          <w:sz w:val="18"/>
        </w:rPr>
        <w:t>g</w:t>
      </w:r>
      <w:r>
        <w:rPr>
          <w:w w:val="111"/>
          <w:sz w:val="18"/>
        </w:rPr>
        <w:t>ma</w:t>
      </w:r>
      <w:r>
        <w:rPr>
          <w:w w:val="113"/>
          <w:sz w:val="18"/>
        </w:rPr>
        <w:t>nn,</w:t>
      </w:r>
      <w:r>
        <w:rPr>
          <w:sz w:val="18"/>
        </w:rPr>
        <w:t xml:space="preserve"> </w:t>
      </w:r>
      <w:r>
        <w:rPr>
          <w:w w:val="110"/>
          <w:sz w:val="18"/>
        </w:rPr>
        <w:t>I</w:t>
      </w:r>
      <w:r>
        <w:rPr>
          <w:w w:val="113"/>
          <w:sz w:val="18"/>
        </w:rPr>
        <w:t>.</w:t>
      </w:r>
      <w:r>
        <w:rPr>
          <w:sz w:val="18"/>
        </w:rPr>
        <w:t xml:space="preserve"> </w:t>
      </w:r>
      <w:proofErr w:type="spellStart"/>
      <w:r>
        <w:rPr>
          <w:w w:val="112"/>
          <w:sz w:val="18"/>
        </w:rPr>
        <w:t>R</w:t>
      </w:r>
      <w:r>
        <w:rPr>
          <w:spacing w:val="-93"/>
          <w:w w:val="153"/>
          <w:sz w:val="18"/>
        </w:rPr>
        <w:t>´</w:t>
      </w:r>
      <w:r>
        <w:rPr>
          <w:w w:val="115"/>
          <w:sz w:val="18"/>
        </w:rPr>
        <w:t>a</w:t>
      </w:r>
      <w:r>
        <w:rPr>
          <w:spacing w:val="-1"/>
          <w:w w:val="143"/>
          <w:sz w:val="18"/>
        </w:rPr>
        <w:t>t</w:t>
      </w:r>
      <w:r>
        <w:rPr>
          <w:w w:val="113"/>
          <w:sz w:val="18"/>
        </w:rPr>
        <w:t>h</w:t>
      </w:r>
      <w:proofErr w:type="spellEnd"/>
      <w:r>
        <w:rPr>
          <w:w w:val="113"/>
          <w:sz w:val="18"/>
        </w:rPr>
        <w:t>,</w:t>
      </w:r>
      <w:r>
        <w:rPr>
          <w:sz w:val="18"/>
        </w:rPr>
        <w:t xml:space="preserve"> </w:t>
      </w:r>
      <w:r>
        <w:rPr>
          <w:spacing w:val="-1"/>
          <w:w w:val="111"/>
          <w:sz w:val="18"/>
        </w:rPr>
        <w:t>G</w:t>
      </w:r>
      <w:r>
        <w:rPr>
          <w:w w:val="113"/>
          <w:sz w:val="18"/>
        </w:rPr>
        <w:t>.</w:t>
      </w:r>
      <w:r>
        <w:rPr>
          <w:sz w:val="18"/>
        </w:rPr>
        <w:t xml:space="preserve"> </w:t>
      </w:r>
      <w:proofErr w:type="spellStart"/>
      <w:r>
        <w:rPr>
          <w:spacing w:val="-16"/>
          <w:w w:val="106"/>
          <w:sz w:val="18"/>
        </w:rPr>
        <w:t>V</w:t>
      </w:r>
      <w:r>
        <w:rPr>
          <w:w w:val="115"/>
          <w:sz w:val="18"/>
        </w:rPr>
        <w:t>a</w:t>
      </w:r>
      <w:r>
        <w:rPr>
          <w:w w:val="120"/>
          <w:sz w:val="18"/>
        </w:rPr>
        <w:t>r</w:t>
      </w:r>
      <w:r>
        <w:rPr>
          <w:spacing w:val="-1"/>
          <w:w w:val="120"/>
          <w:sz w:val="18"/>
        </w:rPr>
        <w:t>r</w:t>
      </w:r>
      <w:r>
        <w:rPr>
          <w:spacing w:val="-93"/>
          <w:w w:val="153"/>
          <w:sz w:val="18"/>
        </w:rPr>
        <w:t>´</w:t>
      </w:r>
      <w:r>
        <w:rPr>
          <w:w w:val="102"/>
          <w:sz w:val="18"/>
        </w:rPr>
        <w:t>o</w:t>
      </w:r>
      <w:proofErr w:type="spellEnd"/>
      <w:r>
        <w:rPr>
          <w:w w:val="113"/>
          <w:sz w:val="18"/>
        </w:rPr>
        <w:t>,</w:t>
      </w:r>
      <w:r>
        <w:rPr>
          <w:sz w:val="18"/>
        </w:rPr>
        <w:t xml:space="preserve"> </w:t>
      </w:r>
      <w:r>
        <w:rPr>
          <w:w w:val="115"/>
          <w:sz w:val="18"/>
        </w:rPr>
        <w:t>a</w:t>
      </w:r>
      <w:r>
        <w:rPr>
          <w:w w:val="113"/>
          <w:sz w:val="18"/>
        </w:rPr>
        <w:t>nd</w:t>
      </w:r>
      <w:r>
        <w:rPr>
          <w:sz w:val="18"/>
        </w:rPr>
        <w:t xml:space="preserve"> </w:t>
      </w:r>
      <w:r>
        <w:rPr>
          <w:w w:val="109"/>
          <w:sz w:val="18"/>
        </w:rPr>
        <w:t>D.</w:t>
      </w:r>
      <w:r>
        <w:rPr>
          <w:sz w:val="18"/>
        </w:rPr>
        <w:t xml:space="preserve"> </w:t>
      </w:r>
      <w:proofErr w:type="spellStart"/>
      <w:r>
        <w:rPr>
          <w:spacing w:val="-16"/>
          <w:w w:val="106"/>
          <w:sz w:val="18"/>
        </w:rPr>
        <w:t>V</w:t>
      </w:r>
      <w:r>
        <w:rPr>
          <w:w w:val="115"/>
          <w:sz w:val="18"/>
        </w:rPr>
        <w:t>a</w:t>
      </w:r>
      <w:r>
        <w:rPr>
          <w:w w:val="120"/>
          <w:sz w:val="18"/>
        </w:rPr>
        <w:t>r</w:t>
      </w:r>
      <w:r>
        <w:rPr>
          <w:spacing w:val="-1"/>
          <w:w w:val="120"/>
          <w:sz w:val="18"/>
        </w:rPr>
        <w:t>r</w:t>
      </w:r>
      <w:r>
        <w:rPr>
          <w:spacing w:val="-93"/>
          <w:w w:val="153"/>
          <w:sz w:val="18"/>
        </w:rPr>
        <w:t>´</w:t>
      </w:r>
      <w:r>
        <w:rPr>
          <w:w w:val="106"/>
          <w:sz w:val="18"/>
        </w:rPr>
        <w:t>o</w:t>
      </w:r>
      <w:proofErr w:type="spellEnd"/>
      <w:r>
        <w:rPr>
          <w:w w:val="106"/>
          <w:sz w:val="18"/>
        </w:rPr>
        <w:t>.</w:t>
      </w:r>
      <w:r>
        <w:rPr>
          <w:sz w:val="18"/>
        </w:rPr>
        <w:t xml:space="preserve">   </w:t>
      </w:r>
      <w:r>
        <w:rPr>
          <w:rFonts w:ascii="Arial" w:hAnsi="Arial"/>
          <w:i/>
          <w:spacing w:val="-1"/>
          <w:w w:val="101"/>
          <w:sz w:val="18"/>
        </w:rPr>
        <w:t>C</w:t>
      </w:r>
      <w:r>
        <w:rPr>
          <w:rFonts w:ascii="Arial" w:hAnsi="Arial"/>
          <w:i/>
          <w:w w:val="93"/>
          <w:sz w:val="18"/>
        </w:rPr>
        <w:t>h</w:t>
      </w:r>
      <w:r>
        <w:rPr>
          <w:rFonts w:ascii="Arial" w:hAnsi="Arial"/>
          <w:i/>
          <w:spacing w:val="-1"/>
          <w:w w:val="93"/>
          <w:sz w:val="18"/>
        </w:rPr>
        <w:t>a</w:t>
      </w:r>
      <w:r>
        <w:rPr>
          <w:rFonts w:ascii="Arial" w:hAnsi="Arial"/>
          <w:i/>
          <w:w w:val="90"/>
          <w:sz w:val="18"/>
        </w:rPr>
        <w:t>ng</w:t>
      </w:r>
      <w:r>
        <w:rPr>
          <w:rFonts w:ascii="Arial" w:hAnsi="Arial"/>
          <w:i/>
          <w:spacing w:val="-1"/>
          <w:w w:val="90"/>
          <w:sz w:val="18"/>
        </w:rPr>
        <w:t>e</w:t>
      </w:r>
      <w:r>
        <w:rPr>
          <w:rFonts w:ascii="Arial" w:hAnsi="Arial"/>
          <w:i/>
          <w:w w:val="109"/>
          <w:sz w:val="18"/>
        </w:rPr>
        <w:t xml:space="preserve">- </w:t>
      </w:r>
      <w:r>
        <w:rPr>
          <w:rFonts w:ascii="Arial" w:hAnsi="Arial"/>
          <w:i/>
          <w:w w:val="105"/>
          <w:sz w:val="18"/>
        </w:rPr>
        <w:t xml:space="preserve">driven </w:t>
      </w:r>
      <w:r>
        <w:rPr>
          <w:rFonts w:ascii="Arial" w:hAnsi="Arial"/>
          <w:i/>
          <w:spacing w:val="-3"/>
          <w:w w:val="105"/>
          <w:sz w:val="18"/>
        </w:rPr>
        <w:t xml:space="preserve">model </w:t>
      </w:r>
      <w:r>
        <w:rPr>
          <w:rFonts w:ascii="Arial" w:hAnsi="Arial"/>
          <w:i/>
          <w:w w:val="105"/>
          <w:sz w:val="18"/>
        </w:rPr>
        <w:t>transformations</w:t>
      </w:r>
      <w:r>
        <w:rPr>
          <w:w w:val="105"/>
          <w:sz w:val="18"/>
        </w:rPr>
        <w:t xml:space="preserve">, volume 11. </w:t>
      </w:r>
      <w:proofErr w:type="gramStart"/>
      <w:r>
        <w:rPr>
          <w:w w:val="105"/>
          <w:sz w:val="18"/>
        </w:rPr>
        <w:t>mar</w:t>
      </w:r>
      <w:proofErr w:type="gramEnd"/>
      <w:r>
        <w:rPr>
          <w:w w:val="105"/>
          <w:sz w:val="18"/>
        </w:rPr>
        <w:t xml:space="preserve"> 2011.</w:t>
      </w:r>
    </w:p>
    <w:p w:rsidR="003D382C" w:rsidRDefault="003D382C">
      <w:pPr>
        <w:pStyle w:val="Corpsdetexte"/>
        <w:spacing w:before="3"/>
        <w:rPr>
          <w:sz w:val="19"/>
        </w:rPr>
      </w:pPr>
    </w:p>
    <w:p w:rsidR="003D382C" w:rsidRDefault="00C35252">
      <w:pPr>
        <w:pStyle w:val="Corpsdetexte"/>
        <w:spacing w:line="242" w:lineRule="auto"/>
        <w:ind w:left="491" w:right="190" w:hanging="284"/>
      </w:pPr>
      <w:r>
        <w:rPr>
          <w:w w:val="110"/>
        </w:rPr>
        <w:t xml:space="preserve">[7]T. Booth and S. </w:t>
      </w:r>
      <w:proofErr w:type="spellStart"/>
      <w:r>
        <w:rPr>
          <w:w w:val="110"/>
        </w:rPr>
        <w:t>Stumpf</w:t>
      </w:r>
      <w:proofErr w:type="spellEnd"/>
      <w:r>
        <w:rPr>
          <w:w w:val="110"/>
        </w:rPr>
        <w:t xml:space="preserve">. End-User Experiences of </w:t>
      </w:r>
      <w:proofErr w:type="gramStart"/>
      <w:r>
        <w:rPr>
          <w:w w:val="110"/>
        </w:rPr>
        <w:t>Vi</w:t>
      </w:r>
      <w:proofErr w:type="gramEnd"/>
      <w:r>
        <w:rPr>
          <w:w w:val="110"/>
        </w:rPr>
        <w:t xml:space="preserve">- </w:t>
      </w:r>
      <w:proofErr w:type="spellStart"/>
      <w:r>
        <w:rPr>
          <w:w w:val="110"/>
        </w:rPr>
        <w:t>sual</w:t>
      </w:r>
      <w:proofErr w:type="spellEnd"/>
      <w:r>
        <w:rPr>
          <w:w w:val="110"/>
        </w:rPr>
        <w:t xml:space="preserve"> and </w:t>
      </w:r>
      <w:r>
        <w:rPr>
          <w:spacing w:val="-3"/>
          <w:w w:val="110"/>
        </w:rPr>
        <w:t xml:space="preserve">Textual </w:t>
      </w:r>
      <w:r>
        <w:rPr>
          <w:w w:val="110"/>
        </w:rPr>
        <w:t xml:space="preserve">Programming Environments for </w:t>
      </w:r>
      <w:proofErr w:type="spellStart"/>
      <w:r>
        <w:rPr>
          <w:w w:val="110"/>
        </w:rPr>
        <w:t>Ar</w:t>
      </w:r>
      <w:proofErr w:type="spellEnd"/>
      <w:r>
        <w:rPr>
          <w:w w:val="110"/>
        </w:rPr>
        <w:t xml:space="preserve">- </w:t>
      </w:r>
      <w:proofErr w:type="spellStart"/>
      <w:r>
        <w:rPr>
          <w:w w:val="110"/>
        </w:rPr>
        <w:t>duino</w:t>
      </w:r>
      <w:proofErr w:type="spellEnd"/>
      <w:r>
        <w:rPr>
          <w:w w:val="110"/>
        </w:rPr>
        <w:t>.</w:t>
      </w:r>
      <w:r>
        <w:rPr>
          <w:spacing w:val="-5"/>
          <w:w w:val="110"/>
        </w:rPr>
        <w:t xml:space="preserve"> </w:t>
      </w:r>
      <w:r>
        <w:rPr>
          <w:w w:val="110"/>
        </w:rPr>
        <w:t>In</w:t>
      </w:r>
      <w:r>
        <w:rPr>
          <w:spacing w:val="-21"/>
          <w:w w:val="110"/>
        </w:rPr>
        <w:t xml:space="preserve"> </w:t>
      </w:r>
      <w:r>
        <w:rPr>
          <w:rFonts w:ascii="Arial" w:hAnsi="Arial"/>
          <w:i/>
          <w:w w:val="110"/>
        </w:rPr>
        <w:t>End-User</w:t>
      </w:r>
      <w:r>
        <w:rPr>
          <w:rFonts w:ascii="Arial" w:hAnsi="Arial"/>
          <w:i/>
          <w:spacing w:val="-25"/>
          <w:w w:val="110"/>
        </w:rPr>
        <w:t xml:space="preserve"> </w:t>
      </w:r>
      <w:r>
        <w:rPr>
          <w:rFonts w:ascii="Arial" w:hAnsi="Arial"/>
          <w:i/>
          <w:w w:val="110"/>
        </w:rPr>
        <w:t>Development</w:t>
      </w:r>
      <w:r>
        <w:rPr>
          <w:w w:val="110"/>
        </w:rPr>
        <w:t>,</w:t>
      </w:r>
      <w:r>
        <w:rPr>
          <w:spacing w:val="-20"/>
          <w:w w:val="110"/>
        </w:rPr>
        <w:t xml:space="preserve"> </w:t>
      </w:r>
      <w:r>
        <w:rPr>
          <w:w w:val="110"/>
        </w:rPr>
        <w:t>volume</w:t>
      </w:r>
      <w:r>
        <w:rPr>
          <w:spacing w:val="-21"/>
          <w:w w:val="110"/>
        </w:rPr>
        <w:t xml:space="preserve"> </w:t>
      </w:r>
      <w:r>
        <w:rPr>
          <w:w w:val="110"/>
        </w:rPr>
        <w:t>7897,</w:t>
      </w:r>
      <w:r>
        <w:rPr>
          <w:spacing w:val="-20"/>
          <w:w w:val="110"/>
        </w:rPr>
        <w:t xml:space="preserve"> </w:t>
      </w:r>
      <w:r>
        <w:rPr>
          <w:w w:val="110"/>
        </w:rPr>
        <w:t>pages 25–39. Springer Berlin Heidelberg, Berlin, Heidelberg, 2013.</w:t>
      </w:r>
    </w:p>
    <w:p w:rsidR="003D382C" w:rsidRDefault="003D382C">
      <w:pPr>
        <w:pStyle w:val="Corpsdetexte"/>
        <w:spacing w:before="1"/>
        <w:rPr>
          <w:sz w:val="19"/>
        </w:rPr>
      </w:pPr>
    </w:p>
    <w:p w:rsidR="003D382C" w:rsidRDefault="00C35252">
      <w:pPr>
        <w:spacing w:line="242" w:lineRule="auto"/>
        <w:ind w:left="491" w:right="111" w:hanging="284"/>
        <w:rPr>
          <w:sz w:val="18"/>
        </w:rPr>
      </w:pPr>
      <w:r>
        <w:rPr>
          <w:w w:val="105"/>
          <w:sz w:val="18"/>
        </w:rPr>
        <w:t xml:space="preserve">[8]N. C. C. Brown, M. </w:t>
      </w:r>
      <w:proofErr w:type="spellStart"/>
      <w:r>
        <w:rPr>
          <w:w w:val="105"/>
          <w:sz w:val="18"/>
        </w:rPr>
        <w:t>Kolling</w:t>
      </w:r>
      <w:proofErr w:type="spellEnd"/>
      <w:r>
        <w:rPr>
          <w:w w:val="105"/>
          <w:sz w:val="18"/>
        </w:rPr>
        <w:t xml:space="preserve">, and A. </w:t>
      </w:r>
      <w:proofErr w:type="spellStart"/>
      <w:r>
        <w:rPr>
          <w:w w:val="105"/>
          <w:sz w:val="18"/>
        </w:rPr>
        <w:t>Altadmri</w:t>
      </w:r>
      <w:proofErr w:type="spellEnd"/>
      <w:r>
        <w:rPr>
          <w:w w:val="105"/>
          <w:sz w:val="18"/>
        </w:rPr>
        <w:t xml:space="preserve">. Position paper: Lack of keyboard support cripples block-based programming. In </w:t>
      </w:r>
      <w:r>
        <w:rPr>
          <w:rFonts w:ascii="Arial"/>
          <w:i/>
          <w:w w:val="105"/>
          <w:sz w:val="18"/>
        </w:rPr>
        <w:t>Proceedings of the 2015 Blocks and Beyond Workshop</w:t>
      </w:r>
      <w:r>
        <w:rPr>
          <w:w w:val="105"/>
          <w:sz w:val="18"/>
        </w:rPr>
        <w:t>, Atlanta, GA, USA, 2015.</w:t>
      </w:r>
    </w:p>
    <w:p w:rsidR="003D382C" w:rsidRDefault="003D382C">
      <w:pPr>
        <w:spacing w:line="242" w:lineRule="auto"/>
        <w:rPr>
          <w:sz w:val="18"/>
        </w:rPr>
        <w:sectPr w:rsidR="003D382C">
          <w:pgSz w:w="12240" w:h="15840"/>
          <w:pgMar w:top="1060" w:right="920" w:bottom="280" w:left="960" w:header="720" w:footer="720" w:gutter="0"/>
          <w:cols w:num="2" w:space="720" w:equalWidth="0">
            <w:col w:w="5031" w:space="229"/>
            <w:col w:w="5100"/>
          </w:cols>
        </w:sectPr>
      </w:pPr>
    </w:p>
    <w:p w:rsidR="003D382C" w:rsidRDefault="00C35252">
      <w:pPr>
        <w:spacing w:before="47" w:line="242" w:lineRule="auto"/>
        <w:ind w:left="491" w:right="-3" w:hanging="284"/>
        <w:rPr>
          <w:sz w:val="18"/>
        </w:rPr>
      </w:pPr>
      <w:r>
        <w:rPr>
          <w:w w:val="105"/>
          <w:sz w:val="18"/>
        </w:rPr>
        <w:t xml:space="preserve">[9]C. </w:t>
      </w:r>
      <w:proofErr w:type="spellStart"/>
      <w:r>
        <w:rPr>
          <w:w w:val="105"/>
          <w:sz w:val="18"/>
        </w:rPr>
        <w:t>Brun</w:t>
      </w:r>
      <w:proofErr w:type="spellEnd"/>
      <w:r>
        <w:rPr>
          <w:w w:val="105"/>
          <w:sz w:val="18"/>
        </w:rPr>
        <w:t xml:space="preserve"> and A. </w:t>
      </w:r>
      <w:proofErr w:type="spellStart"/>
      <w:r>
        <w:rPr>
          <w:w w:val="105"/>
          <w:sz w:val="18"/>
        </w:rPr>
        <w:t>Pierantonio</w:t>
      </w:r>
      <w:proofErr w:type="spellEnd"/>
      <w:r>
        <w:rPr>
          <w:w w:val="105"/>
          <w:sz w:val="18"/>
        </w:rPr>
        <w:t xml:space="preserve">. Model differences </w:t>
      </w:r>
      <w:proofErr w:type="gramStart"/>
      <w:r>
        <w:rPr>
          <w:w w:val="105"/>
          <w:sz w:val="18"/>
        </w:rPr>
        <w:t>in  the</w:t>
      </w:r>
      <w:proofErr w:type="gramEnd"/>
      <w:r>
        <w:rPr>
          <w:w w:val="105"/>
          <w:sz w:val="18"/>
        </w:rPr>
        <w:t xml:space="preserve"> eclipse modeling framework. </w:t>
      </w:r>
      <w:r>
        <w:rPr>
          <w:rFonts w:ascii="Arial" w:hAnsi="Arial"/>
          <w:i/>
          <w:w w:val="105"/>
          <w:sz w:val="18"/>
        </w:rPr>
        <w:t xml:space="preserve">UPGRADE, The </w:t>
      </w:r>
      <w:r>
        <w:rPr>
          <w:rFonts w:ascii="Arial" w:hAnsi="Arial"/>
          <w:i/>
          <w:spacing w:val="-3"/>
          <w:w w:val="105"/>
          <w:sz w:val="18"/>
        </w:rPr>
        <w:t xml:space="preserve">Euro- </w:t>
      </w:r>
      <w:proofErr w:type="spellStart"/>
      <w:r>
        <w:rPr>
          <w:rFonts w:ascii="Arial" w:hAnsi="Arial"/>
          <w:i/>
          <w:spacing w:val="-6"/>
          <w:w w:val="105"/>
          <w:sz w:val="18"/>
        </w:rPr>
        <w:t>pean</w:t>
      </w:r>
      <w:proofErr w:type="spellEnd"/>
      <w:r>
        <w:rPr>
          <w:rFonts w:ascii="Arial" w:hAnsi="Arial"/>
          <w:i/>
          <w:spacing w:val="-14"/>
          <w:w w:val="105"/>
          <w:sz w:val="18"/>
        </w:rPr>
        <w:t xml:space="preserve"> </w:t>
      </w:r>
      <w:r>
        <w:rPr>
          <w:rFonts w:ascii="Arial" w:hAnsi="Arial"/>
          <w:i/>
          <w:w w:val="105"/>
          <w:sz w:val="18"/>
        </w:rPr>
        <w:t>Journal</w:t>
      </w:r>
      <w:r>
        <w:rPr>
          <w:rFonts w:ascii="Arial" w:hAnsi="Arial"/>
          <w:i/>
          <w:spacing w:val="-14"/>
          <w:w w:val="105"/>
          <w:sz w:val="18"/>
        </w:rPr>
        <w:t xml:space="preserve"> </w:t>
      </w:r>
      <w:r>
        <w:rPr>
          <w:rFonts w:ascii="Arial" w:hAnsi="Arial"/>
          <w:i/>
          <w:w w:val="105"/>
          <w:sz w:val="18"/>
        </w:rPr>
        <w:t>for</w:t>
      </w:r>
      <w:r>
        <w:rPr>
          <w:rFonts w:ascii="Arial" w:hAnsi="Arial"/>
          <w:i/>
          <w:spacing w:val="-14"/>
          <w:w w:val="105"/>
          <w:sz w:val="18"/>
        </w:rPr>
        <w:t xml:space="preserve"> </w:t>
      </w:r>
      <w:r>
        <w:rPr>
          <w:rFonts w:ascii="Arial" w:hAnsi="Arial"/>
          <w:i/>
          <w:w w:val="105"/>
          <w:sz w:val="18"/>
        </w:rPr>
        <w:t>the</w:t>
      </w:r>
      <w:r>
        <w:rPr>
          <w:rFonts w:ascii="Arial" w:hAnsi="Arial"/>
          <w:i/>
          <w:spacing w:val="-14"/>
          <w:w w:val="105"/>
          <w:sz w:val="18"/>
        </w:rPr>
        <w:t xml:space="preserve"> </w:t>
      </w:r>
      <w:r>
        <w:rPr>
          <w:rFonts w:ascii="Arial" w:hAnsi="Arial"/>
          <w:i/>
          <w:w w:val="105"/>
          <w:sz w:val="18"/>
        </w:rPr>
        <w:t>Informatics</w:t>
      </w:r>
      <w:r>
        <w:rPr>
          <w:rFonts w:ascii="Arial" w:hAnsi="Arial"/>
          <w:i/>
          <w:spacing w:val="-14"/>
          <w:w w:val="105"/>
          <w:sz w:val="18"/>
        </w:rPr>
        <w:t xml:space="preserve"> </w:t>
      </w:r>
      <w:r>
        <w:rPr>
          <w:rFonts w:ascii="Arial" w:hAnsi="Arial"/>
          <w:i/>
          <w:w w:val="105"/>
          <w:sz w:val="18"/>
        </w:rPr>
        <w:t>Professional</w:t>
      </w:r>
      <w:r>
        <w:rPr>
          <w:w w:val="105"/>
          <w:sz w:val="18"/>
        </w:rPr>
        <w:t>,</w:t>
      </w:r>
      <w:r>
        <w:rPr>
          <w:spacing w:val="-11"/>
          <w:w w:val="105"/>
          <w:sz w:val="18"/>
        </w:rPr>
        <w:t xml:space="preserve"> </w:t>
      </w:r>
      <w:r>
        <w:rPr>
          <w:w w:val="105"/>
          <w:sz w:val="18"/>
        </w:rPr>
        <w:t>9(2):29– 34,</w:t>
      </w:r>
      <w:r>
        <w:rPr>
          <w:spacing w:val="6"/>
          <w:w w:val="105"/>
          <w:sz w:val="18"/>
        </w:rPr>
        <w:t xml:space="preserve"> </w:t>
      </w:r>
      <w:r>
        <w:rPr>
          <w:w w:val="105"/>
          <w:sz w:val="18"/>
        </w:rPr>
        <w:t>2008.</w:t>
      </w:r>
    </w:p>
    <w:p w:rsidR="003D382C" w:rsidRDefault="003D382C">
      <w:pPr>
        <w:pStyle w:val="Corpsdetexte"/>
        <w:spacing w:before="8"/>
        <w:rPr>
          <w:sz w:val="15"/>
        </w:rPr>
      </w:pPr>
    </w:p>
    <w:p w:rsidR="003D382C" w:rsidRDefault="00C35252">
      <w:pPr>
        <w:pStyle w:val="Corpsdetexte"/>
        <w:spacing w:line="242" w:lineRule="auto"/>
        <w:ind w:left="491" w:right="-3" w:hanging="376"/>
      </w:pPr>
      <w:r>
        <w:rPr>
          <w:w w:val="110"/>
        </w:rPr>
        <w:t xml:space="preserve">[10]I. Burnett, M. Baker, C. </w:t>
      </w:r>
      <w:proofErr w:type="spellStart"/>
      <w:r>
        <w:rPr>
          <w:w w:val="110"/>
        </w:rPr>
        <w:t>Bohus</w:t>
      </w:r>
      <w:proofErr w:type="spellEnd"/>
      <w:r>
        <w:rPr>
          <w:w w:val="110"/>
        </w:rPr>
        <w:t>, P.  Carlson</w:t>
      </w:r>
      <w:proofErr w:type="gramStart"/>
      <w:r>
        <w:rPr>
          <w:w w:val="110"/>
        </w:rPr>
        <w:t>,  S</w:t>
      </w:r>
      <w:proofErr w:type="gramEnd"/>
      <w:r>
        <w:rPr>
          <w:w w:val="110"/>
        </w:rPr>
        <w:t xml:space="preserve">. Yang, and P. Van Zee. Scaling up visual programming </w:t>
      </w:r>
      <w:proofErr w:type="spellStart"/>
      <w:r>
        <w:rPr>
          <w:w w:val="110"/>
        </w:rPr>
        <w:t>lan</w:t>
      </w:r>
      <w:proofErr w:type="spellEnd"/>
      <w:r>
        <w:rPr>
          <w:w w:val="110"/>
        </w:rPr>
        <w:t xml:space="preserve">- </w:t>
      </w:r>
      <w:proofErr w:type="spellStart"/>
      <w:r>
        <w:rPr>
          <w:w w:val="110"/>
        </w:rPr>
        <w:t>guages</w:t>
      </w:r>
      <w:proofErr w:type="spellEnd"/>
      <w:r>
        <w:rPr>
          <w:w w:val="110"/>
        </w:rPr>
        <w:t xml:space="preserve">. </w:t>
      </w:r>
      <w:r>
        <w:rPr>
          <w:rFonts w:ascii="Arial" w:hAnsi="Arial"/>
          <w:i/>
          <w:w w:val="110"/>
        </w:rPr>
        <w:t>Computer</w:t>
      </w:r>
      <w:r>
        <w:rPr>
          <w:w w:val="110"/>
        </w:rPr>
        <w:t>, 28(3):45–54, Mar, 1995.</w:t>
      </w:r>
    </w:p>
    <w:p w:rsidR="003D382C" w:rsidRDefault="003D382C">
      <w:pPr>
        <w:pStyle w:val="Corpsdetexte"/>
        <w:spacing w:before="8"/>
        <w:rPr>
          <w:sz w:val="15"/>
        </w:rPr>
      </w:pPr>
    </w:p>
    <w:p w:rsidR="003D382C" w:rsidRDefault="00C35252">
      <w:pPr>
        <w:pStyle w:val="Corpsdetexte"/>
        <w:spacing w:line="242" w:lineRule="auto"/>
        <w:ind w:left="491" w:right="29" w:hanging="376"/>
      </w:pPr>
      <w:r>
        <w:rPr>
          <w:w w:val="115"/>
        </w:rPr>
        <w:t>[11]CEA. Papyrus-RT Website. https://</w:t>
      </w:r>
      <w:hyperlink r:id="rId101">
        <w:r>
          <w:rPr>
            <w:w w:val="115"/>
          </w:rPr>
          <w:t>www.eclipse.org/</w:t>
        </w:r>
      </w:hyperlink>
      <w:r>
        <w:rPr>
          <w:w w:val="115"/>
        </w:rPr>
        <w:t xml:space="preserve"> papyrus-</w:t>
      </w:r>
      <w:proofErr w:type="spellStart"/>
      <w:r>
        <w:rPr>
          <w:w w:val="115"/>
        </w:rPr>
        <w:t>rt</w:t>
      </w:r>
      <w:proofErr w:type="spellEnd"/>
      <w:r>
        <w:rPr>
          <w:w w:val="115"/>
        </w:rPr>
        <w:t>/, 2016.</w:t>
      </w:r>
    </w:p>
    <w:p w:rsidR="003D382C" w:rsidRDefault="003D382C">
      <w:pPr>
        <w:pStyle w:val="Corpsdetexte"/>
        <w:spacing w:before="8"/>
        <w:rPr>
          <w:sz w:val="15"/>
        </w:rPr>
      </w:pPr>
    </w:p>
    <w:p w:rsidR="003D382C" w:rsidRDefault="00C35252">
      <w:pPr>
        <w:tabs>
          <w:tab w:val="left" w:pos="4137"/>
          <w:tab w:val="left" w:pos="4729"/>
        </w:tabs>
        <w:spacing w:line="242" w:lineRule="auto"/>
        <w:ind w:left="491" w:hanging="376"/>
        <w:rPr>
          <w:sz w:val="18"/>
        </w:rPr>
      </w:pPr>
      <w:r>
        <w:rPr>
          <w:w w:val="105"/>
          <w:sz w:val="18"/>
        </w:rPr>
        <w:t xml:space="preserve">[12]A.   Charfi,   C.   </w:t>
      </w:r>
      <w:proofErr w:type="spellStart"/>
      <w:r>
        <w:rPr>
          <w:w w:val="105"/>
          <w:sz w:val="18"/>
        </w:rPr>
        <w:t>Mraidha</w:t>
      </w:r>
      <w:proofErr w:type="spellEnd"/>
      <w:r>
        <w:rPr>
          <w:w w:val="105"/>
          <w:sz w:val="18"/>
        </w:rPr>
        <w:t xml:space="preserve">,   and  </w:t>
      </w:r>
      <w:r>
        <w:rPr>
          <w:spacing w:val="33"/>
          <w:w w:val="105"/>
          <w:sz w:val="18"/>
        </w:rPr>
        <w:t xml:space="preserve"> </w:t>
      </w:r>
      <w:r>
        <w:rPr>
          <w:spacing w:val="-8"/>
          <w:w w:val="105"/>
          <w:sz w:val="18"/>
        </w:rPr>
        <w:t xml:space="preserve">P.  </w:t>
      </w:r>
      <w:r>
        <w:rPr>
          <w:spacing w:val="15"/>
          <w:w w:val="105"/>
          <w:sz w:val="18"/>
        </w:rPr>
        <w:t xml:space="preserve"> </w:t>
      </w:r>
      <w:r>
        <w:rPr>
          <w:w w:val="105"/>
          <w:sz w:val="18"/>
        </w:rPr>
        <w:t>Boulet.</w:t>
      </w:r>
      <w:r>
        <w:rPr>
          <w:w w:val="105"/>
          <w:sz w:val="18"/>
        </w:rPr>
        <w:tab/>
        <w:t xml:space="preserve">An  </w:t>
      </w:r>
      <w:r>
        <w:rPr>
          <w:spacing w:val="2"/>
          <w:w w:val="105"/>
          <w:sz w:val="18"/>
        </w:rPr>
        <w:t xml:space="preserve"> </w:t>
      </w:r>
      <w:r>
        <w:rPr>
          <w:w w:val="105"/>
          <w:sz w:val="18"/>
        </w:rPr>
        <w:t>Op-</w:t>
      </w:r>
      <w:r>
        <w:rPr>
          <w:w w:val="102"/>
          <w:sz w:val="18"/>
        </w:rPr>
        <w:t xml:space="preserve"> </w:t>
      </w:r>
      <w:proofErr w:type="spellStart"/>
      <w:r>
        <w:rPr>
          <w:w w:val="105"/>
          <w:sz w:val="18"/>
        </w:rPr>
        <w:t>timized</w:t>
      </w:r>
      <w:proofErr w:type="spellEnd"/>
      <w:r>
        <w:rPr>
          <w:w w:val="105"/>
          <w:sz w:val="18"/>
        </w:rPr>
        <w:t xml:space="preserve">   Compilation   of   UML  </w:t>
      </w:r>
      <w:r>
        <w:rPr>
          <w:spacing w:val="6"/>
          <w:w w:val="105"/>
          <w:sz w:val="18"/>
        </w:rPr>
        <w:t xml:space="preserve"> </w:t>
      </w:r>
      <w:r>
        <w:rPr>
          <w:w w:val="105"/>
          <w:sz w:val="18"/>
        </w:rPr>
        <w:t xml:space="preserve">State  </w:t>
      </w:r>
      <w:r>
        <w:rPr>
          <w:spacing w:val="1"/>
          <w:w w:val="105"/>
          <w:sz w:val="18"/>
        </w:rPr>
        <w:t xml:space="preserve"> </w:t>
      </w:r>
      <w:r>
        <w:rPr>
          <w:w w:val="105"/>
          <w:sz w:val="18"/>
        </w:rPr>
        <w:t>Machines.</w:t>
      </w:r>
      <w:r>
        <w:rPr>
          <w:w w:val="105"/>
          <w:sz w:val="18"/>
        </w:rPr>
        <w:tab/>
        <w:t xml:space="preserve">In </w:t>
      </w:r>
      <w:r>
        <w:rPr>
          <w:rFonts w:ascii="Arial"/>
          <w:i/>
          <w:spacing w:val="-5"/>
          <w:w w:val="105"/>
          <w:sz w:val="18"/>
        </w:rPr>
        <w:t xml:space="preserve">Proceedings </w:t>
      </w:r>
      <w:r>
        <w:rPr>
          <w:rFonts w:ascii="Arial"/>
          <w:i/>
          <w:w w:val="105"/>
          <w:sz w:val="18"/>
        </w:rPr>
        <w:t xml:space="preserve">of 15th International Symposium on Object/Component/Service-Oriented </w:t>
      </w:r>
      <w:r>
        <w:rPr>
          <w:rFonts w:ascii="Arial"/>
          <w:i/>
          <w:spacing w:val="-3"/>
          <w:w w:val="105"/>
          <w:sz w:val="18"/>
        </w:rPr>
        <w:t xml:space="preserve">Real-Time </w:t>
      </w:r>
      <w:r>
        <w:rPr>
          <w:rFonts w:ascii="Arial"/>
          <w:i/>
          <w:w w:val="105"/>
          <w:sz w:val="18"/>
        </w:rPr>
        <w:t xml:space="preserve">Dis- </w:t>
      </w:r>
      <w:proofErr w:type="spellStart"/>
      <w:r>
        <w:rPr>
          <w:rFonts w:ascii="Arial"/>
          <w:i/>
          <w:w w:val="105"/>
          <w:sz w:val="18"/>
        </w:rPr>
        <w:t>tributed</w:t>
      </w:r>
      <w:proofErr w:type="spellEnd"/>
      <w:r>
        <w:rPr>
          <w:rFonts w:ascii="Arial"/>
          <w:i/>
          <w:w w:val="105"/>
          <w:sz w:val="18"/>
        </w:rPr>
        <w:t xml:space="preserve"> Computing</w:t>
      </w:r>
      <w:r>
        <w:rPr>
          <w:w w:val="105"/>
          <w:sz w:val="18"/>
        </w:rPr>
        <w:t xml:space="preserve">, Guangdong, China, </w:t>
      </w:r>
      <w:r>
        <w:rPr>
          <w:spacing w:val="12"/>
          <w:w w:val="105"/>
          <w:sz w:val="18"/>
        </w:rPr>
        <w:t xml:space="preserve"> </w:t>
      </w:r>
      <w:r>
        <w:rPr>
          <w:w w:val="105"/>
          <w:sz w:val="18"/>
        </w:rPr>
        <w:t>2012.</w:t>
      </w:r>
    </w:p>
    <w:p w:rsidR="003D382C" w:rsidRDefault="003D382C">
      <w:pPr>
        <w:pStyle w:val="Corpsdetexte"/>
        <w:spacing w:before="8"/>
        <w:rPr>
          <w:sz w:val="15"/>
        </w:rPr>
      </w:pPr>
    </w:p>
    <w:p w:rsidR="003D382C" w:rsidRDefault="00C35252">
      <w:pPr>
        <w:pStyle w:val="Corpsdetexte"/>
        <w:ind w:left="491" w:right="-3" w:hanging="376"/>
      </w:pPr>
      <w:r>
        <w:rPr>
          <w:w w:val="110"/>
        </w:rPr>
        <w:t xml:space="preserve">[13]E. J. </w:t>
      </w:r>
      <w:proofErr w:type="spellStart"/>
      <w:r>
        <w:rPr>
          <w:spacing w:val="-3"/>
          <w:w w:val="110"/>
        </w:rPr>
        <w:t>Chikofsky</w:t>
      </w:r>
      <w:proofErr w:type="spellEnd"/>
      <w:r>
        <w:rPr>
          <w:spacing w:val="-3"/>
          <w:w w:val="110"/>
        </w:rPr>
        <w:t xml:space="preserve">, </w:t>
      </w:r>
      <w:r>
        <w:rPr>
          <w:w w:val="110"/>
        </w:rPr>
        <w:t xml:space="preserve">J. H. Cross, and others. Reverse </w:t>
      </w:r>
      <w:proofErr w:type="spellStart"/>
      <w:r>
        <w:rPr>
          <w:w w:val="110"/>
        </w:rPr>
        <w:t>en</w:t>
      </w:r>
      <w:proofErr w:type="spellEnd"/>
      <w:r>
        <w:rPr>
          <w:w w:val="110"/>
        </w:rPr>
        <w:t xml:space="preserve">- </w:t>
      </w:r>
      <w:proofErr w:type="spellStart"/>
      <w:r>
        <w:rPr>
          <w:w w:val="110"/>
        </w:rPr>
        <w:t>gineering</w:t>
      </w:r>
      <w:proofErr w:type="spellEnd"/>
      <w:r>
        <w:rPr>
          <w:w w:val="110"/>
        </w:rPr>
        <w:t xml:space="preserve"> and design recovery: A </w:t>
      </w:r>
      <w:r>
        <w:rPr>
          <w:spacing w:val="-3"/>
          <w:w w:val="110"/>
        </w:rPr>
        <w:t xml:space="preserve">taxonomy. </w:t>
      </w:r>
      <w:r>
        <w:rPr>
          <w:rFonts w:ascii="Arial" w:hAnsi="Arial"/>
          <w:i/>
          <w:w w:val="110"/>
        </w:rPr>
        <w:t>Software, IEEE</w:t>
      </w:r>
      <w:r>
        <w:rPr>
          <w:w w:val="110"/>
        </w:rPr>
        <w:t>, 7(1):13–17, 1990.</w:t>
      </w:r>
    </w:p>
    <w:p w:rsidR="003D382C" w:rsidRDefault="003D382C">
      <w:pPr>
        <w:pStyle w:val="Corpsdetexte"/>
        <w:spacing w:before="10"/>
        <w:rPr>
          <w:sz w:val="15"/>
        </w:rPr>
      </w:pPr>
    </w:p>
    <w:p w:rsidR="003D382C" w:rsidRDefault="00C35252">
      <w:pPr>
        <w:spacing w:line="242" w:lineRule="auto"/>
        <w:ind w:left="491" w:right="-2" w:hanging="376"/>
        <w:rPr>
          <w:sz w:val="18"/>
        </w:rPr>
      </w:pPr>
      <w:r>
        <w:rPr>
          <w:w w:val="105"/>
          <w:sz w:val="18"/>
        </w:rPr>
        <w:t xml:space="preserve">[14]S. </w:t>
      </w:r>
      <w:proofErr w:type="spellStart"/>
      <w:r>
        <w:rPr>
          <w:spacing w:val="-4"/>
          <w:w w:val="105"/>
          <w:sz w:val="18"/>
        </w:rPr>
        <w:t>Conversy</w:t>
      </w:r>
      <w:proofErr w:type="spellEnd"/>
      <w:r>
        <w:rPr>
          <w:spacing w:val="-4"/>
          <w:w w:val="105"/>
          <w:sz w:val="18"/>
        </w:rPr>
        <w:t xml:space="preserve">. </w:t>
      </w:r>
      <w:proofErr w:type="gramStart"/>
      <w:r>
        <w:rPr>
          <w:w w:val="105"/>
          <w:sz w:val="18"/>
        </w:rPr>
        <w:t xml:space="preserve">Unifying  </w:t>
      </w:r>
      <w:r>
        <w:rPr>
          <w:spacing w:val="-3"/>
          <w:w w:val="105"/>
          <w:sz w:val="18"/>
        </w:rPr>
        <w:t>Textual</w:t>
      </w:r>
      <w:proofErr w:type="gramEnd"/>
      <w:r>
        <w:rPr>
          <w:spacing w:val="-3"/>
          <w:w w:val="105"/>
          <w:sz w:val="18"/>
        </w:rPr>
        <w:t xml:space="preserve">  </w:t>
      </w:r>
      <w:r>
        <w:rPr>
          <w:w w:val="105"/>
          <w:sz w:val="18"/>
        </w:rPr>
        <w:t xml:space="preserve">and  Visual:  A  </w:t>
      </w:r>
      <w:proofErr w:type="spellStart"/>
      <w:r>
        <w:rPr>
          <w:w w:val="105"/>
          <w:sz w:val="18"/>
        </w:rPr>
        <w:t>Theoret</w:t>
      </w:r>
      <w:proofErr w:type="spellEnd"/>
      <w:r>
        <w:rPr>
          <w:w w:val="105"/>
          <w:sz w:val="18"/>
        </w:rPr>
        <w:t xml:space="preserve">- </w:t>
      </w:r>
      <w:proofErr w:type="spellStart"/>
      <w:r>
        <w:rPr>
          <w:w w:val="105"/>
          <w:sz w:val="18"/>
        </w:rPr>
        <w:t>ical</w:t>
      </w:r>
      <w:proofErr w:type="spellEnd"/>
      <w:r>
        <w:rPr>
          <w:w w:val="105"/>
          <w:sz w:val="18"/>
        </w:rPr>
        <w:t xml:space="preserve"> Account of the Visual Perception of Programming Languages. In </w:t>
      </w:r>
      <w:r>
        <w:rPr>
          <w:rFonts w:ascii="Arial"/>
          <w:i/>
          <w:spacing w:val="-5"/>
          <w:w w:val="105"/>
          <w:sz w:val="18"/>
        </w:rPr>
        <w:t xml:space="preserve">Proceedings </w:t>
      </w:r>
      <w:r>
        <w:rPr>
          <w:rFonts w:ascii="Arial"/>
          <w:i/>
          <w:w w:val="105"/>
          <w:sz w:val="18"/>
        </w:rPr>
        <w:t xml:space="preserve">of the 2014 ACM </w:t>
      </w:r>
      <w:proofErr w:type="spellStart"/>
      <w:r>
        <w:rPr>
          <w:rFonts w:ascii="Arial"/>
          <w:i/>
          <w:w w:val="105"/>
          <w:sz w:val="18"/>
        </w:rPr>
        <w:t>Interna</w:t>
      </w:r>
      <w:proofErr w:type="spellEnd"/>
      <w:r>
        <w:rPr>
          <w:rFonts w:ascii="Arial"/>
          <w:i/>
          <w:w w:val="105"/>
          <w:sz w:val="18"/>
        </w:rPr>
        <w:t xml:space="preserve">- </w:t>
      </w:r>
      <w:proofErr w:type="spellStart"/>
      <w:r>
        <w:rPr>
          <w:rFonts w:ascii="Arial"/>
          <w:i/>
          <w:w w:val="105"/>
          <w:sz w:val="18"/>
        </w:rPr>
        <w:t>tion</w:t>
      </w:r>
      <w:proofErr w:type="spellEnd"/>
      <w:r>
        <w:rPr>
          <w:rFonts w:ascii="Arial"/>
          <w:i/>
          <w:spacing w:val="-24"/>
          <w:w w:val="105"/>
          <w:sz w:val="18"/>
        </w:rPr>
        <w:t xml:space="preserve"> </w:t>
      </w:r>
      <w:r>
        <w:rPr>
          <w:rFonts w:ascii="Arial"/>
          <w:i/>
          <w:w w:val="105"/>
          <w:sz w:val="18"/>
        </w:rPr>
        <w:t>Symposium</w:t>
      </w:r>
      <w:r>
        <w:rPr>
          <w:rFonts w:ascii="Arial"/>
          <w:i/>
          <w:spacing w:val="-24"/>
          <w:w w:val="105"/>
          <w:sz w:val="18"/>
        </w:rPr>
        <w:t xml:space="preserve"> </w:t>
      </w:r>
      <w:r>
        <w:rPr>
          <w:rFonts w:ascii="Arial"/>
          <w:i/>
          <w:w w:val="105"/>
          <w:sz w:val="18"/>
        </w:rPr>
        <w:t>on</w:t>
      </w:r>
      <w:r>
        <w:rPr>
          <w:rFonts w:ascii="Arial"/>
          <w:i/>
          <w:spacing w:val="-24"/>
          <w:w w:val="105"/>
          <w:sz w:val="18"/>
        </w:rPr>
        <w:t xml:space="preserve"> </w:t>
      </w:r>
      <w:r>
        <w:rPr>
          <w:rFonts w:ascii="Arial"/>
          <w:i/>
          <w:w w:val="105"/>
          <w:sz w:val="18"/>
        </w:rPr>
        <w:t>New</w:t>
      </w:r>
      <w:r>
        <w:rPr>
          <w:rFonts w:ascii="Arial"/>
          <w:i/>
          <w:spacing w:val="-24"/>
          <w:w w:val="105"/>
          <w:sz w:val="18"/>
        </w:rPr>
        <w:t xml:space="preserve"> </w:t>
      </w:r>
      <w:r>
        <w:rPr>
          <w:rFonts w:ascii="Arial"/>
          <w:i/>
          <w:spacing w:val="-3"/>
          <w:w w:val="105"/>
          <w:sz w:val="18"/>
        </w:rPr>
        <w:t>Ideas,</w:t>
      </w:r>
      <w:r>
        <w:rPr>
          <w:rFonts w:ascii="Arial"/>
          <w:i/>
          <w:spacing w:val="-24"/>
          <w:w w:val="105"/>
          <w:sz w:val="18"/>
        </w:rPr>
        <w:t xml:space="preserve"> </w:t>
      </w:r>
      <w:r>
        <w:rPr>
          <w:rFonts w:ascii="Arial"/>
          <w:i/>
          <w:w w:val="105"/>
          <w:sz w:val="18"/>
        </w:rPr>
        <w:t>New</w:t>
      </w:r>
      <w:r>
        <w:rPr>
          <w:rFonts w:ascii="Arial"/>
          <w:i/>
          <w:spacing w:val="-24"/>
          <w:w w:val="105"/>
          <w:sz w:val="18"/>
        </w:rPr>
        <w:t xml:space="preserve"> </w:t>
      </w:r>
      <w:proofErr w:type="spellStart"/>
      <w:r>
        <w:rPr>
          <w:rFonts w:ascii="Arial"/>
          <w:i/>
          <w:w w:val="105"/>
          <w:sz w:val="18"/>
        </w:rPr>
        <w:t>Paradigs</w:t>
      </w:r>
      <w:proofErr w:type="spellEnd"/>
      <w:r>
        <w:rPr>
          <w:rFonts w:ascii="Arial"/>
          <w:i/>
          <w:w w:val="105"/>
          <w:sz w:val="18"/>
        </w:rPr>
        <w:t>,</w:t>
      </w:r>
      <w:r>
        <w:rPr>
          <w:rFonts w:ascii="Arial"/>
          <w:i/>
          <w:spacing w:val="-24"/>
          <w:w w:val="105"/>
          <w:sz w:val="18"/>
        </w:rPr>
        <w:t xml:space="preserve"> </w:t>
      </w:r>
      <w:r>
        <w:rPr>
          <w:rFonts w:ascii="Arial"/>
          <w:i/>
          <w:w w:val="105"/>
          <w:sz w:val="18"/>
        </w:rPr>
        <w:t>and</w:t>
      </w:r>
      <w:r>
        <w:rPr>
          <w:rFonts w:ascii="Arial"/>
          <w:i/>
          <w:spacing w:val="-24"/>
          <w:w w:val="105"/>
          <w:sz w:val="18"/>
        </w:rPr>
        <w:t xml:space="preserve"> </w:t>
      </w:r>
      <w:r>
        <w:rPr>
          <w:rFonts w:ascii="Arial"/>
          <w:i/>
          <w:spacing w:val="-4"/>
          <w:w w:val="105"/>
          <w:sz w:val="18"/>
        </w:rPr>
        <w:t xml:space="preserve">Re- </w:t>
      </w:r>
      <w:r>
        <w:rPr>
          <w:rFonts w:ascii="Arial"/>
          <w:i/>
          <w:w w:val="105"/>
          <w:sz w:val="18"/>
        </w:rPr>
        <w:t xml:space="preserve">flections on </w:t>
      </w:r>
      <w:r>
        <w:rPr>
          <w:rFonts w:ascii="Arial"/>
          <w:i/>
          <w:spacing w:val="-3"/>
          <w:w w:val="105"/>
          <w:sz w:val="18"/>
        </w:rPr>
        <w:t xml:space="preserve">Programming </w:t>
      </w:r>
      <w:r>
        <w:rPr>
          <w:rFonts w:ascii="Arial"/>
          <w:i/>
          <w:w w:val="105"/>
          <w:sz w:val="18"/>
        </w:rPr>
        <w:t>&amp; Software</w:t>
      </w:r>
      <w:r>
        <w:rPr>
          <w:w w:val="105"/>
          <w:sz w:val="18"/>
        </w:rPr>
        <w:t>, Portland, OR, USA,</w:t>
      </w:r>
      <w:r>
        <w:rPr>
          <w:spacing w:val="10"/>
          <w:w w:val="105"/>
          <w:sz w:val="18"/>
        </w:rPr>
        <w:t xml:space="preserve"> </w:t>
      </w:r>
      <w:r>
        <w:rPr>
          <w:w w:val="105"/>
          <w:sz w:val="18"/>
        </w:rPr>
        <w:t>2014.</w:t>
      </w:r>
    </w:p>
    <w:p w:rsidR="003D382C" w:rsidRDefault="003D382C">
      <w:pPr>
        <w:pStyle w:val="Corpsdetexte"/>
        <w:spacing w:before="8"/>
        <w:rPr>
          <w:sz w:val="15"/>
        </w:rPr>
      </w:pPr>
    </w:p>
    <w:p w:rsidR="003D382C" w:rsidRDefault="00C35252">
      <w:pPr>
        <w:spacing w:line="242" w:lineRule="auto"/>
        <w:ind w:left="491" w:right="-6" w:hanging="376"/>
        <w:rPr>
          <w:sz w:val="18"/>
        </w:rPr>
      </w:pPr>
      <w:r>
        <w:rPr>
          <w:w w:val="110"/>
          <w:sz w:val="18"/>
        </w:rPr>
        <w:t xml:space="preserve">[15]D. Cutting and J. </w:t>
      </w:r>
      <w:proofErr w:type="spellStart"/>
      <w:r>
        <w:rPr>
          <w:w w:val="110"/>
          <w:sz w:val="18"/>
        </w:rPr>
        <w:t>Noppen</w:t>
      </w:r>
      <w:proofErr w:type="spellEnd"/>
      <w:r>
        <w:rPr>
          <w:w w:val="110"/>
          <w:sz w:val="18"/>
        </w:rPr>
        <w:t xml:space="preserve">. An Extensible Benchmark and Tooling for Comparing Reverse Engineering </w:t>
      </w:r>
      <w:proofErr w:type="spellStart"/>
      <w:r>
        <w:rPr>
          <w:w w:val="110"/>
          <w:sz w:val="18"/>
        </w:rPr>
        <w:t>Ap</w:t>
      </w:r>
      <w:proofErr w:type="spellEnd"/>
      <w:r>
        <w:rPr>
          <w:w w:val="110"/>
          <w:sz w:val="18"/>
        </w:rPr>
        <w:t xml:space="preserve">- </w:t>
      </w:r>
      <w:proofErr w:type="spellStart"/>
      <w:r>
        <w:rPr>
          <w:w w:val="110"/>
          <w:sz w:val="18"/>
        </w:rPr>
        <w:t>proaches</w:t>
      </w:r>
      <w:proofErr w:type="spellEnd"/>
      <w:r>
        <w:rPr>
          <w:w w:val="110"/>
          <w:sz w:val="18"/>
        </w:rPr>
        <w:t>.</w:t>
      </w:r>
      <w:r>
        <w:rPr>
          <w:spacing w:val="14"/>
          <w:w w:val="110"/>
          <w:sz w:val="18"/>
        </w:rPr>
        <w:t xml:space="preserve"> </w:t>
      </w:r>
      <w:r>
        <w:rPr>
          <w:rFonts w:ascii="Arial" w:hAnsi="Arial"/>
          <w:i/>
          <w:w w:val="110"/>
          <w:sz w:val="18"/>
        </w:rPr>
        <w:t>International</w:t>
      </w:r>
      <w:r>
        <w:rPr>
          <w:rFonts w:ascii="Arial" w:hAnsi="Arial"/>
          <w:i/>
          <w:spacing w:val="-15"/>
          <w:w w:val="110"/>
          <w:sz w:val="18"/>
        </w:rPr>
        <w:t xml:space="preserve"> </w:t>
      </w:r>
      <w:r>
        <w:rPr>
          <w:rFonts w:ascii="Arial" w:hAnsi="Arial"/>
          <w:i/>
          <w:w w:val="110"/>
          <w:sz w:val="18"/>
        </w:rPr>
        <w:t>Journal</w:t>
      </w:r>
      <w:r>
        <w:rPr>
          <w:rFonts w:ascii="Arial" w:hAnsi="Arial"/>
          <w:i/>
          <w:spacing w:val="-15"/>
          <w:w w:val="110"/>
          <w:sz w:val="18"/>
        </w:rPr>
        <w:t xml:space="preserve"> </w:t>
      </w:r>
      <w:r>
        <w:rPr>
          <w:rFonts w:ascii="Arial" w:hAnsi="Arial"/>
          <w:i/>
          <w:w w:val="110"/>
          <w:sz w:val="18"/>
        </w:rPr>
        <w:t>on</w:t>
      </w:r>
      <w:r>
        <w:rPr>
          <w:rFonts w:ascii="Arial" w:hAnsi="Arial"/>
          <w:i/>
          <w:spacing w:val="-15"/>
          <w:w w:val="110"/>
          <w:sz w:val="18"/>
        </w:rPr>
        <w:t xml:space="preserve"> </w:t>
      </w:r>
      <w:r>
        <w:rPr>
          <w:rFonts w:ascii="Arial" w:hAnsi="Arial"/>
          <w:i/>
          <w:spacing w:val="-3"/>
          <w:w w:val="110"/>
          <w:sz w:val="18"/>
        </w:rPr>
        <w:t>Advances</w:t>
      </w:r>
      <w:r>
        <w:rPr>
          <w:rFonts w:ascii="Arial" w:hAnsi="Arial"/>
          <w:i/>
          <w:spacing w:val="-15"/>
          <w:w w:val="110"/>
          <w:sz w:val="18"/>
        </w:rPr>
        <w:t xml:space="preserve"> </w:t>
      </w:r>
      <w:r>
        <w:rPr>
          <w:rFonts w:ascii="Arial" w:hAnsi="Arial"/>
          <w:i/>
          <w:w w:val="110"/>
          <w:sz w:val="18"/>
        </w:rPr>
        <w:t>in</w:t>
      </w:r>
      <w:r>
        <w:rPr>
          <w:rFonts w:ascii="Arial" w:hAnsi="Arial"/>
          <w:i/>
          <w:spacing w:val="-15"/>
          <w:w w:val="110"/>
          <w:sz w:val="18"/>
        </w:rPr>
        <w:t xml:space="preserve"> </w:t>
      </w:r>
      <w:r>
        <w:rPr>
          <w:rFonts w:ascii="Arial" w:hAnsi="Arial"/>
          <w:i/>
          <w:w w:val="110"/>
          <w:sz w:val="18"/>
        </w:rPr>
        <w:t xml:space="preserve">Soft- </w:t>
      </w:r>
      <w:r>
        <w:rPr>
          <w:rFonts w:ascii="Arial" w:hAnsi="Arial"/>
          <w:i/>
          <w:spacing w:val="-3"/>
          <w:w w:val="105"/>
          <w:sz w:val="18"/>
        </w:rPr>
        <w:t>ware</w:t>
      </w:r>
      <w:r>
        <w:rPr>
          <w:spacing w:val="-3"/>
          <w:w w:val="105"/>
          <w:sz w:val="18"/>
        </w:rPr>
        <w:t xml:space="preserve">, </w:t>
      </w:r>
      <w:r>
        <w:rPr>
          <w:w w:val="105"/>
          <w:sz w:val="18"/>
        </w:rPr>
        <w:t>8(1):115–124,</w:t>
      </w:r>
      <w:r>
        <w:rPr>
          <w:spacing w:val="-4"/>
          <w:w w:val="105"/>
          <w:sz w:val="18"/>
        </w:rPr>
        <w:t xml:space="preserve"> </w:t>
      </w:r>
      <w:r>
        <w:rPr>
          <w:w w:val="105"/>
          <w:sz w:val="18"/>
        </w:rPr>
        <w:t>2015.</w:t>
      </w:r>
    </w:p>
    <w:p w:rsidR="003D382C" w:rsidRDefault="003D382C">
      <w:pPr>
        <w:pStyle w:val="Corpsdetexte"/>
        <w:spacing w:before="8"/>
        <w:rPr>
          <w:sz w:val="15"/>
        </w:rPr>
      </w:pPr>
    </w:p>
    <w:p w:rsidR="003D382C" w:rsidRDefault="00C35252">
      <w:pPr>
        <w:spacing w:line="242" w:lineRule="auto"/>
        <w:ind w:left="491" w:right="-6" w:hanging="376"/>
        <w:rPr>
          <w:sz w:val="18"/>
        </w:rPr>
      </w:pPr>
      <w:r>
        <w:rPr>
          <w:w w:val="110"/>
          <w:sz w:val="18"/>
        </w:rPr>
        <w:t xml:space="preserve">[16]R. Eramo, A. </w:t>
      </w:r>
      <w:proofErr w:type="spellStart"/>
      <w:r>
        <w:rPr>
          <w:w w:val="110"/>
          <w:sz w:val="18"/>
        </w:rPr>
        <w:t>Pierantonio</w:t>
      </w:r>
      <w:proofErr w:type="spellEnd"/>
      <w:r>
        <w:rPr>
          <w:w w:val="110"/>
          <w:sz w:val="18"/>
        </w:rPr>
        <w:t xml:space="preserve">, J. Romero, and A. </w:t>
      </w:r>
      <w:proofErr w:type="spellStart"/>
      <w:r>
        <w:rPr>
          <w:w w:val="110"/>
          <w:sz w:val="18"/>
        </w:rPr>
        <w:t>Vallecillo</w:t>
      </w:r>
      <w:proofErr w:type="spellEnd"/>
      <w:r>
        <w:rPr>
          <w:w w:val="110"/>
          <w:sz w:val="18"/>
        </w:rPr>
        <w:t>. Change</w:t>
      </w:r>
      <w:r>
        <w:rPr>
          <w:spacing w:val="-9"/>
          <w:w w:val="110"/>
          <w:sz w:val="18"/>
        </w:rPr>
        <w:t xml:space="preserve"> </w:t>
      </w:r>
      <w:r>
        <w:rPr>
          <w:w w:val="110"/>
          <w:sz w:val="18"/>
        </w:rPr>
        <w:t>Management</w:t>
      </w:r>
      <w:r>
        <w:rPr>
          <w:spacing w:val="-9"/>
          <w:w w:val="110"/>
          <w:sz w:val="18"/>
        </w:rPr>
        <w:t xml:space="preserve"> </w:t>
      </w:r>
      <w:r>
        <w:rPr>
          <w:w w:val="110"/>
          <w:sz w:val="18"/>
        </w:rPr>
        <w:t>in</w:t>
      </w:r>
      <w:r>
        <w:rPr>
          <w:spacing w:val="-9"/>
          <w:w w:val="110"/>
          <w:sz w:val="18"/>
        </w:rPr>
        <w:t xml:space="preserve"> </w:t>
      </w:r>
      <w:r>
        <w:rPr>
          <w:w w:val="110"/>
          <w:sz w:val="18"/>
        </w:rPr>
        <w:t>Multi-Viewpoint</w:t>
      </w:r>
      <w:r>
        <w:rPr>
          <w:spacing w:val="-9"/>
          <w:w w:val="110"/>
          <w:sz w:val="18"/>
        </w:rPr>
        <w:t xml:space="preserve"> </w:t>
      </w:r>
      <w:r>
        <w:rPr>
          <w:w w:val="110"/>
          <w:sz w:val="18"/>
        </w:rPr>
        <w:t>System</w:t>
      </w:r>
      <w:r>
        <w:rPr>
          <w:spacing w:val="-9"/>
          <w:w w:val="110"/>
          <w:sz w:val="18"/>
        </w:rPr>
        <w:t xml:space="preserve"> </w:t>
      </w:r>
      <w:r>
        <w:rPr>
          <w:w w:val="110"/>
          <w:sz w:val="18"/>
        </w:rPr>
        <w:t xml:space="preserve">Using </w:t>
      </w:r>
      <w:r>
        <w:rPr>
          <w:w w:val="105"/>
          <w:sz w:val="18"/>
        </w:rPr>
        <w:t>ASP.</w:t>
      </w:r>
      <w:r>
        <w:rPr>
          <w:spacing w:val="3"/>
          <w:w w:val="105"/>
          <w:sz w:val="18"/>
        </w:rPr>
        <w:t xml:space="preserve"> </w:t>
      </w:r>
      <w:r>
        <w:rPr>
          <w:w w:val="105"/>
          <w:sz w:val="18"/>
        </w:rPr>
        <w:t>In</w:t>
      </w:r>
      <w:r>
        <w:rPr>
          <w:spacing w:val="-10"/>
          <w:w w:val="105"/>
          <w:sz w:val="18"/>
        </w:rPr>
        <w:t xml:space="preserve"> </w:t>
      </w:r>
      <w:r>
        <w:rPr>
          <w:rFonts w:ascii="Arial"/>
          <w:i/>
          <w:spacing w:val="-5"/>
          <w:w w:val="105"/>
          <w:sz w:val="18"/>
        </w:rPr>
        <w:t>Proceedings</w:t>
      </w:r>
      <w:r>
        <w:rPr>
          <w:rFonts w:ascii="Arial"/>
          <w:i/>
          <w:spacing w:val="-12"/>
          <w:w w:val="105"/>
          <w:sz w:val="18"/>
        </w:rPr>
        <w:t xml:space="preserve"> </w:t>
      </w:r>
      <w:r>
        <w:rPr>
          <w:rFonts w:ascii="Arial"/>
          <w:i/>
          <w:w w:val="105"/>
          <w:sz w:val="18"/>
        </w:rPr>
        <w:t>of</w:t>
      </w:r>
      <w:r>
        <w:rPr>
          <w:rFonts w:ascii="Arial"/>
          <w:i/>
          <w:spacing w:val="-12"/>
          <w:w w:val="105"/>
          <w:sz w:val="18"/>
        </w:rPr>
        <w:t xml:space="preserve"> </w:t>
      </w:r>
      <w:r>
        <w:rPr>
          <w:rFonts w:ascii="Arial"/>
          <w:i/>
          <w:w w:val="105"/>
          <w:sz w:val="18"/>
        </w:rPr>
        <w:t>the</w:t>
      </w:r>
      <w:r>
        <w:rPr>
          <w:rFonts w:ascii="Arial"/>
          <w:i/>
          <w:spacing w:val="-12"/>
          <w:w w:val="105"/>
          <w:sz w:val="18"/>
        </w:rPr>
        <w:t xml:space="preserve"> </w:t>
      </w:r>
      <w:r>
        <w:rPr>
          <w:rFonts w:ascii="Arial"/>
          <w:i/>
          <w:w w:val="105"/>
          <w:sz w:val="18"/>
        </w:rPr>
        <w:t>12th</w:t>
      </w:r>
      <w:r>
        <w:rPr>
          <w:rFonts w:ascii="Arial"/>
          <w:i/>
          <w:spacing w:val="-12"/>
          <w:w w:val="105"/>
          <w:sz w:val="18"/>
        </w:rPr>
        <w:t xml:space="preserve"> </w:t>
      </w:r>
      <w:proofErr w:type="spellStart"/>
      <w:r>
        <w:rPr>
          <w:rFonts w:ascii="Arial"/>
          <w:i/>
          <w:w w:val="105"/>
          <w:sz w:val="18"/>
        </w:rPr>
        <w:t>Entreprise</w:t>
      </w:r>
      <w:proofErr w:type="spellEnd"/>
      <w:r>
        <w:rPr>
          <w:rFonts w:ascii="Arial"/>
          <w:i/>
          <w:spacing w:val="-12"/>
          <w:w w:val="105"/>
          <w:sz w:val="18"/>
        </w:rPr>
        <w:t xml:space="preserve"> </w:t>
      </w:r>
      <w:r>
        <w:rPr>
          <w:rFonts w:ascii="Arial"/>
          <w:i/>
          <w:w w:val="105"/>
          <w:sz w:val="18"/>
        </w:rPr>
        <w:t xml:space="preserve">Distributed </w:t>
      </w:r>
      <w:r>
        <w:rPr>
          <w:rFonts w:ascii="Arial"/>
          <w:i/>
          <w:sz w:val="18"/>
        </w:rPr>
        <w:t xml:space="preserve">object Computing </w:t>
      </w:r>
      <w:r>
        <w:rPr>
          <w:rFonts w:ascii="Arial"/>
          <w:i/>
          <w:spacing w:val="-3"/>
          <w:sz w:val="18"/>
        </w:rPr>
        <w:t xml:space="preserve">Conference </w:t>
      </w:r>
      <w:r>
        <w:rPr>
          <w:rFonts w:ascii="Arial"/>
          <w:i/>
          <w:sz w:val="18"/>
        </w:rPr>
        <w:t>Workshops</w:t>
      </w:r>
      <w:r>
        <w:rPr>
          <w:sz w:val="18"/>
        </w:rPr>
        <w:t xml:space="preserve">, Munich, </w:t>
      </w:r>
      <w:proofErr w:type="spellStart"/>
      <w:r>
        <w:rPr>
          <w:sz w:val="18"/>
        </w:rPr>
        <w:t>Ger</w:t>
      </w:r>
      <w:proofErr w:type="spellEnd"/>
      <w:r>
        <w:rPr>
          <w:sz w:val="18"/>
        </w:rPr>
        <w:t xml:space="preserve">- </w:t>
      </w:r>
      <w:r>
        <w:rPr>
          <w:spacing w:val="-5"/>
          <w:w w:val="110"/>
          <w:sz w:val="18"/>
        </w:rPr>
        <w:t xml:space="preserve">many, </w:t>
      </w:r>
      <w:r>
        <w:rPr>
          <w:w w:val="110"/>
          <w:sz w:val="18"/>
        </w:rPr>
        <w:t>Sep,</w:t>
      </w:r>
      <w:r>
        <w:rPr>
          <w:spacing w:val="1"/>
          <w:w w:val="110"/>
          <w:sz w:val="18"/>
        </w:rPr>
        <w:t xml:space="preserve"> </w:t>
      </w:r>
      <w:r>
        <w:rPr>
          <w:w w:val="110"/>
          <w:sz w:val="18"/>
        </w:rPr>
        <w:t>2008.</w:t>
      </w:r>
    </w:p>
    <w:p w:rsidR="003D382C" w:rsidRDefault="003D382C">
      <w:pPr>
        <w:pStyle w:val="Corpsdetexte"/>
        <w:spacing w:before="8"/>
        <w:rPr>
          <w:sz w:val="15"/>
        </w:rPr>
      </w:pPr>
    </w:p>
    <w:p w:rsidR="003D382C" w:rsidRDefault="00C35252">
      <w:pPr>
        <w:tabs>
          <w:tab w:val="left" w:pos="3034"/>
        </w:tabs>
        <w:spacing w:line="242" w:lineRule="auto"/>
        <w:ind w:left="491" w:hanging="376"/>
        <w:rPr>
          <w:sz w:val="18"/>
        </w:rPr>
      </w:pPr>
      <w:r>
        <w:rPr>
          <w:w w:val="105"/>
          <w:sz w:val="18"/>
        </w:rPr>
        <w:t xml:space="preserve">[17]M.   </w:t>
      </w:r>
      <w:proofErr w:type="spellStart"/>
      <w:r>
        <w:rPr>
          <w:w w:val="105"/>
          <w:sz w:val="18"/>
        </w:rPr>
        <w:t>Erwig</w:t>
      </w:r>
      <w:proofErr w:type="spellEnd"/>
      <w:r>
        <w:rPr>
          <w:w w:val="105"/>
          <w:sz w:val="18"/>
        </w:rPr>
        <w:t xml:space="preserve">   and  </w:t>
      </w:r>
      <w:r>
        <w:rPr>
          <w:spacing w:val="24"/>
          <w:w w:val="105"/>
          <w:sz w:val="18"/>
        </w:rPr>
        <w:t xml:space="preserve"> </w:t>
      </w:r>
      <w:r>
        <w:rPr>
          <w:w w:val="105"/>
          <w:sz w:val="18"/>
        </w:rPr>
        <w:t xml:space="preserve">B.  </w:t>
      </w:r>
      <w:r>
        <w:rPr>
          <w:spacing w:val="8"/>
          <w:w w:val="105"/>
          <w:sz w:val="18"/>
        </w:rPr>
        <w:t xml:space="preserve"> </w:t>
      </w:r>
      <w:r>
        <w:rPr>
          <w:w w:val="105"/>
          <w:sz w:val="18"/>
        </w:rPr>
        <w:t>Meyer.</w:t>
      </w:r>
      <w:r>
        <w:rPr>
          <w:w w:val="105"/>
          <w:sz w:val="18"/>
        </w:rPr>
        <w:tab/>
        <w:t xml:space="preserve">Heterogeneous  </w:t>
      </w:r>
      <w:r>
        <w:rPr>
          <w:spacing w:val="43"/>
          <w:w w:val="105"/>
          <w:sz w:val="18"/>
        </w:rPr>
        <w:t xml:space="preserve"> </w:t>
      </w:r>
      <w:r>
        <w:rPr>
          <w:w w:val="105"/>
          <w:sz w:val="18"/>
        </w:rPr>
        <w:t>visual</w:t>
      </w:r>
      <w:r>
        <w:rPr>
          <w:w w:val="102"/>
          <w:sz w:val="18"/>
        </w:rPr>
        <w:t xml:space="preserve"> </w:t>
      </w:r>
      <w:r>
        <w:rPr>
          <w:w w:val="105"/>
          <w:sz w:val="18"/>
        </w:rPr>
        <w:t xml:space="preserve">languages-integrating visual </w:t>
      </w:r>
      <w:proofErr w:type="gramStart"/>
      <w:r>
        <w:rPr>
          <w:w w:val="105"/>
          <w:sz w:val="18"/>
        </w:rPr>
        <w:t>and  textual</w:t>
      </w:r>
      <w:proofErr w:type="gramEnd"/>
      <w:r>
        <w:rPr>
          <w:w w:val="105"/>
          <w:sz w:val="18"/>
        </w:rPr>
        <w:t xml:space="preserve">  programming.  In </w:t>
      </w:r>
      <w:r>
        <w:rPr>
          <w:rFonts w:ascii="Arial"/>
          <w:i/>
          <w:spacing w:val="-5"/>
          <w:w w:val="105"/>
          <w:sz w:val="18"/>
        </w:rPr>
        <w:t xml:space="preserve">Proceedings </w:t>
      </w:r>
      <w:r>
        <w:rPr>
          <w:rFonts w:ascii="Arial"/>
          <w:i/>
          <w:w w:val="105"/>
          <w:sz w:val="18"/>
        </w:rPr>
        <w:t xml:space="preserve">of the 11th IEEE International </w:t>
      </w:r>
      <w:proofErr w:type="spellStart"/>
      <w:r>
        <w:rPr>
          <w:rFonts w:ascii="Arial"/>
          <w:i/>
          <w:spacing w:val="-3"/>
          <w:w w:val="105"/>
          <w:sz w:val="18"/>
        </w:rPr>
        <w:t>Sympo</w:t>
      </w:r>
      <w:proofErr w:type="spellEnd"/>
      <w:r>
        <w:rPr>
          <w:rFonts w:ascii="Arial"/>
          <w:i/>
          <w:spacing w:val="-3"/>
          <w:w w:val="105"/>
          <w:sz w:val="18"/>
        </w:rPr>
        <w:t xml:space="preserve">- </w:t>
      </w:r>
      <w:proofErr w:type="spellStart"/>
      <w:r>
        <w:rPr>
          <w:rFonts w:ascii="Arial"/>
          <w:i/>
          <w:w w:val="105"/>
          <w:sz w:val="18"/>
        </w:rPr>
        <w:t>sium</w:t>
      </w:r>
      <w:proofErr w:type="spellEnd"/>
      <w:r>
        <w:rPr>
          <w:rFonts w:ascii="Arial"/>
          <w:i/>
          <w:spacing w:val="-29"/>
          <w:w w:val="105"/>
          <w:sz w:val="18"/>
        </w:rPr>
        <w:t xml:space="preserve"> </w:t>
      </w:r>
      <w:r>
        <w:rPr>
          <w:rFonts w:ascii="Arial"/>
          <w:i/>
          <w:w w:val="105"/>
          <w:sz w:val="18"/>
        </w:rPr>
        <w:t>on</w:t>
      </w:r>
      <w:r>
        <w:rPr>
          <w:rFonts w:ascii="Arial"/>
          <w:i/>
          <w:spacing w:val="-29"/>
          <w:w w:val="105"/>
          <w:sz w:val="18"/>
        </w:rPr>
        <w:t xml:space="preserve"> </w:t>
      </w:r>
      <w:r>
        <w:rPr>
          <w:rFonts w:ascii="Arial"/>
          <w:i/>
          <w:w w:val="105"/>
          <w:sz w:val="18"/>
        </w:rPr>
        <w:t>Visual</w:t>
      </w:r>
      <w:r>
        <w:rPr>
          <w:rFonts w:ascii="Arial"/>
          <w:i/>
          <w:spacing w:val="-29"/>
          <w:w w:val="105"/>
          <w:sz w:val="18"/>
        </w:rPr>
        <w:t xml:space="preserve"> </w:t>
      </w:r>
      <w:r>
        <w:rPr>
          <w:rFonts w:ascii="Arial"/>
          <w:i/>
          <w:w w:val="105"/>
          <w:sz w:val="18"/>
        </w:rPr>
        <w:t>Languages</w:t>
      </w:r>
      <w:r>
        <w:rPr>
          <w:w w:val="105"/>
          <w:sz w:val="18"/>
        </w:rPr>
        <w:t>,</w:t>
      </w:r>
      <w:r>
        <w:rPr>
          <w:spacing w:val="-25"/>
          <w:w w:val="105"/>
          <w:sz w:val="18"/>
        </w:rPr>
        <w:t xml:space="preserve"> </w:t>
      </w:r>
      <w:r>
        <w:rPr>
          <w:w w:val="105"/>
          <w:sz w:val="18"/>
        </w:rPr>
        <w:t>1995.</w:t>
      </w:r>
    </w:p>
    <w:p w:rsidR="003D382C" w:rsidRDefault="003D382C">
      <w:pPr>
        <w:pStyle w:val="Corpsdetexte"/>
        <w:spacing w:before="8"/>
        <w:rPr>
          <w:sz w:val="15"/>
        </w:rPr>
      </w:pPr>
    </w:p>
    <w:p w:rsidR="003D382C" w:rsidRDefault="00C35252">
      <w:pPr>
        <w:spacing w:line="242" w:lineRule="auto"/>
        <w:ind w:left="491" w:right="-7" w:hanging="376"/>
        <w:rPr>
          <w:sz w:val="18"/>
        </w:rPr>
      </w:pPr>
      <w:r>
        <w:rPr>
          <w:w w:val="110"/>
          <w:sz w:val="18"/>
        </w:rPr>
        <w:t xml:space="preserve">[18]A. Finkelstein, J. Kramer, and M. </w:t>
      </w:r>
      <w:proofErr w:type="spellStart"/>
      <w:r>
        <w:rPr>
          <w:w w:val="110"/>
          <w:sz w:val="18"/>
        </w:rPr>
        <w:t>Goedicke</w:t>
      </w:r>
      <w:proofErr w:type="spellEnd"/>
      <w:r>
        <w:rPr>
          <w:w w:val="110"/>
          <w:sz w:val="18"/>
        </w:rPr>
        <w:t xml:space="preserve">. </w:t>
      </w:r>
      <w:proofErr w:type="spellStart"/>
      <w:r>
        <w:rPr>
          <w:w w:val="110"/>
          <w:sz w:val="18"/>
        </w:rPr>
        <w:t>ViewPoint</w:t>
      </w:r>
      <w:proofErr w:type="spellEnd"/>
      <w:r>
        <w:rPr>
          <w:w w:val="110"/>
          <w:sz w:val="18"/>
        </w:rPr>
        <w:t xml:space="preserve"> Oriented</w:t>
      </w:r>
      <w:r>
        <w:rPr>
          <w:spacing w:val="-16"/>
          <w:w w:val="110"/>
          <w:sz w:val="18"/>
        </w:rPr>
        <w:t xml:space="preserve"> </w:t>
      </w:r>
      <w:r>
        <w:rPr>
          <w:w w:val="110"/>
          <w:sz w:val="18"/>
        </w:rPr>
        <w:t>Software</w:t>
      </w:r>
      <w:r>
        <w:rPr>
          <w:spacing w:val="-16"/>
          <w:w w:val="110"/>
          <w:sz w:val="18"/>
        </w:rPr>
        <w:t xml:space="preserve"> </w:t>
      </w:r>
      <w:r>
        <w:rPr>
          <w:w w:val="110"/>
          <w:sz w:val="18"/>
        </w:rPr>
        <w:t>Development. In</w:t>
      </w:r>
      <w:r>
        <w:rPr>
          <w:spacing w:val="-16"/>
          <w:w w:val="110"/>
          <w:sz w:val="18"/>
        </w:rPr>
        <w:t xml:space="preserve"> </w:t>
      </w:r>
      <w:r>
        <w:rPr>
          <w:rFonts w:ascii="Arial"/>
          <w:i/>
          <w:spacing w:val="-5"/>
          <w:w w:val="110"/>
          <w:sz w:val="18"/>
        </w:rPr>
        <w:t>Proceedings</w:t>
      </w:r>
      <w:r>
        <w:rPr>
          <w:rFonts w:ascii="Arial"/>
          <w:i/>
          <w:spacing w:val="-20"/>
          <w:w w:val="110"/>
          <w:sz w:val="18"/>
        </w:rPr>
        <w:t xml:space="preserve"> </w:t>
      </w:r>
      <w:r>
        <w:rPr>
          <w:rFonts w:ascii="Arial"/>
          <w:i/>
          <w:w w:val="110"/>
          <w:sz w:val="18"/>
        </w:rPr>
        <w:t>of</w:t>
      </w:r>
      <w:r>
        <w:rPr>
          <w:rFonts w:ascii="Arial"/>
          <w:i/>
          <w:spacing w:val="-20"/>
          <w:w w:val="110"/>
          <w:sz w:val="18"/>
        </w:rPr>
        <w:t xml:space="preserve"> </w:t>
      </w:r>
      <w:r>
        <w:rPr>
          <w:rFonts w:ascii="Arial"/>
          <w:i/>
          <w:w w:val="110"/>
          <w:sz w:val="18"/>
        </w:rPr>
        <w:t xml:space="preserve">the </w:t>
      </w:r>
      <w:r>
        <w:rPr>
          <w:rFonts w:ascii="Arial"/>
          <w:i/>
          <w:spacing w:val="-4"/>
          <w:w w:val="105"/>
          <w:sz w:val="18"/>
        </w:rPr>
        <w:t xml:space="preserve">3rd </w:t>
      </w:r>
      <w:r>
        <w:rPr>
          <w:rFonts w:ascii="Arial"/>
          <w:i/>
          <w:w w:val="105"/>
          <w:sz w:val="18"/>
        </w:rPr>
        <w:t xml:space="preserve">International Workshop on Software Engineering </w:t>
      </w:r>
      <w:r>
        <w:rPr>
          <w:rFonts w:ascii="Arial"/>
          <w:i/>
          <w:w w:val="110"/>
          <w:sz w:val="18"/>
        </w:rPr>
        <w:t>and</w:t>
      </w:r>
      <w:r>
        <w:rPr>
          <w:rFonts w:ascii="Arial"/>
          <w:i/>
          <w:spacing w:val="-25"/>
          <w:w w:val="110"/>
          <w:sz w:val="18"/>
        </w:rPr>
        <w:t xml:space="preserve"> </w:t>
      </w:r>
      <w:r>
        <w:rPr>
          <w:rFonts w:ascii="Arial"/>
          <w:i/>
          <w:w w:val="110"/>
          <w:sz w:val="18"/>
        </w:rPr>
        <w:t>its</w:t>
      </w:r>
      <w:r>
        <w:rPr>
          <w:rFonts w:ascii="Arial"/>
          <w:i/>
          <w:spacing w:val="-25"/>
          <w:w w:val="110"/>
          <w:sz w:val="18"/>
        </w:rPr>
        <w:t xml:space="preserve"> </w:t>
      </w:r>
      <w:r>
        <w:rPr>
          <w:rFonts w:ascii="Arial"/>
          <w:i/>
          <w:w w:val="110"/>
          <w:sz w:val="18"/>
        </w:rPr>
        <w:t>Applications</w:t>
      </w:r>
      <w:r>
        <w:rPr>
          <w:w w:val="110"/>
          <w:sz w:val="18"/>
        </w:rPr>
        <w:t>,</w:t>
      </w:r>
      <w:r>
        <w:rPr>
          <w:spacing w:val="-21"/>
          <w:w w:val="110"/>
          <w:sz w:val="18"/>
        </w:rPr>
        <w:t xml:space="preserve"> </w:t>
      </w:r>
      <w:r>
        <w:rPr>
          <w:w w:val="110"/>
          <w:sz w:val="18"/>
        </w:rPr>
        <w:t>Toulouse,</w:t>
      </w:r>
      <w:r>
        <w:rPr>
          <w:spacing w:val="-21"/>
          <w:w w:val="110"/>
          <w:sz w:val="18"/>
        </w:rPr>
        <w:t xml:space="preserve"> </w:t>
      </w:r>
      <w:r>
        <w:rPr>
          <w:spacing w:val="-3"/>
          <w:w w:val="110"/>
          <w:sz w:val="18"/>
        </w:rPr>
        <w:t>France,</w:t>
      </w:r>
      <w:r>
        <w:rPr>
          <w:spacing w:val="-21"/>
          <w:w w:val="110"/>
          <w:sz w:val="18"/>
        </w:rPr>
        <w:t xml:space="preserve"> </w:t>
      </w:r>
      <w:r>
        <w:rPr>
          <w:w w:val="110"/>
          <w:sz w:val="18"/>
        </w:rPr>
        <w:t>1990.</w:t>
      </w:r>
    </w:p>
    <w:p w:rsidR="003D382C" w:rsidRDefault="003D382C">
      <w:pPr>
        <w:pStyle w:val="Corpsdetexte"/>
        <w:spacing w:before="5"/>
        <w:rPr>
          <w:sz w:val="16"/>
        </w:rPr>
      </w:pPr>
    </w:p>
    <w:p w:rsidR="003D382C" w:rsidRDefault="00C35252">
      <w:pPr>
        <w:pStyle w:val="Corpsdetexte"/>
        <w:spacing w:line="228" w:lineRule="auto"/>
        <w:ind w:left="491" w:right="-3" w:hanging="376"/>
      </w:pPr>
      <w:r>
        <w:rPr>
          <w:w w:val="110"/>
        </w:rPr>
        <w:t xml:space="preserve">[19]S. Fischer, Z. Hu, and H. Pacheco. GRACE TECHNI- </w:t>
      </w:r>
      <w:proofErr w:type="gramStart"/>
      <w:r>
        <w:rPr>
          <w:w w:val="108"/>
        </w:rPr>
        <w:t>C</w:t>
      </w:r>
      <w:r>
        <w:rPr>
          <w:spacing w:val="-1"/>
          <w:w w:val="108"/>
        </w:rPr>
        <w:t>A</w:t>
      </w:r>
      <w:r>
        <w:rPr>
          <w:w w:val="104"/>
        </w:rPr>
        <w:t>L</w:t>
      </w:r>
      <w:r>
        <w:t xml:space="preserve"> </w:t>
      </w:r>
      <w:r>
        <w:rPr>
          <w:spacing w:val="-11"/>
        </w:rPr>
        <w:t xml:space="preserve"> </w:t>
      </w:r>
      <w:r>
        <w:rPr>
          <w:w w:val="113"/>
        </w:rPr>
        <w:t>R</w:t>
      </w:r>
      <w:r>
        <w:rPr>
          <w:spacing w:val="-1"/>
          <w:w w:val="113"/>
        </w:rPr>
        <w:t>E</w:t>
      </w:r>
      <w:r>
        <w:rPr>
          <w:w w:val="115"/>
        </w:rPr>
        <w:t>PO</w:t>
      </w:r>
      <w:r>
        <w:rPr>
          <w:spacing w:val="-16"/>
          <w:w w:val="115"/>
        </w:rPr>
        <w:t>R</w:t>
      </w:r>
      <w:r>
        <w:rPr>
          <w:w w:val="112"/>
        </w:rPr>
        <w:t>TS</w:t>
      </w:r>
      <w:proofErr w:type="gramEnd"/>
      <w:r>
        <w:t xml:space="preserve"> </w:t>
      </w:r>
      <w:r>
        <w:rPr>
          <w:spacing w:val="-11"/>
        </w:rPr>
        <w:t xml:space="preserve"> </w:t>
      </w:r>
      <w:proofErr w:type="spellStart"/>
      <w:r>
        <w:rPr>
          <w:spacing w:val="-93"/>
          <w:w w:val="115"/>
        </w:rPr>
        <w:t>a</w:t>
      </w:r>
      <w:r>
        <w:rPr>
          <w:spacing w:val="-1"/>
          <w:w w:val="153"/>
        </w:rPr>
        <w:t>ˆ</w:t>
      </w:r>
      <w:r>
        <w:rPr>
          <w:spacing w:val="-115"/>
          <w:w w:val="106"/>
        </w:rPr>
        <w:t>A</w:t>
      </w:r>
      <w:proofErr w:type="spellEnd"/>
      <w:r>
        <w:rPr>
          <w:w w:val="153"/>
          <w:position w:val="5"/>
        </w:rPr>
        <w:t>˘</w:t>
      </w:r>
      <w:r>
        <w:rPr>
          <w:spacing w:val="-23"/>
          <w:position w:val="5"/>
        </w:rPr>
        <w:t xml:space="preserve"> </w:t>
      </w:r>
      <w:r>
        <w:rPr>
          <w:w w:val="123"/>
        </w:rPr>
        <w:t>IJ</w:t>
      </w:r>
      <w:r>
        <w:t xml:space="preserve"> </w:t>
      </w:r>
      <w:r>
        <w:rPr>
          <w:spacing w:val="-11"/>
        </w:rPr>
        <w:t xml:space="preserve"> </w:t>
      </w:r>
      <w:proofErr w:type="spellStart"/>
      <w:r>
        <w:rPr>
          <w:spacing w:val="-1"/>
          <w:w w:val="125"/>
        </w:rPr>
        <w:t>P</w:t>
      </w:r>
      <w:r>
        <w:rPr>
          <w:w w:val="113"/>
        </w:rPr>
        <w:t>u</w:t>
      </w:r>
      <w:r>
        <w:rPr>
          <w:w w:val="124"/>
        </w:rPr>
        <w:t>tb</w:t>
      </w:r>
      <w:r>
        <w:rPr>
          <w:w w:val="115"/>
        </w:rPr>
        <w:t>a</w:t>
      </w:r>
      <w:r>
        <w:rPr>
          <w:spacing w:val="-6"/>
          <w:w w:val="102"/>
        </w:rPr>
        <w:t>c</w:t>
      </w:r>
      <w:r>
        <w:rPr>
          <w:w w:val="107"/>
        </w:rPr>
        <w:t>k</w:t>
      </w:r>
      <w:proofErr w:type="spellEnd"/>
      <w:r>
        <w:t xml:space="preserve"> </w:t>
      </w:r>
      <w:r>
        <w:rPr>
          <w:spacing w:val="-11"/>
        </w:rPr>
        <w:t xml:space="preserve"> </w:t>
      </w:r>
      <w:proofErr w:type="spellStart"/>
      <w:r>
        <w:rPr>
          <w:spacing w:val="-93"/>
          <w:w w:val="115"/>
        </w:rPr>
        <w:t>a</w:t>
      </w:r>
      <w:r>
        <w:rPr>
          <w:w w:val="153"/>
        </w:rPr>
        <w:t>ˆ</w:t>
      </w:r>
      <w:r>
        <w:rPr>
          <w:spacing w:val="-115"/>
          <w:w w:val="106"/>
        </w:rPr>
        <w:t>A</w:t>
      </w:r>
      <w:proofErr w:type="spellEnd"/>
      <w:r>
        <w:rPr>
          <w:w w:val="153"/>
          <w:position w:val="5"/>
        </w:rPr>
        <w:t>˘</w:t>
      </w:r>
      <w:r>
        <w:rPr>
          <w:spacing w:val="-23"/>
          <w:position w:val="5"/>
        </w:rPr>
        <w:t xml:space="preserve"> </w:t>
      </w:r>
      <w:r>
        <w:rPr>
          <w:spacing w:val="-59"/>
          <w:w w:val="110"/>
        </w:rPr>
        <w:t>I</w:t>
      </w:r>
      <w:r>
        <w:rPr>
          <w:w w:val="85"/>
          <w:position w:val="5"/>
        </w:rPr>
        <w:t>˙</w:t>
      </w:r>
      <w:r>
        <w:rPr>
          <w:position w:val="5"/>
        </w:rPr>
        <w:t xml:space="preserve"> </w:t>
      </w:r>
      <w:r>
        <w:rPr>
          <w:spacing w:val="-4"/>
          <w:position w:val="5"/>
        </w:rPr>
        <w:t xml:space="preserve"> </w:t>
      </w:r>
      <w:r>
        <w:rPr>
          <w:spacing w:val="-1"/>
          <w:w w:val="102"/>
        </w:rPr>
        <w:t>i</w:t>
      </w:r>
      <w:r>
        <w:rPr>
          <w:w w:val="103"/>
        </w:rPr>
        <w:t>s</w:t>
      </w:r>
      <w:r>
        <w:t xml:space="preserve"> </w:t>
      </w:r>
      <w:r>
        <w:rPr>
          <w:spacing w:val="-11"/>
        </w:rPr>
        <w:t xml:space="preserve"> </w:t>
      </w:r>
      <w:r>
        <w:rPr>
          <w:spacing w:val="-1"/>
          <w:w w:val="143"/>
        </w:rPr>
        <w:t>t</w:t>
      </w:r>
      <w:r>
        <w:rPr>
          <w:w w:val="113"/>
        </w:rPr>
        <w:t>h</w:t>
      </w:r>
      <w:r>
        <w:rPr>
          <w:w w:val="102"/>
        </w:rPr>
        <w:t>e</w:t>
      </w:r>
      <w:r>
        <w:t xml:space="preserve"> </w:t>
      </w:r>
      <w:r>
        <w:rPr>
          <w:spacing w:val="-11"/>
        </w:rPr>
        <w:t xml:space="preserve"> </w:t>
      </w:r>
      <w:r>
        <w:rPr>
          <w:spacing w:val="-1"/>
          <w:w w:val="114"/>
        </w:rPr>
        <w:t>E</w:t>
      </w:r>
      <w:r>
        <w:rPr>
          <w:w w:val="103"/>
        </w:rPr>
        <w:t>s</w:t>
      </w:r>
      <w:r>
        <w:rPr>
          <w:spacing w:val="-1"/>
          <w:w w:val="103"/>
        </w:rPr>
        <w:t>s</w:t>
      </w:r>
      <w:r>
        <w:rPr>
          <w:w w:val="108"/>
        </w:rPr>
        <w:t>en</w:t>
      </w:r>
      <w:r>
        <w:rPr>
          <w:spacing w:val="-1"/>
          <w:w w:val="102"/>
        </w:rPr>
        <w:t>c</w:t>
      </w:r>
      <w:r>
        <w:rPr>
          <w:w w:val="102"/>
        </w:rPr>
        <w:t>e</w:t>
      </w:r>
      <w:r>
        <w:t xml:space="preserve"> </w:t>
      </w:r>
      <w:r>
        <w:rPr>
          <w:spacing w:val="-11"/>
        </w:rPr>
        <w:t xml:space="preserve"> </w:t>
      </w:r>
      <w:r>
        <w:rPr>
          <w:w w:val="102"/>
        </w:rPr>
        <w:t>o</w:t>
      </w:r>
      <w:r>
        <w:rPr>
          <w:w w:val="93"/>
        </w:rPr>
        <w:t xml:space="preserve">f </w:t>
      </w:r>
      <w:r>
        <w:rPr>
          <w:w w:val="110"/>
        </w:rPr>
        <w:t>Bidirectional Programming. (December),</w:t>
      </w:r>
      <w:r>
        <w:rPr>
          <w:spacing w:val="24"/>
          <w:w w:val="110"/>
        </w:rPr>
        <w:t xml:space="preserve"> </w:t>
      </w:r>
      <w:r>
        <w:rPr>
          <w:w w:val="110"/>
        </w:rPr>
        <w:t>2012.</w:t>
      </w:r>
    </w:p>
    <w:p w:rsidR="003D382C" w:rsidRDefault="003D382C">
      <w:pPr>
        <w:pStyle w:val="Corpsdetexte"/>
        <w:rPr>
          <w:sz w:val="16"/>
        </w:rPr>
      </w:pPr>
    </w:p>
    <w:p w:rsidR="003D382C" w:rsidRDefault="00C35252">
      <w:pPr>
        <w:pStyle w:val="Corpsdetexte"/>
        <w:spacing w:line="242" w:lineRule="auto"/>
        <w:ind w:left="491" w:right="-6" w:hanging="376"/>
      </w:pPr>
      <w:r>
        <w:rPr>
          <w:w w:val="110"/>
        </w:rPr>
        <w:t>[20]J. N. Foster, M. B. Greenwald, J. T. Moore</w:t>
      </w:r>
      <w:proofErr w:type="gramStart"/>
      <w:r>
        <w:rPr>
          <w:w w:val="110"/>
        </w:rPr>
        <w:t>,  B</w:t>
      </w:r>
      <w:proofErr w:type="gramEnd"/>
      <w:r>
        <w:rPr>
          <w:w w:val="110"/>
        </w:rPr>
        <w:t xml:space="preserve">.  C. Pierce, and A. Schmitt. </w:t>
      </w:r>
      <w:proofErr w:type="spellStart"/>
      <w:r>
        <w:rPr>
          <w:w w:val="110"/>
        </w:rPr>
        <w:t>Combinators</w:t>
      </w:r>
      <w:proofErr w:type="spellEnd"/>
      <w:r>
        <w:rPr>
          <w:w w:val="110"/>
        </w:rPr>
        <w:t xml:space="preserve"> for bidirectional tree transformations: A linguistic approach to the view- update problem. </w:t>
      </w:r>
      <w:r>
        <w:rPr>
          <w:rFonts w:ascii="Arial"/>
          <w:i/>
          <w:w w:val="110"/>
        </w:rPr>
        <w:t>ACM Trans. Program. Lang. Syst.</w:t>
      </w:r>
      <w:r>
        <w:rPr>
          <w:w w:val="110"/>
        </w:rPr>
        <w:t>, 29(3), May 2007.</w:t>
      </w:r>
    </w:p>
    <w:p w:rsidR="003D382C" w:rsidRDefault="003D382C">
      <w:pPr>
        <w:pStyle w:val="Corpsdetexte"/>
        <w:spacing w:before="8"/>
        <w:rPr>
          <w:sz w:val="15"/>
        </w:rPr>
      </w:pPr>
    </w:p>
    <w:p w:rsidR="003D382C" w:rsidRDefault="00C35252">
      <w:pPr>
        <w:pStyle w:val="Corpsdetexte"/>
        <w:spacing w:line="242" w:lineRule="auto"/>
        <w:ind w:left="491" w:hanging="376"/>
      </w:pPr>
      <w:r>
        <w:rPr>
          <w:w w:val="110"/>
        </w:rPr>
        <w:t>[21]J. N. Foster, M. B. Greenwald, J. T. Moore</w:t>
      </w:r>
      <w:proofErr w:type="gramStart"/>
      <w:r>
        <w:rPr>
          <w:w w:val="110"/>
        </w:rPr>
        <w:t>,  B</w:t>
      </w:r>
      <w:proofErr w:type="gramEnd"/>
      <w:r>
        <w:rPr>
          <w:w w:val="110"/>
        </w:rPr>
        <w:t xml:space="preserve">.  C. Pierce, and A. Schmitt. </w:t>
      </w:r>
      <w:proofErr w:type="spellStart"/>
      <w:r>
        <w:rPr>
          <w:w w:val="110"/>
        </w:rPr>
        <w:t>Combinators</w:t>
      </w:r>
      <w:proofErr w:type="spellEnd"/>
      <w:r>
        <w:rPr>
          <w:w w:val="110"/>
        </w:rPr>
        <w:t xml:space="preserve"> for Bidirectional Tree Transformations: A Linguistic Approach to the View-update Problem. </w:t>
      </w:r>
      <w:r>
        <w:rPr>
          <w:rFonts w:ascii="Arial"/>
          <w:i/>
          <w:w w:val="110"/>
        </w:rPr>
        <w:t>ACM Trans. Program. Lang. Syst.</w:t>
      </w:r>
      <w:r>
        <w:rPr>
          <w:w w:val="110"/>
        </w:rPr>
        <w:t>, 29(3), May 2007.</w:t>
      </w:r>
    </w:p>
    <w:p w:rsidR="003D382C" w:rsidRDefault="00C35252">
      <w:pPr>
        <w:spacing w:before="46" w:line="242" w:lineRule="auto"/>
        <w:ind w:left="491" w:right="99" w:hanging="376"/>
        <w:jc w:val="both"/>
        <w:rPr>
          <w:sz w:val="18"/>
        </w:rPr>
      </w:pPr>
      <w:r>
        <w:br w:type="column"/>
      </w:r>
      <w:r>
        <w:rPr>
          <w:w w:val="105"/>
          <w:sz w:val="18"/>
        </w:rPr>
        <w:t xml:space="preserve">[22]D. </w:t>
      </w:r>
      <w:r>
        <w:rPr>
          <w:spacing w:val="-3"/>
          <w:w w:val="105"/>
          <w:sz w:val="18"/>
        </w:rPr>
        <w:t xml:space="preserve">Frankel. </w:t>
      </w:r>
      <w:r>
        <w:rPr>
          <w:rFonts w:ascii="Arial"/>
          <w:i/>
          <w:spacing w:val="-3"/>
          <w:w w:val="105"/>
          <w:sz w:val="18"/>
        </w:rPr>
        <w:t xml:space="preserve">Model </w:t>
      </w:r>
      <w:r>
        <w:rPr>
          <w:rFonts w:ascii="Arial"/>
          <w:i/>
          <w:w w:val="105"/>
          <w:sz w:val="18"/>
        </w:rPr>
        <w:t xml:space="preserve">Driven </w:t>
      </w:r>
      <w:r>
        <w:rPr>
          <w:rFonts w:ascii="Arial"/>
          <w:i/>
          <w:spacing w:val="-3"/>
          <w:w w:val="105"/>
          <w:sz w:val="18"/>
        </w:rPr>
        <w:t xml:space="preserve">Architecture:  </w:t>
      </w:r>
      <w:r>
        <w:rPr>
          <w:rFonts w:ascii="Arial"/>
          <w:i/>
          <w:w w:val="105"/>
          <w:sz w:val="18"/>
        </w:rPr>
        <w:t>Applying MDA to Enterprise Computing</w:t>
      </w:r>
      <w:r>
        <w:rPr>
          <w:w w:val="105"/>
          <w:sz w:val="18"/>
        </w:rPr>
        <w:t xml:space="preserve">. John Wiley &amp; Sons, Inc., New </w:t>
      </w:r>
      <w:r>
        <w:rPr>
          <w:spacing w:val="-4"/>
          <w:w w:val="105"/>
          <w:sz w:val="18"/>
        </w:rPr>
        <w:t>York</w:t>
      </w:r>
      <w:proofErr w:type="gramStart"/>
      <w:r>
        <w:rPr>
          <w:spacing w:val="-4"/>
          <w:w w:val="105"/>
          <w:sz w:val="18"/>
        </w:rPr>
        <w:t xml:space="preserve">,  </w:t>
      </w:r>
      <w:r>
        <w:rPr>
          <w:w w:val="105"/>
          <w:sz w:val="18"/>
        </w:rPr>
        <w:t>NY</w:t>
      </w:r>
      <w:proofErr w:type="gramEnd"/>
      <w:r>
        <w:rPr>
          <w:w w:val="105"/>
          <w:sz w:val="18"/>
        </w:rPr>
        <w:t>, USA,</w:t>
      </w:r>
      <w:r>
        <w:rPr>
          <w:spacing w:val="32"/>
          <w:w w:val="105"/>
          <w:sz w:val="18"/>
        </w:rPr>
        <w:t xml:space="preserve"> </w:t>
      </w:r>
      <w:r>
        <w:rPr>
          <w:w w:val="105"/>
          <w:sz w:val="18"/>
        </w:rPr>
        <w:t>2002.</w:t>
      </w:r>
    </w:p>
    <w:p w:rsidR="003D382C" w:rsidRDefault="00C35252">
      <w:pPr>
        <w:pStyle w:val="Corpsdetexte"/>
        <w:spacing w:before="128" w:line="242" w:lineRule="auto"/>
        <w:ind w:left="491" w:right="99" w:hanging="376"/>
      </w:pPr>
      <w:r>
        <w:rPr>
          <w:w w:val="110"/>
        </w:rPr>
        <w:t>[23]E. U. Generators. ”Eclipse UML Generators Home- page”.   https://eclipse.org/acceleo/, 2015.</w:t>
      </w:r>
    </w:p>
    <w:p w:rsidR="003D382C" w:rsidRDefault="00C35252">
      <w:pPr>
        <w:tabs>
          <w:tab w:val="left" w:pos="1573"/>
        </w:tabs>
        <w:spacing w:before="160" w:line="194" w:lineRule="auto"/>
        <w:ind w:left="491" w:right="99" w:hanging="376"/>
        <w:rPr>
          <w:rFonts w:ascii="Arial" w:hAnsi="Arial"/>
          <w:i/>
          <w:sz w:val="18"/>
        </w:rPr>
      </w:pPr>
      <w:r>
        <w:rPr>
          <w:spacing w:val="-1"/>
          <w:w w:val="85"/>
          <w:sz w:val="18"/>
        </w:rPr>
        <w:t>[</w:t>
      </w:r>
      <w:r>
        <w:rPr>
          <w:w w:val="102"/>
          <w:sz w:val="18"/>
        </w:rPr>
        <w:t>24</w:t>
      </w:r>
      <w:r>
        <w:rPr>
          <w:w w:val="85"/>
          <w:sz w:val="18"/>
        </w:rPr>
        <w:t>]</w:t>
      </w:r>
      <w:r>
        <w:rPr>
          <w:w w:val="102"/>
          <w:sz w:val="18"/>
        </w:rPr>
        <w:t>S</w:t>
      </w:r>
      <w:r>
        <w:rPr>
          <w:w w:val="113"/>
          <w:sz w:val="18"/>
        </w:rPr>
        <w:t>.</w:t>
      </w:r>
      <w:r>
        <w:rPr>
          <w:sz w:val="18"/>
        </w:rPr>
        <w:t xml:space="preserve">  </w:t>
      </w:r>
      <w:r>
        <w:rPr>
          <w:spacing w:val="-9"/>
          <w:sz w:val="18"/>
        </w:rPr>
        <w:t xml:space="preserve"> </w:t>
      </w:r>
      <w:proofErr w:type="spellStart"/>
      <w:r>
        <w:rPr>
          <w:spacing w:val="-6"/>
          <w:w w:val="111"/>
          <w:sz w:val="18"/>
        </w:rPr>
        <w:t>G</w:t>
      </w:r>
      <w:r>
        <w:rPr>
          <w:spacing w:val="-87"/>
          <w:w w:val="153"/>
          <w:sz w:val="18"/>
        </w:rPr>
        <w:t>´</w:t>
      </w:r>
      <w:r>
        <w:rPr>
          <w:spacing w:val="-1"/>
          <w:w w:val="102"/>
          <w:sz w:val="18"/>
        </w:rPr>
        <w:t>e</w:t>
      </w:r>
      <w:r>
        <w:rPr>
          <w:w w:val="117"/>
          <w:sz w:val="18"/>
        </w:rPr>
        <w:t>ra</w:t>
      </w:r>
      <w:r>
        <w:rPr>
          <w:w w:val="116"/>
          <w:sz w:val="18"/>
        </w:rPr>
        <w:t>rd</w:t>
      </w:r>
      <w:proofErr w:type="spellEnd"/>
      <w:r>
        <w:rPr>
          <w:w w:val="113"/>
          <w:sz w:val="18"/>
        </w:rPr>
        <w:t>.</w:t>
      </w:r>
      <w:r>
        <w:rPr>
          <w:sz w:val="18"/>
        </w:rPr>
        <w:tab/>
      </w:r>
      <w:r>
        <w:rPr>
          <w:w w:val="111"/>
          <w:sz w:val="18"/>
        </w:rPr>
        <w:t>On</w:t>
      </w:r>
      <w:r>
        <w:rPr>
          <w:spacing w:val="-1"/>
          <w:w w:val="102"/>
          <w:sz w:val="18"/>
        </w:rPr>
        <w:t>c</w:t>
      </w:r>
      <w:r>
        <w:rPr>
          <w:w w:val="102"/>
          <w:sz w:val="18"/>
        </w:rPr>
        <w:t>e</w:t>
      </w:r>
      <w:r>
        <w:rPr>
          <w:sz w:val="18"/>
        </w:rPr>
        <w:t xml:space="preserve">  </w:t>
      </w:r>
      <w:r>
        <w:rPr>
          <w:spacing w:val="-9"/>
          <w:sz w:val="18"/>
        </w:rPr>
        <w:t xml:space="preserve"> </w:t>
      </w:r>
      <w:r>
        <w:rPr>
          <w:w w:val="113"/>
          <w:sz w:val="18"/>
        </w:rPr>
        <w:t>u</w:t>
      </w:r>
      <w:r>
        <w:rPr>
          <w:spacing w:val="5"/>
          <w:w w:val="113"/>
          <w:sz w:val="18"/>
        </w:rPr>
        <w:t>p</w:t>
      </w:r>
      <w:r>
        <w:rPr>
          <w:w w:val="102"/>
          <w:sz w:val="18"/>
        </w:rPr>
        <w:t>o</w:t>
      </w:r>
      <w:r>
        <w:rPr>
          <w:w w:val="113"/>
          <w:sz w:val="18"/>
        </w:rPr>
        <w:t>n</w:t>
      </w:r>
      <w:r>
        <w:rPr>
          <w:sz w:val="18"/>
        </w:rPr>
        <w:t xml:space="preserve">  </w:t>
      </w:r>
      <w:r>
        <w:rPr>
          <w:spacing w:val="-9"/>
          <w:sz w:val="18"/>
        </w:rPr>
        <w:t xml:space="preserve"> </w:t>
      </w:r>
      <w:r>
        <w:rPr>
          <w:w w:val="115"/>
          <w:sz w:val="18"/>
        </w:rPr>
        <w:t>a</w:t>
      </w:r>
      <w:r>
        <w:rPr>
          <w:sz w:val="18"/>
        </w:rPr>
        <w:t xml:space="preserve">  </w:t>
      </w:r>
      <w:r>
        <w:rPr>
          <w:spacing w:val="-9"/>
          <w:sz w:val="18"/>
        </w:rPr>
        <w:t xml:space="preserve"> </w:t>
      </w:r>
      <w:r>
        <w:rPr>
          <w:w w:val="115"/>
          <w:sz w:val="18"/>
        </w:rPr>
        <w:t>T</w:t>
      </w:r>
      <w:r>
        <w:rPr>
          <w:spacing w:val="-1"/>
          <w:w w:val="115"/>
          <w:sz w:val="18"/>
        </w:rPr>
        <w:t>i</w:t>
      </w:r>
      <w:r>
        <w:rPr>
          <w:w w:val="108"/>
          <w:sz w:val="18"/>
        </w:rPr>
        <w:t>me,</w:t>
      </w:r>
      <w:r>
        <w:rPr>
          <w:sz w:val="18"/>
        </w:rPr>
        <w:t xml:space="preserve">  </w:t>
      </w:r>
      <w:r>
        <w:rPr>
          <w:spacing w:val="7"/>
          <w:sz w:val="18"/>
        </w:rPr>
        <w:t xml:space="preserve"> </w:t>
      </w:r>
      <w:r>
        <w:rPr>
          <w:w w:val="117"/>
          <w:sz w:val="18"/>
        </w:rPr>
        <w:t>Th</w:t>
      </w:r>
      <w:r>
        <w:rPr>
          <w:w w:val="107"/>
          <w:sz w:val="18"/>
        </w:rPr>
        <w:t>ere</w:t>
      </w:r>
      <w:r>
        <w:rPr>
          <w:sz w:val="18"/>
        </w:rPr>
        <w:t xml:space="preserve">  </w:t>
      </w:r>
      <w:r>
        <w:rPr>
          <w:spacing w:val="-9"/>
          <w:sz w:val="18"/>
        </w:rPr>
        <w:t xml:space="preserve"> </w:t>
      </w:r>
      <w:r>
        <w:rPr>
          <w:spacing w:val="-16"/>
          <w:w w:val="111"/>
          <w:sz w:val="18"/>
        </w:rPr>
        <w:t>W</w:t>
      </w:r>
      <w:r>
        <w:rPr>
          <w:w w:val="115"/>
          <w:sz w:val="18"/>
        </w:rPr>
        <w:t>a</w:t>
      </w:r>
      <w:r>
        <w:rPr>
          <w:w w:val="103"/>
          <w:sz w:val="18"/>
        </w:rPr>
        <w:t>s</w:t>
      </w:r>
      <w:r>
        <w:rPr>
          <w:sz w:val="18"/>
        </w:rPr>
        <w:t xml:space="preserve">  </w:t>
      </w:r>
      <w:r>
        <w:rPr>
          <w:spacing w:val="-9"/>
          <w:sz w:val="18"/>
        </w:rPr>
        <w:t xml:space="preserve"> </w:t>
      </w:r>
      <w:r>
        <w:rPr>
          <w:spacing w:val="-5"/>
          <w:w w:val="125"/>
          <w:sz w:val="18"/>
        </w:rPr>
        <w:t>P</w:t>
      </w:r>
      <w:r>
        <w:rPr>
          <w:w w:val="115"/>
          <w:sz w:val="18"/>
        </w:rPr>
        <w:t>a</w:t>
      </w:r>
      <w:r>
        <w:rPr>
          <w:w w:val="102"/>
          <w:sz w:val="18"/>
        </w:rPr>
        <w:t xml:space="preserve">- </w:t>
      </w:r>
      <w:proofErr w:type="spellStart"/>
      <w:r>
        <w:rPr>
          <w:spacing w:val="-6"/>
          <w:w w:val="113"/>
          <w:sz w:val="18"/>
        </w:rPr>
        <w:t>p</w:t>
      </w:r>
      <w:r>
        <w:rPr>
          <w:w w:val="113"/>
          <w:sz w:val="18"/>
        </w:rPr>
        <w:t>yr</w:t>
      </w:r>
      <w:r>
        <w:rPr>
          <w:spacing w:val="-1"/>
          <w:w w:val="113"/>
          <w:sz w:val="18"/>
        </w:rPr>
        <w:t>u</w:t>
      </w:r>
      <w:r>
        <w:rPr>
          <w:spacing w:val="-1"/>
          <w:w w:val="103"/>
          <w:sz w:val="18"/>
        </w:rPr>
        <w:t>s</w:t>
      </w:r>
      <w:r>
        <w:rPr>
          <w:spacing w:val="-93"/>
          <w:w w:val="115"/>
          <w:sz w:val="18"/>
        </w:rPr>
        <w:t>a</w:t>
      </w:r>
      <w:r>
        <w:rPr>
          <w:w w:val="153"/>
          <w:sz w:val="18"/>
        </w:rPr>
        <w:t>ˆ</w:t>
      </w:r>
      <w:r>
        <w:rPr>
          <w:spacing w:val="-115"/>
          <w:w w:val="106"/>
          <w:sz w:val="18"/>
        </w:rPr>
        <w:t>A</w:t>
      </w:r>
      <w:proofErr w:type="spellEnd"/>
      <w:r>
        <w:rPr>
          <w:w w:val="153"/>
          <w:position w:val="5"/>
          <w:sz w:val="18"/>
        </w:rPr>
        <w:t>˘</w:t>
      </w:r>
      <w:r>
        <w:rPr>
          <w:spacing w:val="-23"/>
          <w:position w:val="5"/>
          <w:sz w:val="18"/>
        </w:rPr>
        <w:t xml:space="preserve"> </w:t>
      </w:r>
      <w:r>
        <w:rPr>
          <w:spacing w:val="-62"/>
          <w:w w:val="102"/>
          <w:sz w:val="18"/>
        </w:rPr>
        <w:t>e</w:t>
      </w:r>
      <w:proofErr w:type="gramStart"/>
      <w:r>
        <w:rPr>
          <w:rFonts w:ascii="Verdana" w:hAnsi="Verdana"/>
          <w:i/>
          <w:w w:val="64"/>
          <w:position w:val="-6"/>
          <w:sz w:val="14"/>
        </w:rPr>
        <w:t>‹</w:t>
      </w:r>
      <w:r>
        <w:rPr>
          <w:rFonts w:ascii="Verdana" w:hAnsi="Verdana"/>
          <w:i/>
          <w:spacing w:val="-29"/>
          <w:position w:val="-6"/>
          <w:sz w:val="14"/>
        </w:rPr>
        <w:t xml:space="preserve"> </w:t>
      </w:r>
      <w:r>
        <w:rPr>
          <w:w w:val="113"/>
          <w:sz w:val="18"/>
        </w:rPr>
        <w:t>.</w:t>
      </w:r>
      <w:proofErr w:type="gramEnd"/>
      <w:r>
        <w:rPr>
          <w:sz w:val="18"/>
        </w:rPr>
        <w:t xml:space="preserve"> </w:t>
      </w:r>
      <w:r>
        <w:rPr>
          <w:spacing w:val="6"/>
          <w:sz w:val="18"/>
        </w:rPr>
        <w:t xml:space="preserve"> </w:t>
      </w:r>
      <w:r>
        <w:rPr>
          <w:w w:val="110"/>
          <w:sz w:val="18"/>
        </w:rPr>
        <w:t>I</w:t>
      </w:r>
      <w:r>
        <w:rPr>
          <w:w w:val="113"/>
          <w:sz w:val="18"/>
        </w:rPr>
        <w:t>n</w:t>
      </w:r>
      <w:r>
        <w:rPr>
          <w:spacing w:val="21"/>
          <w:sz w:val="18"/>
        </w:rPr>
        <w:t xml:space="preserve"> </w:t>
      </w:r>
      <w:r>
        <w:rPr>
          <w:rFonts w:ascii="Arial" w:hAnsi="Arial"/>
          <w:i/>
          <w:w w:val="112"/>
          <w:sz w:val="18"/>
        </w:rPr>
        <w:t>P</w:t>
      </w:r>
      <w:r>
        <w:rPr>
          <w:rFonts w:ascii="Arial" w:hAnsi="Arial"/>
          <w:i/>
          <w:spacing w:val="-10"/>
          <w:w w:val="112"/>
          <w:sz w:val="18"/>
        </w:rPr>
        <w:t>r</w:t>
      </w:r>
      <w:r>
        <w:rPr>
          <w:rFonts w:ascii="Arial" w:hAnsi="Arial"/>
          <w:i/>
          <w:spacing w:val="-10"/>
          <w:w w:val="93"/>
          <w:sz w:val="18"/>
        </w:rPr>
        <w:t>o</w:t>
      </w:r>
      <w:r>
        <w:rPr>
          <w:rFonts w:ascii="Arial" w:hAnsi="Arial"/>
          <w:i/>
          <w:spacing w:val="-10"/>
          <w:w w:val="94"/>
          <w:sz w:val="18"/>
        </w:rPr>
        <w:t>c</w:t>
      </w:r>
      <w:r>
        <w:rPr>
          <w:rFonts w:ascii="Arial" w:hAnsi="Arial"/>
          <w:i/>
          <w:spacing w:val="-10"/>
          <w:w w:val="84"/>
          <w:sz w:val="18"/>
        </w:rPr>
        <w:t>ee</w:t>
      </w:r>
      <w:r>
        <w:rPr>
          <w:rFonts w:ascii="Arial" w:hAnsi="Arial"/>
          <w:i/>
          <w:w w:val="107"/>
          <w:sz w:val="18"/>
        </w:rPr>
        <w:t>d</w:t>
      </w:r>
      <w:r>
        <w:rPr>
          <w:rFonts w:ascii="Arial" w:hAnsi="Arial"/>
          <w:i/>
          <w:spacing w:val="-1"/>
          <w:w w:val="107"/>
          <w:sz w:val="18"/>
        </w:rPr>
        <w:t>i</w:t>
      </w:r>
      <w:r>
        <w:rPr>
          <w:rFonts w:ascii="Arial" w:hAnsi="Arial"/>
          <w:i/>
          <w:w w:val="90"/>
          <w:sz w:val="18"/>
        </w:rPr>
        <w:t>ngs</w:t>
      </w:r>
      <w:r>
        <w:rPr>
          <w:rFonts w:ascii="Arial" w:hAnsi="Arial"/>
          <w:i/>
          <w:spacing w:val="20"/>
          <w:sz w:val="18"/>
        </w:rPr>
        <w:t xml:space="preserve"> </w:t>
      </w:r>
      <w:r>
        <w:rPr>
          <w:rFonts w:ascii="Arial" w:hAnsi="Arial"/>
          <w:i/>
          <w:spacing w:val="-1"/>
          <w:w w:val="93"/>
          <w:sz w:val="18"/>
        </w:rPr>
        <w:t>o</w:t>
      </w:r>
      <w:r>
        <w:rPr>
          <w:rFonts w:ascii="Arial" w:hAnsi="Arial"/>
          <w:i/>
          <w:w w:val="112"/>
          <w:sz w:val="18"/>
        </w:rPr>
        <w:t>f</w:t>
      </w:r>
      <w:r>
        <w:rPr>
          <w:rFonts w:ascii="Arial" w:hAnsi="Arial"/>
          <w:i/>
          <w:spacing w:val="20"/>
          <w:sz w:val="18"/>
        </w:rPr>
        <w:t xml:space="preserve"> </w:t>
      </w:r>
      <w:r>
        <w:rPr>
          <w:rFonts w:ascii="Arial" w:hAnsi="Arial"/>
          <w:i/>
          <w:spacing w:val="-1"/>
          <w:w w:val="93"/>
          <w:sz w:val="18"/>
        </w:rPr>
        <w:t>3</w:t>
      </w:r>
      <w:r>
        <w:rPr>
          <w:rFonts w:ascii="Arial" w:hAnsi="Arial"/>
          <w:i/>
          <w:spacing w:val="-10"/>
          <w:w w:val="129"/>
          <w:sz w:val="18"/>
        </w:rPr>
        <w:t>r</w:t>
      </w:r>
      <w:r>
        <w:rPr>
          <w:rFonts w:ascii="Arial" w:hAnsi="Arial"/>
          <w:i/>
          <w:w w:val="93"/>
          <w:sz w:val="18"/>
        </w:rPr>
        <w:t>d</w:t>
      </w:r>
      <w:r>
        <w:rPr>
          <w:rFonts w:ascii="Arial" w:hAnsi="Arial"/>
          <w:i/>
          <w:spacing w:val="20"/>
          <w:sz w:val="18"/>
        </w:rPr>
        <w:t xml:space="preserve"> </w:t>
      </w:r>
      <w:r>
        <w:rPr>
          <w:rFonts w:ascii="Arial" w:hAnsi="Arial"/>
          <w:i/>
          <w:spacing w:val="-1"/>
          <w:w w:val="141"/>
          <w:sz w:val="18"/>
        </w:rPr>
        <w:t>I</w:t>
      </w:r>
      <w:r>
        <w:rPr>
          <w:rFonts w:ascii="Arial" w:hAnsi="Arial"/>
          <w:i/>
          <w:w w:val="105"/>
          <w:sz w:val="18"/>
        </w:rPr>
        <w:t>nte</w:t>
      </w:r>
      <w:r>
        <w:rPr>
          <w:rFonts w:ascii="Arial" w:hAnsi="Arial"/>
          <w:i/>
          <w:spacing w:val="-1"/>
          <w:w w:val="105"/>
          <w:sz w:val="18"/>
        </w:rPr>
        <w:t>r</w:t>
      </w:r>
      <w:r>
        <w:rPr>
          <w:rFonts w:ascii="Arial" w:hAnsi="Arial"/>
          <w:i/>
          <w:w w:val="98"/>
          <w:sz w:val="18"/>
        </w:rPr>
        <w:t>n</w:t>
      </w:r>
      <w:r>
        <w:rPr>
          <w:rFonts w:ascii="Arial" w:hAnsi="Arial"/>
          <w:i/>
          <w:spacing w:val="-1"/>
          <w:w w:val="98"/>
          <w:sz w:val="18"/>
        </w:rPr>
        <w:t>a</w:t>
      </w:r>
      <w:r>
        <w:rPr>
          <w:rFonts w:ascii="Arial" w:hAnsi="Arial"/>
          <w:i/>
          <w:w w:val="130"/>
          <w:sz w:val="18"/>
        </w:rPr>
        <w:t>t</w:t>
      </w:r>
      <w:r>
        <w:rPr>
          <w:rFonts w:ascii="Arial" w:hAnsi="Arial"/>
          <w:i/>
          <w:spacing w:val="-1"/>
          <w:w w:val="130"/>
          <w:sz w:val="18"/>
        </w:rPr>
        <w:t>i</w:t>
      </w:r>
      <w:r>
        <w:rPr>
          <w:rFonts w:ascii="Arial" w:hAnsi="Arial"/>
          <w:i/>
          <w:spacing w:val="-1"/>
          <w:w w:val="93"/>
          <w:sz w:val="18"/>
        </w:rPr>
        <w:t>o</w:t>
      </w:r>
      <w:r>
        <w:rPr>
          <w:rFonts w:ascii="Arial" w:hAnsi="Arial"/>
          <w:i/>
          <w:w w:val="98"/>
          <w:sz w:val="18"/>
        </w:rPr>
        <w:t>n</w:t>
      </w:r>
      <w:r>
        <w:rPr>
          <w:rFonts w:ascii="Arial" w:hAnsi="Arial"/>
          <w:i/>
          <w:spacing w:val="-1"/>
          <w:w w:val="98"/>
          <w:sz w:val="18"/>
        </w:rPr>
        <w:t>a</w:t>
      </w:r>
      <w:r>
        <w:rPr>
          <w:rFonts w:ascii="Arial" w:hAnsi="Arial"/>
          <w:i/>
          <w:w w:val="117"/>
          <w:sz w:val="18"/>
        </w:rPr>
        <w:t>l</w:t>
      </w:r>
      <w:r>
        <w:rPr>
          <w:rFonts w:ascii="Arial" w:hAnsi="Arial"/>
          <w:i/>
          <w:spacing w:val="20"/>
          <w:sz w:val="18"/>
        </w:rPr>
        <w:t xml:space="preserve"> </w:t>
      </w:r>
      <w:r>
        <w:rPr>
          <w:rFonts w:ascii="Arial" w:hAnsi="Arial"/>
          <w:i/>
          <w:spacing w:val="-1"/>
          <w:w w:val="101"/>
          <w:sz w:val="18"/>
        </w:rPr>
        <w:t>C</w:t>
      </w:r>
      <w:r>
        <w:rPr>
          <w:rFonts w:ascii="Arial" w:hAnsi="Arial"/>
          <w:i/>
          <w:spacing w:val="-1"/>
          <w:w w:val="93"/>
          <w:sz w:val="18"/>
        </w:rPr>
        <w:t>o</w:t>
      </w:r>
      <w:r>
        <w:rPr>
          <w:rFonts w:ascii="Arial" w:hAnsi="Arial"/>
          <w:i/>
          <w:w w:val="106"/>
          <w:sz w:val="18"/>
        </w:rPr>
        <w:t>n</w:t>
      </w:r>
      <w:r>
        <w:rPr>
          <w:rFonts w:ascii="Arial" w:hAnsi="Arial"/>
          <w:i/>
          <w:spacing w:val="-1"/>
          <w:w w:val="106"/>
          <w:sz w:val="18"/>
        </w:rPr>
        <w:t>f</w:t>
      </w:r>
      <w:r>
        <w:rPr>
          <w:rFonts w:ascii="Arial" w:hAnsi="Arial"/>
          <w:i/>
          <w:w w:val="101"/>
          <w:sz w:val="18"/>
        </w:rPr>
        <w:t>er</w:t>
      </w:r>
      <w:r>
        <w:rPr>
          <w:rFonts w:ascii="Arial" w:hAnsi="Arial"/>
          <w:i/>
          <w:w w:val="109"/>
          <w:sz w:val="18"/>
        </w:rPr>
        <w:t xml:space="preserve">- </w:t>
      </w:r>
      <w:proofErr w:type="spellStart"/>
      <w:r>
        <w:rPr>
          <w:rFonts w:ascii="Arial" w:hAnsi="Arial"/>
          <w:i/>
          <w:spacing w:val="-3"/>
          <w:sz w:val="18"/>
        </w:rPr>
        <w:t>ence</w:t>
      </w:r>
      <w:proofErr w:type="spellEnd"/>
      <w:r>
        <w:rPr>
          <w:rFonts w:ascii="Arial" w:hAnsi="Arial"/>
          <w:i/>
          <w:spacing w:val="-9"/>
          <w:sz w:val="18"/>
        </w:rPr>
        <w:t xml:space="preserve"> </w:t>
      </w:r>
      <w:r>
        <w:rPr>
          <w:rFonts w:ascii="Arial" w:hAnsi="Arial"/>
          <w:i/>
          <w:sz w:val="18"/>
        </w:rPr>
        <w:t>on</w:t>
      </w:r>
      <w:r>
        <w:rPr>
          <w:rFonts w:ascii="Arial" w:hAnsi="Arial"/>
          <w:i/>
          <w:spacing w:val="-9"/>
          <w:sz w:val="18"/>
        </w:rPr>
        <w:t xml:space="preserve"> </w:t>
      </w:r>
      <w:r>
        <w:rPr>
          <w:rFonts w:ascii="Arial" w:hAnsi="Arial"/>
          <w:i/>
          <w:sz w:val="18"/>
        </w:rPr>
        <w:t>Model-Driven</w:t>
      </w:r>
      <w:r>
        <w:rPr>
          <w:rFonts w:ascii="Arial" w:hAnsi="Arial"/>
          <w:i/>
          <w:spacing w:val="-9"/>
          <w:sz w:val="18"/>
        </w:rPr>
        <w:t xml:space="preserve"> </w:t>
      </w:r>
      <w:r>
        <w:rPr>
          <w:rFonts w:ascii="Arial" w:hAnsi="Arial"/>
          <w:i/>
          <w:sz w:val="18"/>
        </w:rPr>
        <w:t>Engineering</w:t>
      </w:r>
      <w:r>
        <w:rPr>
          <w:rFonts w:ascii="Arial" w:hAnsi="Arial"/>
          <w:i/>
          <w:spacing w:val="-9"/>
          <w:sz w:val="18"/>
        </w:rPr>
        <w:t xml:space="preserve"> </w:t>
      </w:r>
      <w:r>
        <w:rPr>
          <w:rFonts w:ascii="Arial" w:hAnsi="Arial"/>
          <w:i/>
          <w:sz w:val="18"/>
        </w:rPr>
        <w:t>and</w:t>
      </w:r>
      <w:r>
        <w:rPr>
          <w:rFonts w:ascii="Arial" w:hAnsi="Arial"/>
          <w:i/>
          <w:spacing w:val="-9"/>
          <w:sz w:val="18"/>
        </w:rPr>
        <w:t xml:space="preserve"> </w:t>
      </w:r>
      <w:r>
        <w:rPr>
          <w:rFonts w:ascii="Arial" w:hAnsi="Arial"/>
          <w:i/>
          <w:sz w:val="18"/>
        </w:rPr>
        <w:t>Software</w:t>
      </w:r>
      <w:r>
        <w:rPr>
          <w:rFonts w:ascii="Arial" w:hAnsi="Arial"/>
          <w:i/>
          <w:spacing w:val="-9"/>
          <w:sz w:val="18"/>
        </w:rPr>
        <w:t xml:space="preserve"> </w:t>
      </w:r>
      <w:proofErr w:type="spellStart"/>
      <w:r>
        <w:rPr>
          <w:rFonts w:ascii="Arial" w:hAnsi="Arial"/>
          <w:i/>
          <w:sz w:val="18"/>
        </w:rPr>
        <w:t>Devel</w:t>
      </w:r>
      <w:proofErr w:type="spellEnd"/>
      <w:r>
        <w:rPr>
          <w:rFonts w:ascii="Arial" w:hAnsi="Arial"/>
          <w:i/>
          <w:sz w:val="18"/>
        </w:rPr>
        <w:t>-</w:t>
      </w:r>
    </w:p>
    <w:p w:rsidR="003D382C" w:rsidRDefault="00C35252">
      <w:pPr>
        <w:pStyle w:val="Corpsdetexte"/>
        <w:spacing w:before="9"/>
        <w:ind w:left="491" w:right="99"/>
      </w:pPr>
      <w:proofErr w:type="spellStart"/>
      <w:proofErr w:type="gramStart"/>
      <w:r>
        <w:rPr>
          <w:rFonts w:ascii="Arial"/>
          <w:i/>
          <w:w w:val="110"/>
        </w:rPr>
        <w:t>opment</w:t>
      </w:r>
      <w:proofErr w:type="spellEnd"/>
      <w:proofErr w:type="gramEnd"/>
      <w:r>
        <w:rPr>
          <w:w w:val="110"/>
        </w:rPr>
        <w:t>, Montreal, Canada, 2015.</w:t>
      </w:r>
    </w:p>
    <w:p w:rsidR="003D382C" w:rsidRDefault="00C35252">
      <w:pPr>
        <w:spacing w:before="130" w:line="242" w:lineRule="auto"/>
        <w:ind w:left="491" w:right="99" w:hanging="376"/>
        <w:rPr>
          <w:sz w:val="18"/>
        </w:rPr>
      </w:pPr>
      <w:r>
        <w:rPr>
          <w:w w:val="105"/>
          <w:sz w:val="18"/>
        </w:rPr>
        <w:t xml:space="preserve">[25]H. Giese and R. </w:t>
      </w:r>
      <w:r>
        <w:rPr>
          <w:spacing w:val="-3"/>
          <w:w w:val="105"/>
          <w:sz w:val="18"/>
        </w:rPr>
        <w:t xml:space="preserve">Wagner. </w:t>
      </w:r>
      <w:r>
        <w:rPr>
          <w:w w:val="105"/>
          <w:sz w:val="18"/>
        </w:rPr>
        <w:t xml:space="preserve">Incremental Model Synchro- </w:t>
      </w:r>
      <w:proofErr w:type="spellStart"/>
      <w:r>
        <w:rPr>
          <w:w w:val="105"/>
          <w:sz w:val="18"/>
        </w:rPr>
        <w:t>nization</w:t>
      </w:r>
      <w:proofErr w:type="spellEnd"/>
      <w:r>
        <w:rPr>
          <w:w w:val="105"/>
          <w:sz w:val="18"/>
        </w:rPr>
        <w:t xml:space="preserve"> with </w:t>
      </w:r>
      <w:proofErr w:type="gramStart"/>
      <w:r>
        <w:rPr>
          <w:spacing w:val="-3"/>
          <w:w w:val="105"/>
          <w:sz w:val="18"/>
        </w:rPr>
        <w:t xml:space="preserve">Triple  </w:t>
      </w:r>
      <w:r>
        <w:rPr>
          <w:w w:val="105"/>
          <w:sz w:val="18"/>
        </w:rPr>
        <w:t>Graph</w:t>
      </w:r>
      <w:proofErr w:type="gramEnd"/>
      <w:r>
        <w:rPr>
          <w:w w:val="105"/>
          <w:sz w:val="18"/>
        </w:rPr>
        <w:t xml:space="preserve"> Grammars.  In </w:t>
      </w:r>
      <w:proofErr w:type="gramStart"/>
      <w:r>
        <w:rPr>
          <w:rFonts w:ascii="Arial"/>
          <w:i/>
          <w:spacing w:val="-5"/>
          <w:w w:val="105"/>
          <w:sz w:val="18"/>
        </w:rPr>
        <w:t xml:space="preserve">Proceedings  </w:t>
      </w:r>
      <w:r>
        <w:rPr>
          <w:rFonts w:ascii="Arial"/>
          <w:i/>
          <w:w w:val="105"/>
          <w:sz w:val="18"/>
        </w:rPr>
        <w:t>of</w:t>
      </w:r>
      <w:proofErr w:type="gramEnd"/>
      <w:r>
        <w:rPr>
          <w:rFonts w:ascii="Arial"/>
          <w:i/>
          <w:spacing w:val="-23"/>
          <w:w w:val="105"/>
          <w:sz w:val="18"/>
        </w:rPr>
        <w:t xml:space="preserve"> </w:t>
      </w:r>
      <w:r>
        <w:rPr>
          <w:rFonts w:ascii="Arial"/>
          <w:i/>
          <w:w w:val="105"/>
          <w:sz w:val="18"/>
        </w:rPr>
        <w:t>the</w:t>
      </w:r>
      <w:r>
        <w:rPr>
          <w:rFonts w:ascii="Arial"/>
          <w:i/>
          <w:spacing w:val="-23"/>
          <w:w w:val="105"/>
          <w:sz w:val="18"/>
        </w:rPr>
        <w:t xml:space="preserve"> </w:t>
      </w:r>
      <w:r>
        <w:rPr>
          <w:rFonts w:ascii="Arial"/>
          <w:i/>
          <w:w w:val="105"/>
          <w:sz w:val="18"/>
        </w:rPr>
        <w:t>9th</w:t>
      </w:r>
      <w:r>
        <w:rPr>
          <w:rFonts w:ascii="Arial"/>
          <w:i/>
          <w:spacing w:val="-23"/>
          <w:w w:val="105"/>
          <w:sz w:val="18"/>
        </w:rPr>
        <w:t xml:space="preserve"> </w:t>
      </w:r>
      <w:r>
        <w:rPr>
          <w:rFonts w:ascii="Arial"/>
          <w:i/>
          <w:w w:val="105"/>
          <w:sz w:val="18"/>
        </w:rPr>
        <w:t>international</w:t>
      </w:r>
      <w:r>
        <w:rPr>
          <w:rFonts w:ascii="Arial"/>
          <w:i/>
          <w:spacing w:val="-23"/>
          <w:w w:val="105"/>
          <w:sz w:val="18"/>
        </w:rPr>
        <w:t xml:space="preserve"> </w:t>
      </w:r>
      <w:r>
        <w:rPr>
          <w:rFonts w:ascii="Arial"/>
          <w:i/>
          <w:spacing w:val="-4"/>
          <w:w w:val="105"/>
          <w:sz w:val="18"/>
        </w:rPr>
        <w:t>conference</w:t>
      </w:r>
      <w:r>
        <w:rPr>
          <w:rFonts w:ascii="Arial"/>
          <w:i/>
          <w:spacing w:val="-23"/>
          <w:w w:val="105"/>
          <w:sz w:val="18"/>
        </w:rPr>
        <w:t xml:space="preserve"> </w:t>
      </w:r>
      <w:r>
        <w:rPr>
          <w:rFonts w:ascii="Arial"/>
          <w:i/>
          <w:w w:val="105"/>
          <w:sz w:val="18"/>
        </w:rPr>
        <w:t>on</w:t>
      </w:r>
      <w:r>
        <w:rPr>
          <w:rFonts w:ascii="Arial"/>
          <w:i/>
          <w:spacing w:val="-23"/>
          <w:w w:val="105"/>
          <w:sz w:val="18"/>
        </w:rPr>
        <w:t xml:space="preserve"> </w:t>
      </w:r>
      <w:r>
        <w:rPr>
          <w:rFonts w:ascii="Arial"/>
          <w:i/>
          <w:spacing w:val="-3"/>
          <w:w w:val="105"/>
          <w:sz w:val="18"/>
        </w:rPr>
        <w:t>Model</w:t>
      </w:r>
      <w:r>
        <w:rPr>
          <w:rFonts w:ascii="Arial"/>
          <w:i/>
          <w:spacing w:val="-23"/>
          <w:w w:val="105"/>
          <w:sz w:val="18"/>
        </w:rPr>
        <w:t xml:space="preserve"> </w:t>
      </w:r>
      <w:r>
        <w:rPr>
          <w:rFonts w:ascii="Arial"/>
          <w:i/>
          <w:w w:val="105"/>
          <w:sz w:val="18"/>
        </w:rPr>
        <w:t>Driven</w:t>
      </w:r>
      <w:r>
        <w:rPr>
          <w:rFonts w:ascii="Arial"/>
          <w:i/>
          <w:spacing w:val="-23"/>
          <w:w w:val="105"/>
          <w:sz w:val="18"/>
        </w:rPr>
        <w:t xml:space="preserve"> </w:t>
      </w:r>
      <w:proofErr w:type="spellStart"/>
      <w:r>
        <w:rPr>
          <w:rFonts w:ascii="Arial"/>
          <w:i/>
          <w:w w:val="105"/>
          <w:sz w:val="18"/>
        </w:rPr>
        <w:t>En</w:t>
      </w:r>
      <w:proofErr w:type="spellEnd"/>
      <w:r>
        <w:rPr>
          <w:rFonts w:ascii="Arial"/>
          <w:i/>
          <w:w w:val="105"/>
          <w:sz w:val="18"/>
        </w:rPr>
        <w:t xml:space="preserve">- </w:t>
      </w:r>
      <w:proofErr w:type="spellStart"/>
      <w:r>
        <w:rPr>
          <w:rFonts w:ascii="Arial"/>
          <w:i/>
          <w:w w:val="105"/>
          <w:sz w:val="18"/>
        </w:rPr>
        <w:t>gineering</w:t>
      </w:r>
      <w:proofErr w:type="spellEnd"/>
      <w:r>
        <w:rPr>
          <w:rFonts w:ascii="Arial"/>
          <w:i/>
          <w:spacing w:val="-25"/>
          <w:w w:val="105"/>
          <w:sz w:val="18"/>
        </w:rPr>
        <w:t xml:space="preserve"> </w:t>
      </w:r>
      <w:r>
        <w:rPr>
          <w:rFonts w:ascii="Arial"/>
          <w:i/>
          <w:w w:val="105"/>
          <w:sz w:val="18"/>
        </w:rPr>
        <w:t>Languages</w:t>
      </w:r>
      <w:r>
        <w:rPr>
          <w:rFonts w:ascii="Arial"/>
          <w:i/>
          <w:spacing w:val="-25"/>
          <w:w w:val="105"/>
          <w:sz w:val="18"/>
        </w:rPr>
        <w:t xml:space="preserve"> </w:t>
      </w:r>
      <w:r>
        <w:rPr>
          <w:rFonts w:ascii="Arial"/>
          <w:i/>
          <w:w w:val="105"/>
          <w:sz w:val="18"/>
        </w:rPr>
        <w:t>and</w:t>
      </w:r>
      <w:r>
        <w:rPr>
          <w:rFonts w:ascii="Arial"/>
          <w:i/>
          <w:spacing w:val="-25"/>
          <w:w w:val="105"/>
          <w:sz w:val="18"/>
        </w:rPr>
        <w:t xml:space="preserve"> </w:t>
      </w:r>
      <w:r>
        <w:rPr>
          <w:rFonts w:ascii="Arial"/>
          <w:i/>
          <w:w w:val="105"/>
          <w:sz w:val="18"/>
        </w:rPr>
        <w:t>Systems</w:t>
      </w:r>
      <w:r>
        <w:rPr>
          <w:w w:val="105"/>
          <w:sz w:val="18"/>
        </w:rPr>
        <w:t>,</w:t>
      </w:r>
      <w:r>
        <w:rPr>
          <w:spacing w:val="-22"/>
          <w:w w:val="105"/>
          <w:sz w:val="18"/>
        </w:rPr>
        <w:t xml:space="preserve"> </w:t>
      </w:r>
      <w:r>
        <w:rPr>
          <w:spacing w:val="-3"/>
          <w:w w:val="105"/>
          <w:sz w:val="18"/>
        </w:rPr>
        <w:t>Genova,</w:t>
      </w:r>
      <w:r>
        <w:rPr>
          <w:spacing w:val="-22"/>
          <w:w w:val="105"/>
          <w:sz w:val="18"/>
        </w:rPr>
        <w:t xml:space="preserve"> </w:t>
      </w:r>
      <w:r>
        <w:rPr>
          <w:spacing w:val="-3"/>
          <w:w w:val="105"/>
          <w:sz w:val="18"/>
        </w:rPr>
        <w:t>Italy,</w:t>
      </w:r>
      <w:r>
        <w:rPr>
          <w:spacing w:val="-22"/>
          <w:w w:val="105"/>
          <w:sz w:val="18"/>
        </w:rPr>
        <w:t xml:space="preserve"> </w:t>
      </w:r>
      <w:r>
        <w:rPr>
          <w:w w:val="105"/>
          <w:sz w:val="18"/>
        </w:rPr>
        <w:t>2006.</w:t>
      </w:r>
    </w:p>
    <w:p w:rsidR="003D382C" w:rsidRDefault="00C35252">
      <w:pPr>
        <w:spacing w:before="128" w:line="242" w:lineRule="auto"/>
        <w:ind w:left="491" w:right="21" w:hanging="376"/>
        <w:rPr>
          <w:sz w:val="18"/>
        </w:rPr>
      </w:pPr>
      <w:r>
        <w:rPr>
          <w:w w:val="105"/>
          <w:sz w:val="18"/>
        </w:rPr>
        <w:t xml:space="preserve">[26]H. Giese and R. Wagner. Incremental model synchro- </w:t>
      </w:r>
      <w:proofErr w:type="spellStart"/>
      <w:r>
        <w:rPr>
          <w:w w:val="105"/>
          <w:sz w:val="18"/>
        </w:rPr>
        <w:t>nization</w:t>
      </w:r>
      <w:proofErr w:type="spellEnd"/>
      <w:r>
        <w:rPr>
          <w:w w:val="105"/>
          <w:sz w:val="18"/>
        </w:rPr>
        <w:t xml:space="preserve"> with triple graph grammars. In </w:t>
      </w:r>
      <w:r>
        <w:rPr>
          <w:rFonts w:ascii="Arial" w:hAnsi="Arial"/>
          <w:i/>
          <w:w w:val="105"/>
          <w:sz w:val="18"/>
        </w:rPr>
        <w:t>Model Driven Engineering Languages and Systems</w:t>
      </w:r>
      <w:r>
        <w:rPr>
          <w:w w:val="105"/>
          <w:sz w:val="18"/>
        </w:rPr>
        <w:t>, pages 543–557. Springer, 2006.</w:t>
      </w:r>
    </w:p>
    <w:p w:rsidR="003D382C" w:rsidRDefault="00C35252">
      <w:pPr>
        <w:pStyle w:val="Corpsdetexte"/>
        <w:spacing w:before="128" w:line="242" w:lineRule="auto"/>
        <w:ind w:left="491" w:right="99" w:hanging="376"/>
      </w:pPr>
      <w:r>
        <w:rPr>
          <w:w w:val="110"/>
        </w:rPr>
        <w:t xml:space="preserve">[27]M. </w:t>
      </w:r>
      <w:proofErr w:type="spellStart"/>
      <w:r>
        <w:rPr>
          <w:w w:val="110"/>
        </w:rPr>
        <w:t>Goedicke</w:t>
      </w:r>
      <w:proofErr w:type="spellEnd"/>
      <w:r>
        <w:rPr>
          <w:w w:val="110"/>
        </w:rPr>
        <w:t xml:space="preserve">, B. Enders, T. Meyer, and G. </w:t>
      </w:r>
      <w:proofErr w:type="spellStart"/>
      <w:r>
        <w:rPr>
          <w:spacing w:val="-3"/>
          <w:w w:val="110"/>
        </w:rPr>
        <w:t>Taentzer</w:t>
      </w:r>
      <w:proofErr w:type="spellEnd"/>
      <w:r>
        <w:rPr>
          <w:spacing w:val="-3"/>
          <w:w w:val="110"/>
        </w:rPr>
        <w:t xml:space="preserve">. </w:t>
      </w:r>
      <w:proofErr w:type="spellStart"/>
      <w:r>
        <w:rPr>
          <w:w w:val="110"/>
        </w:rPr>
        <w:t>ViewPoint</w:t>
      </w:r>
      <w:proofErr w:type="spellEnd"/>
      <w:r>
        <w:rPr>
          <w:w w:val="110"/>
        </w:rPr>
        <w:t xml:space="preserve">-Oriented Software Development: </w:t>
      </w:r>
      <w:r>
        <w:rPr>
          <w:spacing w:val="-3"/>
          <w:w w:val="110"/>
        </w:rPr>
        <w:t xml:space="preserve">Tool </w:t>
      </w:r>
      <w:r>
        <w:rPr>
          <w:w w:val="110"/>
        </w:rPr>
        <w:t xml:space="preserve">Sup- port for Integrating Multiple Perspectives </w:t>
      </w:r>
      <w:r>
        <w:rPr>
          <w:spacing w:val="-3"/>
          <w:w w:val="110"/>
        </w:rPr>
        <w:t xml:space="preserve">by </w:t>
      </w:r>
      <w:r>
        <w:rPr>
          <w:w w:val="110"/>
        </w:rPr>
        <w:t xml:space="preserve">Dis- </w:t>
      </w:r>
      <w:proofErr w:type="spellStart"/>
      <w:r>
        <w:rPr>
          <w:w w:val="110"/>
        </w:rPr>
        <w:t>tributed</w:t>
      </w:r>
      <w:proofErr w:type="spellEnd"/>
      <w:r>
        <w:rPr>
          <w:w w:val="110"/>
        </w:rPr>
        <w:t xml:space="preserve"> Graph Transformation. In </w:t>
      </w:r>
      <w:r>
        <w:rPr>
          <w:rFonts w:ascii="Arial" w:hAnsi="Arial"/>
          <w:i/>
          <w:spacing w:val="-6"/>
          <w:w w:val="110"/>
        </w:rPr>
        <w:t xml:space="preserve">Tools </w:t>
      </w:r>
      <w:r>
        <w:rPr>
          <w:rFonts w:ascii="Arial" w:hAnsi="Arial"/>
          <w:i/>
          <w:w w:val="110"/>
        </w:rPr>
        <w:t xml:space="preserve">and </w:t>
      </w:r>
      <w:proofErr w:type="spellStart"/>
      <w:r>
        <w:rPr>
          <w:rFonts w:ascii="Arial" w:hAnsi="Arial"/>
          <w:i/>
          <w:w w:val="110"/>
        </w:rPr>
        <w:t>Algo</w:t>
      </w:r>
      <w:proofErr w:type="spellEnd"/>
      <w:r>
        <w:rPr>
          <w:rFonts w:ascii="Arial" w:hAnsi="Arial"/>
          <w:i/>
          <w:w w:val="110"/>
        </w:rPr>
        <w:t xml:space="preserve">- </w:t>
      </w:r>
      <w:proofErr w:type="spellStart"/>
      <w:r>
        <w:rPr>
          <w:rFonts w:ascii="Arial" w:hAnsi="Arial"/>
          <w:i/>
          <w:w w:val="110"/>
        </w:rPr>
        <w:t>rithms</w:t>
      </w:r>
      <w:proofErr w:type="spellEnd"/>
      <w:r>
        <w:rPr>
          <w:rFonts w:ascii="Arial" w:hAnsi="Arial"/>
          <w:i/>
          <w:spacing w:val="-26"/>
          <w:w w:val="110"/>
        </w:rPr>
        <w:t xml:space="preserve"> </w:t>
      </w:r>
      <w:r>
        <w:rPr>
          <w:rFonts w:ascii="Arial" w:hAnsi="Arial"/>
          <w:i/>
          <w:w w:val="110"/>
        </w:rPr>
        <w:t>for</w:t>
      </w:r>
      <w:r>
        <w:rPr>
          <w:rFonts w:ascii="Arial" w:hAnsi="Arial"/>
          <w:i/>
          <w:spacing w:val="-26"/>
          <w:w w:val="110"/>
        </w:rPr>
        <w:t xml:space="preserve"> </w:t>
      </w:r>
      <w:r>
        <w:rPr>
          <w:rFonts w:ascii="Arial" w:hAnsi="Arial"/>
          <w:i/>
          <w:w w:val="110"/>
        </w:rPr>
        <w:t>the</w:t>
      </w:r>
      <w:r>
        <w:rPr>
          <w:rFonts w:ascii="Arial" w:hAnsi="Arial"/>
          <w:i/>
          <w:spacing w:val="-26"/>
          <w:w w:val="110"/>
        </w:rPr>
        <w:t xml:space="preserve"> </w:t>
      </w:r>
      <w:r>
        <w:rPr>
          <w:rFonts w:ascii="Arial" w:hAnsi="Arial"/>
          <w:i/>
          <w:w w:val="110"/>
        </w:rPr>
        <w:t>Construction</w:t>
      </w:r>
      <w:r>
        <w:rPr>
          <w:rFonts w:ascii="Arial" w:hAnsi="Arial"/>
          <w:i/>
          <w:spacing w:val="-26"/>
          <w:w w:val="110"/>
        </w:rPr>
        <w:t xml:space="preserve"> </w:t>
      </w:r>
      <w:r>
        <w:rPr>
          <w:rFonts w:ascii="Arial" w:hAnsi="Arial"/>
          <w:i/>
          <w:w w:val="110"/>
        </w:rPr>
        <w:t>and</w:t>
      </w:r>
      <w:r>
        <w:rPr>
          <w:rFonts w:ascii="Arial" w:hAnsi="Arial"/>
          <w:i/>
          <w:spacing w:val="-26"/>
          <w:w w:val="110"/>
        </w:rPr>
        <w:t xml:space="preserve"> </w:t>
      </w:r>
      <w:r>
        <w:rPr>
          <w:rFonts w:ascii="Arial" w:hAnsi="Arial"/>
          <w:i/>
          <w:w w:val="110"/>
        </w:rPr>
        <w:t>Analysis</w:t>
      </w:r>
      <w:r>
        <w:rPr>
          <w:rFonts w:ascii="Arial" w:hAnsi="Arial"/>
          <w:i/>
          <w:spacing w:val="-26"/>
          <w:w w:val="110"/>
        </w:rPr>
        <w:t xml:space="preserve"> </w:t>
      </w:r>
      <w:r>
        <w:rPr>
          <w:rFonts w:ascii="Arial" w:hAnsi="Arial"/>
          <w:i/>
          <w:w w:val="110"/>
        </w:rPr>
        <w:t>of</w:t>
      </w:r>
      <w:r>
        <w:rPr>
          <w:rFonts w:ascii="Arial" w:hAnsi="Arial"/>
          <w:i/>
          <w:spacing w:val="-26"/>
          <w:w w:val="110"/>
        </w:rPr>
        <w:t xml:space="preserve"> </w:t>
      </w:r>
      <w:r>
        <w:rPr>
          <w:rFonts w:ascii="Arial" w:hAnsi="Arial"/>
          <w:i/>
          <w:w w:val="110"/>
        </w:rPr>
        <w:t>Systems</w:t>
      </w:r>
      <w:r>
        <w:rPr>
          <w:w w:val="110"/>
        </w:rPr>
        <w:t>, volume</w:t>
      </w:r>
      <w:r>
        <w:rPr>
          <w:spacing w:val="-6"/>
          <w:w w:val="110"/>
        </w:rPr>
        <w:t xml:space="preserve"> </w:t>
      </w:r>
      <w:r>
        <w:rPr>
          <w:w w:val="110"/>
        </w:rPr>
        <w:t>1785,</w:t>
      </w:r>
      <w:r>
        <w:rPr>
          <w:spacing w:val="-6"/>
          <w:w w:val="110"/>
        </w:rPr>
        <w:t xml:space="preserve"> </w:t>
      </w:r>
      <w:r>
        <w:rPr>
          <w:w w:val="110"/>
        </w:rPr>
        <w:t>pages</w:t>
      </w:r>
      <w:r>
        <w:rPr>
          <w:spacing w:val="-6"/>
          <w:w w:val="110"/>
        </w:rPr>
        <w:t xml:space="preserve"> </w:t>
      </w:r>
      <w:r>
        <w:rPr>
          <w:w w:val="110"/>
        </w:rPr>
        <w:t>43–47.</w:t>
      </w:r>
      <w:r>
        <w:rPr>
          <w:spacing w:val="-6"/>
          <w:w w:val="110"/>
        </w:rPr>
        <w:t xml:space="preserve"> </w:t>
      </w:r>
      <w:r>
        <w:rPr>
          <w:w w:val="110"/>
        </w:rPr>
        <w:t>Springer</w:t>
      </w:r>
      <w:r>
        <w:rPr>
          <w:spacing w:val="-6"/>
          <w:w w:val="110"/>
        </w:rPr>
        <w:t xml:space="preserve"> </w:t>
      </w:r>
      <w:r>
        <w:rPr>
          <w:w w:val="110"/>
        </w:rPr>
        <w:t>Berlin</w:t>
      </w:r>
      <w:r>
        <w:rPr>
          <w:spacing w:val="-6"/>
          <w:w w:val="110"/>
        </w:rPr>
        <w:t xml:space="preserve"> </w:t>
      </w:r>
      <w:r>
        <w:rPr>
          <w:w w:val="110"/>
        </w:rPr>
        <w:t xml:space="preserve">Heidelberg, Berlin, Heidelberg, </w:t>
      </w:r>
      <w:r>
        <w:rPr>
          <w:spacing w:val="-3"/>
          <w:w w:val="110"/>
        </w:rPr>
        <w:t xml:space="preserve">Germany, </w:t>
      </w:r>
      <w:r>
        <w:rPr>
          <w:w w:val="110"/>
        </w:rPr>
        <w:t>Jun,</w:t>
      </w:r>
      <w:r>
        <w:rPr>
          <w:spacing w:val="30"/>
          <w:w w:val="110"/>
        </w:rPr>
        <w:t xml:space="preserve"> </w:t>
      </w:r>
      <w:r>
        <w:rPr>
          <w:w w:val="110"/>
        </w:rPr>
        <w:t>2000.</w:t>
      </w:r>
    </w:p>
    <w:p w:rsidR="003D382C" w:rsidRDefault="00C35252">
      <w:pPr>
        <w:pStyle w:val="Corpsdetexte"/>
        <w:spacing w:before="128" w:line="242" w:lineRule="auto"/>
        <w:ind w:left="491" w:right="91" w:hanging="376"/>
      </w:pPr>
      <w:r>
        <w:rPr>
          <w:w w:val="110"/>
        </w:rPr>
        <w:t xml:space="preserve">[28]M. R. C. </w:t>
      </w:r>
      <w:proofErr w:type="spellStart"/>
      <w:r>
        <w:rPr>
          <w:w w:val="110"/>
        </w:rPr>
        <w:t>Hafeez</w:t>
      </w:r>
      <w:proofErr w:type="spellEnd"/>
      <w:r>
        <w:rPr>
          <w:w w:val="110"/>
        </w:rPr>
        <w:t xml:space="preserve"> Osman. Correctness and Completeness of</w:t>
      </w:r>
      <w:r>
        <w:rPr>
          <w:spacing w:val="-18"/>
          <w:w w:val="110"/>
        </w:rPr>
        <w:t xml:space="preserve"> </w:t>
      </w:r>
      <w:r>
        <w:rPr>
          <w:w w:val="110"/>
        </w:rPr>
        <w:t>CASE</w:t>
      </w:r>
      <w:r>
        <w:rPr>
          <w:spacing w:val="-18"/>
          <w:w w:val="110"/>
        </w:rPr>
        <w:t xml:space="preserve"> </w:t>
      </w:r>
      <w:r>
        <w:rPr>
          <w:spacing w:val="-3"/>
          <w:w w:val="110"/>
        </w:rPr>
        <w:t>Tools</w:t>
      </w:r>
      <w:r>
        <w:rPr>
          <w:spacing w:val="-18"/>
          <w:w w:val="110"/>
        </w:rPr>
        <w:t xml:space="preserve"> </w:t>
      </w:r>
      <w:r>
        <w:rPr>
          <w:w w:val="110"/>
        </w:rPr>
        <w:t>in</w:t>
      </w:r>
      <w:r>
        <w:rPr>
          <w:spacing w:val="-18"/>
          <w:w w:val="110"/>
        </w:rPr>
        <w:t xml:space="preserve"> </w:t>
      </w:r>
      <w:r>
        <w:rPr>
          <w:w w:val="110"/>
        </w:rPr>
        <w:t>Reverse</w:t>
      </w:r>
      <w:r>
        <w:rPr>
          <w:spacing w:val="-18"/>
          <w:w w:val="110"/>
        </w:rPr>
        <w:t xml:space="preserve"> </w:t>
      </w:r>
      <w:r>
        <w:rPr>
          <w:w w:val="110"/>
        </w:rPr>
        <w:t>Engineering</w:t>
      </w:r>
      <w:r>
        <w:rPr>
          <w:spacing w:val="-18"/>
          <w:w w:val="110"/>
        </w:rPr>
        <w:t xml:space="preserve"> </w:t>
      </w:r>
      <w:r>
        <w:rPr>
          <w:w w:val="110"/>
        </w:rPr>
        <w:t>Source</w:t>
      </w:r>
      <w:r>
        <w:rPr>
          <w:spacing w:val="-18"/>
          <w:w w:val="110"/>
        </w:rPr>
        <w:t xml:space="preserve"> </w:t>
      </w:r>
      <w:r>
        <w:rPr>
          <w:w w:val="110"/>
        </w:rPr>
        <w:t>Code</w:t>
      </w:r>
      <w:r>
        <w:rPr>
          <w:spacing w:val="-18"/>
          <w:w w:val="110"/>
        </w:rPr>
        <w:t xml:space="preserve"> </w:t>
      </w:r>
      <w:r>
        <w:rPr>
          <w:w w:val="110"/>
        </w:rPr>
        <w:t>into UML</w:t>
      </w:r>
      <w:r>
        <w:rPr>
          <w:spacing w:val="-19"/>
          <w:w w:val="110"/>
        </w:rPr>
        <w:t xml:space="preserve"> </w:t>
      </w:r>
      <w:r>
        <w:rPr>
          <w:w w:val="110"/>
        </w:rPr>
        <w:t>Model.</w:t>
      </w:r>
      <w:r>
        <w:rPr>
          <w:spacing w:val="-3"/>
          <w:w w:val="110"/>
        </w:rPr>
        <w:t xml:space="preserve"> </w:t>
      </w:r>
      <w:r>
        <w:rPr>
          <w:rFonts w:ascii="Arial" w:hAnsi="Arial"/>
          <w:i/>
          <w:w w:val="110"/>
        </w:rPr>
        <w:t>GSTF</w:t>
      </w:r>
      <w:r>
        <w:rPr>
          <w:rFonts w:ascii="Arial" w:hAnsi="Arial"/>
          <w:i/>
          <w:spacing w:val="-23"/>
          <w:w w:val="110"/>
        </w:rPr>
        <w:t xml:space="preserve"> </w:t>
      </w:r>
      <w:r>
        <w:rPr>
          <w:rFonts w:ascii="Arial" w:hAnsi="Arial"/>
          <w:i/>
          <w:w w:val="110"/>
        </w:rPr>
        <w:t>Journal</w:t>
      </w:r>
      <w:r>
        <w:rPr>
          <w:rFonts w:ascii="Arial" w:hAnsi="Arial"/>
          <w:i/>
          <w:spacing w:val="-23"/>
          <w:w w:val="110"/>
        </w:rPr>
        <w:t xml:space="preserve"> </w:t>
      </w:r>
      <w:r>
        <w:rPr>
          <w:rFonts w:ascii="Arial" w:hAnsi="Arial"/>
          <w:i/>
          <w:w w:val="110"/>
        </w:rPr>
        <w:t>on</w:t>
      </w:r>
      <w:r>
        <w:rPr>
          <w:rFonts w:ascii="Arial" w:hAnsi="Arial"/>
          <w:i/>
          <w:spacing w:val="-23"/>
          <w:w w:val="110"/>
        </w:rPr>
        <w:t xml:space="preserve"> </w:t>
      </w:r>
      <w:r>
        <w:rPr>
          <w:rFonts w:ascii="Arial" w:hAnsi="Arial"/>
          <w:i/>
          <w:w w:val="110"/>
        </w:rPr>
        <w:t>Computing</w:t>
      </w:r>
      <w:r>
        <w:rPr>
          <w:w w:val="110"/>
        </w:rPr>
        <w:t>,</w:t>
      </w:r>
      <w:r>
        <w:rPr>
          <w:spacing w:val="-18"/>
          <w:w w:val="110"/>
        </w:rPr>
        <w:t xml:space="preserve"> </w:t>
      </w:r>
      <w:r>
        <w:rPr>
          <w:w w:val="110"/>
        </w:rPr>
        <w:t xml:space="preserve">2(1):193– </w:t>
      </w:r>
      <w:r>
        <w:rPr>
          <w:w w:val="105"/>
        </w:rPr>
        <w:t>201,</w:t>
      </w:r>
      <w:r>
        <w:rPr>
          <w:spacing w:val="3"/>
          <w:w w:val="105"/>
        </w:rPr>
        <w:t xml:space="preserve"> </w:t>
      </w:r>
      <w:r>
        <w:rPr>
          <w:w w:val="105"/>
        </w:rPr>
        <w:t>2012.</w:t>
      </w:r>
    </w:p>
    <w:p w:rsidR="003D382C" w:rsidRDefault="00C35252">
      <w:pPr>
        <w:spacing w:before="128" w:line="242" w:lineRule="auto"/>
        <w:ind w:left="491" w:right="21" w:hanging="376"/>
        <w:rPr>
          <w:sz w:val="18"/>
        </w:rPr>
      </w:pPr>
      <w:r>
        <w:rPr>
          <w:w w:val="110"/>
          <w:sz w:val="18"/>
        </w:rPr>
        <w:t xml:space="preserve">[29]F. Hermann, H. </w:t>
      </w:r>
      <w:proofErr w:type="spellStart"/>
      <w:r>
        <w:rPr>
          <w:w w:val="110"/>
          <w:sz w:val="18"/>
        </w:rPr>
        <w:t>Ehrig</w:t>
      </w:r>
      <w:proofErr w:type="spellEnd"/>
      <w:r>
        <w:rPr>
          <w:w w:val="110"/>
          <w:sz w:val="18"/>
        </w:rPr>
        <w:t xml:space="preserve">, C. </w:t>
      </w:r>
      <w:proofErr w:type="spellStart"/>
      <w:r>
        <w:rPr>
          <w:w w:val="110"/>
          <w:sz w:val="18"/>
        </w:rPr>
        <w:t>Ermel</w:t>
      </w:r>
      <w:proofErr w:type="spellEnd"/>
      <w:r>
        <w:rPr>
          <w:w w:val="110"/>
          <w:sz w:val="18"/>
        </w:rPr>
        <w:t xml:space="preserve">, and F. </w:t>
      </w:r>
      <w:proofErr w:type="spellStart"/>
      <w:r>
        <w:rPr>
          <w:w w:val="110"/>
          <w:sz w:val="18"/>
        </w:rPr>
        <w:t>Orejas</w:t>
      </w:r>
      <w:proofErr w:type="spellEnd"/>
      <w:r>
        <w:rPr>
          <w:w w:val="110"/>
          <w:sz w:val="18"/>
        </w:rPr>
        <w:t xml:space="preserve">. Con- current model synchronization with conflict resolution based on triple graph grammars. In </w:t>
      </w:r>
      <w:r>
        <w:rPr>
          <w:rFonts w:ascii="Arial" w:hAnsi="Arial"/>
          <w:i/>
          <w:spacing w:val="-5"/>
          <w:w w:val="110"/>
          <w:sz w:val="18"/>
        </w:rPr>
        <w:t xml:space="preserve">Lecture </w:t>
      </w:r>
      <w:r>
        <w:rPr>
          <w:rFonts w:ascii="Arial" w:hAnsi="Arial"/>
          <w:i/>
          <w:w w:val="110"/>
          <w:sz w:val="18"/>
        </w:rPr>
        <w:t xml:space="preserve">Notes in </w:t>
      </w:r>
      <w:r>
        <w:rPr>
          <w:rFonts w:ascii="Arial" w:hAnsi="Arial"/>
          <w:i/>
          <w:w w:val="105"/>
          <w:sz w:val="18"/>
        </w:rPr>
        <w:t xml:space="preserve">Computer Science (including subseries </w:t>
      </w:r>
      <w:r>
        <w:rPr>
          <w:rFonts w:ascii="Arial" w:hAnsi="Arial"/>
          <w:i/>
          <w:spacing w:val="-5"/>
          <w:w w:val="105"/>
          <w:sz w:val="18"/>
        </w:rPr>
        <w:t xml:space="preserve">Lecture </w:t>
      </w:r>
      <w:r>
        <w:rPr>
          <w:rFonts w:ascii="Arial" w:hAnsi="Arial"/>
          <w:i/>
          <w:w w:val="105"/>
          <w:sz w:val="18"/>
        </w:rPr>
        <w:t xml:space="preserve">Notes </w:t>
      </w:r>
      <w:r>
        <w:rPr>
          <w:rFonts w:ascii="Arial" w:hAnsi="Arial"/>
          <w:i/>
          <w:w w:val="110"/>
          <w:sz w:val="18"/>
        </w:rPr>
        <w:t xml:space="preserve">in Artificial Intelligence and </w:t>
      </w:r>
      <w:r>
        <w:rPr>
          <w:rFonts w:ascii="Arial" w:hAnsi="Arial"/>
          <w:i/>
          <w:spacing w:val="-5"/>
          <w:w w:val="110"/>
          <w:sz w:val="18"/>
        </w:rPr>
        <w:t xml:space="preserve">Lecture </w:t>
      </w:r>
      <w:r>
        <w:rPr>
          <w:rFonts w:ascii="Arial" w:hAnsi="Arial"/>
          <w:i/>
          <w:w w:val="110"/>
          <w:sz w:val="18"/>
        </w:rPr>
        <w:t xml:space="preserve">Notes in </w:t>
      </w:r>
      <w:proofErr w:type="spellStart"/>
      <w:r>
        <w:rPr>
          <w:rFonts w:ascii="Arial" w:hAnsi="Arial"/>
          <w:i/>
          <w:w w:val="110"/>
          <w:sz w:val="18"/>
        </w:rPr>
        <w:t>Bioin</w:t>
      </w:r>
      <w:proofErr w:type="spellEnd"/>
      <w:r>
        <w:rPr>
          <w:rFonts w:ascii="Arial" w:hAnsi="Arial"/>
          <w:i/>
          <w:w w:val="110"/>
          <w:sz w:val="18"/>
        </w:rPr>
        <w:t xml:space="preserve">- </w:t>
      </w:r>
      <w:proofErr w:type="spellStart"/>
      <w:r>
        <w:rPr>
          <w:rFonts w:ascii="Arial" w:hAnsi="Arial"/>
          <w:i/>
          <w:w w:val="110"/>
          <w:sz w:val="18"/>
        </w:rPr>
        <w:t>formatics</w:t>
      </w:r>
      <w:proofErr w:type="spellEnd"/>
      <w:r>
        <w:rPr>
          <w:rFonts w:ascii="Arial" w:hAnsi="Arial"/>
          <w:i/>
          <w:w w:val="110"/>
          <w:sz w:val="18"/>
        </w:rPr>
        <w:t>)</w:t>
      </w:r>
      <w:r>
        <w:rPr>
          <w:w w:val="110"/>
          <w:sz w:val="18"/>
        </w:rPr>
        <w:t>, volume 7212 LNCS, pages 178–193, 2012.</w:t>
      </w:r>
    </w:p>
    <w:p w:rsidR="003D382C" w:rsidRDefault="00C35252">
      <w:pPr>
        <w:pStyle w:val="Corpsdetexte"/>
        <w:spacing w:before="128" w:line="242" w:lineRule="auto"/>
        <w:ind w:left="491" w:right="98" w:hanging="376"/>
      </w:pPr>
      <w:r>
        <w:rPr>
          <w:w w:val="105"/>
        </w:rPr>
        <w:t xml:space="preserve">[30]T. </w:t>
      </w:r>
      <w:proofErr w:type="spellStart"/>
      <w:r>
        <w:rPr>
          <w:w w:val="105"/>
        </w:rPr>
        <w:t>Hettel</w:t>
      </w:r>
      <w:proofErr w:type="spellEnd"/>
      <w:r>
        <w:rPr>
          <w:w w:val="105"/>
        </w:rPr>
        <w:t xml:space="preserve">, M. </w:t>
      </w:r>
      <w:r>
        <w:rPr>
          <w:spacing w:val="-4"/>
          <w:w w:val="105"/>
        </w:rPr>
        <w:t xml:space="preserve">Lawley, </w:t>
      </w:r>
      <w:r>
        <w:rPr>
          <w:w w:val="105"/>
        </w:rPr>
        <w:t xml:space="preserve">and K. Raymond. Model </w:t>
      </w:r>
      <w:proofErr w:type="spellStart"/>
      <w:r>
        <w:rPr>
          <w:w w:val="105"/>
        </w:rPr>
        <w:t>Syn</w:t>
      </w:r>
      <w:proofErr w:type="spellEnd"/>
      <w:r>
        <w:rPr>
          <w:w w:val="105"/>
        </w:rPr>
        <w:t xml:space="preserve">- </w:t>
      </w:r>
      <w:proofErr w:type="spellStart"/>
      <w:r>
        <w:rPr>
          <w:w w:val="105"/>
        </w:rPr>
        <w:t>chronisation</w:t>
      </w:r>
      <w:proofErr w:type="spellEnd"/>
      <w:r>
        <w:rPr>
          <w:w w:val="105"/>
        </w:rPr>
        <w:t xml:space="preserve">: </w:t>
      </w:r>
      <w:proofErr w:type="gramStart"/>
      <w:r>
        <w:rPr>
          <w:w w:val="105"/>
        </w:rPr>
        <w:t>Definitions  for</w:t>
      </w:r>
      <w:proofErr w:type="gramEnd"/>
      <w:r>
        <w:rPr>
          <w:w w:val="105"/>
        </w:rPr>
        <w:t xml:space="preserve">  Round-Trip  Engineering. In</w:t>
      </w:r>
      <w:r>
        <w:rPr>
          <w:spacing w:val="-7"/>
          <w:w w:val="105"/>
        </w:rPr>
        <w:t xml:space="preserve"> </w:t>
      </w:r>
      <w:r>
        <w:rPr>
          <w:rFonts w:ascii="Arial" w:hAnsi="Arial"/>
          <w:i/>
          <w:w w:val="105"/>
        </w:rPr>
        <w:t>Theory</w:t>
      </w:r>
      <w:r>
        <w:rPr>
          <w:rFonts w:ascii="Arial" w:hAnsi="Arial"/>
          <w:i/>
          <w:spacing w:val="-9"/>
          <w:w w:val="105"/>
        </w:rPr>
        <w:t xml:space="preserve"> </w:t>
      </w:r>
      <w:r>
        <w:rPr>
          <w:rFonts w:ascii="Arial" w:hAnsi="Arial"/>
          <w:i/>
          <w:w w:val="105"/>
        </w:rPr>
        <w:t>and</w:t>
      </w:r>
      <w:r>
        <w:rPr>
          <w:rFonts w:ascii="Arial" w:hAnsi="Arial"/>
          <w:i/>
          <w:spacing w:val="-9"/>
          <w:w w:val="105"/>
        </w:rPr>
        <w:t xml:space="preserve"> </w:t>
      </w:r>
      <w:r>
        <w:rPr>
          <w:rFonts w:ascii="Arial" w:hAnsi="Arial"/>
          <w:i/>
          <w:spacing w:val="-3"/>
          <w:w w:val="105"/>
        </w:rPr>
        <w:t>Practice</w:t>
      </w:r>
      <w:r>
        <w:rPr>
          <w:rFonts w:ascii="Arial" w:hAnsi="Arial"/>
          <w:i/>
          <w:spacing w:val="-9"/>
          <w:w w:val="105"/>
        </w:rPr>
        <w:t xml:space="preserve"> </w:t>
      </w:r>
      <w:r>
        <w:rPr>
          <w:rFonts w:ascii="Arial" w:hAnsi="Arial"/>
          <w:i/>
          <w:w w:val="105"/>
        </w:rPr>
        <w:t>of</w:t>
      </w:r>
      <w:r>
        <w:rPr>
          <w:rFonts w:ascii="Arial" w:hAnsi="Arial"/>
          <w:i/>
          <w:spacing w:val="-9"/>
          <w:w w:val="105"/>
        </w:rPr>
        <w:t xml:space="preserve"> </w:t>
      </w:r>
      <w:r>
        <w:rPr>
          <w:rFonts w:ascii="Arial" w:hAnsi="Arial"/>
          <w:i/>
          <w:spacing w:val="-3"/>
          <w:w w:val="105"/>
        </w:rPr>
        <w:t>Model</w:t>
      </w:r>
      <w:r>
        <w:rPr>
          <w:rFonts w:ascii="Arial" w:hAnsi="Arial"/>
          <w:i/>
          <w:spacing w:val="-9"/>
          <w:w w:val="105"/>
        </w:rPr>
        <w:t xml:space="preserve"> </w:t>
      </w:r>
      <w:r>
        <w:rPr>
          <w:rFonts w:ascii="Arial" w:hAnsi="Arial"/>
          <w:i/>
          <w:w w:val="105"/>
        </w:rPr>
        <w:t>Transformations</w:t>
      </w:r>
      <w:r>
        <w:rPr>
          <w:w w:val="105"/>
        </w:rPr>
        <w:t>,</w:t>
      </w:r>
      <w:r>
        <w:rPr>
          <w:spacing w:val="-7"/>
          <w:w w:val="105"/>
        </w:rPr>
        <w:t xml:space="preserve"> </w:t>
      </w:r>
      <w:proofErr w:type="spellStart"/>
      <w:r>
        <w:rPr>
          <w:w w:val="105"/>
        </w:rPr>
        <w:t>vol</w:t>
      </w:r>
      <w:proofErr w:type="spellEnd"/>
      <w:r>
        <w:rPr>
          <w:w w:val="105"/>
        </w:rPr>
        <w:t xml:space="preserve">- </w:t>
      </w:r>
      <w:proofErr w:type="spellStart"/>
      <w:proofErr w:type="gramStart"/>
      <w:r>
        <w:rPr>
          <w:w w:val="105"/>
        </w:rPr>
        <w:t>ume</w:t>
      </w:r>
      <w:proofErr w:type="spellEnd"/>
      <w:proofErr w:type="gramEnd"/>
      <w:r>
        <w:rPr>
          <w:w w:val="105"/>
        </w:rPr>
        <w:t xml:space="preserve"> 5063, pages 31–45. Springer Berlin Heidelberg, Berlin</w:t>
      </w:r>
      <w:proofErr w:type="gramStart"/>
      <w:r>
        <w:rPr>
          <w:w w:val="105"/>
        </w:rPr>
        <w:t>,  Heidelberg</w:t>
      </w:r>
      <w:proofErr w:type="gramEnd"/>
      <w:r>
        <w:rPr>
          <w:w w:val="105"/>
        </w:rPr>
        <w:t>,</w:t>
      </w:r>
      <w:r>
        <w:rPr>
          <w:spacing w:val="14"/>
          <w:w w:val="105"/>
        </w:rPr>
        <w:t xml:space="preserve"> </w:t>
      </w:r>
      <w:r>
        <w:rPr>
          <w:w w:val="105"/>
        </w:rPr>
        <w:t>2008.</w:t>
      </w:r>
    </w:p>
    <w:p w:rsidR="003D382C" w:rsidRDefault="00C35252">
      <w:pPr>
        <w:spacing w:before="128" w:line="242" w:lineRule="auto"/>
        <w:ind w:left="491" w:right="72" w:hanging="376"/>
        <w:rPr>
          <w:sz w:val="18"/>
        </w:rPr>
      </w:pPr>
      <w:r>
        <w:rPr>
          <w:w w:val="105"/>
          <w:sz w:val="18"/>
        </w:rPr>
        <w:t xml:space="preserve">[31]T. </w:t>
      </w:r>
      <w:proofErr w:type="spellStart"/>
      <w:r>
        <w:rPr>
          <w:w w:val="105"/>
          <w:sz w:val="18"/>
        </w:rPr>
        <w:t>Hettel</w:t>
      </w:r>
      <w:proofErr w:type="spellEnd"/>
      <w:r>
        <w:rPr>
          <w:w w:val="105"/>
          <w:sz w:val="18"/>
        </w:rPr>
        <w:t xml:space="preserve">, M. </w:t>
      </w:r>
      <w:r>
        <w:rPr>
          <w:spacing w:val="-4"/>
          <w:w w:val="105"/>
          <w:sz w:val="18"/>
        </w:rPr>
        <w:t xml:space="preserve">Lawley, </w:t>
      </w:r>
      <w:r>
        <w:rPr>
          <w:w w:val="105"/>
          <w:sz w:val="18"/>
        </w:rPr>
        <w:t xml:space="preserve">and K. Raymond. Model </w:t>
      </w:r>
      <w:proofErr w:type="spellStart"/>
      <w:r>
        <w:rPr>
          <w:w w:val="105"/>
          <w:sz w:val="18"/>
        </w:rPr>
        <w:t>syn</w:t>
      </w:r>
      <w:proofErr w:type="spellEnd"/>
      <w:r>
        <w:rPr>
          <w:w w:val="105"/>
          <w:sz w:val="18"/>
        </w:rPr>
        <w:t xml:space="preserve">- </w:t>
      </w:r>
      <w:proofErr w:type="spellStart"/>
      <w:r>
        <w:rPr>
          <w:w w:val="105"/>
          <w:sz w:val="18"/>
        </w:rPr>
        <w:t>chronisation</w:t>
      </w:r>
      <w:proofErr w:type="spellEnd"/>
      <w:r>
        <w:rPr>
          <w:w w:val="105"/>
          <w:sz w:val="18"/>
        </w:rPr>
        <w:t xml:space="preserve">: Definitions   for   round-trip   engineering. In </w:t>
      </w:r>
      <w:r>
        <w:rPr>
          <w:rFonts w:ascii="Arial" w:hAnsi="Arial"/>
          <w:i/>
          <w:spacing w:val="-5"/>
          <w:w w:val="105"/>
          <w:sz w:val="18"/>
        </w:rPr>
        <w:t xml:space="preserve">Lecture </w:t>
      </w:r>
      <w:r>
        <w:rPr>
          <w:rFonts w:ascii="Arial" w:hAnsi="Arial"/>
          <w:i/>
          <w:w w:val="105"/>
          <w:sz w:val="18"/>
        </w:rPr>
        <w:t xml:space="preserve">Notes in Computer Science (including sub- series </w:t>
      </w:r>
      <w:r>
        <w:rPr>
          <w:rFonts w:ascii="Arial" w:hAnsi="Arial"/>
          <w:i/>
          <w:spacing w:val="-5"/>
          <w:w w:val="105"/>
          <w:sz w:val="18"/>
        </w:rPr>
        <w:t xml:space="preserve">Lecture </w:t>
      </w:r>
      <w:r>
        <w:rPr>
          <w:rFonts w:ascii="Arial" w:hAnsi="Arial"/>
          <w:i/>
          <w:w w:val="105"/>
          <w:sz w:val="18"/>
        </w:rPr>
        <w:t xml:space="preserve">Notes in Artificial Intelligence and </w:t>
      </w:r>
      <w:proofErr w:type="spellStart"/>
      <w:r>
        <w:rPr>
          <w:rFonts w:ascii="Arial" w:hAnsi="Arial"/>
          <w:i/>
          <w:spacing w:val="-6"/>
          <w:w w:val="105"/>
          <w:sz w:val="18"/>
        </w:rPr>
        <w:t>Lec</w:t>
      </w:r>
      <w:proofErr w:type="spellEnd"/>
      <w:r>
        <w:rPr>
          <w:rFonts w:ascii="Arial" w:hAnsi="Arial"/>
          <w:i/>
          <w:spacing w:val="-6"/>
          <w:w w:val="105"/>
          <w:sz w:val="18"/>
        </w:rPr>
        <w:t xml:space="preserve">- </w:t>
      </w:r>
      <w:proofErr w:type="spellStart"/>
      <w:r>
        <w:rPr>
          <w:rFonts w:ascii="Arial" w:hAnsi="Arial"/>
          <w:i/>
          <w:spacing w:val="-3"/>
          <w:w w:val="105"/>
          <w:sz w:val="18"/>
        </w:rPr>
        <w:t>ture</w:t>
      </w:r>
      <w:proofErr w:type="spellEnd"/>
      <w:r>
        <w:rPr>
          <w:rFonts w:ascii="Arial" w:hAnsi="Arial"/>
          <w:i/>
          <w:spacing w:val="-3"/>
          <w:w w:val="105"/>
          <w:sz w:val="18"/>
        </w:rPr>
        <w:t xml:space="preserve"> </w:t>
      </w:r>
      <w:r>
        <w:rPr>
          <w:rFonts w:ascii="Arial" w:hAnsi="Arial"/>
          <w:i/>
          <w:w w:val="105"/>
          <w:sz w:val="18"/>
        </w:rPr>
        <w:t>Notes in Bioinformatics)</w:t>
      </w:r>
      <w:r>
        <w:rPr>
          <w:w w:val="105"/>
          <w:sz w:val="18"/>
        </w:rPr>
        <w:t>, volume 5063 LNCS, pages 31–45, 2008.</w:t>
      </w:r>
    </w:p>
    <w:p w:rsidR="003D382C" w:rsidRDefault="00C35252">
      <w:pPr>
        <w:spacing w:before="128" w:line="242" w:lineRule="auto"/>
        <w:ind w:left="491" w:right="95" w:hanging="376"/>
        <w:rPr>
          <w:sz w:val="18"/>
        </w:rPr>
      </w:pPr>
      <w:r>
        <w:rPr>
          <w:w w:val="105"/>
          <w:sz w:val="18"/>
        </w:rPr>
        <w:t xml:space="preserve">[32]J. Hutchinson, M. Rouncefield, and J. Whittle. Model- driven engineering practices in industry. In </w:t>
      </w:r>
      <w:r>
        <w:rPr>
          <w:rFonts w:ascii="Arial"/>
          <w:i/>
          <w:spacing w:val="-5"/>
          <w:w w:val="105"/>
          <w:sz w:val="18"/>
        </w:rPr>
        <w:t xml:space="preserve">Proceedings </w:t>
      </w:r>
      <w:r>
        <w:rPr>
          <w:rFonts w:ascii="Arial"/>
          <w:i/>
          <w:w w:val="105"/>
          <w:sz w:val="18"/>
        </w:rPr>
        <w:t>of</w:t>
      </w:r>
      <w:r>
        <w:rPr>
          <w:rFonts w:ascii="Arial"/>
          <w:i/>
          <w:spacing w:val="-21"/>
          <w:w w:val="105"/>
          <w:sz w:val="18"/>
        </w:rPr>
        <w:t xml:space="preserve"> </w:t>
      </w:r>
      <w:r>
        <w:rPr>
          <w:rFonts w:ascii="Arial"/>
          <w:i/>
          <w:w w:val="105"/>
          <w:sz w:val="18"/>
        </w:rPr>
        <w:t>the</w:t>
      </w:r>
      <w:r>
        <w:rPr>
          <w:rFonts w:ascii="Arial"/>
          <w:i/>
          <w:spacing w:val="-21"/>
          <w:w w:val="105"/>
          <w:sz w:val="18"/>
        </w:rPr>
        <w:t xml:space="preserve"> </w:t>
      </w:r>
      <w:r>
        <w:rPr>
          <w:rFonts w:ascii="Arial"/>
          <w:i/>
          <w:spacing w:val="-3"/>
          <w:w w:val="105"/>
          <w:sz w:val="18"/>
        </w:rPr>
        <w:t>33rd</w:t>
      </w:r>
      <w:r>
        <w:rPr>
          <w:rFonts w:ascii="Arial"/>
          <w:i/>
          <w:spacing w:val="-21"/>
          <w:w w:val="105"/>
          <w:sz w:val="18"/>
        </w:rPr>
        <w:t xml:space="preserve"> </w:t>
      </w:r>
      <w:r>
        <w:rPr>
          <w:rFonts w:ascii="Arial"/>
          <w:i/>
          <w:w w:val="105"/>
          <w:sz w:val="18"/>
        </w:rPr>
        <w:t>International</w:t>
      </w:r>
      <w:r>
        <w:rPr>
          <w:rFonts w:ascii="Arial"/>
          <w:i/>
          <w:spacing w:val="-21"/>
          <w:w w:val="105"/>
          <w:sz w:val="18"/>
        </w:rPr>
        <w:t xml:space="preserve"> </w:t>
      </w:r>
      <w:r>
        <w:rPr>
          <w:rFonts w:ascii="Arial"/>
          <w:i/>
          <w:spacing w:val="-3"/>
          <w:w w:val="105"/>
          <w:sz w:val="18"/>
        </w:rPr>
        <w:t>Conference</w:t>
      </w:r>
      <w:r>
        <w:rPr>
          <w:rFonts w:ascii="Arial"/>
          <w:i/>
          <w:spacing w:val="-21"/>
          <w:w w:val="105"/>
          <w:sz w:val="18"/>
        </w:rPr>
        <w:t xml:space="preserve"> </w:t>
      </w:r>
      <w:r>
        <w:rPr>
          <w:rFonts w:ascii="Arial"/>
          <w:i/>
          <w:w w:val="105"/>
          <w:sz w:val="18"/>
        </w:rPr>
        <w:t>on</w:t>
      </w:r>
      <w:r>
        <w:rPr>
          <w:rFonts w:ascii="Arial"/>
          <w:i/>
          <w:spacing w:val="-21"/>
          <w:w w:val="105"/>
          <w:sz w:val="18"/>
        </w:rPr>
        <w:t xml:space="preserve"> </w:t>
      </w:r>
      <w:r>
        <w:rPr>
          <w:rFonts w:ascii="Arial"/>
          <w:i/>
          <w:w w:val="105"/>
          <w:sz w:val="18"/>
        </w:rPr>
        <w:t>Software</w:t>
      </w:r>
      <w:r>
        <w:rPr>
          <w:rFonts w:ascii="Arial"/>
          <w:i/>
          <w:spacing w:val="-21"/>
          <w:w w:val="105"/>
          <w:sz w:val="18"/>
        </w:rPr>
        <w:t xml:space="preserve"> </w:t>
      </w:r>
      <w:proofErr w:type="spellStart"/>
      <w:r>
        <w:rPr>
          <w:rFonts w:ascii="Arial"/>
          <w:i/>
          <w:w w:val="105"/>
          <w:sz w:val="18"/>
        </w:rPr>
        <w:t>Engi</w:t>
      </w:r>
      <w:proofErr w:type="spellEnd"/>
      <w:r>
        <w:rPr>
          <w:rFonts w:ascii="Arial"/>
          <w:i/>
          <w:w w:val="105"/>
          <w:sz w:val="18"/>
        </w:rPr>
        <w:t xml:space="preserve">- </w:t>
      </w:r>
      <w:proofErr w:type="spellStart"/>
      <w:r>
        <w:rPr>
          <w:rFonts w:ascii="Arial"/>
          <w:i/>
          <w:w w:val="105"/>
          <w:sz w:val="18"/>
        </w:rPr>
        <w:t>neering</w:t>
      </w:r>
      <w:proofErr w:type="spellEnd"/>
      <w:r>
        <w:rPr>
          <w:w w:val="105"/>
          <w:sz w:val="18"/>
        </w:rPr>
        <w:t>, Honolulu, HI, USA,</w:t>
      </w:r>
      <w:r>
        <w:rPr>
          <w:spacing w:val="36"/>
          <w:w w:val="105"/>
          <w:sz w:val="18"/>
        </w:rPr>
        <w:t xml:space="preserve"> </w:t>
      </w:r>
      <w:r>
        <w:rPr>
          <w:w w:val="105"/>
          <w:sz w:val="18"/>
        </w:rPr>
        <w:t>2011.</w:t>
      </w:r>
    </w:p>
    <w:p w:rsidR="003D382C" w:rsidRDefault="00C35252">
      <w:pPr>
        <w:pStyle w:val="Corpsdetexte"/>
        <w:spacing w:before="128" w:line="242" w:lineRule="auto"/>
        <w:ind w:left="491" w:right="88" w:hanging="376"/>
      </w:pPr>
      <w:r>
        <w:rPr>
          <w:w w:val="110"/>
        </w:rPr>
        <w:t>[33]J. Hutchinson, J. Whittle, and M. Rouncefield. Model- driven engineering practices in industry: Social,</w:t>
      </w:r>
      <w:r>
        <w:rPr>
          <w:spacing w:val="-22"/>
          <w:w w:val="110"/>
        </w:rPr>
        <w:t xml:space="preserve"> </w:t>
      </w:r>
      <w:proofErr w:type="spellStart"/>
      <w:r>
        <w:rPr>
          <w:w w:val="110"/>
        </w:rPr>
        <w:t>organi</w:t>
      </w:r>
      <w:proofErr w:type="spellEnd"/>
      <w:r>
        <w:rPr>
          <w:w w:val="110"/>
        </w:rPr>
        <w:t xml:space="preserve">- </w:t>
      </w:r>
      <w:proofErr w:type="spellStart"/>
      <w:r>
        <w:rPr>
          <w:w w:val="110"/>
        </w:rPr>
        <w:t>zational</w:t>
      </w:r>
      <w:proofErr w:type="spellEnd"/>
      <w:r>
        <w:rPr>
          <w:w w:val="110"/>
        </w:rPr>
        <w:t xml:space="preserve"> and managerial factors that lead to success or </w:t>
      </w:r>
      <w:r>
        <w:rPr>
          <w:w w:val="105"/>
        </w:rPr>
        <w:t>failure.</w:t>
      </w:r>
      <w:r>
        <w:rPr>
          <w:spacing w:val="-25"/>
          <w:w w:val="105"/>
        </w:rPr>
        <w:t xml:space="preserve"> </w:t>
      </w:r>
      <w:r>
        <w:rPr>
          <w:rFonts w:ascii="Arial" w:hAnsi="Arial"/>
          <w:i/>
          <w:w w:val="105"/>
        </w:rPr>
        <w:t>Science</w:t>
      </w:r>
      <w:r>
        <w:rPr>
          <w:rFonts w:ascii="Arial" w:hAnsi="Arial"/>
          <w:i/>
          <w:spacing w:val="-32"/>
          <w:w w:val="105"/>
        </w:rPr>
        <w:t xml:space="preserve"> </w:t>
      </w:r>
      <w:r>
        <w:rPr>
          <w:rFonts w:ascii="Arial" w:hAnsi="Arial"/>
          <w:i/>
          <w:w w:val="105"/>
        </w:rPr>
        <w:t>of</w:t>
      </w:r>
      <w:r>
        <w:rPr>
          <w:rFonts w:ascii="Arial" w:hAnsi="Arial"/>
          <w:i/>
          <w:spacing w:val="-32"/>
          <w:w w:val="105"/>
        </w:rPr>
        <w:t xml:space="preserve"> </w:t>
      </w:r>
      <w:r>
        <w:rPr>
          <w:rFonts w:ascii="Arial" w:hAnsi="Arial"/>
          <w:i/>
          <w:w w:val="105"/>
        </w:rPr>
        <w:t>Computer</w:t>
      </w:r>
      <w:r>
        <w:rPr>
          <w:rFonts w:ascii="Arial" w:hAnsi="Arial"/>
          <w:i/>
          <w:spacing w:val="-32"/>
          <w:w w:val="105"/>
        </w:rPr>
        <w:t xml:space="preserve"> </w:t>
      </w:r>
      <w:r>
        <w:rPr>
          <w:rFonts w:ascii="Arial" w:hAnsi="Arial"/>
          <w:i/>
          <w:spacing w:val="-3"/>
          <w:w w:val="105"/>
        </w:rPr>
        <w:t>Programming</w:t>
      </w:r>
      <w:r>
        <w:rPr>
          <w:spacing w:val="-3"/>
          <w:w w:val="105"/>
        </w:rPr>
        <w:t>,</w:t>
      </w:r>
      <w:r>
        <w:rPr>
          <w:spacing w:val="-28"/>
          <w:w w:val="105"/>
        </w:rPr>
        <w:t xml:space="preserve"> </w:t>
      </w:r>
      <w:r>
        <w:rPr>
          <w:w w:val="105"/>
        </w:rPr>
        <w:t xml:space="preserve">89:144–161, </w:t>
      </w:r>
      <w:r>
        <w:rPr>
          <w:w w:val="110"/>
        </w:rPr>
        <w:t>Sept.</w:t>
      </w:r>
      <w:r>
        <w:rPr>
          <w:spacing w:val="-9"/>
          <w:w w:val="110"/>
        </w:rPr>
        <w:t xml:space="preserve"> </w:t>
      </w:r>
      <w:r>
        <w:rPr>
          <w:w w:val="110"/>
        </w:rPr>
        <w:t>2014.</w:t>
      </w:r>
    </w:p>
    <w:p w:rsidR="003D382C" w:rsidRDefault="00C35252">
      <w:pPr>
        <w:pStyle w:val="Corpsdetexte"/>
        <w:tabs>
          <w:tab w:val="left" w:pos="1466"/>
          <w:tab w:val="left" w:pos="2405"/>
          <w:tab w:val="left" w:pos="3770"/>
        </w:tabs>
        <w:spacing w:before="128" w:line="242" w:lineRule="auto"/>
        <w:ind w:left="491" w:right="189" w:hanging="376"/>
      </w:pPr>
      <w:r>
        <w:rPr>
          <w:w w:val="110"/>
        </w:rPr>
        <w:t>[34]IBM.</w:t>
      </w:r>
      <w:r>
        <w:rPr>
          <w:w w:val="110"/>
        </w:rPr>
        <w:tab/>
      </w:r>
      <w:r>
        <w:rPr>
          <w:w w:val="115"/>
        </w:rPr>
        <w:t>Rational</w:t>
      </w:r>
      <w:r>
        <w:rPr>
          <w:w w:val="115"/>
        </w:rPr>
        <w:tab/>
        <w:t>DOORS.</w:t>
      </w:r>
      <w:r>
        <w:rPr>
          <w:w w:val="115"/>
        </w:rPr>
        <w:tab/>
      </w:r>
      <w:hyperlink r:id="rId102">
        <w:r>
          <w:rPr>
            <w:spacing w:val="-7"/>
            <w:w w:val="115"/>
          </w:rPr>
          <w:t>http://www-</w:t>
        </w:r>
      </w:hyperlink>
      <w:r>
        <w:rPr>
          <w:spacing w:val="-7"/>
          <w:w w:val="115"/>
        </w:rPr>
        <w:t xml:space="preserve"> </w:t>
      </w:r>
      <w:r>
        <w:rPr>
          <w:spacing w:val="-1"/>
          <w:w w:val="115"/>
        </w:rPr>
        <w:t>03.ibm.com/software/products/</w:t>
      </w:r>
      <w:proofErr w:type="spellStart"/>
      <w:r>
        <w:rPr>
          <w:spacing w:val="-1"/>
          <w:w w:val="115"/>
        </w:rPr>
        <w:t>en</w:t>
      </w:r>
      <w:proofErr w:type="spellEnd"/>
      <w:r>
        <w:rPr>
          <w:spacing w:val="-1"/>
          <w:w w:val="115"/>
        </w:rPr>
        <w:t>/</w:t>
      </w:r>
      <w:proofErr w:type="spellStart"/>
      <w:r>
        <w:rPr>
          <w:spacing w:val="-1"/>
          <w:w w:val="115"/>
        </w:rPr>
        <w:t>ratidoor</w:t>
      </w:r>
      <w:proofErr w:type="spellEnd"/>
      <w:r>
        <w:rPr>
          <w:spacing w:val="-1"/>
          <w:w w:val="115"/>
        </w:rPr>
        <w:t>,</w:t>
      </w:r>
      <w:r>
        <w:rPr>
          <w:spacing w:val="-14"/>
          <w:w w:val="115"/>
        </w:rPr>
        <w:t xml:space="preserve"> </w:t>
      </w:r>
      <w:r>
        <w:rPr>
          <w:w w:val="115"/>
        </w:rPr>
        <w:t>2016.</w:t>
      </w:r>
    </w:p>
    <w:p w:rsidR="003D382C" w:rsidRDefault="003D382C">
      <w:pPr>
        <w:spacing w:line="242" w:lineRule="auto"/>
        <w:sectPr w:rsidR="003D382C">
          <w:pgSz w:w="12240" w:h="15840"/>
          <w:pgMar w:top="1060" w:right="1020" w:bottom="280" w:left="960" w:header="720" w:footer="720" w:gutter="0"/>
          <w:cols w:num="2" w:space="720" w:equalWidth="0">
            <w:col w:w="4899" w:space="362"/>
            <w:col w:w="4999"/>
          </w:cols>
        </w:sectPr>
      </w:pPr>
    </w:p>
    <w:p w:rsidR="003D382C" w:rsidRDefault="00C35252">
      <w:pPr>
        <w:pStyle w:val="Corpsdetexte"/>
        <w:tabs>
          <w:tab w:val="left" w:pos="1084"/>
          <w:tab w:val="left" w:pos="3770"/>
        </w:tabs>
        <w:spacing w:before="47" w:line="242" w:lineRule="auto"/>
        <w:ind w:left="491" w:right="28" w:hanging="376"/>
      </w:pPr>
      <w:r>
        <w:rPr>
          <w:w w:val="110"/>
        </w:rPr>
        <w:t>[35]IBM.</w:t>
      </w:r>
      <w:r>
        <w:rPr>
          <w:w w:val="110"/>
        </w:rPr>
        <w:tab/>
      </w:r>
      <w:r>
        <w:rPr>
          <w:w w:val="115"/>
        </w:rPr>
        <w:t>Rational</w:t>
      </w:r>
      <w:r>
        <w:rPr>
          <w:spacing w:val="47"/>
          <w:w w:val="115"/>
        </w:rPr>
        <w:t xml:space="preserve"> </w:t>
      </w:r>
      <w:r>
        <w:rPr>
          <w:w w:val="115"/>
        </w:rPr>
        <w:t>Rhapsody</w:t>
      </w:r>
      <w:r>
        <w:rPr>
          <w:spacing w:val="47"/>
          <w:w w:val="115"/>
        </w:rPr>
        <w:t xml:space="preserve"> </w:t>
      </w:r>
      <w:r>
        <w:rPr>
          <w:spacing w:val="-3"/>
          <w:w w:val="115"/>
        </w:rPr>
        <w:t>Website.</w:t>
      </w:r>
      <w:r>
        <w:rPr>
          <w:spacing w:val="-3"/>
          <w:w w:val="115"/>
        </w:rPr>
        <w:tab/>
      </w:r>
      <w:hyperlink r:id="rId103">
        <w:r>
          <w:rPr>
            <w:spacing w:val="-4"/>
            <w:w w:val="115"/>
          </w:rPr>
          <w:t>http://www-</w:t>
        </w:r>
      </w:hyperlink>
      <w:r>
        <w:rPr>
          <w:spacing w:val="-4"/>
          <w:w w:val="115"/>
        </w:rPr>
        <w:t xml:space="preserve"> </w:t>
      </w:r>
      <w:r>
        <w:rPr>
          <w:spacing w:val="-1"/>
          <w:w w:val="115"/>
        </w:rPr>
        <w:t>03.ibm.com/software/products/</w:t>
      </w:r>
      <w:proofErr w:type="spellStart"/>
      <w:r>
        <w:rPr>
          <w:spacing w:val="-1"/>
          <w:w w:val="115"/>
        </w:rPr>
        <w:t>en</w:t>
      </w:r>
      <w:proofErr w:type="spellEnd"/>
      <w:r>
        <w:rPr>
          <w:spacing w:val="-1"/>
          <w:w w:val="115"/>
        </w:rPr>
        <w:t>/</w:t>
      </w:r>
      <w:proofErr w:type="spellStart"/>
      <w:r>
        <w:rPr>
          <w:spacing w:val="-1"/>
          <w:w w:val="115"/>
        </w:rPr>
        <w:t>ratirhapfami</w:t>
      </w:r>
      <w:proofErr w:type="spellEnd"/>
      <w:r>
        <w:rPr>
          <w:spacing w:val="-1"/>
          <w:w w:val="115"/>
        </w:rPr>
        <w:t>,</w:t>
      </w:r>
      <w:r>
        <w:rPr>
          <w:spacing w:val="-21"/>
          <w:w w:val="115"/>
        </w:rPr>
        <w:t xml:space="preserve"> </w:t>
      </w:r>
      <w:r>
        <w:rPr>
          <w:w w:val="115"/>
        </w:rPr>
        <w:t>2016.</w:t>
      </w:r>
    </w:p>
    <w:p w:rsidR="003D382C" w:rsidRDefault="00C35252">
      <w:pPr>
        <w:spacing w:before="153"/>
        <w:ind w:left="491" w:hanging="376"/>
        <w:jc w:val="both"/>
        <w:rPr>
          <w:sz w:val="18"/>
        </w:rPr>
      </w:pPr>
      <w:r>
        <w:rPr>
          <w:w w:val="95"/>
          <w:position w:val="1"/>
          <w:sz w:val="18"/>
        </w:rPr>
        <w:t>[3</w:t>
      </w:r>
      <w:r>
        <w:rPr>
          <w:w w:val="102"/>
          <w:position w:val="1"/>
          <w:sz w:val="18"/>
        </w:rPr>
        <w:t>6</w:t>
      </w:r>
      <w:r>
        <w:rPr>
          <w:w w:val="85"/>
          <w:position w:val="1"/>
          <w:sz w:val="18"/>
        </w:rPr>
        <w:t>]</w:t>
      </w:r>
      <w:r>
        <w:rPr>
          <w:w w:val="102"/>
          <w:position w:val="1"/>
          <w:sz w:val="18"/>
        </w:rPr>
        <w:t>S</w:t>
      </w:r>
      <w:r>
        <w:rPr>
          <w:w w:val="113"/>
          <w:position w:val="1"/>
          <w:sz w:val="18"/>
        </w:rPr>
        <w:t>.</w:t>
      </w:r>
      <w:r>
        <w:rPr>
          <w:position w:val="1"/>
          <w:sz w:val="18"/>
        </w:rPr>
        <w:t xml:space="preserve"> </w:t>
      </w:r>
      <w:r>
        <w:rPr>
          <w:spacing w:val="-11"/>
          <w:position w:val="1"/>
          <w:sz w:val="18"/>
        </w:rPr>
        <w:t xml:space="preserve"> </w:t>
      </w:r>
      <w:proofErr w:type="gramStart"/>
      <w:r>
        <w:rPr>
          <w:w w:val="135"/>
          <w:position w:val="1"/>
          <w:sz w:val="18"/>
        </w:rPr>
        <w:t>J</w:t>
      </w:r>
      <w:r>
        <w:rPr>
          <w:position w:val="1"/>
          <w:sz w:val="18"/>
        </w:rPr>
        <w:t xml:space="preserve"> </w:t>
      </w:r>
      <w:r>
        <w:rPr>
          <w:spacing w:val="-1"/>
          <w:position w:val="1"/>
          <w:sz w:val="18"/>
        </w:rPr>
        <w:t xml:space="preserve"> </w:t>
      </w:r>
      <w:r>
        <w:rPr>
          <w:spacing w:val="-93"/>
          <w:w w:val="153"/>
          <w:sz w:val="18"/>
        </w:rPr>
        <w:t>¨</w:t>
      </w:r>
      <w:proofErr w:type="spellStart"/>
      <w:proofErr w:type="gramEnd"/>
      <w:r>
        <w:rPr>
          <w:w w:val="102"/>
          <w:position w:val="1"/>
          <w:sz w:val="18"/>
        </w:rPr>
        <w:t>o</w:t>
      </w:r>
      <w:r>
        <w:rPr>
          <w:w w:val="109"/>
          <w:position w:val="1"/>
          <w:sz w:val="18"/>
        </w:rPr>
        <w:t>rg</w:t>
      </w:r>
      <w:r>
        <w:rPr>
          <w:w w:val="105"/>
          <w:position w:val="1"/>
          <w:sz w:val="18"/>
        </w:rPr>
        <w:t>es</w:t>
      </w:r>
      <w:proofErr w:type="spellEnd"/>
      <w:r>
        <w:rPr>
          <w:w w:val="105"/>
          <w:position w:val="1"/>
          <w:sz w:val="18"/>
        </w:rPr>
        <w:t>.</w:t>
      </w:r>
      <w:r>
        <w:rPr>
          <w:position w:val="1"/>
          <w:sz w:val="18"/>
        </w:rPr>
        <w:t xml:space="preserve">  </w:t>
      </w:r>
      <w:r>
        <w:rPr>
          <w:spacing w:val="1"/>
          <w:position w:val="1"/>
          <w:sz w:val="18"/>
        </w:rPr>
        <w:t xml:space="preserve"> </w:t>
      </w:r>
      <w:proofErr w:type="gramStart"/>
      <w:r>
        <w:rPr>
          <w:w w:val="107"/>
          <w:position w:val="1"/>
          <w:sz w:val="18"/>
        </w:rPr>
        <w:t>Co</w:t>
      </w:r>
      <w:r>
        <w:rPr>
          <w:w w:val="113"/>
          <w:position w:val="1"/>
          <w:sz w:val="18"/>
        </w:rPr>
        <w:t>n</w:t>
      </w:r>
      <w:r>
        <w:rPr>
          <w:w w:val="120"/>
          <w:position w:val="1"/>
          <w:sz w:val="18"/>
        </w:rPr>
        <w:t>s</w:t>
      </w:r>
      <w:r>
        <w:rPr>
          <w:spacing w:val="-1"/>
          <w:w w:val="120"/>
          <w:position w:val="1"/>
          <w:sz w:val="18"/>
        </w:rPr>
        <w:t>t</w:t>
      </w:r>
      <w:r>
        <w:rPr>
          <w:w w:val="116"/>
          <w:position w:val="1"/>
          <w:sz w:val="18"/>
        </w:rPr>
        <w:t>ru</w:t>
      </w:r>
      <w:r>
        <w:rPr>
          <w:spacing w:val="-1"/>
          <w:w w:val="102"/>
          <w:position w:val="1"/>
          <w:sz w:val="18"/>
        </w:rPr>
        <w:t>c</w:t>
      </w:r>
      <w:r>
        <w:rPr>
          <w:spacing w:val="-1"/>
          <w:w w:val="143"/>
          <w:position w:val="1"/>
          <w:sz w:val="18"/>
        </w:rPr>
        <w:t>t</w:t>
      </w:r>
      <w:r>
        <w:rPr>
          <w:w w:val="102"/>
          <w:position w:val="1"/>
          <w:sz w:val="18"/>
        </w:rPr>
        <w:t>io</w:t>
      </w:r>
      <w:r>
        <w:rPr>
          <w:w w:val="113"/>
          <w:position w:val="1"/>
          <w:sz w:val="18"/>
        </w:rPr>
        <w:t>n</w:t>
      </w:r>
      <w:r>
        <w:rPr>
          <w:position w:val="1"/>
          <w:sz w:val="18"/>
        </w:rPr>
        <w:t xml:space="preserve"> </w:t>
      </w:r>
      <w:r>
        <w:rPr>
          <w:spacing w:val="-11"/>
          <w:position w:val="1"/>
          <w:sz w:val="18"/>
        </w:rPr>
        <w:t xml:space="preserve"> </w:t>
      </w:r>
      <w:r>
        <w:rPr>
          <w:w w:val="114"/>
          <w:position w:val="1"/>
          <w:sz w:val="18"/>
        </w:rPr>
        <w:t>an</w:t>
      </w:r>
      <w:r>
        <w:rPr>
          <w:w w:val="113"/>
          <w:position w:val="1"/>
          <w:sz w:val="18"/>
        </w:rPr>
        <w:t>d</w:t>
      </w:r>
      <w:proofErr w:type="gramEnd"/>
      <w:r>
        <w:rPr>
          <w:position w:val="1"/>
          <w:sz w:val="18"/>
        </w:rPr>
        <w:t xml:space="preserve"> </w:t>
      </w:r>
      <w:r>
        <w:rPr>
          <w:spacing w:val="-11"/>
          <w:position w:val="1"/>
          <w:sz w:val="18"/>
        </w:rPr>
        <w:t xml:space="preserve"> </w:t>
      </w:r>
      <w:r>
        <w:rPr>
          <w:w w:val="105"/>
          <w:position w:val="1"/>
          <w:sz w:val="18"/>
        </w:rPr>
        <w:t>e</w:t>
      </w:r>
      <w:r>
        <w:rPr>
          <w:spacing w:val="-5"/>
          <w:w w:val="105"/>
          <w:position w:val="1"/>
          <w:sz w:val="18"/>
        </w:rPr>
        <w:t>v</w:t>
      </w:r>
      <w:r>
        <w:rPr>
          <w:w w:val="102"/>
          <w:position w:val="1"/>
          <w:sz w:val="18"/>
        </w:rPr>
        <w:t>o</w:t>
      </w:r>
      <w:r>
        <w:rPr>
          <w:spacing w:val="-1"/>
          <w:w w:val="102"/>
          <w:position w:val="1"/>
          <w:sz w:val="18"/>
        </w:rPr>
        <w:t>l</w:t>
      </w:r>
      <w:r>
        <w:rPr>
          <w:w w:val="113"/>
          <w:position w:val="1"/>
          <w:sz w:val="18"/>
        </w:rPr>
        <w:t>u</w:t>
      </w:r>
      <w:r>
        <w:rPr>
          <w:spacing w:val="-1"/>
          <w:w w:val="143"/>
          <w:position w:val="1"/>
          <w:sz w:val="18"/>
        </w:rPr>
        <w:t>t</w:t>
      </w:r>
      <w:r>
        <w:rPr>
          <w:w w:val="102"/>
          <w:position w:val="1"/>
          <w:sz w:val="18"/>
        </w:rPr>
        <w:t>io</w:t>
      </w:r>
      <w:r>
        <w:rPr>
          <w:w w:val="113"/>
          <w:position w:val="1"/>
          <w:sz w:val="18"/>
        </w:rPr>
        <w:t>n</w:t>
      </w:r>
      <w:r>
        <w:rPr>
          <w:position w:val="1"/>
          <w:sz w:val="18"/>
        </w:rPr>
        <w:t xml:space="preserve"> </w:t>
      </w:r>
      <w:r>
        <w:rPr>
          <w:spacing w:val="-10"/>
          <w:position w:val="1"/>
          <w:sz w:val="18"/>
        </w:rPr>
        <w:t xml:space="preserve"> </w:t>
      </w:r>
      <w:r>
        <w:rPr>
          <w:w w:val="102"/>
          <w:position w:val="1"/>
          <w:sz w:val="18"/>
        </w:rPr>
        <w:t>o</w:t>
      </w:r>
      <w:r>
        <w:rPr>
          <w:w w:val="93"/>
          <w:position w:val="1"/>
          <w:sz w:val="18"/>
        </w:rPr>
        <w:t>f</w:t>
      </w:r>
      <w:r>
        <w:rPr>
          <w:position w:val="1"/>
          <w:sz w:val="18"/>
        </w:rPr>
        <w:t xml:space="preserve"> </w:t>
      </w:r>
      <w:r>
        <w:rPr>
          <w:spacing w:val="-11"/>
          <w:position w:val="1"/>
          <w:sz w:val="18"/>
        </w:rPr>
        <w:t xml:space="preserve"> </w:t>
      </w:r>
      <w:r>
        <w:rPr>
          <w:w w:val="102"/>
          <w:position w:val="1"/>
          <w:sz w:val="18"/>
        </w:rPr>
        <w:t>c</w:t>
      </w:r>
      <w:r>
        <w:rPr>
          <w:spacing w:val="5"/>
          <w:w w:val="102"/>
          <w:position w:val="1"/>
          <w:sz w:val="18"/>
        </w:rPr>
        <w:t>o</w:t>
      </w:r>
      <w:r>
        <w:rPr>
          <w:w w:val="113"/>
          <w:position w:val="1"/>
          <w:sz w:val="18"/>
        </w:rPr>
        <w:t>d</w:t>
      </w:r>
      <w:r>
        <w:rPr>
          <w:w w:val="102"/>
          <w:position w:val="1"/>
          <w:sz w:val="18"/>
        </w:rPr>
        <w:t>e</w:t>
      </w:r>
      <w:r>
        <w:rPr>
          <w:position w:val="1"/>
          <w:sz w:val="18"/>
        </w:rPr>
        <w:t xml:space="preserve"> </w:t>
      </w:r>
      <w:r>
        <w:rPr>
          <w:spacing w:val="-11"/>
          <w:position w:val="1"/>
          <w:sz w:val="18"/>
        </w:rPr>
        <w:t xml:space="preserve"> </w:t>
      </w:r>
      <w:proofErr w:type="spellStart"/>
      <w:r>
        <w:rPr>
          <w:w w:val="102"/>
          <w:position w:val="1"/>
          <w:sz w:val="18"/>
        </w:rPr>
        <w:t>g</w:t>
      </w:r>
      <w:r>
        <w:rPr>
          <w:w w:val="108"/>
          <w:position w:val="1"/>
          <w:sz w:val="18"/>
        </w:rPr>
        <w:t>en</w:t>
      </w:r>
      <w:r>
        <w:rPr>
          <w:w w:val="107"/>
          <w:position w:val="1"/>
          <w:sz w:val="18"/>
        </w:rPr>
        <w:t>er</w:t>
      </w:r>
      <w:proofErr w:type="spellEnd"/>
      <w:r>
        <w:rPr>
          <w:w w:val="107"/>
          <w:position w:val="1"/>
          <w:sz w:val="18"/>
        </w:rPr>
        <w:t xml:space="preserve">- </w:t>
      </w:r>
      <w:proofErr w:type="spellStart"/>
      <w:r>
        <w:rPr>
          <w:w w:val="105"/>
          <w:sz w:val="18"/>
        </w:rPr>
        <w:t>ators</w:t>
      </w:r>
      <w:proofErr w:type="spellEnd"/>
      <w:r>
        <w:rPr>
          <w:w w:val="105"/>
          <w:sz w:val="18"/>
        </w:rPr>
        <w:t xml:space="preserve">: A model-driven and service-oriented approach. </w:t>
      </w:r>
      <w:r>
        <w:rPr>
          <w:rFonts w:ascii="Arial" w:hAnsi="Arial"/>
          <w:i/>
          <w:spacing w:val="-5"/>
          <w:w w:val="105"/>
          <w:sz w:val="18"/>
        </w:rPr>
        <w:t xml:space="preserve">Lecture </w:t>
      </w:r>
      <w:r>
        <w:rPr>
          <w:rFonts w:ascii="Arial" w:hAnsi="Arial"/>
          <w:i/>
          <w:w w:val="105"/>
          <w:sz w:val="18"/>
        </w:rPr>
        <w:t xml:space="preserve">Notes in Computer Science (including sub- series </w:t>
      </w:r>
      <w:r>
        <w:rPr>
          <w:rFonts w:ascii="Arial" w:hAnsi="Arial"/>
          <w:i/>
          <w:spacing w:val="-5"/>
          <w:w w:val="105"/>
          <w:sz w:val="18"/>
        </w:rPr>
        <w:t xml:space="preserve">Lecture </w:t>
      </w:r>
      <w:r>
        <w:rPr>
          <w:rFonts w:ascii="Arial" w:hAnsi="Arial"/>
          <w:i/>
          <w:w w:val="105"/>
          <w:sz w:val="18"/>
        </w:rPr>
        <w:t xml:space="preserve">Notes in Artificial Intelligence and </w:t>
      </w:r>
      <w:proofErr w:type="spellStart"/>
      <w:r>
        <w:rPr>
          <w:rFonts w:ascii="Arial" w:hAnsi="Arial"/>
          <w:i/>
          <w:spacing w:val="-6"/>
          <w:w w:val="105"/>
          <w:sz w:val="18"/>
        </w:rPr>
        <w:t>Lec</w:t>
      </w:r>
      <w:proofErr w:type="spellEnd"/>
      <w:r>
        <w:rPr>
          <w:rFonts w:ascii="Arial" w:hAnsi="Arial"/>
          <w:i/>
          <w:spacing w:val="-6"/>
          <w:w w:val="105"/>
          <w:sz w:val="18"/>
        </w:rPr>
        <w:t xml:space="preserve">- </w:t>
      </w:r>
      <w:proofErr w:type="spellStart"/>
      <w:r>
        <w:rPr>
          <w:rFonts w:ascii="Arial" w:hAnsi="Arial"/>
          <w:i/>
          <w:spacing w:val="-3"/>
          <w:w w:val="105"/>
          <w:sz w:val="18"/>
        </w:rPr>
        <w:t>ture</w:t>
      </w:r>
      <w:proofErr w:type="spellEnd"/>
      <w:r>
        <w:rPr>
          <w:rFonts w:ascii="Arial" w:hAnsi="Arial"/>
          <w:i/>
          <w:spacing w:val="-3"/>
          <w:w w:val="105"/>
          <w:sz w:val="18"/>
        </w:rPr>
        <w:t xml:space="preserve"> </w:t>
      </w:r>
      <w:r>
        <w:rPr>
          <w:rFonts w:ascii="Arial" w:hAnsi="Arial"/>
          <w:i/>
          <w:w w:val="105"/>
          <w:sz w:val="18"/>
        </w:rPr>
        <w:t>Notes in Bioinformatics)</w:t>
      </w:r>
      <w:r>
        <w:rPr>
          <w:w w:val="105"/>
          <w:sz w:val="18"/>
        </w:rPr>
        <w:t>, 7747:1–265,</w:t>
      </w:r>
      <w:r>
        <w:rPr>
          <w:spacing w:val="17"/>
          <w:w w:val="105"/>
          <w:sz w:val="18"/>
        </w:rPr>
        <w:t xml:space="preserve"> </w:t>
      </w:r>
      <w:r>
        <w:rPr>
          <w:w w:val="105"/>
          <w:sz w:val="18"/>
        </w:rPr>
        <w:t>2013.</w:t>
      </w:r>
    </w:p>
    <w:p w:rsidR="003D382C" w:rsidRDefault="00C35252">
      <w:pPr>
        <w:pStyle w:val="Corpsdetexte"/>
        <w:spacing w:before="128"/>
        <w:ind w:left="491" w:hanging="376"/>
        <w:jc w:val="both"/>
      </w:pPr>
      <w:r>
        <w:rPr>
          <w:w w:val="95"/>
        </w:rPr>
        <w:t>[3</w:t>
      </w:r>
      <w:r>
        <w:rPr>
          <w:w w:val="102"/>
        </w:rPr>
        <w:t>7</w:t>
      </w:r>
      <w:r>
        <w:rPr>
          <w:w w:val="85"/>
        </w:rPr>
        <w:t>]</w:t>
      </w:r>
      <w:r>
        <w:rPr>
          <w:spacing w:val="-1"/>
          <w:w w:val="120"/>
        </w:rPr>
        <w:t>F</w:t>
      </w:r>
      <w:r>
        <w:rPr>
          <w:w w:val="113"/>
        </w:rPr>
        <w:t>.</w:t>
      </w:r>
      <w:r>
        <w:t xml:space="preserve"> </w:t>
      </w:r>
      <w:r>
        <w:rPr>
          <w:spacing w:val="1"/>
        </w:rPr>
        <w:t xml:space="preserve"> </w:t>
      </w:r>
      <w:r>
        <w:rPr>
          <w:w w:val="116"/>
        </w:rPr>
        <w:t>Jo</w:t>
      </w:r>
      <w:r>
        <w:rPr>
          <w:w w:val="113"/>
        </w:rPr>
        <w:t>u</w:t>
      </w:r>
      <w:r>
        <w:rPr>
          <w:w w:val="115"/>
        </w:rPr>
        <w:t>a</w:t>
      </w:r>
      <w:r>
        <w:rPr>
          <w:w w:val="113"/>
        </w:rPr>
        <w:t>u</w:t>
      </w:r>
      <w:r>
        <w:rPr>
          <w:w w:val="122"/>
        </w:rPr>
        <w:t>l</w:t>
      </w:r>
      <w:r>
        <w:rPr>
          <w:spacing w:val="-1"/>
          <w:w w:val="122"/>
        </w:rPr>
        <w:t>t</w:t>
      </w:r>
      <w:proofErr w:type="gramStart"/>
      <w:r>
        <w:rPr>
          <w:w w:val="113"/>
        </w:rPr>
        <w:t>,</w:t>
      </w:r>
      <w:r>
        <w:t xml:space="preserve"> </w:t>
      </w:r>
      <w:r>
        <w:rPr>
          <w:spacing w:val="8"/>
        </w:rPr>
        <w:t xml:space="preserve"> </w:t>
      </w:r>
      <w:r>
        <w:rPr>
          <w:spacing w:val="-1"/>
          <w:w w:val="120"/>
        </w:rPr>
        <w:t>F</w:t>
      </w:r>
      <w:proofErr w:type="gramEnd"/>
      <w:r>
        <w:rPr>
          <w:w w:val="113"/>
        </w:rPr>
        <w:t>.</w:t>
      </w:r>
      <w:r>
        <w:t xml:space="preserve"> </w:t>
      </w:r>
      <w:r>
        <w:rPr>
          <w:spacing w:val="1"/>
        </w:rPr>
        <w:t xml:space="preserve"> </w:t>
      </w:r>
      <w:proofErr w:type="spellStart"/>
      <w:r>
        <w:rPr>
          <w:spacing w:val="-1"/>
          <w:w w:val="106"/>
        </w:rPr>
        <w:t>A</w:t>
      </w:r>
      <w:r>
        <w:rPr>
          <w:spacing w:val="-1"/>
          <w:w w:val="102"/>
        </w:rPr>
        <w:t>l</w:t>
      </w:r>
      <w:r>
        <w:rPr>
          <w:w w:val="102"/>
        </w:rPr>
        <w:t>l</w:t>
      </w:r>
      <w:r>
        <w:rPr>
          <w:spacing w:val="-1"/>
          <w:w w:val="102"/>
        </w:rPr>
        <w:t>i</w:t>
      </w:r>
      <w:r>
        <w:rPr>
          <w:w w:val="110"/>
        </w:rPr>
        <w:t>la</w:t>
      </w:r>
      <w:r>
        <w:rPr>
          <w:spacing w:val="-1"/>
          <w:w w:val="102"/>
        </w:rPr>
        <w:t>i</w:t>
      </w:r>
      <w:r>
        <w:rPr>
          <w:w w:val="110"/>
        </w:rPr>
        <w:t>re</w:t>
      </w:r>
      <w:proofErr w:type="spellEnd"/>
      <w:proofErr w:type="gramStart"/>
      <w:r>
        <w:rPr>
          <w:w w:val="110"/>
        </w:rPr>
        <w:t>,</w:t>
      </w:r>
      <w:r>
        <w:t xml:space="preserve"> </w:t>
      </w:r>
      <w:r>
        <w:rPr>
          <w:spacing w:val="8"/>
        </w:rPr>
        <w:t xml:space="preserve"> </w:t>
      </w:r>
      <w:r>
        <w:rPr>
          <w:w w:val="126"/>
        </w:rPr>
        <w:t>J</w:t>
      </w:r>
      <w:proofErr w:type="gramEnd"/>
      <w:r>
        <w:rPr>
          <w:w w:val="126"/>
        </w:rPr>
        <w:t>.</w:t>
      </w:r>
      <w:r>
        <w:t xml:space="preserve"> </w:t>
      </w:r>
      <w:r>
        <w:rPr>
          <w:spacing w:val="1"/>
        </w:rPr>
        <w:t xml:space="preserve"> </w:t>
      </w:r>
      <w:r>
        <w:rPr>
          <w:w w:val="108"/>
        </w:rPr>
        <w:t>B</w:t>
      </w:r>
      <w:r>
        <w:t xml:space="preserve"> </w:t>
      </w:r>
      <w:r>
        <w:rPr>
          <w:spacing w:val="-1"/>
        </w:rPr>
        <w:t xml:space="preserve"> </w:t>
      </w:r>
      <w:r>
        <w:rPr>
          <w:spacing w:val="-115"/>
          <w:w w:val="106"/>
        </w:rPr>
        <w:t>A</w:t>
      </w:r>
      <w:r>
        <w:rPr>
          <w:w w:val="153"/>
          <w:position w:val="5"/>
        </w:rPr>
        <w:t>˜</w:t>
      </w:r>
      <w:r>
        <w:rPr>
          <w:spacing w:val="-23"/>
          <w:position w:val="5"/>
        </w:rPr>
        <w:t xml:space="preserve"> </w:t>
      </w:r>
      <w:proofErr w:type="spellStart"/>
      <w:r>
        <w:rPr>
          <w:spacing w:val="-18"/>
          <w:w w:val="102"/>
        </w:rPr>
        <w:t>l</w:t>
      </w:r>
      <w:r>
        <w:rPr>
          <w:spacing w:val="-1"/>
          <w:w w:val="85"/>
        </w:rPr>
        <w:t>’</w:t>
      </w:r>
      <w:r>
        <w:rPr>
          <w:spacing w:val="-1"/>
          <w:w w:val="102"/>
        </w:rPr>
        <w:t>z</w:t>
      </w:r>
      <w:r>
        <w:rPr>
          <w:w w:val="104"/>
        </w:rPr>
        <w:t>iv</w:t>
      </w:r>
      <w:r>
        <w:rPr>
          <w:spacing w:val="-1"/>
          <w:w w:val="104"/>
        </w:rPr>
        <w:t>i</w:t>
      </w:r>
      <w:r>
        <w:rPr>
          <w:w w:val="113"/>
        </w:rPr>
        <w:t>n</w:t>
      </w:r>
      <w:proofErr w:type="spellEnd"/>
      <w:proofErr w:type="gramStart"/>
      <w:r>
        <w:rPr>
          <w:w w:val="113"/>
        </w:rPr>
        <w:t>,</w:t>
      </w:r>
      <w:r>
        <w:t xml:space="preserve"> </w:t>
      </w:r>
      <w:r>
        <w:rPr>
          <w:spacing w:val="8"/>
        </w:rPr>
        <w:t xml:space="preserve"> </w:t>
      </w:r>
      <w:r>
        <w:rPr>
          <w:w w:val="115"/>
        </w:rPr>
        <w:t>a</w:t>
      </w:r>
      <w:r>
        <w:rPr>
          <w:w w:val="113"/>
        </w:rPr>
        <w:t>nd</w:t>
      </w:r>
      <w:proofErr w:type="gramEnd"/>
      <w:r>
        <w:t xml:space="preserve">  </w:t>
      </w:r>
      <w:r>
        <w:rPr>
          <w:w w:val="110"/>
        </w:rPr>
        <w:t>I</w:t>
      </w:r>
      <w:r>
        <w:rPr>
          <w:w w:val="113"/>
        </w:rPr>
        <w:t>.</w:t>
      </w:r>
      <w:r>
        <w:t xml:space="preserve"> </w:t>
      </w:r>
      <w:r>
        <w:rPr>
          <w:spacing w:val="1"/>
        </w:rPr>
        <w:t xml:space="preserve"> </w:t>
      </w:r>
      <w:r>
        <w:rPr>
          <w:w w:val="111"/>
        </w:rPr>
        <w:t>Ku</w:t>
      </w:r>
      <w:r>
        <w:rPr>
          <w:w w:val="130"/>
        </w:rPr>
        <w:t>r</w:t>
      </w:r>
      <w:r>
        <w:rPr>
          <w:spacing w:val="-1"/>
          <w:w w:val="130"/>
        </w:rPr>
        <w:t>t</w:t>
      </w:r>
      <w:r>
        <w:rPr>
          <w:w w:val="105"/>
        </w:rPr>
        <w:t>e</w:t>
      </w:r>
      <w:r>
        <w:rPr>
          <w:spacing w:val="-1"/>
          <w:w w:val="105"/>
        </w:rPr>
        <w:t>v</w:t>
      </w:r>
      <w:r>
        <w:rPr>
          <w:w w:val="113"/>
        </w:rPr>
        <w:t xml:space="preserve">. </w:t>
      </w:r>
      <w:r>
        <w:rPr>
          <w:spacing w:val="-4"/>
          <w:w w:val="110"/>
        </w:rPr>
        <w:t>ATL:</w:t>
      </w:r>
      <w:r>
        <w:rPr>
          <w:spacing w:val="-34"/>
          <w:w w:val="110"/>
        </w:rPr>
        <w:t xml:space="preserve"> </w:t>
      </w:r>
      <w:r>
        <w:rPr>
          <w:w w:val="110"/>
        </w:rPr>
        <w:t>A</w:t>
      </w:r>
      <w:r>
        <w:rPr>
          <w:spacing w:val="-34"/>
          <w:w w:val="110"/>
        </w:rPr>
        <w:t xml:space="preserve"> </w:t>
      </w:r>
      <w:r>
        <w:rPr>
          <w:w w:val="110"/>
        </w:rPr>
        <w:t>model</w:t>
      </w:r>
      <w:r>
        <w:rPr>
          <w:spacing w:val="-34"/>
          <w:w w:val="110"/>
        </w:rPr>
        <w:t xml:space="preserve"> </w:t>
      </w:r>
      <w:r>
        <w:rPr>
          <w:w w:val="110"/>
        </w:rPr>
        <w:t>transformation</w:t>
      </w:r>
      <w:r>
        <w:rPr>
          <w:spacing w:val="-34"/>
          <w:w w:val="110"/>
        </w:rPr>
        <w:t xml:space="preserve"> </w:t>
      </w:r>
      <w:r>
        <w:rPr>
          <w:w w:val="110"/>
        </w:rPr>
        <w:t>tool.</w:t>
      </w:r>
      <w:r>
        <w:rPr>
          <w:spacing w:val="-30"/>
          <w:w w:val="110"/>
        </w:rPr>
        <w:t xml:space="preserve"> </w:t>
      </w:r>
      <w:r>
        <w:rPr>
          <w:rFonts w:ascii="Arial" w:hAnsi="Arial"/>
          <w:i/>
          <w:w w:val="110"/>
        </w:rPr>
        <w:t>Science</w:t>
      </w:r>
      <w:r>
        <w:rPr>
          <w:rFonts w:ascii="Arial" w:hAnsi="Arial"/>
          <w:i/>
          <w:spacing w:val="-37"/>
          <w:w w:val="110"/>
        </w:rPr>
        <w:t xml:space="preserve"> </w:t>
      </w:r>
      <w:r>
        <w:rPr>
          <w:rFonts w:ascii="Arial" w:hAnsi="Arial"/>
          <w:i/>
          <w:w w:val="110"/>
        </w:rPr>
        <w:t>of</w:t>
      </w:r>
      <w:r>
        <w:rPr>
          <w:rFonts w:ascii="Arial" w:hAnsi="Arial"/>
          <w:i/>
          <w:spacing w:val="-37"/>
          <w:w w:val="110"/>
        </w:rPr>
        <w:t xml:space="preserve"> </w:t>
      </w:r>
      <w:r>
        <w:rPr>
          <w:rFonts w:ascii="Arial" w:hAnsi="Arial"/>
          <w:i/>
          <w:w w:val="110"/>
        </w:rPr>
        <w:t xml:space="preserve">computer </w:t>
      </w:r>
      <w:r>
        <w:rPr>
          <w:rFonts w:ascii="Arial" w:hAnsi="Arial"/>
          <w:i/>
          <w:spacing w:val="-3"/>
          <w:w w:val="105"/>
        </w:rPr>
        <w:t>programming</w:t>
      </w:r>
      <w:r>
        <w:rPr>
          <w:spacing w:val="-3"/>
          <w:w w:val="105"/>
        </w:rPr>
        <w:t xml:space="preserve">, </w:t>
      </w:r>
      <w:r>
        <w:rPr>
          <w:w w:val="105"/>
        </w:rPr>
        <w:t>72(1):31–39,</w:t>
      </w:r>
      <w:r>
        <w:rPr>
          <w:spacing w:val="-20"/>
          <w:w w:val="105"/>
        </w:rPr>
        <w:t xml:space="preserve"> </w:t>
      </w:r>
      <w:r>
        <w:rPr>
          <w:w w:val="105"/>
        </w:rPr>
        <w:t>2008.</w:t>
      </w:r>
    </w:p>
    <w:p w:rsidR="003D382C" w:rsidRDefault="00C35252">
      <w:pPr>
        <w:pStyle w:val="Corpsdetexte"/>
        <w:tabs>
          <w:tab w:val="left" w:pos="814"/>
          <w:tab w:val="left" w:pos="921"/>
          <w:tab w:val="left" w:pos="1724"/>
          <w:tab w:val="left" w:pos="2198"/>
          <w:tab w:val="left" w:pos="2436"/>
          <w:tab w:val="left" w:pos="3085"/>
          <w:tab w:val="left" w:pos="3566"/>
          <w:tab w:val="left" w:pos="3775"/>
          <w:tab w:val="left" w:pos="4353"/>
          <w:tab w:val="left" w:pos="4434"/>
        </w:tabs>
        <w:spacing w:before="157" w:line="242" w:lineRule="auto"/>
        <w:ind w:left="491" w:hanging="376"/>
      </w:pPr>
      <w:r>
        <w:rPr>
          <w:w w:val="110"/>
        </w:rPr>
        <w:t>[38]A.</w:t>
      </w:r>
      <w:r>
        <w:rPr>
          <w:w w:val="110"/>
        </w:rPr>
        <w:tab/>
      </w:r>
      <w:proofErr w:type="spellStart"/>
      <w:r>
        <w:rPr>
          <w:spacing w:val="-3"/>
          <w:w w:val="110"/>
        </w:rPr>
        <w:t>Kazakova</w:t>
      </w:r>
      <w:proofErr w:type="spellEnd"/>
      <w:r>
        <w:rPr>
          <w:spacing w:val="-3"/>
          <w:w w:val="110"/>
        </w:rPr>
        <w:t>.</w:t>
      </w:r>
      <w:r>
        <w:rPr>
          <w:spacing w:val="-3"/>
          <w:w w:val="110"/>
        </w:rPr>
        <w:tab/>
      </w:r>
      <w:r>
        <w:rPr>
          <w:spacing w:val="-3"/>
          <w:w w:val="110"/>
        </w:rPr>
        <w:tab/>
      </w:r>
      <w:r>
        <w:rPr>
          <w:w w:val="110"/>
        </w:rPr>
        <w:t>Infographic:</w:t>
      </w:r>
      <w:r>
        <w:rPr>
          <w:w w:val="110"/>
        </w:rPr>
        <w:tab/>
        <w:t>C/C++</w:t>
      </w:r>
      <w:r>
        <w:rPr>
          <w:w w:val="110"/>
        </w:rPr>
        <w:tab/>
      </w:r>
      <w:r>
        <w:rPr>
          <w:w w:val="110"/>
        </w:rPr>
        <w:tab/>
        <w:t xml:space="preserve">facts </w:t>
      </w:r>
      <w:r>
        <w:rPr>
          <w:spacing w:val="-3"/>
          <w:w w:val="110"/>
        </w:rPr>
        <w:t>we</w:t>
      </w:r>
      <w:r>
        <w:rPr>
          <w:spacing w:val="-3"/>
          <w:w w:val="110"/>
        </w:rPr>
        <w:tab/>
      </w:r>
      <w:r>
        <w:rPr>
          <w:spacing w:val="-3"/>
          <w:w w:val="110"/>
        </w:rPr>
        <w:tab/>
      </w:r>
      <w:r>
        <w:rPr>
          <w:w w:val="110"/>
        </w:rPr>
        <w:t>learned</w:t>
      </w:r>
      <w:r>
        <w:rPr>
          <w:w w:val="110"/>
        </w:rPr>
        <w:tab/>
        <w:t>before</w:t>
      </w:r>
      <w:r>
        <w:rPr>
          <w:w w:val="110"/>
        </w:rPr>
        <w:tab/>
        <w:t>going</w:t>
      </w:r>
      <w:r>
        <w:rPr>
          <w:w w:val="110"/>
        </w:rPr>
        <w:tab/>
        <w:t>ahead</w:t>
      </w:r>
      <w:r>
        <w:rPr>
          <w:w w:val="110"/>
        </w:rPr>
        <w:tab/>
      </w:r>
      <w:r>
        <w:rPr>
          <w:w w:val="110"/>
        </w:rPr>
        <w:tab/>
        <w:t>with</w:t>
      </w:r>
      <w:r>
        <w:rPr>
          <w:w w:val="110"/>
        </w:rPr>
        <w:tab/>
      </w:r>
      <w:proofErr w:type="spellStart"/>
      <w:r>
        <w:rPr>
          <w:spacing w:val="-1"/>
          <w:w w:val="105"/>
        </w:rPr>
        <w:t>CLion</w:t>
      </w:r>
      <w:proofErr w:type="spellEnd"/>
      <w:r>
        <w:rPr>
          <w:spacing w:val="-1"/>
          <w:w w:val="105"/>
        </w:rPr>
        <w:t xml:space="preserve">. </w:t>
      </w:r>
      <w:hyperlink r:id="rId104">
        <w:r>
          <w:rPr>
            <w:w w:val="110"/>
          </w:rPr>
          <w:t>http://blog.jetbrains.com/clion/2015/07/</w:t>
        </w:r>
      </w:hyperlink>
    </w:p>
    <w:p w:rsidR="003D382C" w:rsidRDefault="00C35252">
      <w:pPr>
        <w:pStyle w:val="Corpsdetexte"/>
        <w:ind w:left="491"/>
        <w:jc w:val="both"/>
      </w:pPr>
      <w:proofErr w:type="gramStart"/>
      <w:r>
        <w:rPr>
          <w:w w:val="105"/>
        </w:rPr>
        <w:t>infographics-</w:t>
      </w:r>
      <w:proofErr w:type="spellStart"/>
      <w:r>
        <w:rPr>
          <w:w w:val="105"/>
        </w:rPr>
        <w:t>cpp</w:t>
      </w:r>
      <w:proofErr w:type="spellEnd"/>
      <w:r>
        <w:rPr>
          <w:w w:val="105"/>
        </w:rPr>
        <w:t>-facts-before-</w:t>
      </w:r>
      <w:proofErr w:type="spellStart"/>
      <w:r>
        <w:rPr>
          <w:w w:val="105"/>
        </w:rPr>
        <w:t>clion</w:t>
      </w:r>
      <w:proofErr w:type="spellEnd"/>
      <w:proofErr w:type="gramEnd"/>
      <w:r>
        <w:rPr>
          <w:w w:val="105"/>
        </w:rPr>
        <w:t>/,   2016.</w:t>
      </w:r>
    </w:p>
    <w:p w:rsidR="003D382C" w:rsidRDefault="00C35252">
      <w:pPr>
        <w:spacing w:before="156"/>
        <w:ind w:left="491" w:right="-3" w:hanging="376"/>
        <w:rPr>
          <w:sz w:val="18"/>
        </w:rPr>
      </w:pPr>
      <w:r>
        <w:rPr>
          <w:w w:val="105"/>
          <w:sz w:val="18"/>
        </w:rPr>
        <w:t xml:space="preserve">[39]S. Kelly and J. P. Tolvanen. </w:t>
      </w:r>
      <w:r>
        <w:rPr>
          <w:rFonts w:ascii="Arial"/>
          <w:i/>
          <w:w w:val="105"/>
          <w:sz w:val="18"/>
        </w:rPr>
        <w:t>Domain-Specific Modeling: Enabling Full Code Generation</w:t>
      </w:r>
      <w:r>
        <w:rPr>
          <w:w w:val="105"/>
          <w:sz w:val="18"/>
        </w:rPr>
        <w:t>. 2007.</w:t>
      </w:r>
    </w:p>
    <w:p w:rsidR="003D382C" w:rsidRDefault="00C35252">
      <w:pPr>
        <w:pStyle w:val="Corpsdetexte"/>
        <w:spacing w:before="157" w:line="242" w:lineRule="auto"/>
        <w:ind w:left="491" w:right="-17" w:hanging="376"/>
      </w:pPr>
      <w:r>
        <w:rPr>
          <w:w w:val="110"/>
        </w:rPr>
        <w:t xml:space="preserve">[40]E. Kindler and R. Wagner. Triple graph grammars: Concepts, extensions, implementations, and application </w:t>
      </w:r>
      <w:r>
        <w:rPr>
          <w:w w:val="105"/>
        </w:rPr>
        <w:t xml:space="preserve">scenarios. </w:t>
      </w:r>
      <w:r>
        <w:rPr>
          <w:rFonts w:ascii="Arial"/>
          <w:i/>
          <w:w w:val="105"/>
        </w:rPr>
        <w:t>University of Paderborn</w:t>
      </w:r>
      <w:r>
        <w:rPr>
          <w:w w:val="105"/>
        </w:rPr>
        <w:t>, 2007.</w:t>
      </w:r>
    </w:p>
    <w:p w:rsidR="003D382C" w:rsidRDefault="00C35252">
      <w:pPr>
        <w:pStyle w:val="Corpsdetexte"/>
        <w:spacing w:before="155" w:line="237" w:lineRule="auto"/>
        <w:ind w:left="491" w:hanging="376"/>
        <w:jc w:val="both"/>
      </w:pPr>
      <w:r>
        <w:rPr>
          <w:w w:val="95"/>
          <w:position w:val="1"/>
        </w:rPr>
        <w:t>[4</w:t>
      </w:r>
      <w:r>
        <w:rPr>
          <w:w w:val="102"/>
          <w:position w:val="1"/>
        </w:rPr>
        <w:t>1</w:t>
      </w:r>
      <w:r>
        <w:rPr>
          <w:w w:val="85"/>
          <w:position w:val="1"/>
        </w:rPr>
        <w:t>]</w:t>
      </w:r>
      <w:r>
        <w:rPr>
          <w:w w:val="118"/>
          <w:position w:val="1"/>
        </w:rPr>
        <w:t>T.</w:t>
      </w:r>
      <w:r>
        <w:rPr>
          <w:spacing w:val="13"/>
          <w:position w:val="1"/>
        </w:rPr>
        <w:t xml:space="preserve"> </w:t>
      </w:r>
      <w:r>
        <w:rPr>
          <w:spacing w:val="-1"/>
          <w:w w:val="110"/>
          <w:position w:val="1"/>
        </w:rPr>
        <w:t>K</w:t>
      </w:r>
      <w:r>
        <w:rPr>
          <w:w w:val="102"/>
          <w:position w:val="1"/>
        </w:rPr>
        <w:t>le</w:t>
      </w:r>
      <w:r>
        <w:rPr>
          <w:spacing w:val="-1"/>
          <w:w w:val="102"/>
          <w:position w:val="1"/>
        </w:rPr>
        <w:t>i</w:t>
      </w:r>
      <w:r>
        <w:rPr>
          <w:w w:val="113"/>
          <w:position w:val="1"/>
        </w:rPr>
        <w:t>n,</w:t>
      </w:r>
      <w:r>
        <w:rPr>
          <w:spacing w:val="13"/>
          <w:position w:val="1"/>
        </w:rPr>
        <w:t xml:space="preserve"> </w:t>
      </w:r>
      <w:r>
        <w:rPr>
          <w:spacing w:val="-1"/>
          <w:w w:val="106"/>
          <w:position w:val="1"/>
        </w:rPr>
        <w:t>U</w:t>
      </w:r>
      <w:r>
        <w:rPr>
          <w:w w:val="113"/>
          <w:position w:val="1"/>
        </w:rPr>
        <w:t>.</w:t>
      </w:r>
      <w:r>
        <w:rPr>
          <w:spacing w:val="12"/>
          <w:position w:val="1"/>
        </w:rPr>
        <w:t xml:space="preserve"> </w:t>
      </w:r>
      <w:r>
        <w:rPr>
          <w:w w:val="108"/>
          <w:position w:val="1"/>
        </w:rPr>
        <w:t>A.</w:t>
      </w:r>
      <w:r>
        <w:rPr>
          <w:spacing w:val="12"/>
          <w:position w:val="1"/>
        </w:rPr>
        <w:t xml:space="preserve"> </w:t>
      </w:r>
      <w:r>
        <w:rPr>
          <w:w w:val="105"/>
          <w:position w:val="1"/>
        </w:rPr>
        <w:t>N</w:t>
      </w:r>
      <w:r>
        <w:rPr>
          <w:spacing w:val="-1"/>
          <w:w w:val="105"/>
          <w:position w:val="1"/>
        </w:rPr>
        <w:t>i</w:t>
      </w:r>
      <w:r>
        <w:rPr>
          <w:spacing w:val="-6"/>
          <w:w w:val="102"/>
          <w:position w:val="1"/>
        </w:rPr>
        <w:t>c</w:t>
      </w:r>
      <w:r>
        <w:rPr>
          <w:spacing w:val="-5"/>
          <w:w w:val="107"/>
          <w:position w:val="1"/>
        </w:rPr>
        <w:t>k</w:t>
      </w:r>
      <w:r>
        <w:rPr>
          <w:w w:val="102"/>
          <w:position w:val="1"/>
        </w:rPr>
        <w:t>e</w:t>
      </w:r>
      <w:r>
        <w:rPr>
          <w:spacing w:val="-1"/>
          <w:w w:val="102"/>
          <w:position w:val="1"/>
        </w:rPr>
        <w:t>l</w:t>
      </w:r>
      <w:r>
        <w:rPr>
          <w:w w:val="113"/>
          <w:position w:val="1"/>
        </w:rPr>
        <w:t>,</w:t>
      </w:r>
      <w:r>
        <w:rPr>
          <w:spacing w:val="13"/>
          <w:position w:val="1"/>
        </w:rPr>
        <w:t xml:space="preserve"> </w:t>
      </w:r>
      <w:r>
        <w:rPr>
          <w:w w:val="126"/>
          <w:position w:val="1"/>
        </w:rPr>
        <w:t>J.</w:t>
      </w:r>
      <w:r>
        <w:rPr>
          <w:spacing w:val="12"/>
          <w:position w:val="1"/>
        </w:rPr>
        <w:t xml:space="preserve"> </w:t>
      </w:r>
      <w:proofErr w:type="spellStart"/>
      <w:r>
        <w:rPr>
          <w:w w:val="105"/>
          <w:position w:val="1"/>
        </w:rPr>
        <w:t>N</w:t>
      </w:r>
      <w:r>
        <w:rPr>
          <w:spacing w:val="-1"/>
          <w:w w:val="105"/>
          <w:position w:val="1"/>
        </w:rPr>
        <w:t>i</w:t>
      </w:r>
      <w:r>
        <w:rPr>
          <w:w w:val="108"/>
          <w:position w:val="1"/>
        </w:rPr>
        <w:t>ere</w:t>
      </w:r>
      <w:proofErr w:type="spellEnd"/>
      <w:r>
        <w:rPr>
          <w:w w:val="108"/>
          <w:position w:val="1"/>
        </w:rPr>
        <w:t>,</w:t>
      </w:r>
      <w:r>
        <w:rPr>
          <w:spacing w:val="13"/>
          <w:position w:val="1"/>
        </w:rPr>
        <w:t xml:space="preserve"> </w:t>
      </w:r>
      <w:r>
        <w:rPr>
          <w:w w:val="115"/>
          <w:position w:val="1"/>
        </w:rPr>
        <w:t>a</w:t>
      </w:r>
      <w:r>
        <w:rPr>
          <w:w w:val="113"/>
          <w:position w:val="1"/>
        </w:rPr>
        <w:t>nd</w:t>
      </w:r>
      <w:r>
        <w:rPr>
          <w:spacing w:val="12"/>
          <w:position w:val="1"/>
        </w:rPr>
        <w:t xml:space="preserve"> </w:t>
      </w:r>
      <w:r>
        <w:rPr>
          <w:w w:val="108"/>
          <w:position w:val="1"/>
        </w:rPr>
        <w:t>A.</w:t>
      </w:r>
      <w:r>
        <w:rPr>
          <w:spacing w:val="12"/>
          <w:position w:val="1"/>
        </w:rPr>
        <w:t xml:space="preserve"> </w:t>
      </w:r>
      <w:proofErr w:type="gramStart"/>
      <w:r>
        <w:rPr>
          <w:w w:val="102"/>
          <w:position w:val="1"/>
        </w:rPr>
        <w:t>Z</w:t>
      </w:r>
      <w:r>
        <w:rPr>
          <w:position w:val="1"/>
        </w:rPr>
        <w:t xml:space="preserve"> </w:t>
      </w:r>
      <w:r>
        <w:rPr>
          <w:spacing w:val="-1"/>
          <w:position w:val="1"/>
        </w:rPr>
        <w:t xml:space="preserve"> </w:t>
      </w:r>
      <w:r>
        <w:rPr>
          <w:spacing w:val="-97"/>
          <w:w w:val="113"/>
          <w:position w:val="1"/>
        </w:rPr>
        <w:t>u</w:t>
      </w:r>
      <w:proofErr w:type="gramEnd"/>
      <w:r>
        <w:rPr>
          <w:spacing w:val="5"/>
          <w:w w:val="153"/>
        </w:rPr>
        <w:t>¨</w:t>
      </w:r>
      <w:proofErr w:type="spellStart"/>
      <w:r>
        <w:rPr>
          <w:w w:val="113"/>
          <w:position w:val="1"/>
        </w:rPr>
        <w:t>nd</w:t>
      </w:r>
      <w:r>
        <w:rPr>
          <w:w w:val="102"/>
          <w:position w:val="1"/>
        </w:rPr>
        <w:t>o</w:t>
      </w:r>
      <w:r>
        <w:rPr>
          <w:w w:val="108"/>
          <w:position w:val="1"/>
        </w:rPr>
        <w:t>rf</w:t>
      </w:r>
      <w:proofErr w:type="spellEnd"/>
      <w:r>
        <w:rPr>
          <w:w w:val="108"/>
          <w:position w:val="1"/>
        </w:rPr>
        <w:t>.</w:t>
      </w:r>
      <w:r>
        <w:rPr>
          <w:position w:val="1"/>
        </w:rPr>
        <w:t xml:space="preserve"> </w:t>
      </w:r>
      <w:r>
        <w:rPr>
          <w:spacing w:val="-14"/>
          <w:position w:val="1"/>
        </w:rPr>
        <w:t xml:space="preserve"> </w:t>
      </w:r>
      <w:r>
        <w:rPr>
          <w:spacing w:val="-16"/>
          <w:w w:val="120"/>
          <w:position w:val="1"/>
        </w:rPr>
        <w:t>F</w:t>
      </w:r>
      <w:r>
        <w:rPr>
          <w:w w:val="109"/>
          <w:position w:val="1"/>
        </w:rPr>
        <w:t xml:space="preserve">rom </w:t>
      </w:r>
      <w:proofErr w:type="spellStart"/>
      <w:r>
        <w:rPr>
          <w:w w:val="110"/>
        </w:rPr>
        <w:t>uml</w:t>
      </w:r>
      <w:proofErr w:type="spellEnd"/>
      <w:r>
        <w:rPr>
          <w:w w:val="110"/>
        </w:rPr>
        <w:t xml:space="preserve"> to </w:t>
      </w:r>
      <w:r>
        <w:rPr>
          <w:spacing w:val="-4"/>
          <w:w w:val="110"/>
        </w:rPr>
        <w:t xml:space="preserve">java </w:t>
      </w:r>
      <w:r>
        <w:rPr>
          <w:w w:val="110"/>
        </w:rPr>
        <w:t xml:space="preserve">and back again. </w:t>
      </w:r>
      <w:r>
        <w:rPr>
          <w:spacing w:val="-3"/>
          <w:w w:val="110"/>
        </w:rPr>
        <w:t xml:space="preserve">Technical </w:t>
      </w:r>
      <w:r>
        <w:rPr>
          <w:w w:val="110"/>
        </w:rPr>
        <w:t>report,</w:t>
      </w:r>
      <w:r>
        <w:rPr>
          <w:spacing w:val="-25"/>
          <w:w w:val="110"/>
        </w:rPr>
        <w:t xml:space="preserve"> </w:t>
      </w:r>
      <w:r>
        <w:rPr>
          <w:w w:val="110"/>
        </w:rPr>
        <w:t xml:space="preserve">University of Paderborn, Paderborn, </w:t>
      </w:r>
      <w:r>
        <w:rPr>
          <w:spacing w:val="-3"/>
          <w:w w:val="110"/>
        </w:rPr>
        <w:t>Germany</w:t>
      </w:r>
      <w:proofErr w:type="gramStart"/>
      <w:r>
        <w:rPr>
          <w:spacing w:val="-3"/>
          <w:w w:val="110"/>
        </w:rPr>
        <w:t xml:space="preserve">, </w:t>
      </w:r>
      <w:r>
        <w:rPr>
          <w:spacing w:val="25"/>
          <w:w w:val="110"/>
        </w:rPr>
        <w:t xml:space="preserve"> </w:t>
      </w:r>
      <w:r>
        <w:rPr>
          <w:w w:val="110"/>
        </w:rPr>
        <w:t>1999</w:t>
      </w:r>
      <w:proofErr w:type="gramEnd"/>
      <w:r>
        <w:rPr>
          <w:w w:val="110"/>
        </w:rPr>
        <w:t>.</w:t>
      </w:r>
    </w:p>
    <w:p w:rsidR="003D382C" w:rsidRDefault="00C35252">
      <w:pPr>
        <w:tabs>
          <w:tab w:val="left" w:pos="4302"/>
        </w:tabs>
        <w:spacing w:before="157" w:line="242" w:lineRule="auto"/>
        <w:ind w:left="491" w:hanging="376"/>
        <w:rPr>
          <w:sz w:val="18"/>
        </w:rPr>
      </w:pPr>
      <w:r>
        <w:rPr>
          <w:w w:val="110"/>
          <w:sz w:val="18"/>
        </w:rPr>
        <w:t>[42]K.  Kojima</w:t>
      </w:r>
      <w:proofErr w:type="gramStart"/>
      <w:r>
        <w:rPr>
          <w:w w:val="110"/>
          <w:sz w:val="18"/>
        </w:rPr>
        <w:t>,  Y</w:t>
      </w:r>
      <w:proofErr w:type="gramEnd"/>
      <w:r>
        <w:rPr>
          <w:w w:val="110"/>
          <w:sz w:val="18"/>
        </w:rPr>
        <w:t>.  Matsuda</w:t>
      </w:r>
      <w:proofErr w:type="gramStart"/>
      <w:r>
        <w:rPr>
          <w:w w:val="110"/>
          <w:sz w:val="18"/>
        </w:rPr>
        <w:t>,  and</w:t>
      </w:r>
      <w:proofErr w:type="gramEnd"/>
      <w:r>
        <w:rPr>
          <w:w w:val="110"/>
          <w:sz w:val="18"/>
        </w:rPr>
        <w:t xml:space="preserve"> </w:t>
      </w:r>
      <w:r>
        <w:rPr>
          <w:spacing w:val="47"/>
          <w:w w:val="110"/>
          <w:sz w:val="18"/>
        </w:rPr>
        <w:t xml:space="preserve"> </w:t>
      </w:r>
      <w:r>
        <w:rPr>
          <w:w w:val="110"/>
          <w:sz w:val="18"/>
        </w:rPr>
        <w:t xml:space="preserve">S. </w:t>
      </w:r>
      <w:r>
        <w:rPr>
          <w:spacing w:val="4"/>
          <w:w w:val="110"/>
          <w:sz w:val="18"/>
        </w:rPr>
        <w:t xml:space="preserve"> </w:t>
      </w:r>
      <w:proofErr w:type="spellStart"/>
      <w:r>
        <w:rPr>
          <w:w w:val="110"/>
          <w:sz w:val="18"/>
        </w:rPr>
        <w:t>Futatsugi</w:t>
      </w:r>
      <w:proofErr w:type="spellEnd"/>
      <w:r>
        <w:rPr>
          <w:w w:val="110"/>
          <w:sz w:val="18"/>
        </w:rPr>
        <w:t>.</w:t>
      </w:r>
      <w:r>
        <w:rPr>
          <w:w w:val="110"/>
          <w:sz w:val="18"/>
        </w:rPr>
        <w:tab/>
        <w:t>LIVE- Integrating visual and textual programming paradigms. In</w:t>
      </w:r>
      <w:r>
        <w:rPr>
          <w:spacing w:val="-25"/>
          <w:w w:val="110"/>
          <w:sz w:val="18"/>
        </w:rPr>
        <w:t xml:space="preserve"> </w:t>
      </w:r>
      <w:r>
        <w:rPr>
          <w:rFonts w:ascii="Arial"/>
          <w:i/>
          <w:spacing w:val="-5"/>
          <w:w w:val="110"/>
          <w:sz w:val="18"/>
        </w:rPr>
        <w:t>Proceedings</w:t>
      </w:r>
      <w:r>
        <w:rPr>
          <w:rFonts w:ascii="Arial"/>
          <w:i/>
          <w:spacing w:val="-29"/>
          <w:w w:val="110"/>
          <w:sz w:val="18"/>
        </w:rPr>
        <w:t xml:space="preserve"> </w:t>
      </w:r>
      <w:r>
        <w:rPr>
          <w:rFonts w:ascii="Arial"/>
          <w:i/>
          <w:w w:val="110"/>
          <w:sz w:val="18"/>
        </w:rPr>
        <w:t>of</w:t>
      </w:r>
      <w:r>
        <w:rPr>
          <w:rFonts w:ascii="Arial"/>
          <w:i/>
          <w:spacing w:val="-29"/>
          <w:w w:val="110"/>
          <w:sz w:val="18"/>
        </w:rPr>
        <w:t xml:space="preserve"> </w:t>
      </w:r>
      <w:r>
        <w:rPr>
          <w:rFonts w:ascii="Arial"/>
          <w:i/>
          <w:w w:val="110"/>
          <w:sz w:val="18"/>
        </w:rPr>
        <w:t>the</w:t>
      </w:r>
      <w:r>
        <w:rPr>
          <w:rFonts w:ascii="Arial"/>
          <w:i/>
          <w:spacing w:val="-29"/>
          <w:w w:val="110"/>
          <w:sz w:val="18"/>
        </w:rPr>
        <w:t xml:space="preserve"> </w:t>
      </w:r>
      <w:r>
        <w:rPr>
          <w:rFonts w:ascii="Arial"/>
          <w:i/>
          <w:w w:val="110"/>
          <w:sz w:val="18"/>
        </w:rPr>
        <w:t>1989</w:t>
      </w:r>
      <w:r>
        <w:rPr>
          <w:rFonts w:ascii="Arial"/>
          <w:i/>
          <w:spacing w:val="-29"/>
          <w:w w:val="110"/>
          <w:sz w:val="18"/>
        </w:rPr>
        <w:t xml:space="preserve"> </w:t>
      </w:r>
      <w:r>
        <w:rPr>
          <w:rFonts w:ascii="Arial"/>
          <w:i/>
          <w:w w:val="110"/>
          <w:sz w:val="18"/>
        </w:rPr>
        <w:t>IEEE</w:t>
      </w:r>
      <w:r>
        <w:rPr>
          <w:rFonts w:ascii="Arial"/>
          <w:i/>
          <w:spacing w:val="-29"/>
          <w:w w:val="110"/>
          <w:sz w:val="18"/>
        </w:rPr>
        <w:t xml:space="preserve"> </w:t>
      </w:r>
      <w:r>
        <w:rPr>
          <w:rFonts w:ascii="Arial"/>
          <w:i/>
          <w:w w:val="110"/>
          <w:sz w:val="18"/>
        </w:rPr>
        <w:t>Workshop</w:t>
      </w:r>
      <w:r>
        <w:rPr>
          <w:rFonts w:ascii="Arial"/>
          <w:i/>
          <w:spacing w:val="-29"/>
          <w:w w:val="110"/>
          <w:sz w:val="18"/>
        </w:rPr>
        <w:t xml:space="preserve"> </w:t>
      </w:r>
      <w:r>
        <w:rPr>
          <w:rFonts w:ascii="Arial"/>
          <w:i/>
          <w:w w:val="110"/>
          <w:sz w:val="18"/>
        </w:rPr>
        <w:t>on</w:t>
      </w:r>
      <w:r>
        <w:rPr>
          <w:rFonts w:ascii="Arial"/>
          <w:i/>
          <w:spacing w:val="-29"/>
          <w:w w:val="110"/>
          <w:sz w:val="18"/>
        </w:rPr>
        <w:t xml:space="preserve"> </w:t>
      </w:r>
      <w:r>
        <w:rPr>
          <w:rFonts w:ascii="Arial"/>
          <w:i/>
          <w:w w:val="110"/>
          <w:sz w:val="18"/>
        </w:rPr>
        <w:t xml:space="preserve">Visual </w:t>
      </w:r>
      <w:r>
        <w:rPr>
          <w:rFonts w:ascii="Arial"/>
          <w:i/>
          <w:w w:val="105"/>
          <w:sz w:val="18"/>
        </w:rPr>
        <w:t>Languages</w:t>
      </w:r>
      <w:r>
        <w:rPr>
          <w:w w:val="105"/>
          <w:sz w:val="18"/>
        </w:rPr>
        <w:t xml:space="preserve">, Rome, </w:t>
      </w:r>
      <w:r>
        <w:rPr>
          <w:spacing w:val="-3"/>
          <w:w w:val="105"/>
          <w:sz w:val="18"/>
        </w:rPr>
        <w:t>Italy,</w:t>
      </w:r>
      <w:r>
        <w:rPr>
          <w:spacing w:val="-24"/>
          <w:w w:val="105"/>
          <w:sz w:val="18"/>
        </w:rPr>
        <w:t xml:space="preserve"> </w:t>
      </w:r>
      <w:r>
        <w:rPr>
          <w:w w:val="105"/>
          <w:sz w:val="18"/>
        </w:rPr>
        <w:t>1989.</w:t>
      </w:r>
    </w:p>
    <w:p w:rsidR="003D382C" w:rsidRPr="00C35252" w:rsidRDefault="00C35252">
      <w:pPr>
        <w:pStyle w:val="Corpsdetexte"/>
        <w:spacing w:before="155"/>
        <w:ind w:left="115" w:right="-3"/>
        <w:rPr>
          <w:lang w:val="fr-FR"/>
        </w:rPr>
      </w:pPr>
      <w:r>
        <w:rPr>
          <w:w w:val="110"/>
        </w:rPr>
        <w:t xml:space="preserve">[43]A.  </w:t>
      </w:r>
      <w:proofErr w:type="spellStart"/>
      <w:r>
        <w:rPr>
          <w:w w:val="110"/>
        </w:rPr>
        <w:t>Kusel</w:t>
      </w:r>
      <w:proofErr w:type="spellEnd"/>
      <w:proofErr w:type="gramStart"/>
      <w:r>
        <w:rPr>
          <w:w w:val="110"/>
        </w:rPr>
        <w:t>,  J</w:t>
      </w:r>
      <w:proofErr w:type="gramEnd"/>
      <w:r>
        <w:rPr>
          <w:w w:val="110"/>
        </w:rPr>
        <w:t xml:space="preserve">.  </w:t>
      </w:r>
      <w:proofErr w:type="spellStart"/>
      <w:r w:rsidRPr="00C35252">
        <w:rPr>
          <w:w w:val="110"/>
          <w:lang w:val="fr-FR"/>
        </w:rPr>
        <w:t>Etzlstorfer</w:t>
      </w:r>
      <w:proofErr w:type="spellEnd"/>
      <w:r w:rsidRPr="00C35252">
        <w:rPr>
          <w:w w:val="110"/>
          <w:lang w:val="fr-FR"/>
        </w:rPr>
        <w:t xml:space="preserve">,  E.  </w:t>
      </w:r>
      <w:proofErr w:type="spellStart"/>
      <w:r w:rsidRPr="00C35252">
        <w:rPr>
          <w:w w:val="110"/>
          <w:lang w:val="fr-FR"/>
        </w:rPr>
        <w:t>Kapsammer</w:t>
      </w:r>
      <w:proofErr w:type="spellEnd"/>
      <w:r w:rsidRPr="00C35252">
        <w:rPr>
          <w:w w:val="110"/>
          <w:lang w:val="fr-FR"/>
        </w:rPr>
        <w:t>,  P.  Langer,</w:t>
      </w:r>
    </w:p>
    <w:p w:rsidR="003D382C" w:rsidRDefault="00C35252">
      <w:pPr>
        <w:pStyle w:val="Corpsdetexte"/>
        <w:spacing w:before="2"/>
        <w:ind w:left="491"/>
        <w:jc w:val="both"/>
      </w:pPr>
      <w:r>
        <w:rPr>
          <w:w w:val="110"/>
        </w:rPr>
        <w:t xml:space="preserve">W. </w:t>
      </w:r>
      <w:proofErr w:type="spellStart"/>
      <w:r>
        <w:rPr>
          <w:w w:val="110"/>
        </w:rPr>
        <w:t>Retschitzegger</w:t>
      </w:r>
      <w:proofErr w:type="spellEnd"/>
      <w:r>
        <w:rPr>
          <w:w w:val="110"/>
        </w:rPr>
        <w:t xml:space="preserve">, J. </w:t>
      </w:r>
      <w:proofErr w:type="spellStart"/>
      <w:r>
        <w:rPr>
          <w:w w:val="110"/>
        </w:rPr>
        <w:t>Schoenboeck</w:t>
      </w:r>
      <w:proofErr w:type="spellEnd"/>
      <w:r>
        <w:rPr>
          <w:w w:val="110"/>
        </w:rPr>
        <w:t>, W. Schwinger,</w:t>
      </w:r>
      <w:r>
        <w:rPr>
          <w:spacing w:val="-20"/>
          <w:w w:val="110"/>
        </w:rPr>
        <w:t xml:space="preserve"> </w:t>
      </w:r>
      <w:r>
        <w:rPr>
          <w:w w:val="110"/>
        </w:rPr>
        <w:t>and</w:t>
      </w:r>
    </w:p>
    <w:p w:rsidR="003D382C" w:rsidRDefault="00C35252">
      <w:pPr>
        <w:spacing w:before="2"/>
        <w:ind w:left="491"/>
        <w:jc w:val="both"/>
        <w:rPr>
          <w:sz w:val="18"/>
        </w:rPr>
      </w:pPr>
      <w:r>
        <w:rPr>
          <w:w w:val="105"/>
          <w:sz w:val="18"/>
        </w:rPr>
        <w:t xml:space="preserve">M. Wimmer. A Survey on Incremental Model </w:t>
      </w:r>
      <w:proofErr w:type="spellStart"/>
      <w:r>
        <w:rPr>
          <w:w w:val="105"/>
          <w:sz w:val="18"/>
        </w:rPr>
        <w:t>Transfor</w:t>
      </w:r>
      <w:proofErr w:type="spellEnd"/>
      <w:r>
        <w:rPr>
          <w:w w:val="105"/>
          <w:sz w:val="18"/>
        </w:rPr>
        <w:t xml:space="preserve">- </w:t>
      </w:r>
      <w:proofErr w:type="spellStart"/>
      <w:r>
        <w:rPr>
          <w:w w:val="105"/>
          <w:sz w:val="18"/>
        </w:rPr>
        <w:t>mation</w:t>
      </w:r>
      <w:proofErr w:type="spellEnd"/>
      <w:r>
        <w:rPr>
          <w:w w:val="105"/>
          <w:sz w:val="18"/>
        </w:rPr>
        <w:t xml:space="preserve"> Approaches. In </w:t>
      </w:r>
      <w:r>
        <w:rPr>
          <w:rFonts w:ascii="Arial"/>
          <w:i/>
          <w:w w:val="105"/>
          <w:sz w:val="18"/>
        </w:rPr>
        <w:t>Proceedings of the 7th Models and Evolution Workshop</w:t>
      </w:r>
      <w:r>
        <w:rPr>
          <w:w w:val="105"/>
          <w:sz w:val="18"/>
        </w:rPr>
        <w:t>, Miami, FL, USA, 2013.</w:t>
      </w:r>
    </w:p>
    <w:p w:rsidR="003D382C" w:rsidRDefault="00C35252">
      <w:pPr>
        <w:spacing w:before="157" w:line="242" w:lineRule="auto"/>
        <w:ind w:left="491" w:hanging="376"/>
        <w:rPr>
          <w:sz w:val="18"/>
        </w:rPr>
      </w:pPr>
      <w:r>
        <w:rPr>
          <w:w w:val="110"/>
          <w:sz w:val="18"/>
        </w:rPr>
        <w:t xml:space="preserve">[44]J. </w:t>
      </w:r>
      <w:proofErr w:type="spellStart"/>
      <w:r>
        <w:rPr>
          <w:w w:val="110"/>
          <w:sz w:val="18"/>
        </w:rPr>
        <w:t>Kuster</w:t>
      </w:r>
      <w:proofErr w:type="spellEnd"/>
      <w:r>
        <w:rPr>
          <w:w w:val="110"/>
          <w:sz w:val="18"/>
        </w:rPr>
        <w:t xml:space="preserve"> and J. Stroop. Consistent design of embedded real-time</w:t>
      </w:r>
      <w:r>
        <w:rPr>
          <w:spacing w:val="-10"/>
          <w:w w:val="110"/>
          <w:sz w:val="18"/>
        </w:rPr>
        <w:t xml:space="preserve"> </w:t>
      </w:r>
      <w:r>
        <w:rPr>
          <w:w w:val="110"/>
          <w:sz w:val="18"/>
        </w:rPr>
        <w:t>systems</w:t>
      </w:r>
      <w:r>
        <w:rPr>
          <w:spacing w:val="-10"/>
          <w:w w:val="110"/>
          <w:sz w:val="18"/>
        </w:rPr>
        <w:t xml:space="preserve"> </w:t>
      </w:r>
      <w:r>
        <w:rPr>
          <w:w w:val="110"/>
          <w:sz w:val="18"/>
        </w:rPr>
        <w:t>with</w:t>
      </w:r>
      <w:r>
        <w:rPr>
          <w:spacing w:val="-10"/>
          <w:w w:val="110"/>
          <w:sz w:val="18"/>
        </w:rPr>
        <w:t xml:space="preserve"> </w:t>
      </w:r>
      <w:r>
        <w:rPr>
          <w:spacing w:val="-3"/>
          <w:w w:val="110"/>
          <w:sz w:val="18"/>
        </w:rPr>
        <w:t>UML-RT.</w:t>
      </w:r>
      <w:r>
        <w:rPr>
          <w:w w:val="110"/>
          <w:sz w:val="18"/>
        </w:rPr>
        <w:t xml:space="preserve"> In</w:t>
      </w:r>
      <w:r>
        <w:rPr>
          <w:spacing w:val="-10"/>
          <w:w w:val="110"/>
          <w:sz w:val="18"/>
        </w:rPr>
        <w:t xml:space="preserve"> </w:t>
      </w:r>
      <w:r>
        <w:rPr>
          <w:rFonts w:ascii="Arial"/>
          <w:i/>
          <w:spacing w:val="-4"/>
          <w:w w:val="110"/>
          <w:sz w:val="18"/>
        </w:rPr>
        <w:t>Proc.</w:t>
      </w:r>
      <w:r>
        <w:rPr>
          <w:rFonts w:ascii="Arial"/>
          <w:i/>
          <w:spacing w:val="-10"/>
          <w:w w:val="110"/>
          <w:sz w:val="18"/>
        </w:rPr>
        <w:t xml:space="preserve"> </w:t>
      </w:r>
      <w:r>
        <w:rPr>
          <w:rFonts w:ascii="Arial"/>
          <w:i/>
          <w:w w:val="110"/>
          <w:sz w:val="18"/>
        </w:rPr>
        <w:t>4th</w:t>
      </w:r>
      <w:r>
        <w:rPr>
          <w:rFonts w:ascii="Arial"/>
          <w:i/>
          <w:spacing w:val="-10"/>
          <w:w w:val="110"/>
          <w:sz w:val="18"/>
        </w:rPr>
        <w:t xml:space="preserve"> </w:t>
      </w:r>
      <w:r>
        <w:rPr>
          <w:rFonts w:ascii="Arial"/>
          <w:i/>
          <w:w w:val="110"/>
          <w:sz w:val="18"/>
        </w:rPr>
        <w:t>IEEE</w:t>
      </w:r>
      <w:r>
        <w:rPr>
          <w:rFonts w:ascii="Arial"/>
          <w:i/>
          <w:spacing w:val="-10"/>
          <w:w w:val="110"/>
          <w:sz w:val="18"/>
        </w:rPr>
        <w:t xml:space="preserve"> </w:t>
      </w:r>
      <w:r>
        <w:rPr>
          <w:rFonts w:ascii="Arial"/>
          <w:i/>
          <w:w w:val="110"/>
          <w:sz w:val="18"/>
        </w:rPr>
        <w:t xml:space="preserve">In- </w:t>
      </w:r>
      <w:proofErr w:type="spellStart"/>
      <w:r>
        <w:rPr>
          <w:rFonts w:ascii="Arial"/>
          <w:i/>
          <w:w w:val="105"/>
          <w:sz w:val="18"/>
        </w:rPr>
        <w:t>ternational</w:t>
      </w:r>
      <w:proofErr w:type="spellEnd"/>
      <w:r>
        <w:rPr>
          <w:rFonts w:ascii="Arial"/>
          <w:i/>
          <w:spacing w:val="-18"/>
          <w:w w:val="105"/>
          <w:sz w:val="18"/>
        </w:rPr>
        <w:t xml:space="preserve"> </w:t>
      </w:r>
      <w:r>
        <w:rPr>
          <w:rFonts w:ascii="Arial"/>
          <w:i/>
          <w:w w:val="105"/>
          <w:sz w:val="18"/>
        </w:rPr>
        <w:t>Symposium</w:t>
      </w:r>
      <w:r>
        <w:rPr>
          <w:rFonts w:ascii="Arial"/>
          <w:i/>
          <w:spacing w:val="-18"/>
          <w:w w:val="105"/>
          <w:sz w:val="18"/>
        </w:rPr>
        <w:t xml:space="preserve"> </w:t>
      </w:r>
      <w:r>
        <w:rPr>
          <w:rFonts w:ascii="Arial"/>
          <w:i/>
          <w:w w:val="105"/>
          <w:sz w:val="18"/>
        </w:rPr>
        <w:t>on</w:t>
      </w:r>
      <w:r>
        <w:rPr>
          <w:rFonts w:ascii="Arial"/>
          <w:i/>
          <w:spacing w:val="-18"/>
          <w:w w:val="105"/>
          <w:sz w:val="18"/>
        </w:rPr>
        <w:t xml:space="preserve"> </w:t>
      </w:r>
      <w:r>
        <w:rPr>
          <w:rFonts w:ascii="Arial"/>
          <w:i/>
          <w:w w:val="105"/>
          <w:sz w:val="18"/>
        </w:rPr>
        <w:t>Object-Oriented</w:t>
      </w:r>
      <w:r>
        <w:rPr>
          <w:rFonts w:ascii="Arial"/>
          <w:i/>
          <w:spacing w:val="-18"/>
          <w:w w:val="105"/>
          <w:sz w:val="18"/>
        </w:rPr>
        <w:t xml:space="preserve"> </w:t>
      </w:r>
      <w:r>
        <w:rPr>
          <w:rFonts w:ascii="Arial"/>
          <w:i/>
          <w:spacing w:val="-3"/>
          <w:w w:val="105"/>
          <w:sz w:val="18"/>
        </w:rPr>
        <w:t xml:space="preserve">Real-Time </w:t>
      </w:r>
      <w:r>
        <w:rPr>
          <w:rFonts w:ascii="Arial"/>
          <w:i/>
          <w:w w:val="105"/>
          <w:sz w:val="18"/>
        </w:rPr>
        <w:t>Distributed Computing</w:t>
      </w:r>
      <w:r>
        <w:rPr>
          <w:w w:val="105"/>
          <w:sz w:val="18"/>
        </w:rPr>
        <w:t xml:space="preserve">, </w:t>
      </w:r>
      <w:proofErr w:type="spellStart"/>
      <w:r>
        <w:rPr>
          <w:w w:val="105"/>
          <w:sz w:val="18"/>
        </w:rPr>
        <w:t>Magedeburg</w:t>
      </w:r>
      <w:proofErr w:type="spellEnd"/>
      <w:r>
        <w:rPr>
          <w:w w:val="105"/>
          <w:sz w:val="18"/>
        </w:rPr>
        <w:t xml:space="preserve">, </w:t>
      </w:r>
      <w:r>
        <w:rPr>
          <w:spacing w:val="-3"/>
          <w:w w:val="105"/>
          <w:sz w:val="18"/>
        </w:rPr>
        <w:t>Germany</w:t>
      </w:r>
      <w:proofErr w:type="gramStart"/>
      <w:r>
        <w:rPr>
          <w:spacing w:val="-3"/>
          <w:w w:val="105"/>
          <w:sz w:val="18"/>
        </w:rPr>
        <w:t xml:space="preserve">, </w:t>
      </w:r>
      <w:r>
        <w:rPr>
          <w:spacing w:val="15"/>
          <w:w w:val="105"/>
          <w:sz w:val="18"/>
        </w:rPr>
        <w:t xml:space="preserve"> </w:t>
      </w:r>
      <w:r>
        <w:rPr>
          <w:w w:val="105"/>
          <w:sz w:val="18"/>
        </w:rPr>
        <w:t>2001</w:t>
      </w:r>
      <w:proofErr w:type="gramEnd"/>
      <w:r>
        <w:rPr>
          <w:w w:val="105"/>
          <w:sz w:val="18"/>
        </w:rPr>
        <w:t>.</w:t>
      </w:r>
    </w:p>
    <w:p w:rsidR="003D382C" w:rsidRDefault="00C35252">
      <w:pPr>
        <w:pStyle w:val="Corpsdetexte"/>
        <w:spacing w:before="155" w:line="242" w:lineRule="auto"/>
        <w:ind w:left="491" w:right="-3" w:hanging="376"/>
      </w:pPr>
      <w:r>
        <w:rPr>
          <w:w w:val="110"/>
        </w:rPr>
        <w:t xml:space="preserve">[45]F. </w:t>
      </w:r>
      <w:proofErr w:type="spellStart"/>
      <w:r>
        <w:rPr>
          <w:w w:val="110"/>
        </w:rPr>
        <w:t>Lanubile</w:t>
      </w:r>
      <w:proofErr w:type="spellEnd"/>
      <w:r>
        <w:rPr>
          <w:w w:val="110"/>
        </w:rPr>
        <w:t xml:space="preserve">, C. Ebert, R. </w:t>
      </w:r>
      <w:proofErr w:type="spellStart"/>
      <w:r>
        <w:rPr>
          <w:w w:val="110"/>
        </w:rPr>
        <w:t>Prikladnicki</w:t>
      </w:r>
      <w:proofErr w:type="spellEnd"/>
      <w:r>
        <w:rPr>
          <w:w w:val="110"/>
        </w:rPr>
        <w:t xml:space="preserve">, and A. Vizcaino. Collaboration Tools for Global Software Engineering. </w:t>
      </w:r>
      <w:r>
        <w:rPr>
          <w:rFonts w:ascii="Arial" w:hAnsi="Arial"/>
          <w:i/>
          <w:w w:val="110"/>
        </w:rPr>
        <w:t>IEEE Software</w:t>
      </w:r>
      <w:r>
        <w:rPr>
          <w:w w:val="110"/>
        </w:rPr>
        <w:t>, 27(2):52–55, Mar. Mar, 2010.</w:t>
      </w:r>
    </w:p>
    <w:p w:rsidR="003D382C" w:rsidRDefault="00C35252">
      <w:pPr>
        <w:pStyle w:val="Corpsdetexte"/>
        <w:spacing w:before="155"/>
        <w:ind w:left="491" w:right="-3" w:hanging="376"/>
      </w:pPr>
      <w:r>
        <w:rPr>
          <w:w w:val="110"/>
        </w:rPr>
        <w:t xml:space="preserve">[46]D. C. Littman, J. Pinto, S. </w:t>
      </w:r>
      <w:proofErr w:type="spellStart"/>
      <w:r>
        <w:rPr>
          <w:w w:val="110"/>
        </w:rPr>
        <w:t>Letovsky</w:t>
      </w:r>
      <w:proofErr w:type="spellEnd"/>
      <w:r>
        <w:rPr>
          <w:w w:val="110"/>
        </w:rPr>
        <w:t xml:space="preserve">, and E. </w:t>
      </w:r>
      <w:proofErr w:type="spellStart"/>
      <w:r>
        <w:rPr>
          <w:w w:val="110"/>
        </w:rPr>
        <w:t>Soloway</w:t>
      </w:r>
      <w:proofErr w:type="spellEnd"/>
      <w:r>
        <w:rPr>
          <w:w w:val="110"/>
        </w:rPr>
        <w:t xml:space="preserve">. Mental models and software maintenance. </w:t>
      </w:r>
      <w:r>
        <w:rPr>
          <w:rFonts w:ascii="Arial" w:hAnsi="Arial"/>
          <w:i/>
          <w:w w:val="110"/>
        </w:rPr>
        <w:t xml:space="preserve">Journal of </w:t>
      </w:r>
      <w:r>
        <w:rPr>
          <w:rFonts w:ascii="Arial" w:hAnsi="Arial"/>
          <w:i/>
          <w:w w:val="105"/>
        </w:rPr>
        <w:t>Systems and Software</w:t>
      </w:r>
      <w:r>
        <w:rPr>
          <w:w w:val="105"/>
        </w:rPr>
        <w:t>, 7(4):341–355, Dec, 1987.</w:t>
      </w:r>
    </w:p>
    <w:p w:rsidR="003D382C" w:rsidRDefault="00C35252">
      <w:pPr>
        <w:pStyle w:val="Corpsdetexte"/>
        <w:spacing w:before="157"/>
        <w:ind w:left="115" w:right="-3"/>
      </w:pPr>
      <w:r>
        <w:rPr>
          <w:w w:val="110"/>
        </w:rPr>
        <w:t xml:space="preserve">[47]I. Malavolta, P.  Lago, H. Muccini, P.  </w:t>
      </w:r>
      <w:proofErr w:type="spellStart"/>
      <w:r>
        <w:rPr>
          <w:w w:val="110"/>
        </w:rPr>
        <w:t>Pelliccione</w:t>
      </w:r>
      <w:proofErr w:type="spellEnd"/>
      <w:proofErr w:type="gramStart"/>
      <w:r>
        <w:rPr>
          <w:w w:val="110"/>
        </w:rPr>
        <w:t>,  and</w:t>
      </w:r>
      <w:proofErr w:type="gramEnd"/>
    </w:p>
    <w:p w:rsidR="003D382C" w:rsidRDefault="00C35252">
      <w:pPr>
        <w:spacing w:before="2"/>
        <w:ind w:left="491"/>
        <w:jc w:val="both"/>
        <w:rPr>
          <w:sz w:val="18"/>
        </w:rPr>
      </w:pPr>
      <w:r>
        <w:rPr>
          <w:w w:val="110"/>
          <w:sz w:val="18"/>
        </w:rPr>
        <w:t xml:space="preserve">A. </w:t>
      </w:r>
      <w:r>
        <w:rPr>
          <w:spacing w:val="-4"/>
          <w:w w:val="110"/>
          <w:sz w:val="18"/>
        </w:rPr>
        <w:t xml:space="preserve">Tang. </w:t>
      </w:r>
      <w:r>
        <w:rPr>
          <w:w w:val="110"/>
          <w:sz w:val="18"/>
        </w:rPr>
        <w:t xml:space="preserve">What Industry Needs from Architectural Lan- </w:t>
      </w:r>
      <w:proofErr w:type="spellStart"/>
      <w:r>
        <w:rPr>
          <w:w w:val="110"/>
          <w:sz w:val="18"/>
        </w:rPr>
        <w:t>guages</w:t>
      </w:r>
      <w:proofErr w:type="spellEnd"/>
      <w:r>
        <w:rPr>
          <w:w w:val="110"/>
          <w:sz w:val="18"/>
        </w:rPr>
        <w:t>:</w:t>
      </w:r>
      <w:r>
        <w:rPr>
          <w:spacing w:val="-13"/>
          <w:w w:val="110"/>
          <w:sz w:val="18"/>
        </w:rPr>
        <w:t xml:space="preserve"> </w:t>
      </w:r>
      <w:r>
        <w:rPr>
          <w:w w:val="110"/>
          <w:sz w:val="18"/>
        </w:rPr>
        <w:t>A</w:t>
      </w:r>
      <w:r>
        <w:rPr>
          <w:spacing w:val="-24"/>
          <w:w w:val="110"/>
          <w:sz w:val="18"/>
        </w:rPr>
        <w:t xml:space="preserve"> </w:t>
      </w:r>
      <w:proofErr w:type="gramStart"/>
      <w:r>
        <w:rPr>
          <w:spacing w:val="-4"/>
          <w:w w:val="110"/>
          <w:sz w:val="18"/>
        </w:rPr>
        <w:t>Survey.</w:t>
      </w:r>
      <w:proofErr w:type="gramEnd"/>
      <w:r>
        <w:rPr>
          <w:spacing w:val="-16"/>
          <w:w w:val="110"/>
          <w:sz w:val="18"/>
        </w:rPr>
        <w:t xml:space="preserve"> </w:t>
      </w:r>
      <w:r>
        <w:rPr>
          <w:rFonts w:ascii="Arial" w:hAnsi="Arial"/>
          <w:i/>
          <w:w w:val="110"/>
          <w:sz w:val="18"/>
        </w:rPr>
        <w:t>IEEE</w:t>
      </w:r>
      <w:r>
        <w:rPr>
          <w:rFonts w:ascii="Arial" w:hAnsi="Arial"/>
          <w:i/>
          <w:spacing w:val="-27"/>
          <w:w w:val="110"/>
          <w:sz w:val="18"/>
        </w:rPr>
        <w:t xml:space="preserve"> </w:t>
      </w:r>
      <w:r>
        <w:rPr>
          <w:rFonts w:ascii="Arial" w:hAnsi="Arial"/>
          <w:i/>
          <w:spacing w:val="-3"/>
          <w:w w:val="110"/>
          <w:sz w:val="18"/>
        </w:rPr>
        <w:t>Transactions</w:t>
      </w:r>
      <w:r>
        <w:rPr>
          <w:rFonts w:ascii="Arial" w:hAnsi="Arial"/>
          <w:i/>
          <w:spacing w:val="-27"/>
          <w:w w:val="110"/>
          <w:sz w:val="18"/>
        </w:rPr>
        <w:t xml:space="preserve"> </w:t>
      </w:r>
      <w:r>
        <w:rPr>
          <w:rFonts w:ascii="Arial" w:hAnsi="Arial"/>
          <w:i/>
          <w:w w:val="110"/>
          <w:sz w:val="18"/>
        </w:rPr>
        <w:t>on</w:t>
      </w:r>
      <w:r>
        <w:rPr>
          <w:rFonts w:ascii="Arial" w:hAnsi="Arial"/>
          <w:i/>
          <w:spacing w:val="-27"/>
          <w:w w:val="110"/>
          <w:sz w:val="18"/>
        </w:rPr>
        <w:t xml:space="preserve"> </w:t>
      </w:r>
      <w:r>
        <w:rPr>
          <w:rFonts w:ascii="Arial" w:hAnsi="Arial"/>
          <w:i/>
          <w:w w:val="110"/>
          <w:sz w:val="18"/>
        </w:rPr>
        <w:t>Software</w:t>
      </w:r>
      <w:r>
        <w:rPr>
          <w:rFonts w:ascii="Arial" w:hAnsi="Arial"/>
          <w:i/>
          <w:spacing w:val="-27"/>
          <w:w w:val="110"/>
          <w:sz w:val="18"/>
        </w:rPr>
        <w:t xml:space="preserve"> </w:t>
      </w:r>
      <w:proofErr w:type="spellStart"/>
      <w:r>
        <w:rPr>
          <w:rFonts w:ascii="Arial" w:hAnsi="Arial"/>
          <w:i/>
          <w:w w:val="110"/>
          <w:sz w:val="18"/>
        </w:rPr>
        <w:t>En</w:t>
      </w:r>
      <w:proofErr w:type="spellEnd"/>
      <w:r>
        <w:rPr>
          <w:rFonts w:ascii="Arial" w:hAnsi="Arial"/>
          <w:i/>
          <w:w w:val="110"/>
          <w:sz w:val="18"/>
        </w:rPr>
        <w:t xml:space="preserve">- </w:t>
      </w:r>
      <w:proofErr w:type="spellStart"/>
      <w:r>
        <w:rPr>
          <w:rFonts w:ascii="Arial" w:hAnsi="Arial"/>
          <w:i/>
          <w:w w:val="105"/>
          <w:sz w:val="18"/>
        </w:rPr>
        <w:t>gineering</w:t>
      </w:r>
      <w:proofErr w:type="spellEnd"/>
      <w:r>
        <w:rPr>
          <w:w w:val="105"/>
          <w:sz w:val="18"/>
        </w:rPr>
        <w:t>, 39(6):869–891, Jun,</w:t>
      </w:r>
      <w:r>
        <w:rPr>
          <w:spacing w:val="16"/>
          <w:w w:val="105"/>
          <w:sz w:val="18"/>
        </w:rPr>
        <w:t xml:space="preserve"> </w:t>
      </w:r>
      <w:r>
        <w:rPr>
          <w:w w:val="105"/>
          <w:sz w:val="18"/>
        </w:rPr>
        <w:t>2013.</w:t>
      </w:r>
    </w:p>
    <w:p w:rsidR="003D382C" w:rsidRDefault="00C35252">
      <w:pPr>
        <w:spacing w:before="157"/>
        <w:ind w:left="491" w:right="-13" w:hanging="376"/>
        <w:rPr>
          <w:sz w:val="18"/>
        </w:rPr>
      </w:pPr>
      <w:r>
        <w:rPr>
          <w:w w:val="110"/>
          <w:sz w:val="18"/>
        </w:rPr>
        <w:t xml:space="preserve">[48]K. Matsuda and M. </w:t>
      </w:r>
      <w:r>
        <w:rPr>
          <w:spacing w:val="-4"/>
          <w:w w:val="110"/>
          <w:sz w:val="18"/>
        </w:rPr>
        <w:t xml:space="preserve">Wang. </w:t>
      </w:r>
      <w:r>
        <w:rPr>
          <w:w w:val="110"/>
          <w:sz w:val="18"/>
        </w:rPr>
        <w:t>Applicative bidirectional programming</w:t>
      </w:r>
      <w:r>
        <w:rPr>
          <w:spacing w:val="-33"/>
          <w:w w:val="110"/>
          <w:sz w:val="18"/>
        </w:rPr>
        <w:t xml:space="preserve"> </w:t>
      </w:r>
      <w:r>
        <w:rPr>
          <w:w w:val="110"/>
          <w:sz w:val="18"/>
        </w:rPr>
        <w:t>with</w:t>
      </w:r>
      <w:r>
        <w:rPr>
          <w:spacing w:val="-33"/>
          <w:w w:val="110"/>
          <w:sz w:val="18"/>
        </w:rPr>
        <w:t xml:space="preserve"> </w:t>
      </w:r>
      <w:r>
        <w:rPr>
          <w:w w:val="110"/>
          <w:sz w:val="18"/>
        </w:rPr>
        <w:t>lenses.</w:t>
      </w:r>
      <w:r>
        <w:rPr>
          <w:spacing w:val="-29"/>
          <w:w w:val="110"/>
          <w:sz w:val="18"/>
        </w:rPr>
        <w:t xml:space="preserve"> </w:t>
      </w:r>
      <w:r>
        <w:rPr>
          <w:rFonts w:ascii="Arial" w:hAnsi="Arial"/>
          <w:i/>
          <w:spacing w:val="-5"/>
          <w:w w:val="110"/>
          <w:sz w:val="18"/>
        </w:rPr>
        <w:t>Proceedings</w:t>
      </w:r>
      <w:r>
        <w:rPr>
          <w:rFonts w:ascii="Arial" w:hAnsi="Arial"/>
          <w:i/>
          <w:spacing w:val="-37"/>
          <w:w w:val="110"/>
          <w:sz w:val="18"/>
        </w:rPr>
        <w:t xml:space="preserve"> </w:t>
      </w:r>
      <w:r>
        <w:rPr>
          <w:rFonts w:ascii="Arial" w:hAnsi="Arial"/>
          <w:i/>
          <w:w w:val="110"/>
          <w:sz w:val="18"/>
        </w:rPr>
        <w:t>of</w:t>
      </w:r>
      <w:r>
        <w:rPr>
          <w:rFonts w:ascii="Arial" w:hAnsi="Arial"/>
          <w:i/>
          <w:spacing w:val="-37"/>
          <w:w w:val="110"/>
          <w:sz w:val="18"/>
        </w:rPr>
        <w:t xml:space="preserve"> </w:t>
      </w:r>
      <w:r>
        <w:rPr>
          <w:rFonts w:ascii="Arial" w:hAnsi="Arial"/>
          <w:i/>
          <w:w w:val="110"/>
          <w:sz w:val="18"/>
        </w:rPr>
        <w:t>the</w:t>
      </w:r>
      <w:r>
        <w:rPr>
          <w:rFonts w:ascii="Arial" w:hAnsi="Arial"/>
          <w:i/>
          <w:spacing w:val="-37"/>
          <w:w w:val="110"/>
          <w:sz w:val="18"/>
        </w:rPr>
        <w:t xml:space="preserve"> </w:t>
      </w:r>
      <w:r>
        <w:rPr>
          <w:rFonts w:ascii="Arial" w:hAnsi="Arial"/>
          <w:i/>
          <w:w w:val="110"/>
          <w:sz w:val="18"/>
        </w:rPr>
        <w:t>20th</w:t>
      </w:r>
      <w:r>
        <w:rPr>
          <w:rFonts w:ascii="Arial" w:hAnsi="Arial"/>
          <w:i/>
          <w:spacing w:val="-37"/>
          <w:w w:val="110"/>
          <w:sz w:val="18"/>
        </w:rPr>
        <w:t xml:space="preserve"> </w:t>
      </w:r>
      <w:r>
        <w:rPr>
          <w:rFonts w:ascii="Arial" w:hAnsi="Arial"/>
          <w:i/>
          <w:w w:val="110"/>
          <w:sz w:val="18"/>
        </w:rPr>
        <w:t>ACM SIGPLAN</w:t>
      </w:r>
      <w:r>
        <w:rPr>
          <w:rFonts w:ascii="Arial" w:hAnsi="Arial"/>
          <w:i/>
          <w:spacing w:val="-9"/>
          <w:w w:val="110"/>
          <w:sz w:val="18"/>
        </w:rPr>
        <w:t xml:space="preserve"> </w:t>
      </w:r>
      <w:r>
        <w:rPr>
          <w:rFonts w:ascii="Arial" w:hAnsi="Arial"/>
          <w:i/>
          <w:w w:val="110"/>
          <w:sz w:val="18"/>
        </w:rPr>
        <w:t>.</w:t>
      </w:r>
      <w:r>
        <w:rPr>
          <w:rFonts w:ascii="Arial" w:hAnsi="Arial"/>
          <w:i/>
          <w:spacing w:val="-35"/>
          <w:w w:val="110"/>
          <w:sz w:val="18"/>
        </w:rPr>
        <w:t xml:space="preserve"> </w:t>
      </w:r>
      <w:r>
        <w:rPr>
          <w:rFonts w:ascii="Arial" w:hAnsi="Arial"/>
          <w:i/>
          <w:w w:val="110"/>
          <w:sz w:val="18"/>
        </w:rPr>
        <w:t>.</w:t>
      </w:r>
      <w:r>
        <w:rPr>
          <w:rFonts w:ascii="Arial" w:hAnsi="Arial"/>
          <w:i/>
          <w:spacing w:val="-35"/>
          <w:w w:val="110"/>
          <w:sz w:val="18"/>
        </w:rPr>
        <w:t xml:space="preserve"> </w:t>
      </w:r>
      <w:r>
        <w:rPr>
          <w:rFonts w:ascii="Arial" w:hAnsi="Arial"/>
          <w:i/>
          <w:w w:val="110"/>
          <w:sz w:val="18"/>
        </w:rPr>
        <w:t>.</w:t>
      </w:r>
      <w:r>
        <w:rPr>
          <w:rFonts w:ascii="Arial" w:hAnsi="Arial"/>
          <w:i/>
          <w:spacing w:val="-35"/>
          <w:w w:val="110"/>
          <w:sz w:val="18"/>
        </w:rPr>
        <w:t xml:space="preserve"> </w:t>
      </w:r>
      <w:r>
        <w:rPr>
          <w:w w:val="110"/>
          <w:sz w:val="18"/>
        </w:rPr>
        <w:t>,</w:t>
      </w:r>
      <w:r>
        <w:rPr>
          <w:spacing w:val="-6"/>
          <w:w w:val="110"/>
          <w:sz w:val="18"/>
        </w:rPr>
        <w:t xml:space="preserve"> </w:t>
      </w:r>
      <w:r>
        <w:rPr>
          <w:w w:val="110"/>
          <w:sz w:val="18"/>
        </w:rPr>
        <w:t>pages</w:t>
      </w:r>
      <w:r>
        <w:rPr>
          <w:spacing w:val="-6"/>
          <w:w w:val="110"/>
          <w:sz w:val="18"/>
        </w:rPr>
        <w:t xml:space="preserve"> </w:t>
      </w:r>
      <w:r>
        <w:rPr>
          <w:w w:val="110"/>
          <w:sz w:val="18"/>
        </w:rPr>
        <w:t>38–41,</w:t>
      </w:r>
      <w:r>
        <w:rPr>
          <w:spacing w:val="-6"/>
          <w:w w:val="110"/>
          <w:sz w:val="18"/>
        </w:rPr>
        <w:t xml:space="preserve"> </w:t>
      </w:r>
      <w:r>
        <w:rPr>
          <w:w w:val="110"/>
          <w:sz w:val="18"/>
        </w:rPr>
        <w:t>2015.</w:t>
      </w:r>
    </w:p>
    <w:p w:rsidR="003D382C" w:rsidRDefault="00C35252">
      <w:pPr>
        <w:spacing w:before="157" w:line="242" w:lineRule="auto"/>
        <w:ind w:left="491" w:right="-6" w:hanging="376"/>
        <w:rPr>
          <w:sz w:val="18"/>
        </w:rPr>
      </w:pPr>
      <w:r>
        <w:rPr>
          <w:w w:val="105"/>
          <w:sz w:val="18"/>
        </w:rPr>
        <w:t xml:space="preserve">[49]T. G. Moher, D. </w:t>
      </w:r>
      <w:proofErr w:type="spellStart"/>
      <w:r>
        <w:rPr>
          <w:w w:val="105"/>
          <w:sz w:val="18"/>
        </w:rPr>
        <w:t>Mak</w:t>
      </w:r>
      <w:proofErr w:type="spellEnd"/>
      <w:proofErr w:type="gramStart"/>
      <w:r>
        <w:rPr>
          <w:w w:val="105"/>
          <w:sz w:val="18"/>
        </w:rPr>
        <w:t>,  B</w:t>
      </w:r>
      <w:proofErr w:type="gramEnd"/>
      <w:r>
        <w:rPr>
          <w:w w:val="105"/>
          <w:sz w:val="18"/>
        </w:rPr>
        <w:t>.  Blumenthal</w:t>
      </w:r>
      <w:proofErr w:type="gramStart"/>
      <w:r>
        <w:rPr>
          <w:w w:val="105"/>
          <w:sz w:val="18"/>
        </w:rPr>
        <w:t>,  and</w:t>
      </w:r>
      <w:proofErr w:type="gramEnd"/>
      <w:r>
        <w:rPr>
          <w:w w:val="105"/>
          <w:sz w:val="18"/>
        </w:rPr>
        <w:t xml:space="preserve">  L.  Levan- </w:t>
      </w:r>
      <w:proofErr w:type="spellStart"/>
      <w:r>
        <w:rPr>
          <w:w w:val="105"/>
          <w:sz w:val="18"/>
        </w:rPr>
        <w:t>thal</w:t>
      </w:r>
      <w:proofErr w:type="spellEnd"/>
      <w:r>
        <w:rPr>
          <w:w w:val="105"/>
          <w:sz w:val="18"/>
        </w:rPr>
        <w:t>. Comparing the comprehensibility of textual and graphical</w:t>
      </w:r>
      <w:r>
        <w:rPr>
          <w:spacing w:val="-10"/>
          <w:w w:val="105"/>
          <w:sz w:val="18"/>
        </w:rPr>
        <w:t xml:space="preserve"> </w:t>
      </w:r>
      <w:r>
        <w:rPr>
          <w:w w:val="105"/>
          <w:sz w:val="18"/>
        </w:rPr>
        <w:t>programs. In</w:t>
      </w:r>
      <w:r>
        <w:rPr>
          <w:spacing w:val="-10"/>
          <w:w w:val="105"/>
          <w:sz w:val="18"/>
        </w:rPr>
        <w:t xml:space="preserve"> </w:t>
      </w:r>
      <w:r>
        <w:rPr>
          <w:rFonts w:ascii="Arial"/>
          <w:i/>
          <w:spacing w:val="-5"/>
          <w:w w:val="105"/>
          <w:sz w:val="18"/>
        </w:rPr>
        <w:t>Proceedings</w:t>
      </w:r>
      <w:r>
        <w:rPr>
          <w:rFonts w:ascii="Arial"/>
          <w:i/>
          <w:spacing w:val="-12"/>
          <w:w w:val="105"/>
          <w:sz w:val="18"/>
        </w:rPr>
        <w:t xml:space="preserve"> </w:t>
      </w:r>
      <w:r>
        <w:rPr>
          <w:rFonts w:ascii="Arial"/>
          <w:i/>
          <w:w w:val="105"/>
          <w:sz w:val="18"/>
        </w:rPr>
        <w:t>of</w:t>
      </w:r>
      <w:r>
        <w:rPr>
          <w:rFonts w:ascii="Arial"/>
          <w:i/>
          <w:spacing w:val="-12"/>
          <w:w w:val="105"/>
          <w:sz w:val="18"/>
        </w:rPr>
        <w:t xml:space="preserve"> </w:t>
      </w:r>
      <w:r>
        <w:rPr>
          <w:rFonts w:ascii="Arial"/>
          <w:i/>
          <w:w w:val="105"/>
          <w:sz w:val="18"/>
        </w:rPr>
        <w:t>the</w:t>
      </w:r>
      <w:r>
        <w:rPr>
          <w:rFonts w:ascii="Arial"/>
          <w:i/>
          <w:spacing w:val="-12"/>
          <w:w w:val="105"/>
          <w:sz w:val="18"/>
        </w:rPr>
        <w:t xml:space="preserve"> </w:t>
      </w:r>
      <w:r>
        <w:rPr>
          <w:rFonts w:ascii="Arial"/>
          <w:i/>
          <w:w w:val="105"/>
          <w:sz w:val="18"/>
        </w:rPr>
        <w:t>5th</w:t>
      </w:r>
      <w:r>
        <w:rPr>
          <w:rFonts w:ascii="Arial"/>
          <w:i/>
          <w:spacing w:val="-12"/>
          <w:w w:val="105"/>
          <w:sz w:val="18"/>
        </w:rPr>
        <w:t xml:space="preserve"> </w:t>
      </w:r>
      <w:r>
        <w:rPr>
          <w:rFonts w:ascii="Arial"/>
          <w:i/>
          <w:w w:val="105"/>
          <w:sz w:val="18"/>
        </w:rPr>
        <w:t xml:space="preserve">workshop on Empirical Studies of </w:t>
      </w:r>
      <w:r>
        <w:rPr>
          <w:rFonts w:ascii="Arial"/>
          <w:i/>
          <w:spacing w:val="-3"/>
          <w:w w:val="105"/>
          <w:sz w:val="18"/>
        </w:rPr>
        <w:t>Programmers</w:t>
      </w:r>
      <w:r>
        <w:rPr>
          <w:spacing w:val="-3"/>
          <w:w w:val="105"/>
          <w:sz w:val="18"/>
        </w:rPr>
        <w:t xml:space="preserve">, </w:t>
      </w:r>
      <w:r>
        <w:rPr>
          <w:w w:val="105"/>
          <w:sz w:val="18"/>
        </w:rPr>
        <w:t>Palo Alto, CA, USA,</w:t>
      </w:r>
      <w:r>
        <w:rPr>
          <w:spacing w:val="10"/>
          <w:w w:val="105"/>
          <w:sz w:val="18"/>
        </w:rPr>
        <w:t xml:space="preserve"> </w:t>
      </w:r>
      <w:r>
        <w:rPr>
          <w:w w:val="105"/>
          <w:sz w:val="18"/>
        </w:rPr>
        <w:t>1993.</w:t>
      </w:r>
    </w:p>
    <w:p w:rsidR="003D382C" w:rsidRDefault="00C35252">
      <w:pPr>
        <w:spacing w:before="47" w:line="242" w:lineRule="auto"/>
        <w:ind w:left="491" w:right="90" w:hanging="376"/>
        <w:rPr>
          <w:sz w:val="18"/>
        </w:rPr>
      </w:pPr>
      <w:r>
        <w:br w:type="column"/>
      </w:r>
      <w:r>
        <w:rPr>
          <w:w w:val="110"/>
          <w:sz w:val="18"/>
        </w:rPr>
        <w:t xml:space="preserve">[50]R. Navarro-Prieto and J. J. </w:t>
      </w:r>
      <w:proofErr w:type="spellStart"/>
      <w:r>
        <w:rPr>
          <w:w w:val="110"/>
          <w:sz w:val="18"/>
        </w:rPr>
        <w:t>Canas</w:t>
      </w:r>
      <w:proofErr w:type="spellEnd"/>
      <w:r>
        <w:rPr>
          <w:w w:val="110"/>
          <w:sz w:val="18"/>
        </w:rPr>
        <w:t xml:space="preserve">. Are visual program- </w:t>
      </w:r>
      <w:proofErr w:type="spellStart"/>
      <w:proofErr w:type="gramStart"/>
      <w:r>
        <w:rPr>
          <w:w w:val="110"/>
          <w:sz w:val="18"/>
        </w:rPr>
        <w:t>ming</w:t>
      </w:r>
      <w:proofErr w:type="spellEnd"/>
      <w:proofErr w:type="gramEnd"/>
      <w:r>
        <w:rPr>
          <w:w w:val="110"/>
          <w:sz w:val="18"/>
        </w:rPr>
        <w:t xml:space="preserve"> languages better? The role of imagery in pro- gram</w:t>
      </w:r>
      <w:r>
        <w:rPr>
          <w:spacing w:val="-27"/>
          <w:w w:val="110"/>
          <w:sz w:val="18"/>
        </w:rPr>
        <w:t xml:space="preserve"> </w:t>
      </w:r>
      <w:r>
        <w:rPr>
          <w:w w:val="110"/>
          <w:sz w:val="18"/>
        </w:rPr>
        <w:t>comprehension.</w:t>
      </w:r>
      <w:r>
        <w:rPr>
          <w:spacing w:val="-21"/>
          <w:w w:val="110"/>
          <w:sz w:val="18"/>
        </w:rPr>
        <w:t xml:space="preserve"> </w:t>
      </w:r>
      <w:r>
        <w:rPr>
          <w:rFonts w:ascii="Arial" w:hAnsi="Arial"/>
          <w:i/>
          <w:w w:val="110"/>
          <w:sz w:val="18"/>
        </w:rPr>
        <w:t>International</w:t>
      </w:r>
      <w:r>
        <w:rPr>
          <w:rFonts w:ascii="Arial" w:hAnsi="Arial"/>
          <w:i/>
          <w:spacing w:val="-31"/>
          <w:w w:val="110"/>
          <w:sz w:val="18"/>
        </w:rPr>
        <w:t xml:space="preserve"> </w:t>
      </w:r>
      <w:r>
        <w:rPr>
          <w:rFonts w:ascii="Arial" w:hAnsi="Arial"/>
          <w:i/>
          <w:w w:val="110"/>
          <w:sz w:val="18"/>
        </w:rPr>
        <w:t>Journal</w:t>
      </w:r>
      <w:r>
        <w:rPr>
          <w:rFonts w:ascii="Arial" w:hAnsi="Arial"/>
          <w:i/>
          <w:spacing w:val="-31"/>
          <w:w w:val="110"/>
          <w:sz w:val="18"/>
        </w:rPr>
        <w:t xml:space="preserve"> </w:t>
      </w:r>
      <w:r>
        <w:rPr>
          <w:rFonts w:ascii="Arial" w:hAnsi="Arial"/>
          <w:i/>
          <w:w w:val="110"/>
          <w:sz w:val="18"/>
        </w:rPr>
        <w:t>of</w:t>
      </w:r>
      <w:r>
        <w:rPr>
          <w:rFonts w:ascii="Arial" w:hAnsi="Arial"/>
          <w:i/>
          <w:spacing w:val="-31"/>
          <w:w w:val="110"/>
          <w:sz w:val="18"/>
        </w:rPr>
        <w:t xml:space="preserve"> </w:t>
      </w:r>
      <w:r>
        <w:rPr>
          <w:rFonts w:ascii="Arial" w:hAnsi="Arial"/>
          <w:i/>
          <w:w w:val="110"/>
          <w:sz w:val="18"/>
        </w:rPr>
        <w:t xml:space="preserve">Human- </w:t>
      </w:r>
      <w:r>
        <w:rPr>
          <w:rFonts w:ascii="Arial" w:hAnsi="Arial"/>
          <w:i/>
          <w:w w:val="105"/>
          <w:sz w:val="18"/>
        </w:rPr>
        <w:t>Computer Studies</w:t>
      </w:r>
      <w:r>
        <w:rPr>
          <w:w w:val="105"/>
          <w:sz w:val="18"/>
        </w:rPr>
        <w:t>, 54(6):799–829, Jun,</w:t>
      </w:r>
      <w:r>
        <w:rPr>
          <w:spacing w:val="-18"/>
          <w:w w:val="105"/>
          <w:sz w:val="18"/>
        </w:rPr>
        <w:t xml:space="preserve"> </w:t>
      </w:r>
      <w:r>
        <w:rPr>
          <w:w w:val="105"/>
          <w:sz w:val="18"/>
        </w:rPr>
        <w:t>2001.</w:t>
      </w:r>
    </w:p>
    <w:p w:rsidR="003D382C" w:rsidRDefault="00C35252">
      <w:pPr>
        <w:pStyle w:val="Corpsdetexte"/>
        <w:spacing w:before="149" w:line="242" w:lineRule="auto"/>
        <w:ind w:left="491" w:right="113" w:hanging="376"/>
      </w:pPr>
      <w:r>
        <w:rPr>
          <w:w w:val="110"/>
        </w:rPr>
        <w:t>[51]I. No Magic. ”magic draw”. https://</w:t>
      </w:r>
      <w:hyperlink r:id="rId105">
        <w:r>
          <w:rPr>
            <w:w w:val="110"/>
          </w:rPr>
          <w:t>www.nomagic.com/</w:t>
        </w:r>
      </w:hyperlink>
      <w:r>
        <w:rPr>
          <w:w w:val="110"/>
        </w:rPr>
        <w:t xml:space="preserve"> products/magicdraw.html</w:t>
      </w:r>
      <w:proofErr w:type="gramStart"/>
      <w:r>
        <w:rPr>
          <w:w w:val="110"/>
        </w:rPr>
        <w:t>,  2016</w:t>
      </w:r>
      <w:proofErr w:type="gramEnd"/>
      <w:r>
        <w:rPr>
          <w:w w:val="110"/>
        </w:rPr>
        <w:t>.</w:t>
      </w:r>
    </w:p>
    <w:p w:rsidR="003D382C" w:rsidRDefault="00C35252">
      <w:pPr>
        <w:pStyle w:val="Corpsdetexte"/>
        <w:spacing w:before="149" w:line="242" w:lineRule="auto"/>
        <w:ind w:left="491" w:right="189" w:hanging="376"/>
      </w:pPr>
      <w:r>
        <w:rPr>
          <w:w w:val="105"/>
        </w:rPr>
        <w:t>[52]OMG. UML Specification. Specification 2.4.1, OMG, Aug. 2011.</w:t>
      </w:r>
    </w:p>
    <w:p w:rsidR="003D382C" w:rsidRDefault="00C35252">
      <w:pPr>
        <w:pStyle w:val="Corpsdetexte"/>
        <w:spacing w:before="149" w:line="242" w:lineRule="auto"/>
        <w:ind w:left="491" w:right="99" w:hanging="376"/>
      </w:pPr>
      <w:r>
        <w:rPr>
          <w:w w:val="115"/>
        </w:rPr>
        <w:t xml:space="preserve">[53]Q. Omg. Meta Object Facility </w:t>
      </w:r>
      <w:proofErr w:type="gramStart"/>
      <w:r>
        <w:rPr>
          <w:w w:val="115"/>
        </w:rPr>
        <w:t>( MOF</w:t>
      </w:r>
      <w:proofErr w:type="gramEnd"/>
      <w:r>
        <w:rPr>
          <w:w w:val="115"/>
        </w:rPr>
        <w:t xml:space="preserve"> ) 2 . 0 Query </w:t>
      </w:r>
      <w:r>
        <w:rPr>
          <w:w w:val="155"/>
        </w:rPr>
        <w:t xml:space="preserve">/ </w:t>
      </w:r>
      <w:r>
        <w:rPr>
          <w:w w:val="110"/>
        </w:rPr>
        <w:t xml:space="preserve">View / Transformation Specification. </w:t>
      </w:r>
      <w:r>
        <w:rPr>
          <w:rFonts w:ascii="Arial" w:hAnsi="Arial"/>
          <w:i/>
          <w:w w:val="110"/>
        </w:rPr>
        <w:t>Transformation</w:t>
      </w:r>
      <w:r>
        <w:rPr>
          <w:w w:val="110"/>
        </w:rPr>
        <w:t>, (January):1–230, 2008.</w:t>
      </w:r>
    </w:p>
    <w:p w:rsidR="003D382C" w:rsidRDefault="00C35252">
      <w:pPr>
        <w:spacing w:before="148" w:line="242" w:lineRule="auto"/>
        <w:ind w:left="491" w:right="99" w:hanging="376"/>
        <w:jc w:val="both"/>
        <w:rPr>
          <w:sz w:val="18"/>
        </w:rPr>
      </w:pPr>
      <w:r>
        <w:rPr>
          <w:w w:val="105"/>
          <w:sz w:val="18"/>
        </w:rPr>
        <w:t xml:space="preserve">[54]E. </w:t>
      </w:r>
      <w:proofErr w:type="spellStart"/>
      <w:r>
        <w:rPr>
          <w:w w:val="105"/>
          <w:sz w:val="18"/>
        </w:rPr>
        <w:t>Paesschen</w:t>
      </w:r>
      <w:proofErr w:type="spellEnd"/>
      <w:r>
        <w:rPr>
          <w:w w:val="105"/>
          <w:sz w:val="18"/>
        </w:rPr>
        <w:t xml:space="preserve">, W. </w:t>
      </w:r>
      <w:proofErr w:type="spellStart"/>
      <w:r>
        <w:rPr>
          <w:w w:val="105"/>
          <w:sz w:val="18"/>
        </w:rPr>
        <w:t>Meuter</w:t>
      </w:r>
      <w:proofErr w:type="spellEnd"/>
      <w:r>
        <w:rPr>
          <w:w w:val="105"/>
          <w:sz w:val="18"/>
        </w:rPr>
        <w:t xml:space="preserve">, and M. </w:t>
      </w:r>
      <w:proofErr w:type="spellStart"/>
      <w:r>
        <w:rPr>
          <w:w w:val="105"/>
          <w:sz w:val="18"/>
        </w:rPr>
        <w:t>D’Hondt</w:t>
      </w:r>
      <w:proofErr w:type="spellEnd"/>
      <w:r>
        <w:rPr>
          <w:w w:val="105"/>
          <w:sz w:val="18"/>
        </w:rPr>
        <w:t xml:space="preserve">. </w:t>
      </w:r>
      <w:proofErr w:type="gramStart"/>
      <w:r>
        <w:rPr>
          <w:rFonts w:ascii="Arial" w:hAnsi="Arial"/>
          <w:i/>
          <w:spacing w:val="-3"/>
          <w:w w:val="105"/>
          <w:sz w:val="18"/>
        </w:rPr>
        <w:t xml:space="preserve">Model  </w:t>
      </w:r>
      <w:r>
        <w:rPr>
          <w:rFonts w:ascii="Arial" w:hAnsi="Arial"/>
          <w:i/>
          <w:w w:val="105"/>
          <w:sz w:val="18"/>
        </w:rPr>
        <w:t>Driven</w:t>
      </w:r>
      <w:proofErr w:type="gramEnd"/>
      <w:r>
        <w:rPr>
          <w:rFonts w:ascii="Arial" w:hAnsi="Arial"/>
          <w:i/>
          <w:w w:val="105"/>
          <w:sz w:val="18"/>
        </w:rPr>
        <w:t xml:space="preserve"> Engineering Languages and Systems: 8th In- </w:t>
      </w:r>
      <w:proofErr w:type="spellStart"/>
      <w:r>
        <w:rPr>
          <w:rFonts w:ascii="Arial" w:hAnsi="Arial"/>
          <w:i/>
          <w:w w:val="105"/>
          <w:sz w:val="18"/>
        </w:rPr>
        <w:t>ternational</w:t>
      </w:r>
      <w:proofErr w:type="spellEnd"/>
      <w:r>
        <w:rPr>
          <w:rFonts w:ascii="Arial" w:hAnsi="Arial"/>
          <w:i/>
          <w:spacing w:val="-24"/>
          <w:w w:val="105"/>
          <w:sz w:val="18"/>
        </w:rPr>
        <w:t xml:space="preserve"> </w:t>
      </w:r>
      <w:r>
        <w:rPr>
          <w:rFonts w:ascii="Arial" w:hAnsi="Arial"/>
          <w:i/>
          <w:w w:val="105"/>
          <w:sz w:val="18"/>
        </w:rPr>
        <w:t>Conference,</w:t>
      </w:r>
      <w:r>
        <w:rPr>
          <w:rFonts w:ascii="Arial" w:hAnsi="Arial"/>
          <w:i/>
          <w:spacing w:val="-23"/>
          <w:w w:val="105"/>
          <w:sz w:val="18"/>
        </w:rPr>
        <w:t xml:space="preserve"> </w:t>
      </w:r>
      <w:proofErr w:type="spellStart"/>
      <w:r>
        <w:rPr>
          <w:rFonts w:ascii="Arial" w:hAnsi="Arial"/>
          <w:i/>
          <w:w w:val="105"/>
          <w:sz w:val="18"/>
        </w:rPr>
        <w:t>MoDELS</w:t>
      </w:r>
      <w:proofErr w:type="spellEnd"/>
      <w:r>
        <w:rPr>
          <w:rFonts w:ascii="Arial" w:hAnsi="Arial"/>
          <w:i/>
          <w:spacing w:val="-24"/>
          <w:w w:val="105"/>
          <w:sz w:val="18"/>
        </w:rPr>
        <w:t xml:space="preserve"> </w:t>
      </w:r>
      <w:r>
        <w:rPr>
          <w:rFonts w:ascii="Arial" w:hAnsi="Arial"/>
          <w:i/>
          <w:w w:val="105"/>
          <w:sz w:val="18"/>
        </w:rPr>
        <w:t>2005,</w:t>
      </w:r>
      <w:r>
        <w:rPr>
          <w:rFonts w:ascii="Arial" w:hAnsi="Arial"/>
          <w:i/>
          <w:spacing w:val="-23"/>
          <w:w w:val="105"/>
          <w:sz w:val="18"/>
        </w:rPr>
        <w:t xml:space="preserve"> </w:t>
      </w:r>
      <w:r>
        <w:rPr>
          <w:rFonts w:ascii="Arial" w:hAnsi="Arial"/>
          <w:i/>
          <w:w w:val="105"/>
          <w:sz w:val="18"/>
        </w:rPr>
        <w:t>Montego</w:t>
      </w:r>
      <w:r>
        <w:rPr>
          <w:rFonts w:ascii="Arial" w:hAnsi="Arial"/>
          <w:i/>
          <w:spacing w:val="-24"/>
          <w:w w:val="105"/>
          <w:sz w:val="18"/>
        </w:rPr>
        <w:t xml:space="preserve"> </w:t>
      </w:r>
      <w:r>
        <w:rPr>
          <w:rFonts w:ascii="Arial" w:hAnsi="Arial"/>
          <w:i/>
          <w:w w:val="105"/>
          <w:sz w:val="18"/>
        </w:rPr>
        <w:t>Bay, Jamaica,</w:t>
      </w:r>
      <w:r>
        <w:rPr>
          <w:rFonts w:ascii="Arial" w:hAnsi="Arial"/>
          <w:i/>
          <w:spacing w:val="-17"/>
          <w:w w:val="105"/>
          <w:sz w:val="18"/>
        </w:rPr>
        <w:t xml:space="preserve"> </w:t>
      </w:r>
      <w:r>
        <w:rPr>
          <w:rFonts w:ascii="Arial" w:hAnsi="Arial"/>
          <w:i/>
          <w:w w:val="105"/>
          <w:sz w:val="18"/>
        </w:rPr>
        <w:t>October</w:t>
      </w:r>
      <w:r>
        <w:rPr>
          <w:rFonts w:ascii="Arial" w:hAnsi="Arial"/>
          <w:i/>
          <w:spacing w:val="-18"/>
          <w:w w:val="105"/>
          <w:sz w:val="18"/>
        </w:rPr>
        <w:t xml:space="preserve"> </w:t>
      </w:r>
      <w:r>
        <w:rPr>
          <w:rFonts w:ascii="Arial" w:hAnsi="Arial"/>
          <w:i/>
          <w:w w:val="105"/>
          <w:sz w:val="18"/>
        </w:rPr>
        <w:t>2-7,</w:t>
      </w:r>
      <w:r>
        <w:rPr>
          <w:rFonts w:ascii="Arial" w:hAnsi="Arial"/>
          <w:i/>
          <w:spacing w:val="-17"/>
          <w:w w:val="105"/>
          <w:sz w:val="18"/>
        </w:rPr>
        <w:t xml:space="preserve"> </w:t>
      </w:r>
      <w:r>
        <w:rPr>
          <w:rFonts w:ascii="Arial" w:hAnsi="Arial"/>
          <w:i/>
          <w:w w:val="105"/>
          <w:sz w:val="18"/>
        </w:rPr>
        <w:t>2005.</w:t>
      </w:r>
      <w:r>
        <w:rPr>
          <w:rFonts w:ascii="Arial" w:hAnsi="Arial"/>
          <w:i/>
          <w:spacing w:val="-18"/>
          <w:w w:val="105"/>
          <w:sz w:val="18"/>
        </w:rPr>
        <w:t xml:space="preserve"> </w:t>
      </w:r>
      <w:r>
        <w:rPr>
          <w:rFonts w:ascii="Arial" w:hAnsi="Arial"/>
          <w:i/>
          <w:spacing w:val="-5"/>
          <w:w w:val="105"/>
          <w:sz w:val="18"/>
        </w:rPr>
        <w:t>Proceedings</w:t>
      </w:r>
      <w:r>
        <w:rPr>
          <w:spacing w:val="-5"/>
          <w:w w:val="105"/>
          <w:sz w:val="18"/>
        </w:rPr>
        <w:t>,</w:t>
      </w:r>
      <w:r>
        <w:rPr>
          <w:spacing w:val="-15"/>
          <w:w w:val="105"/>
          <w:sz w:val="18"/>
        </w:rPr>
        <w:t xml:space="preserve"> </w:t>
      </w:r>
      <w:r>
        <w:rPr>
          <w:w w:val="105"/>
          <w:sz w:val="18"/>
        </w:rPr>
        <w:t>chapter</w:t>
      </w:r>
      <w:r>
        <w:rPr>
          <w:spacing w:val="-15"/>
          <w:w w:val="105"/>
          <w:sz w:val="18"/>
        </w:rPr>
        <w:t xml:space="preserve"> </w:t>
      </w:r>
      <w:r>
        <w:rPr>
          <w:w w:val="105"/>
          <w:sz w:val="18"/>
        </w:rPr>
        <w:t xml:space="preserve">Self- Sync: A Dynamic Round-Trip Engineering Environ- </w:t>
      </w:r>
      <w:proofErr w:type="spellStart"/>
      <w:r>
        <w:rPr>
          <w:w w:val="105"/>
          <w:sz w:val="18"/>
        </w:rPr>
        <w:t>ment</w:t>
      </w:r>
      <w:proofErr w:type="spellEnd"/>
      <w:r>
        <w:rPr>
          <w:w w:val="105"/>
          <w:sz w:val="18"/>
        </w:rPr>
        <w:t xml:space="preserve">, pages 633–647. Springer </w:t>
      </w:r>
      <w:proofErr w:type="gramStart"/>
      <w:r>
        <w:rPr>
          <w:w w:val="105"/>
          <w:sz w:val="18"/>
        </w:rPr>
        <w:t>Berlin  Heidelberg</w:t>
      </w:r>
      <w:proofErr w:type="gramEnd"/>
      <w:r>
        <w:rPr>
          <w:w w:val="105"/>
          <w:sz w:val="18"/>
        </w:rPr>
        <w:t>,</w:t>
      </w:r>
      <w:r>
        <w:rPr>
          <w:spacing w:val="47"/>
          <w:w w:val="105"/>
          <w:sz w:val="18"/>
        </w:rPr>
        <w:t xml:space="preserve"> </w:t>
      </w:r>
      <w:r>
        <w:rPr>
          <w:w w:val="105"/>
          <w:sz w:val="18"/>
        </w:rPr>
        <w:t>Berlin,  Heidelberg,</w:t>
      </w:r>
      <w:r>
        <w:rPr>
          <w:spacing w:val="14"/>
          <w:w w:val="105"/>
          <w:sz w:val="18"/>
        </w:rPr>
        <w:t xml:space="preserve"> </w:t>
      </w:r>
      <w:r>
        <w:rPr>
          <w:w w:val="105"/>
          <w:sz w:val="18"/>
        </w:rPr>
        <w:t>2005.</w:t>
      </w:r>
    </w:p>
    <w:p w:rsidR="003D382C" w:rsidRDefault="00C35252">
      <w:pPr>
        <w:pStyle w:val="Corpsdetexte"/>
        <w:tabs>
          <w:tab w:val="left" w:pos="1892"/>
          <w:tab w:val="left" w:pos="3780"/>
        </w:tabs>
        <w:spacing w:before="149" w:line="242" w:lineRule="auto"/>
        <w:ind w:left="491" w:right="189" w:hanging="376"/>
      </w:pPr>
      <w:r>
        <w:rPr>
          <w:w w:val="110"/>
        </w:rPr>
        <w:t xml:space="preserve">[55]V. </w:t>
      </w:r>
      <w:r>
        <w:rPr>
          <w:spacing w:val="26"/>
          <w:w w:val="110"/>
        </w:rPr>
        <w:t xml:space="preserve"> </w:t>
      </w:r>
      <w:r>
        <w:rPr>
          <w:w w:val="110"/>
        </w:rPr>
        <w:t>Paradigm.</w:t>
      </w:r>
      <w:r>
        <w:rPr>
          <w:w w:val="110"/>
        </w:rPr>
        <w:tab/>
      </w:r>
      <w:r>
        <w:rPr>
          <w:spacing w:val="-4"/>
          <w:w w:val="110"/>
        </w:rPr>
        <w:t xml:space="preserve">”visual  </w:t>
      </w:r>
      <w:r>
        <w:rPr>
          <w:spacing w:val="16"/>
          <w:w w:val="110"/>
        </w:rPr>
        <w:t xml:space="preserve"> </w:t>
      </w:r>
      <w:r>
        <w:rPr>
          <w:spacing w:val="-3"/>
          <w:w w:val="110"/>
        </w:rPr>
        <w:t>paradigm”.</w:t>
      </w:r>
      <w:r>
        <w:rPr>
          <w:spacing w:val="-3"/>
          <w:w w:val="110"/>
        </w:rPr>
        <w:tab/>
      </w:r>
      <w:hyperlink r:id="rId106">
        <w:r>
          <w:rPr>
            <w:spacing w:val="-7"/>
            <w:w w:val="110"/>
          </w:rPr>
          <w:t>http://www.</w:t>
        </w:r>
      </w:hyperlink>
      <w:r>
        <w:rPr>
          <w:spacing w:val="-7"/>
          <w:w w:val="110"/>
        </w:rPr>
        <w:t xml:space="preserve"> </w:t>
      </w:r>
      <w:proofErr w:type="gramStart"/>
      <w:r>
        <w:rPr>
          <w:w w:val="110"/>
        </w:rPr>
        <w:t>visual-paradigm.com</w:t>
      </w:r>
      <w:proofErr w:type="gramEnd"/>
      <w:r>
        <w:rPr>
          <w:w w:val="110"/>
        </w:rPr>
        <w:t>/,</w:t>
      </w:r>
      <w:r>
        <w:rPr>
          <w:spacing w:val="14"/>
          <w:w w:val="110"/>
        </w:rPr>
        <w:t xml:space="preserve"> </w:t>
      </w:r>
      <w:r>
        <w:rPr>
          <w:w w:val="110"/>
        </w:rPr>
        <w:t>2015.</w:t>
      </w:r>
    </w:p>
    <w:p w:rsidR="003D382C" w:rsidRDefault="00C35252">
      <w:pPr>
        <w:pStyle w:val="Corpsdetexte"/>
        <w:spacing w:before="149"/>
        <w:ind w:left="491" w:right="99" w:hanging="376"/>
      </w:pPr>
      <w:r>
        <w:rPr>
          <w:w w:val="105"/>
        </w:rPr>
        <w:t xml:space="preserve">[56]M. </w:t>
      </w:r>
      <w:proofErr w:type="spellStart"/>
      <w:r>
        <w:rPr>
          <w:w w:val="105"/>
        </w:rPr>
        <w:t>Petre</w:t>
      </w:r>
      <w:proofErr w:type="spellEnd"/>
      <w:r>
        <w:rPr>
          <w:w w:val="105"/>
        </w:rPr>
        <w:t xml:space="preserve">. Why looking isn’t </w:t>
      </w:r>
      <w:proofErr w:type="gramStart"/>
      <w:r>
        <w:rPr>
          <w:w w:val="105"/>
        </w:rPr>
        <w:t>always  seeing</w:t>
      </w:r>
      <w:proofErr w:type="gramEnd"/>
      <w:r>
        <w:rPr>
          <w:w w:val="105"/>
        </w:rPr>
        <w:t xml:space="preserve">:  readership skills and graphical programming. </w:t>
      </w:r>
      <w:r>
        <w:rPr>
          <w:rFonts w:ascii="Arial" w:hAnsi="Arial"/>
          <w:i/>
          <w:w w:val="105"/>
        </w:rPr>
        <w:t>Communications of the ACM</w:t>
      </w:r>
      <w:r>
        <w:rPr>
          <w:w w:val="105"/>
        </w:rPr>
        <w:t>, 38(6):33–44, Jun</w:t>
      </w:r>
      <w:proofErr w:type="gramStart"/>
      <w:r>
        <w:rPr>
          <w:w w:val="105"/>
        </w:rPr>
        <w:t>,  1995</w:t>
      </w:r>
      <w:proofErr w:type="gramEnd"/>
      <w:r>
        <w:rPr>
          <w:w w:val="105"/>
        </w:rPr>
        <w:t>.</w:t>
      </w:r>
    </w:p>
    <w:p w:rsidR="003D382C" w:rsidRDefault="00C35252">
      <w:pPr>
        <w:spacing w:before="150" w:line="242" w:lineRule="auto"/>
        <w:ind w:left="491" w:right="99" w:hanging="376"/>
        <w:jc w:val="both"/>
        <w:rPr>
          <w:sz w:val="18"/>
        </w:rPr>
      </w:pPr>
      <w:r>
        <w:rPr>
          <w:w w:val="105"/>
          <w:sz w:val="18"/>
        </w:rPr>
        <w:t xml:space="preserve">[57]J. Rumbaugh, I. Jacobson, and G. </w:t>
      </w:r>
      <w:proofErr w:type="spellStart"/>
      <w:r>
        <w:rPr>
          <w:w w:val="105"/>
          <w:sz w:val="18"/>
        </w:rPr>
        <w:t>Booch</w:t>
      </w:r>
      <w:proofErr w:type="spellEnd"/>
      <w:r>
        <w:rPr>
          <w:w w:val="105"/>
          <w:sz w:val="18"/>
        </w:rPr>
        <w:t xml:space="preserve">. </w:t>
      </w:r>
      <w:r>
        <w:rPr>
          <w:rFonts w:ascii="Arial"/>
          <w:i/>
          <w:w w:val="105"/>
          <w:sz w:val="18"/>
        </w:rPr>
        <w:t xml:space="preserve">Unified </w:t>
      </w:r>
      <w:r>
        <w:rPr>
          <w:rFonts w:ascii="Arial"/>
          <w:i/>
          <w:spacing w:val="-3"/>
          <w:w w:val="105"/>
          <w:sz w:val="18"/>
        </w:rPr>
        <w:t xml:space="preserve">Mod- </w:t>
      </w:r>
      <w:proofErr w:type="spellStart"/>
      <w:r>
        <w:rPr>
          <w:rFonts w:ascii="Arial"/>
          <w:i/>
          <w:w w:val="105"/>
          <w:sz w:val="18"/>
        </w:rPr>
        <w:t>eling</w:t>
      </w:r>
      <w:proofErr w:type="spellEnd"/>
      <w:r>
        <w:rPr>
          <w:rFonts w:ascii="Arial"/>
          <w:i/>
          <w:w w:val="105"/>
          <w:sz w:val="18"/>
        </w:rPr>
        <w:t xml:space="preserve"> Language</w:t>
      </w:r>
      <w:r>
        <w:rPr>
          <w:rFonts w:ascii="Arial"/>
          <w:i/>
          <w:spacing w:val="-38"/>
          <w:w w:val="105"/>
          <w:sz w:val="18"/>
        </w:rPr>
        <w:t xml:space="preserve"> </w:t>
      </w:r>
      <w:r>
        <w:rPr>
          <w:rFonts w:ascii="Arial"/>
          <w:i/>
          <w:spacing w:val="-4"/>
          <w:w w:val="105"/>
          <w:sz w:val="18"/>
        </w:rPr>
        <w:t xml:space="preserve">Reference </w:t>
      </w:r>
      <w:r>
        <w:rPr>
          <w:rFonts w:ascii="Arial"/>
          <w:i/>
          <w:w w:val="105"/>
          <w:sz w:val="18"/>
        </w:rPr>
        <w:t>Manual</w:t>
      </w:r>
      <w:r>
        <w:rPr>
          <w:w w:val="105"/>
          <w:sz w:val="18"/>
        </w:rPr>
        <w:t xml:space="preserve">. Pearson Higher Ed- </w:t>
      </w:r>
      <w:proofErr w:type="spellStart"/>
      <w:r>
        <w:rPr>
          <w:w w:val="105"/>
          <w:sz w:val="18"/>
        </w:rPr>
        <w:t>ucation</w:t>
      </w:r>
      <w:proofErr w:type="spellEnd"/>
      <w:r>
        <w:rPr>
          <w:w w:val="105"/>
          <w:sz w:val="18"/>
        </w:rPr>
        <w:t>,</w:t>
      </w:r>
      <w:r>
        <w:rPr>
          <w:spacing w:val="46"/>
          <w:w w:val="105"/>
          <w:sz w:val="18"/>
        </w:rPr>
        <w:t xml:space="preserve"> </w:t>
      </w:r>
      <w:r>
        <w:rPr>
          <w:w w:val="105"/>
          <w:sz w:val="18"/>
        </w:rPr>
        <w:t>2004.</w:t>
      </w:r>
    </w:p>
    <w:p w:rsidR="003D382C" w:rsidRDefault="00C35252">
      <w:pPr>
        <w:spacing w:before="149" w:line="242" w:lineRule="auto"/>
        <w:ind w:left="491" w:right="93" w:hanging="376"/>
        <w:rPr>
          <w:sz w:val="18"/>
        </w:rPr>
      </w:pPr>
      <w:r>
        <w:rPr>
          <w:w w:val="110"/>
          <w:sz w:val="18"/>
        </w:rPr>
        <w:t xml:space="preserve">[58]E. </w:t>
      </w:r>
      <w:proofErr w:type="spellStart"/>
      <w:r>
        <w:rPr>
          <w:w w:val="110"/>
          <w:sz w:val="18"/>
        </w:rPr>
        <w:t>Schanzer</w:t>
      </w:r>
      <w:proofErr w:type="spellEnd"/>
      <w:r>
        <w:rPr>
          <w:w w:val="110"/>
          <w:sz w:val="18"/>
        </w:rPr>
        <w:t xml:space="preserve">, K. </w:t>
      </w:r>
      <w:proofErr w:type="spellStart"/>
      <w:r>
        <w:rPr>
          <w:w w:val="110"/>
          <w:sz w:val="18"/>
        </w:rPr>
        <w:t>Shriram</w:t>
      </w:r>
      <w:proofErr w:type="spellEnd"/>
      <w:r>
        <w:rPr>
          <w:w w:val="110"/>
          <w:sz w:val="18"/>
        </w:rPr>
        <w:t xml:space="preserve">, and F. </w:t>
      </w:r>
      <w:proofErr w:type="spellStart"/>
      <w:r>
        <w:rPr>
          <w:w w:val="110"/>
          <w:sz w:val="18"/>
        </w:rPr>
        <w:t>Kathi</w:t>
      </w:r>
      <w:proofErr w:type="spellEnd"/>
      <w:r>
        <w:rPr>
          <w:w w:val="110"/>
          <w:sz w:val="18"/>
        </w:rPr>
        <w:t xml:space="preserve">. Blocks </w:t>
      </w:r>
      <w:proofErr w:type="gramStart"/>
      <w:r>
        <w:rPr>
          <w:spacing w:val="-3"/>
          <w:w w:val="110"/>
          <w:sz w:val="18"/>
        </w:rPr>
        <w:t>Versus</w:t>
      </w:r>
      <w:proofErr w:type="gramEnd"/>
      <w:r>
        <w:rPr>
          <w:spacing w:val="-3"/>
          <w:w w:val="110"/>
          <w:sz w:val="18"/>
        </w:rPr>
        <w:t xml:space="preserve"> </w:t>
      </w:r>
      <w:r>
        <w:rPr>
          <w:spacing w:val="-4"/>
          <w:w w:val="110"/>
          <w:sz w:val="18"/>
        </w:rPr>
        <w:t>Text:</w:t>
      </w:r>
      <w:r>
        <w:rPr>
          <w:spacing w:val="2"/>
          <w:w w:val="110"/>
          <w:sz w:val="18"/>
        </w:rPr>
        <w:t xml:space="preserve"> </w:t>
      </w:r>
      <w:r>
        <w:rPr>
          <w:w w:val="110"/>
          <w:sz w:val="18"/>
        </w:rPr>
        <w:t>Ongoing</w:t>
      </w:r>
      <w:r>
        <w:rPr>
          <w:spacing w:val="-12"/>
          <w:w w:val="110"/>
          <w:sz w:val="18"/>
        </w:rPr>
        <w:t xml:space="preserve"> </w:t>
      </w:r>
      <w:r>
        <w:rPr>
          <w:w w:val="110"/>
          <w:sz w:val="18"/>
        </w:rPr>
        <w:t>Lessons</w:t>
      </w:r>
      <w:r>
        <w:rPr>
          <w:spacing w:val="-12"/>
          <w:w w:val="110"/>
          <w:sz w:val="18"/>
        </w:rPr>
        <w:t xml:space="preserve"> </w:t>
      </w:r>
      <w:r>
        <w:rPr>
          <w:w w:val="110"/>
          <w:sz w:val="18"/>
        </w:rPr>
        <w:t>from</w:t>
      </w:r>
      <w:r>
        <w:rPr>
          <w:spacing w:val="-12"/>
          <w:w w:val="110"/>
          <w:sz w:val="18"/>
        </w:rPr>
        <w:t xml:space="preserve"> </w:t>
      </w:r>
      <w:r>
        <w:rPr>
          <w:w w:val="110"/>
          <w:sz w:val="18"/>
        </w:rPr>
        <w:t>Bootstrap. In</w:t>
      </w:r>
      <w:r>
        <w:rPr>
          <w:spacing w:val="-12"/>
          <w:w w:val="110"/>
          <w:sz w:val="18"/>
        </w:rPr>
        <w:t xml:space="preserve"> </w:t>
      </w:r>
      <w:r>
        <w:rPr>
          <w:rFonts w:ascii="Arial"/>
          <w:i/>
          <w:spacing w:val="-5"/>
          <w:w w:val="110"/>
          <w:sz w:val="18"/>
        </w:rPr>
        <w:t xml:space="preserve">Proceedings </w:t>
      </w:r>
      <w:r>
        <w:rPr>
          <w:rFonts w:ascii="Arial"/>
          <w:i/>
          <w:w w:val="105"/>
          <w:sz w:val="18"/>
        </w:rPr>
        <w:t>of</w:t>
      </w:r>
      <w:r>
        <w:rPr>
          <w:rFonts w:ascii="Arial"/>
          <w:i/>
          <w:spacing w:val="-25"/>
          <w:w w:val="105"/>
          <w:sz w:val="18"/>
        </w:rPr>
        <w:t xml:space="preserve"> </w:t>
      </w:r>
      <w:r>
        <w:rPr>
          <w:rFonts w:ascii="Arial"/>
          <w:i/>
          <w:w w:val="105"/>
          <w:sz w:val="18"/>
        </w:rPr>
        <w:t>the</w:t>
      </w:r>
      <w:r>
        <w:rPr>
          <w:rFonts w:ascii="Arial"/>
          <w:i/>
          <w:spacing w:val="-25"/>
          <w:w w:val="105"/>
          <w:sz w:val="18"/>
        </w:rPr>
        <w:t xml:space="preserve"> </w:t>
      </w:r>
      <w:r>
        <w:rPr>
          <w:rFonts w:ascii="Arial"/>
          <w:i/>
          <w:w w:val="105"/>
          <w:sz w:val="18"/>
        </w:rPr>
        <w:t>2015</w:t>
      </w:r>
      <w:r>
        <w:rPr>
          <w:rFonts w:ascii="Arial"/>
          <w:i/>
          <w:spacing w:val="-25"/>
          <w:w w:val="105"/>
          <w:sz w:val="18"/>
        </w:rPr>
        <w:t xml:space="preserve"> </w:t>
      </w:r>
      <w:r>
        <w:rPr>
          <w:rFonts w:ascii="Arial"/>
          <w:i/>
          <w:w w:val="105"/>
          <w:sz w:val="18"/>
        </w:rPr>
        <w:t>Blocks</w:t>
      </w:r>
      <w:r>
        <w:rPr>
          <w:rFonts w:ascii="Arial"/>
          <w:i/>
          <w:spacing w:val="-25"/>
          <w:w w:val="105"/>
          <w:sz w:val="18"/>
        </w:rPr>
        <w:t xml:space="preserve"> </w:t>
      </w:r>
      <w:r>
        <w:rPr>
          <w:rFonts w:ascii="Arial"/>
          <w:i/>
          <w:w w:val="105"/>
          <w:sz w:val="18"/>
        </w:rPr>
        <w:t>and</w:t>
      </w:r>
      <w:r>
        <w:rPr>
          <w:rFonts w:ascii="Arial"/>
          <w:i/>
          <w:spacing w:val="-25"/>
          <w:w w:val="105"/>
          <w:sz w:val="18"/>
        </w:rPr>
        <w:t xml:space="preserve"> </w:t>
      </w:r>
      <w:r>
        <w:rPr>
          <w:rFonts w:ascii="Arial"/>
          <w:i/>
          <w:w w:val="105"/>
          <w:sz w:val="18"/>
        </w:rPr>
        <w:t>Beyond</w:t>
      </w:r>
      <w:r>
        <w:rPr>
          <w:rFonts w:ascii="Arial"/>
          <w:i/>
          <w:spacing w:val="-25"/>
          <w:w w:val="105"/>
          <w:sz w:val="18"/>
        </w:rPr>
        <w:t xml:space="preserve"> </w:t>
      </w:r>
      <w:r>
        <w:rPr>
          <w:rFonts w:ascii="Arial"/>
          <w:i/>
          <w:w w:val="105"/>
          <w:sz w:val="18"/>
        </w:rPr>
        <w:t>Workshop</w:t>
      </w:r>
      <w:r>
        <w:rPr>
          <w:w w:val="105"/>
          <w:sz w:val="18"/>
        </w:rPr>
        <w:t>,</w:t>
      </w:r>
      <w:r>
        <w:rPr>
          <w:spacing w:val="-22"/>
          <w:w w:val="105"/>
          <w:sz w:val="18"/>
        </w:rPr>
        <w:t xml:space="preserve"> </w:t>
      </w:r>
      <w:r>
        <w:rPr>
          <w:w w:val="105"/>
          <w:sz w:val="18"/>
        </w:rPr>
        <w:t>Atlanta,</w:t>
      </w:r>
      <w:r>
        <w:rPr>
          <w:spacing w:val="-22"/>
          <w:w w:val="105"/>
          <w:sz w:val="18"/>
        </w:rPr>
        <w:t xml:space="preserve"> </w:t>
      </w:r>
      <w:r>
        <w:rPr>
          <w:w w:val="105"/>
          <w:sz w:val="18"/>
        </w:rPr>
        <w:t>GA, USA,</w:t>
      </w:r>
      <w:r>
        <w:rPr>
          <w:spacing w:val="10"/>
          <w:w w:val="105"/>
          <w:sz w:val="18"/>
        </w:rPr>
        <w:t xml:space="preserve"> </w:t>
      </w:r>
      <w:r>
        <w:rPr>
          <w:w w:val="105"/>
          <w:sz w:val="18"/>
        </w:rPr>
        <w:t>2015.</w:t>
      </w:r>
    </w:p>
    <w:p w:rsidR="003D382C" w:rsidRDefault="00C35252">
      <w:pPr>
        <w:pStyle w:val="Corpsdetexte"/>
        <w:tabs>
          <w:tab w:val="left" w:pos="4054"/>
        </w:tabs>
        <w:spacing w:before="148" w:line="242" w:lineRule="auto"/>
        <w:ind w:left="491" w:right="99" w:hanging="376"/>
      </w:pPr>
      <w:r>
        <w:rPr>
          <w:w w:val="110"/>
        </w:rPr>
        <w:t xml:space="preserve">[59]D. C. Schmidt. </w:t>
      </w:r>
      <w:r>
        <w:rPr>
          <w:spacing w:val="4"/>
          <w:w w:val="110"/>
        </w:rPr>
        <w:t xml:space="preserve"> </w:t>
      </w:r>
      <w:r>
        <w:rPr>
          <w:w w:val="110"/>
        </w:rPr>
        <w:t>Model-driven</w:t>
      </w:r>
      <w:r>
        <w:rPr>
          <w:spacing w:val="7"/>
          <w:w w:val="110"/>
        </w:rPr>
        <w:t xml:space="preserve"> </w:t>
      </w:r>
      <w:r>
        <w:rPr>
          <w:w w:val="110"/>
        </w:rPr>
        <w:t>engineering.</w:t>
      </w:r>
      <w:r>
        <w:rPr>
          <w:w w:val="110"/>
        </w:rPr>
        <w:tab/>
      </w:r>
      <w:r>
        <w:rPr>
          <w:rFonts w:ascii="Arial"/>
          <w:i/>
          <w:spacing w:val="-2"/>
        </w:rPr>
        <w:t>Computer</w:t>
      </w:r>
      <w:r>
        <w:rPr>
          <w:spacing w:val="-2"/>
        </w:rPr>
        <w:t xml:space="preserve">, </w:t>
      </w:r>
      <w:r>
        <w:rPr>
          <w:w w:val="105"/>
        </w:rPr>
        <w:t>39(2):25,</w:t>
      </w:r>
      <w:r>
        <w:rPr>
          <w:spacing w:val="11"/>
          <w:w w:val="105"/>
        </w:rPr>
        <w:t xml:space="preserve"> </w:t>
      </w:r>
      <w:r>
        <w:rPr>
          <w:w w:val="105"/>
        </w:rPr>
        <w:t>2006.</w:t>
      </w:r>
    </w:p>
    <w:p w:rsidR="003D382C" w:rsidRDefault="00C35252">
      <w:pPr>
        <w:pStyle w:val="Corpsdetexte"/>
        <w:spacing w:before="149"/>
        <w:ind w:left="491" w:right="99" w:hanging="376"/>
      </w:pPr>
      <w:r>
        <w:rPr>
          <w:w w:val="110"/>
        </w:rPr>
        <w:t>[60]B. Selic. What will it take? A view on adoption of model-based</w:t>
      </w:r>
      <w:r>
        <w:rPr>
          <w:spacing w:val="-17"/>
          <w:w w:val="110"/>
        </w:rPr>
        <w:t xml:space="preserve"> </w:t>
      </w:r>
      <w:r>
        <w:rPr>
          <w:w w:val="110"/>
        </w:rPr>
        <w:t>methods</w:t>
      </w:r>
      <w:r>
        <w:rPr>
          <w:spacing w:val="-17"/>
          <w:w w:val="110"/>
        </w:rPr>
        <w:t xml:space="preserve"> </w:t>
      </w:r>
      <w:r>
        <w:rPr>
          <w:w w:val="110"/>
        </w:rPr>
        <w:t>in</w:t>
      </w:r>
      <w:r>
        <w:rPr>
          <w:spacing w:val="-17"/>
          <w:w w:val="110"/>
        </w:rPr>
        <w:t xml:space="preserve"> </w:t>
      </w:r>
      <w:r>
        <w:rPr>
          <w:w w:val="110"/>
        </w:rPr>
        <w:t>practice.</w:t>
      </w:r>
      <w:r>
        <w:rPr>
          <w:spacing w:val="-4"/>
          <w:w w:val="110"/>
        </w:rPr>
        <w:t xml:space="preserve"> </w:t>
      </w:r>
      <w:r>
        <w:rPr>
          <w:rFonts w:ascii="Arial" w:hAnsi="Arial"/>
          <w:i/>
          <w:w w:val="110"/>
        </w:rPr>
        <w:t>Software</w:t>
      </w:r>
      <w:r>
        <w:rPr>
          <w:rFonts w:ascii="Arial" w:hAnsi="Arial"/>
          <w:i/>
          <w:spacing w:val="-20"/>
          <w:w w:val="110"/>
        </w:rPr>
        <w:t xml:space="preserve"> </w:t>
      </w:r>
      <w:r>
        <w:rPr>
          <w:rFonts w:ascii="Arial" w:hAnsi="Arial"/>
          <w:i/>
          <w:w w:val="110"/>
        </w:rPr>
        <w:t>&amp;</w:t>
      </w:r>
      <w:r>
        <w:rPr>
          <w:rFonts w:ascii="Arial" w:hAnsi="Arial"/>
          <w:i/>
          <w:spacing w:val="-21"/>
          <w:w w:val="110"/>
        </w:rPr>
        <w:t xml:space="preserve"> </w:t>
      </w:r>
      <w:r>
        <w:rPr>
          <w:rFonts w:ascii="Arial" w:hAnsi="Arial"/>
          <w:i/>
          <w:w w:val="110"/>
        </w:rPr>
        <w:t xml:space="preserve">Systems </w:t>
      </w:r>
      <w:r>
        <w:rPr>
          <w:rFonts w:ascii="Arial" w:hAnsi="Arial"/>
          <w:i/>
          <w:w w:val="105"/>
        </w:rPr>
        <w:t>Modeling</w:t>
      </w:r>
      <w:r>
        <w:rPr>
          <w:w w:val="105"/>
        </w:rPr>
        <w:t>, 11(4):513–526, Oct.</w:t>
      </w:r>
      <w:r>
        <w:rPr>
          <w:spacing w:val="7"/>
          <w:w w:val="105"/>
        </w:rPr>
        <w:t xml:space="preserve"> </w:t>
      </w:r>
      <w:r>
        <w:rPr>
          <w:w w:val="105"/>
        </w:rPr>
        <w:t>2012.</w:t>
      </w:r>
    </w:p>
    <w:p w:rsidR="003D382C" w:rsidRDefault="00C35252">
      <w:pPr>
        <w:spacing w:before="122" w:line="242" w:lineRule="auto"/>
        <w:ind w:left="491" w:right="99" w:hanging="376"/>
        <w:jc w:val="both"/>
        <w:rPr>
          <w:sz w:val="18"/>
        </w:rPr>
      </w:pPr>
      <w:r>
        <w:rPr>
          <w:spacing w:val="-1"/>
          <w:w w:val="85"/>
          <w:sz w:val="18"/>
        </w:rPr>
        <w:t>[</w:t>
      </w:r>
      <w:r>
        <w:rPr>
          <w:w w:val="102"/>
          <w:sz w:val="18"/>
        </w:rPr>
        <w:t>61</w:t>
      </w:r>
      <w:r>
        <w:rPr>
          <w:w w:val="85"/>
          <w:sz w:val="18"/>
        </w:rPr>
        <w:t>]</w:t>
      </w:r>
      <w:r>
        <w:rPr>
          <w:w w:val="102"/>
          <w:sz w:val="18"/>
        </w:rPr>
        <w:t>S</w:t>
      </w:r>
      <w:r>
        <w:rPr>
          <w:w w:val="113"/>
          <w:sz w:val="18"/>
        </w:rPr>
        <w:t>.</w:t>
      </w:r>
      <w:r>
        <w:rPr>
          <w:sz w:val="18"/>
        </w:rPr>
        <w:t xml:space="preserve"> </w:t>
      </w:r>
      <w:r>
        <w:rPr>
          <w:spacing w:val="-16"/>
          <w:sz w:val="18"/>
        </w:rPr>
        <w:t xml:space="preserve"> </w:t>
      </w:r>
      <w:proofErr w:type="spellStart"/>
      <w:proofErr w:type="gramStart"/>
      <w:r>
        <w:rPr>
          <w:w w:val="102"/>
          <w:sz w:val="18"/>
        </w:rPr>
        <w:t>S</w:t>
      </w:r>
      <w:r>
        <w:rPr>
          <w:w w:val="108"/>
          <w:sz w:val="18"/>
        </w:rPr>
        <w:t>en</w:t>
      </w:r>
      <w:r>
        <w:rPr>
          <w:w w:val="113"/>
          <w:sz w:val="18"/>
        </w:rPr>
        <w:t>d</w:t>
      </w:r>
      <w:r>
        <w:rPr>
          <w:w w:val="115"/>
          <w:sz w:val="18"/>
        </w:rPr>
        <w:t>a</w:t>
      </w:r>
      <w:r>
        <w:rPr>
          <w:spacing w:val="-1"/>
          <w:w w:val="102"/>
          <w:sz w:val="18"/>
        </w:rPr>
        <w:t>l</w:t>
      </w:r>
      <w:r>
        <w:rPr>
          <w:w w:val="102"/>
          <w:sz w:val="18"/>
        </w:rPr>
        <w:t>l</w:t>
      </w:r>
      <w:proofErr w:type="spellEnd"/>
      <w:r>
        <w:rPr>
          <w:sz w:val="18"/>
        </w:rPr>
        <w:t xml:space="preserve"> </w:t>
      </w:r>
      <w:r>
        <w:rPr>
          <w:spacing w:val="-16"/>
          <w:sz w:val="18"/>
        </w:rPr>
        <w:t xml:space="preserve"> </w:t>
      </w:r>
      <w:r>
        <w:rPr>
          <w:w w:val="114"/>
          <w:sz w:val="18"/>
        </w:rPr>
        <w:t>a</w:t>
      </w:r>
      <w:r>
        <w:rPr>
          <w:spacing w:val="-1"/>
          <w:w w:val="114"/>
          <w:sz w:val="18"/>
        </w:rPr>
        <w:t>n</w:t>
      </w:r>
      <w:r>
        <w:rPr>
          <w:w w:val="113"/>
          <w:sz w:val="18"/>
        </w:rPr>
        <w:t>d</w:t>
      </w:r>
      <w:proofErr w:type="gramEnd"/>
      <w:r>
        <w:rPr>
          <w:sz w:val="18"/>
        </w:rPr>
        <w:t xml:space="preserve"> </w:t>
      </w:r>
      <w:r>
        <w:rPr>
          <w:spacing w:val="-16"/>
          <w:sz w:val="18"/>
        </w:rPr>
        <w:t xml:space="preserve"> </w:t>
      </w:r>
      <w:r>
        <w:rPr>
          <w:w w:val="126"/>
          <w:sz w:val="18"/>
        </w:rPr>
        <w:t>J.</w:t>
      </w:r>
      <w:r>
        <w:rPr>
          <w:sz w:val="18"/>
        </w:rPr>
        <w:t xml:space="preserve"> </w:t>
      </w:r>
      <w:r>
        <w:rPr>
          <w:spacing w:val="-16"/>
          <w:sz w:val="18"/>
        </w:rPr>
        <w:t xml:space="preserve"> </w:t>
      </w:r>
      <w:r>
        <w:rPr>
          <w:w w:val="110"/>
          <w:sz w:val="18"/>
        </w:rPr>
        <w:t>K</w:t>
      </w:r>
      <w:r>
        <w:rPr>
          <w:sz w:val="18"/>
        </w:rPr>
        <w:t xml:space="preserve"> </w:t>
      </w:r>
      <w:r>
        <w:rPr>
          <w:spacing w:val="-1"/>
          <w:sz w:val="18"/>
        </w:rPr>
        <w:t xml:space="preserve"> </w:t>
      </w:r>
      <w:r>
        <w:rPr>
          <w:spacing w:val="-115"/>
          <w:w w:val="106"/>
          <w:sz w:val="18"/>
        </w:rPr>
        <w:t>A</w:t>
      </w:r>
      <w:r>
        <w:rPr>
          <w:w w:val="153"/>
          <w:position w:val="5"/>
          <w:sz w:val="18"/>
        </w:rPr>
        <w:t>˜</w:t>
      </w:r>
      <w:r>
        <w:rPr>
          <w:spacing w:val="-23"/>
          <w:position w:val="5"/>
          <w:sz w:val="18"/>
        </w:rPr>
        <w:t xml:space="preserve"> </w:t>
      </w:r>
      <w:proofErr w:type="spellStart"/>
      <w:r>
        <w:rPr>
          <w:w w:val="105"/>
          <w:sz w:val="18"/>
        </w:rPr>
        <w:t>ij</w:t>
      </w:r>
      <w:r>
        <w:rPr>
          <w:spacing w:val="-1"/>
          <w:w w:val="105"/>
          <w:sz w:val="18"/>
        </w:rPr>
        <w:t>s</w:t>
      </w:r>
      <w:r>
        <w:rPr>
          <w:w w:val="118"/>
          <w:sz w:val="18"/>
        </w:rPr>
        <w:t>t</w:t>
      </w:r>
      <w:r>
        <w:rPr>
          <w:spacing w:val="-1"/>
          <w:w w:val="118"/>
          <w:sz w:val="18"/>
        </w:rPr>
        <w:t>e</w:t>
      </w:r>
      <w:r>
        <w:rPr>
          <w:w w:val="117"/>
          <w:sz w:val="18"/>
        </w:rPr>
        <w:t>r</w:t>
      </w:r>
      <w:proofErr w:type="spellEnd"/>
      <w:r>
        <w:rPr>
          <w:w w:val="117"/>
          <w:sz w:val="18"/>
        </w:rPr>
        <w:t>.</w:t>
      </w:r>
      <w:r>
        <w:rPr>
          <w:sz w:val="18"/>
        </w:rPr>
        <w:t xml:space="preserve">  </w:t>
      </w:r>
      <w:r>
        <w:rPr>
          <w:spacing w:val="-15"/>
          <w:sz w:val="18"/>
        </w:rPr>
        <w:t xml:space="preserve"> </w:t>
      </w:r>
      <w:proofErr w:type="gramStart"/>
      <w:r>
        <w:rPr>
          <w:spacing w:val="-16"/>
          <w:w w:val="121"/>
          <w:sz w:val="18"/>
        </w:rPr>
        <w:t>T</w:t>
      </w:r>
      <w:r>
        <w:rPr>
          <w:w w:val="115"/>
          <w:sz w:val="18"/>
        </w:rPr>
        <w:t>a</w:t>
      </w:r>
      <w:r>
        <w:rPr>
          <w:spacing w:val="-1"/>
          <w:w w:val="109"/>
          <w:sz w:val="18"/>
        </w:rPr>
        <w:t>m</w:t>
      </w:r>
      <w:r>
        <w:rPr>
          <w:w w:val="109"/>
          <w:sz w:val="18"/>
        </w:rPr>
        <w:t>in</w:t>
      </w:r>
      <w:r>
        <w:rPr>
          <w:w w:val="102"/>
          <w:sz w:val="18"/>
        </w:rPr>
        <w:t>g</w:t>
      </w:r>
      <w:r>
        <w:rPr>
          <w:sz w:val="18"/>
        </w:rPr>
        <w:t xml:space="preserve"> </w:t>
      </w:r>
      <w:r>
        <w:rPr>
          <w:spacing w:val="-16"/>
          <w:sz w:val="18"/>
        </w:rPr>
        <w:t xml:space="preserve"> </w:t>
      </w:r>
      <w:r>
        <w:rPr>
          <w:w w:val="106"/>
          <w:sz w:val="18"/>
        </w:rPr>
        <w:t>m</w:t>
      </w:r>
      <w:r>
        <w:rPr>
          <w:spacing w:val="5"/>
          <w:w w:val="106"/>
          <w:sz w:val="18"/>
        </w:rPr>
        <w:t>o</w:t>
      </w:r>
      <w:r>
        <w:rPr>
          <w:w w:val="113"/>
          <w:sz w:val="18"/>
        </w:rPr>
        <w:t>d</w:t>
      </w:r>
      <w:r>
        <w:rPr>
          <w:w w:val="102"/>
          <w:sz w:val="18"/>
        </w:rPr>
        <w:t>el</w:t>
      </w:r>
      <w:proofErr w:type="gramEnd"/>
      <w:r>
        <w:rPr>
          <w:sz w:val="18"/>
        </w:rPr>
        <w:t xml:space="preserve"> </w:t>
      </w:r>
      <w:r>
        <w:rPr>
          <w:spacing w:val="-16"/>
          <w:sz w:val="18"/>
        </w:rPr>
        <w:t xml:space="preserve"> </w:t>
      </w:r>
      <w:r>
        <w:rPr>
          <w:w w:val="109"/>
          <w:sz w:val="18"/>
        </w:rPr>
        <w:t>ro</w:t>
      </w:r>
      <w:r>
        <w:rPr>
          <w:w w:val="113"/>
          <w:sz w:val="18"/>
        </w:rPr>
        <w:t>und</w:t>
      </w:r>
      <w:r>
        <w:rPr>
          <w:spacing w:val="-1"/>
          <w:w w:val="102"/>
          <w:sz w:val="18"/>
        </w:rPr>
        <w:t>-</w:t>
      </w:r>
      <w:r>
        <w:rPr>
          <w:spacing w:val="-1"/>
          <w:w w:val="143"/>
          <w:sz w:val="18"/>
        </w:rPr>
        <w:t>t</w:t>
      </w:r>
      <w:r>
        <w:rPr>
          <w:w w:val="112"/>
          <w:sz w:val="18"/>
        </w:rPr>
        <w:t xml:space="preserve">rip </w:t>
      </w:r>
      <w:r>
        <w:rPr>
          <w:w w:val="105"/>
          <w:sz w:val="18"/>
        </w:rPr>
        <w:t>engineering.</w:t>
      </w:r>
      <w:r>
        <w:rPr>
          <w:spacing w:val="-3"/>
          <w:w w:val="105"/>
          <w:sz w:val="18"/>
        </w:rPr>
        <w:t xml:space="preserve"> </w:t>
      </w:r>
      <w:r>
        <w:rPr>
          <w:w w:val="105"/>
          <w:sz w:val="18"/>
        </w:rPr>
        <w:t>In</w:t>
      </w:r>
      <w:r>
        <w:rPr>
          <w:spacing w:val="-13"/>
          <w:w w:val="105"/>
          <w:sz w:val="18"/>
        </w:rPr>
        <w:t xml:space="preserve"> </w:t>
      </w:r>
      <w:r>
        <w:rPr>
          <w:rFonts w:ascii="Arial" w:hAnsi="Arial"/>
          <w:i/>
          <w:spacing w:val="-5"/>
          <w:w w:val="105"/>
          <w:sz w:val="18"/>
        </w:rPr>
        <w:t>Proceedings</w:t>
      </w:r>
      <w:r>
        <w:rPr>
          <w:rFonts w:ascii="Arial" w:hAnsi="Arial"/>
          <w:i/>
          <w:spacing w:val="-15"/>
          <w:w w:val="105"/>
          <w:sz w:val="18"/>
        </w:rPr>
        <w:t xml:space="preserve"> </w:t>
      </w:r>
      <w:r>
        <w:rPr>
          <w:rFonts w:ascii="Arial" w:hAnsi="Arial"/>
          <w:i/>
          <w:w w:val="105"/>
          <w:sz w:val="18"/>
        </w:rPr>
        <w:t>of</w:t>
      </w:r>
      <w:r>
        <w:rPr>
          <w:rFonts w:ascii="Arial" w:hAnsi="Arial"/>
          <w:i/>
          <w:spacing w:val="-15"/>
          <w:w w:val="105"/>
          <w:sz w:val="18"/>
        </w:rPr>
        <w:t xml:space="preserve"> </w:t>
      </w:r>
      <w:r>
        <w:rPr>
          <w:rFonts w:ascii="Arial" w:hAnsi="Arial"/>
          <w:i/>
          <w:w w:val="105"/>
          <w:sz w:val="18"/>
        </w:rPr>
        <w:t>Workshop</w:t>
      </w:r>
      <w:r>
        <w:rPr>
          <w:rFonts w:ascii="Arial" w:hAnsi="Arial"/>
          <w:i/>
          <w:spacing w:val="-15"/>
          <w:w w:val="105"/>
          <w:sz w:val="18"/>
        </w:rPr>
        <w:t xml:space="preserve"> </w:t>
      </w:r>
      <w:r>
        <w:rPr>
          <w:rFonts w:ascii="Arial" w:hAnsi="Arial"/>
          <w:i/>
          <w:w w:val="105"/>
          <w:sz w:val="18"/>
        </w:rPr>
        <w:t>on</w:t>
      </w:r>
      <w:r>
        <w:rPr>
          <w:rFonts w:ascii="Arial" w:hAnsi="Arial"/>
          <w:i/>
          <w:spacing w:val="-15"/>
          <w:w w:val="105"/>
          <w:sz w:val="18"/>
        </w:rPr>
        <w:t xml:space="preserve"> </w:t>
      </w:r>
      <w:r>
        <w:rPr>
          <w:rFonts w:ascii="Arial" w:hAnsi="Arial"/>
          <w:i/>
          <w:w w:val="105"/>
          <w:sz w:val="18"/>
        </w:rPr>
        <w:t>Best</w:t>
      </w:r>
      <w:r>
        <w:rPr>
          <w:rFonts w:ascii="Arial" w:hAnsi="Arial"/>
          <w:i/>
          <w:spacing w:val="-15"/>
          <w:w w:val="105"/>
          <w:sz w:val="18"/>
        </w:rPr>
        <w:t xml:space="preserve"> </w:t>
      </w:r>
      <w:proofErr w:type="spellStart"/>
      <w:r>
        <w:rPr>
          <w:rFonts w:ascii="Arial" w:hAnsi="Arial"/>
          <w:i/>
          <w:spacing w:val="-3"/>
          <w:w w:val="105"/>
          <w:sz w:val="18"/>
        </w:rPr>
        <w:t>Prac</w:t>
      </w:r>
      <w:proofErr w:type="spellEnd"/>
      <w:r>
        <w:rPr>
          <w:rFonts w:ascii="Arial" w:hAnsi="Arial"/>
          <w:i/>
          <w:spacing w:val="-3"/>
          <w:w w:val="105"/>
          <w:sz w:val="18"/>
        </w:rPr>
        <w:t xml:space="preserve">- </w:t>
      </w:r>
      <w:proofErr w:type="spellStart"/>
      <w:r>
        <w:rPr>
          <w:rFonts w:ascii="Arial" w:hAnsi="Arial"/>
          <w:i/>
          <w:spacing w:val="-3"/>
          <w:w w:val="105"/>
          <w:sz w:val="18"/>
        </w:rPr>
        <w:t>tices</w:t>
      </w:r>
      <w:proofErr w:type="spellEnd"/>
      <w:r>
        <w:rPr>
          <w:rFonts w:ascii="Arial" w:hAnsi="Arial"/>
          <w:i/>
          <w:spacing w:val="-24"/>
          <w:w w:val="105"/>
          <w:sz w:val="18"/>
        </w:rPr>
        <w:t xml:space="preserve"> </w:t>
      </w:r>
      <w:r>
        <w:rPr>
          <w:rFonts w:ascii="Arial" w:hAnsi="Arial"/>
          <w:i/>
          <w:w w:val="105"/>
          <w:sz w:val="18"/>
        </w:rPr>
        <w:t>for</w:t>
      </w:r>
      <w:r>
        <w:rPr>
          <w:rFonts w:ascii="Arial" w:hAnsi="Arial"/>
          <w:i/>
          <w:spacing w:val="-24"/>
          <w:w w:val="105"/>
          <w:sz w:val="18"/>
        </w:rPr>
        <w:t xml:space="preserve"> </w:t>
      </w:r>
      <w:r>
        <w:rPr>
          <w:rFonts w:ascii="Arial" w:hAnsi="Arial"/>
          <w:i/>
          <w:w w:val="105"/>
          <w:sz w:val="18"/>
        </w:rPr>
        <w:t>Model-Driven</w:t>
      </w:r>
      <w:r>
        <w:rPr>
          <w:rFonts w:ascii="Arial" w:hAnsi="Arial"/>
          <w:i/>
          <w:spacing w:val="-24"/>
          <w:w w:val="105"/>
          <w:sz w:val="18"/>
        </w:rPr>
        <w:t xml:space="preserve"> </w:t>
      </w:r>
      <w:r>
        <w:rPr>
          <w:rFonts w:ascii="Arial" w:hAnsi="Arial"/>
          <w:i/>
          <w:w w:val="105"/>
          <w:sz w:val="18"/>
        </w:rPr>
        <w:t>Software</w:t>
      </w:r>
      <w:r>
        <w:rPr>
          <w:rFonts w:ascii="Arial" w:hAnsi="Arial"/>
          <w:i/>
          <w:spacing w:val="-24"/>
          <w:w w:val="105"/>
          <w:sz w:val="18"/>
        </w:rPr>
        <w:t xml:space="preserve"> </w:t>
      </w:r>
      <w:r>
        <w:rPr>
          <w:rFonts w:ascii="Arial" w:hAnsi="Arial"/>
          <w:i/>
          <w:w w:val="105"/>
          <w:sz w:val="18"/>
        </w:rPr>
        <w:t>Development</w:t>
      </w:r>
      <w:r>
        <w:rPr>
          <w:w w:val="105"/>
          <w:sz w:val="18"/>
        </w:rPr>
        <w:t>,</w:t>
      </w:r>
      <w:r>
        <w:rPr>
          <w:spacing w:val="-21"/>
          <w:w w:val="105"/>
          <w:sz w:val="18"/>
        </w:rPr>
        <w:t xml:space="preserve"> </w:t>
      </w:r>
      <w:proofErr w:type="spellStart"/>
      <w:r>
        <w:rPr>
          <w:spacing w:val="-3"/>
          <w:w w:val="105"/>
          <w:sz w:val="18"/>
        </w:rPr>
        <w:t>Vancou</w:t>
      </w:r>
      <w:proofErr w:type="spellEnd"/>
      <w:r>
        <w:rPr>
          <w:spacing w:val="-3"/>
          <w:w w:val="105"/>
          <w:sz w:val="18"/>
        </w:rPr>
        <w:t xml:space="preserve">- </w:t>
      </w:r>
      <w:proofErr w:type="spellStart"/>
      <w:r>
        <w:rPr>
          <w:w w:val="110"/>
          <w:sz w:val="18"/>
        </w:rPr>
        <w:t>ver</w:t>
      </w:r>
      <w:proofErr w:type="spellEnd"/>
      <w:r>
        <w:rPr>
          <w:w w:val="110"/>
          <w:sz w:val="18"/>
        </w:rPr>
        <w:t>, Canada,</w:t>
      </w:r>
      <w:r>
        <w:rPr>
          <w:spacing w:val="12"/>
          <w:w w:val="110"/>
          <w:sz w:val="18"/>
        </w:rPr>
        <w:t xml:space="preserve"> </w:t>
      </w:r>
      <w:r>
        <w:rPr>
          <w:w w:val="110"/>
          <w:sz w:val="18"/>
        </w:rPr>
        <w:t>2004.</w:t>
      </w:r>
    </w:p>
    <w:p w:rsidR="003D382C" w:rsidRDefault="00C35252">
      <w:pPr>
        <w:pStyle w:val="Corpsdetexte"/>
        <w:tabs>
          <w:tab w:val="left" w:pos="1757"/>
          <w:tab w:val="left" w:pos="3780"/>
        </w:tabs>
        <w:spacing w:before="30" w:line="358" w:lineRule="exact"/>
        <w:ind w:left="115" w:right="189"/>
      </w:pPr>
      <w:r w:rsidRPr="00C35252">
        <w:rPr>
          <w:w w:val="110"/>
          <w:lang w:val="fr-FR"/>
        </w:rPr>
        <w:t xml:space="preserve">[62]Y. Solutions. </w:t>
      </w:r>
      <w:proofErr w:type="spellStart"/>
      <w:r w:rsidRPr="00C35252">
        <w:rPr>
          <w:w w:val="110"/>
          <w:lang w:val="fr-FR"/>
        </w:rPr>
        <w:t>Uml</w:t>
      </w:r>
      <w:proofErr w:type="spellEnd"/>
      <w:r w:rsidRPr="00C35252">
        <w:rPr>
          <w:w w:val="110"/>
          <w:lang w:val="fr-FR"/>
        </w:rPr>
        <w:t xml:space="preserve"> lab. </w:t>
      </w:r>
      <w:hyperlink r:id="rId107">
        <w:r w:rsidRPr="00C35252">
          <w:rPr>
            <w:w w:val="110"/>
            <w:lang w:val="fr-FR"/>
          </w:rPr>
          <w:t>http://www.uml-lab.com,</w:t>
        </w:r>
      </w:hyperlink>
      <w:r w:rsidRPr="00C35252">
        <w:rPr>
          <w:w w:val="110"/>
          <w:lang w:val="fr-FR"/>
        </w:rPr>
        <w:t xml:space="preserve"> 2012. </w:t>
      </w:r>
      <w:r>
        <w:rPr>
          <w:w w:val="110"/>
        </w:rPr>
        <w:t>[63]</w:t>
      </w:r>
      <w:proofErr w:type="spellStart"/>
      <w:r>
        <w:rPr>
          <w:w w:val="110"/>
        </w:rPr>
        <w:t>SparxSysemx</w:t>
      </w:r>
      <w:proofErr w:type="spellEnd"/>
      <w:r>
        <w:rPr>
          <w:w w:val="110"/>
        </w:rPr>
        <w:t>.</w:t>
      </w:r>
      <w:r>
        <w:rPr>
          <w:w w:val="110"/>
        </w:rPr>
        <w:tab/>
      </w:r>
      <w:r>
        <w:rPr>
          <w:spacing w:val="-3"/>
          <w:w w:val="110"/>
        </w:rPr>
        <w:t>”</w:t>
      </w:r>
      <w:proofErr w:type="gramStart"/>
      <w:r>
        <w:rPr>
          <w:spacing w:val="-3"/>
          <w:w w:val="110"/>
        </w:rPr>
        <w:t xml:space="preserve">enterprise </w:t>
      </w:r>
      <w:r>
        <w:rPr>
          <w:spacing w:val="40"/>
          <w:w w:val="110"/>
        </w:rPr>
        <w:t xml:space="preserve"> </w:t>
      </w:r>
      <w:r>
        <w:rPr>
          <w:spacing w:val="-3"/>
          <w:w w:val="110"/>
        </w:rPr>
        <w:t>architect</w:t>
      </w:r>
      <w:proofErr w:type="gramEnd"/>
      <w:r>
        <w:rPr>
          <w:spacing w:val="-3"/>
          <w:w w:val="110"/>
        </w:rPr>
        <w:t>”.</w:t>
      </w:r>
      <w:r>
        <w:rPr>
          <w:spacing w:val="-3"/>
          <w:w w:val="110"/>
        </w:rPr>
        <w:tab/>
      </w:r>
      <w:hyperlink r:id="rId108">
        <w:r>
          <w:rPr>
            <w:spacing w:val="-7"/>
            <w:w w:val="110"/>
          </w:rPr>
          <w:t>http://www.</w:t>
        </w:r>
      </w:hyperlink>
    </w:p>
    <w:p w:rsidR="003D382C" w:rsidRDefault="00C35252">
      <w:pPr>
        <w:pStyle w:val="Corpsdetexte"/>
        <w:spacing w:line="177" w:lineRule="exact"/>
        <w:ind w:left="491" w:right="99"/>
      </w:pPr>
      <w:r>
        <w:rPr>
          <w:w w:val="115"/>
        </w:rPr>
        <w:t>sparxsystems.com/products/</w:t>
      </w:r>
      <w:proofErr w:type="spellStart"/>
      <w:r>
        <w:rPr>
          <w:w w:val="115"/>
        </w:rPr>
        <w:t>ea</w:t>
      </w:r>
      <w:proofErr w:type="spellEnd"/>
      <w:r>
        <w:rPr>
          <w:w w:val="115"/>
        </w:rPr>
        <w:t>/, 2016.</w:t>
      </w:r>
    </w:p>
    <w:p w:rsidR="003D382C" w:rsidRDefault="00C35252">
      <w:pPr>
        <w:spacing w:before="151" w:line="242" w:lineRule="auto"/>
        <w:ind w:left="491" w:right="26" w:hanging="376"/>
        <w:rPr>
          <w:sz w:val="18"/>
        </w:rPr>
      </w:pPr>
      <w:r>
        <w:rPr>
          <w:w w:val="110"/>
          <w:sz w:val="18"/>
        </w:rPr>
        <w:t xml:space="preserve">[64]D. Steinberg, F. </w:t>
      </w:r>
      <w:proofErr w:type="spellStart"/>
      <w:r>
        <w:rPr>
          <w:w w:val="110"/>
          <w:sz w:val="18"/>
        </w:rPr>
        <w:t>Budinsky</w:t>
      </w:r>
      <w:proofErr w:type="spellEnd"/>
      <w:r>
        <w:rPr>
          <w:w w:val="110"/>
          <w:sz w:val="18"/>
        </w:rPr>
        <w:t xml:space="preserve">, E. </w:t>
      </w:r>
      <w:proofErr w:type="spellStart"/>
      <w:r>
        <w:rPr>
          <w:w w:val="110"/>
          <w:sz w:val="18"/>
        </w:rPr>
        <w:t>Merks</w:t>
      </w:r>
      <w:proofErr w:type="spellEnd"/>
      <w:r>
        <w:rPr>
          <w:w w:val="110"/>
          <w:sz w:val="18"/>
        </w:rPr>
        <w:t xml:space="preserve">, and M. </w:t>
      </w:r>
      <w:proofErr w:type="spellStart"/>
      <w:r>
        <w:rPr>
          <w:w w:val="110"/>
          <w:sz w:val="18"/>
        </w:rPr>
        <w:t>Paternos</w:t>
      </w:r>
      <w:proofErr w:type="spellEnd"/>
      <w:r>
        <w:rPr>
          <w:w w:val="110"/>
          <w:sz w:val="18"/>
        </w:rPr>
        <w:t xml:space="preserve">- </w:t>
      </w:r>
      <w:proofErr w:type="spellStart"/>
      <w:r>
        <w:rPr>
          <w:w w:val="110"/>
          <w:sz w:val="18"/>
        </w:rPr>
        <w:t>tro</w:t>
      </w:r>
      <w:proofErr w:type="spellEnd"/>
      <w:r>
        <w:rPr>
          <w:w w:val="110"/>
          <w:sz w:val="18"/>
        </w:rPr>
        <w:t xml:space="preserve">. </w:t>
      </w:r>
      <w:r>
        <w:rPr>
          <w:rFonts w:ascii="Arial"/>
          <w:i/>
          <w:w w:val="110"/>
          <w:sz w:val="18"/>
        </w:rPr>
        <w:t>EMF: eclipse modeling framework</w:t>
      </w:r>
      <w:r>
        <w:rPr>
          <w:w w:val="110"/>
          <w:sz w:val="18"/>
        </w:rPr>
        <w:t>. Pearson Edu- cation, 2008.</w:t>
      </w:r>
    </w:p>
    <w:p w:rsidR="003D382C" w:rsidRDefault="00C35252">
      <w:pPr>
        <w:spacing w:before="149" w:line="242" w:lineRule="auto"/>
        <w:ind w:left="491" w:right="92" w:hanging="376"/>
        <w:rPr>
          <w:sz w:val="18"/>
        </w:rPr>
      </w:pPr>
      <w:r>
        <w:rPr>
          <w:spacing w:val="-3"/>
          <w:w w:val="110"/>
          <w:sz w:val="18"/>
        </w:rPr>
        <w:t xml:space="preserve">[65]P. </w:t>
      </w:r>
      <w:r>
        <w:rPr>
          <w:w w:val="110"/>
          <w:sz w:val="18"/>
        </w:rPr>
        <w:t xml:space="preserve">Stevens. A landscape of bidirectional model </w:t>
      </w:r>
      <w:proofErr w:type="spellStart"/>
      <w:r>
        <w:rPr>
          <w:w w:val="110"/>
          <w:sz w:val="18"/>
        </w:rPr>
        <w:t>transfor</w:t>
      </w:r>
      <w:proofErr w:type="spellEnd"/>
      <w:r>
        <w:rPr>
          <w:w w:val="110"/>
          <w:sz w:val="18"/>
        </w:rPr>
        <w:t xml:space="preserve">- </w:t>
      </w:r>
      <w:proofErr w:type="spellStart"/>
      <w:r>
        <w:rPr>
          <w:w w:val="105"/>
          <w:sz w:val="18"/>
        </w:rPr>
        <w:t>mations</w:t>
      </w:r>
      <w:proofErr w:type="spellEnd"/>
      <w:r>
        <w:rPr>
          <w:w w:val="105"/>
          <w:sz w:val="18"/>
        </w:rPr>
        <w:t>.</w:t>
      </w:r>
      <w:r>
        <w:rPr>
          <w:spacing w:val="-12"/>
          <w:w w:val="105"/>
          <w:sz w:val="18"/>
        </w:rPr>
        <w:t xml:space="preserve"> </w:t>
      </w:r>
      <w:r>
        <w:rPr>
          <w:w w:val="105"/>
          <w:sz w:val="18"/>
        </w:rPr>
        <w:t>In</w:t>
      </w:r>
      <w:r>
        <w:rPr>
          <w:spacing w:val="-18"/>
          <w:w w:val="105"/>
          <w:sz w:val="18"/>
        </w:rPr>
        <w:t xml:space="preserve"> </w:t>
      </w:r>
      <w:r>
        <w:rPr>
          <w:rFonts w:ascii="Arial" w:hAnsi="Arial"/>
          <w:i/>
          <w:spacing w:val="-5"/>
          <w:w w:val="105"/>
          <w:sz w:val="18"/>
        </w:rPr>
        <w:t>Lecture</w:t>
      </w:r>
      <w:r>
        <w:rPr>
          <w:rFonts w:ascii="Arial" w:hAnsi="Arial"/>
          <w:i/>
          <w:spacing w:val="-20"/>
          <w:w w:val="105"/>
          <w:sz w:val="18"/>
        </w:rPr>
        <w:t xml:space="preserve"> </w:t>
      </w:r>
      <w:r>
        <w:rPr>
          <w:rFonts w:ascii="Arial" w:hAnsi="Arial"/>
          <w:i/>
          <w:w w:val="105"/>
          <w:sz w:val="18"/>
        </w:rPr>
        <w:t>Notes</w:t>
      </w:r>
      <w:r>
        <w:rPr>
          <w:rFonts w:ascii="Arial" w:hAnsi="Arial"/>
          <w:i/>
          <w:spacing w:val="-20"/>
          <w:w w:val="105"/>
          <w:sz w:val="18"/>
        </w:rPr>
        <w:t xml:space="preserve"> </w:t>
      </w:r>
      <w:r>
        <w:rPr>
          <w:rFonts w:ascii="Arial" w:hAnsi="Arial"/>
          <w:i/>
          <w:w w:val="105"/>
          <w:sz w:val="18"/>
        </w:rPr>
        <w:t>in</w:t>
      </w:r>
      <w:r>
        <w:rPr>
          <w:rFonts w:ascii="Arial" w:hAnsi="Arial"/>
          <w:i/>
          <w:spacing w:val="-20"/>
          <w:w w:val="105"/>
          <w:sz w:val="18"/>
        </w:rPr>
        <w:t xml:space="preserve"> </w:t>
      </w:r>
      <w:r>
        <w:rPr>
          <w:rFonts w:ascii="Arial" w:hAnsi="Arial"/>
          <w:i/>
          <w:w w:val="105"/>
          <w:sz w:val="18"/>
        </w:rPr>
        <w:t>Computer</w:t>
      </w:r>
      <w:r>
        <w:rPr>
          <w:rFonts w:ascii="Arial" w:hAnsi="Arial"/>
          <w:i/>
          <w:spacing w:val="-20"/>
          <w:w w:val="105"/>
          <w:sz w:val="18"/>
        </w:rPr>
        <w:t xml:space="preserve"> </w:t>
      </w:r>
      <w:r>
        <w:rPr>
          <w:rFonts w:ascii="Arial" w:hAnsi="Arial"/>
          <w:i/>
          <w:w w:val="105"/>
          <w:sz w:val="18"/>
        </w:rPr>
        <w:t>Science</w:t>
      </w:r>
      <w:r>
        <w:rPr>
          <w:rFonts w:ascii="Arial" w:hAnsi="Arial"/>
          <w:i/>
          <w:spacing w:val="-20"/>
          <w:w w:val="105"/>
          <w:sz w:val="18"/>
        </w:rPr>
        <w:t xml:space="preserve"> </w:t>
      </w:r>
      <w:r>
        <w:rPr>
          <w:rFonts w:ascii="Arial" w:hAnsi="Arial"/>
          <w:i/>
          <w:w w:val="105"/>
          <w:sz w:val="18"/>
        </w:rPr>
        <w:t>(</w:t>
      </w:r>
      <w:proofErr w:type="spellStart"/>
      <w:r>
        <w:rPr>
          <w:rFonts w:ascii="Arial" w:hAnsi="Arial"/>
          <w:i/>
          <w:w w:val="105"/>
          <w:sz w:val="18"/>
        </w:rPr>
        <w:t>includ</w:t>
      </w:r>
      <w:proofErr w:type="spellEnd"/>
      <w:r>
        <w:rPr>
          <w:rFonts w:ascii="Arial" w:hAnsi="Arial"/>
          <w:i/>
          <w:w w:val="105"/>
          <w:sz w:val="18"/>
        </w:rPr>
        <w:t xml:space="preserve">- </w:t>
      </w:r>
      <w:proofErr w:type="spellStart"/>
      <w:r>
        <w:rPr>
          <w:rFonts w:ascii="Arial" w:hAnsi="Arial"/>
          <w:i/>
          <w:w w:val="105"/>
          <w:sz w:val="18"/>
        </w:rPr>
        <w:t>ing</w:t>
      </w:r>
      <w:proofErr w:type="spellEnd"/>
      <w:r>
        <w:rPr>
          <w:rFonts w:ascii="Arial" w:hAnsi="Arial"/>
          <w:i/>
          <w:spacing w:val="-29"/>
          <w:w w:val="105"/>
          <w:sz w:val="18"/>
        </w:rPr>
        <w:t xml:space="preserve"> </w:t>
      </w:r>
      <w:r>
        <w:rPr>
          <w:rFonts w:ascii="Arial" w:hAnsi="Arial"/>
          <w:i/>
          <w:w w:val="105"/>
          <w:sz w:val="18"/>
        </w:rPr>
        <w:t>subseries</w:t>
      </w:r>
      <w:r>
        <w:rPr>
          <w:rFonts w:ascii="Arial" w:hAnsi="Arial"/>
          <w:i/>
          <w:spacing w:val="-29"/>
          <w:w w:val="105"/>
          <w:sz w:val="18"/>
        </w:rPr>
        <w:t xml:space="preserve"> </w:t>
      </w:r>
      <w:r>
        <w:rPr>
          <w:rFonts w:ascii="Arial" w:hAnsi="Arial"/>
          <w:i/>
          <w:spacing w:val="-5"/>
          <w:w w:val="105"/>
          <w:sz w:val="18"/>
        </w:rPr>
        <w:t>Lecture</w:t>
      </w:r>
      <w:r>
        <w:rPr>
          <w:rFonts w:ascii="Arial" w:hAnsi="Arial"/>
          <w:i/>
          <w:spacing w:val="-29"/>
          <w:w w:val="105"/>
          <w:sz w:val="18"/>
        </w:rPr>
        <w:t xml:space="preserve"> </w:t>
      </w:r>
      <w:r>
        <w:rPr>
          <w:rFonts w:ascii="Arial" w:hAnsi="Arial"/>
          <w:i/>
          <w:w w:val="105"/>
          <w:sz w:val="18"/>
        </w:rPr>
        <w:t>Notes</w:t>
      </w:r>
      <w:r>
        <w:rPr>
          <w:rFonts w:ascii="Arial" w:hAnsi="Arial"/>
          <w:i/>
          <w:spacing w:val="-29"/>
          <w:w w:val="105"/>
          <w:sz w:val="18"/>
        </w:rPr>
        <w:t xml:space="preserve"> </w:t>
      </w:r>
      <w:r>
        <w:rPr>
          <w:rFonts w:ascii="Arial" w:hAnsi="Arial"/>
          <w:i/>
          <w:w w:val="105"/>
          <w:sz w:val="18"/>
        </w:rPr>
        <w:t>in</w:t>
      </w:r>
      <w:r>
        <w:rPr>
          <w:rFonts w:ascii="Arial" w:hAnsi="Arial"/>
          <w:i/>
          <w:spacing w:val="-29"/>
          <w:w w:val="105"/>
          <w:sz w:val="18"/>
        </w:rPr>
        <w:t xml:space="preserve"> </w:t>
      </w:r>
      <w:r>
        <w:rPr>
          <w:rFonts w:ascii="Arial" w:hAnsi="Arial"/>
          <w:i/>
          <w:w w:val="105"/>
          <w:sz w:val="18"/>
        </w:rPr>
        <w:t>Artificial</w:t>
      </w:r>
      <w:r>
        <w:rPr>
          <w:rFonts w:ascii="Arial" w:hAnsi="Arial"/>
          <w:i/>
          <w:spacing w:val="-29"/>
          <w:w w:val="105"/>
          <w:sz w:val="18"/>
        </w:rPr>
        <w:t xml:space="preserve"> </w:t>
      </w:r>
      <w:r>
        <w:rPr>
          <w:rFonts w:ascii="Arial" w:hAnsi="Arial"/>
          <w:i/>
          <w:w w:val="105"/>
          <w:sz w:val="18"/>
        </w:rPr>
        <w:t>Intelligence</w:t>
      </w:r>
      <w:r>
        <w:rPr>
          <w:rFonts w:ascii="Arial" w:hAnsi="Arial"/>
          <w:i/>
          <w:spacing w:val="-29"/>
          <w:w w:val="105"/>
          <w:sz w:val="18"/>
        </w:rPr>
        <w:t xml:space="preserve"> </w:t>
      </w:r>
      <w:r>
        <w:rPr>
          <w:rFonts w:ascii="Arial" w:hAnsi="Arial"/>
          <w:i/>
          <w:w w:val="105"/>
          <w:sz w:val="18"/>
        </w:rPr>
        <w:t xml:space="preserve">and </w:t>
      </w:r>
      <w:r>
        <w:rPr>
          <w:rFonts w:ascii="Arial" w:hAnsi="Arial"/>
          <w:i/>
          <w:spacing w:val="-5"/>
          <w:w w:val="110"/>
          <w:sz w:val="18"/>
        </w:rPr>
        <w:t>Lecture</w:t>
      </w:r>
      <w:r>
        <w:rPr>
          <w:rFonts w:ascii="Arial" w:hAnsi="Arial"/>
          <w:i/>
          <w:spacing w:val="-22"/>
          <w:w w:val="110"/>
          <w:sz w:val="18"/>
        </w:rPr>
        <w:t xml:space="preserve"> </w:t>
      </w:r>
      <w:r>
        <w:rPr>
          <w:rFonts w:ascii="Arial" w:hAnsi="Arial"/>
          <w:i/>
          <w:w w:val="110"/>
          <w:sz w:val="18"/>
        </w:rPr>
        <w:t>Notes</w:t>
      </w:r>
      <w:r>
        <w:rPr>
          <w:rFonts w:ascii="Arial" w:hAnsi="Arial"/>
          <w:i/>
          <w:spacing w:val="-22"/>
          <w:w w:val="110"/>
          <w:sz w:val="18"/>
        </w:rPr>
        <w:t xml:space="preserve"> </w:t>
      </w:r>
      <w:r>
        <w:rPr>
          <w:rFonts w:ascii="Arial" w:hAnsi="Arial"/>
          <w:i/>
          <w:w w:val="110"/>
          <w:sz w:val="18"/>
        </w:rPr>
        <w:t>in</w:t>
      </w:r>
      <w:r>
        <w:rPr>
          <w:rFonts w:ascii="Arial" w:hAnsi="Arial"/>
          <w:i/>
          <w:spacing w:val="-22"/>
          <w:w w:val="110"/>
          <w:sz w:val="18"/>
        </w:rPr>
        <w:t xml:space="preserve"> </w:t>
      </w:r>
      <w:r>
        <w:rPr>
          <w:rFonts w:ascii="Arial" w:hAnsi="Arial"/>
          <w:i/>
          <w:w w:val="110"/>
          <w:sz w:val="18"/>
        </w:rPr>
        <w:t>Bioinformatics)</w:t>
      </w:r>
      <w:r>
        <w:rPr>
          <w:w w:val="110"/>
          <w:sz w:val="18"/>
        </w:rPr>
        <w:t>,</w:t>
      </w:r>
      <w:r>
        <w:rPr>
          <w:spacing w:val="-17"/>
          <w:w w:val="110"/>
          <w:sz w:val="18"/>
        </w:rPr>
        <w:t xml:space="preserve"> </w:t>
      </w:r>
      <w:r>
        <w:rPr>
          <w:w w:val="110"/>
          <w:sz w:val="18"/>
        </w:rPr>
        <w:t>volume</w:t>
      </w:r>
      <w:r>
        <w:rPr>
          <w:spacing w:val="-18"/>
          <w:w w:val="110"/>
          <w:sz w:val="18"/>
        </w:rPr>
        <w:t xml:space="preserve"> </w:t>
      </w:r>
      <w:r>
        <w:rPr>
          <w:w w:val="110"/>
          <w:sz w:val="18"/>
        </w:rPr>
        <w:t>5235</w:t>
      </w:r>
      <w:r>
        <w:rPr>
          <w:spacing w:val="-18"/>
          <w:w w:val="110"/>
          <w:sz w:val="18"/>
        </w:rPr>
        <w:t xml:space="preserve"> </w:t>
      </w:r>
      <w:r>
        <w:rPr>
          <w:w w:val="110"/>
          <w:sz w:val="18"/>
        </w:rPr>
        <w:t xml:space="preserve">LNCS, </w:t>
      </w:r>
      <w:r>
        <w:rPr>
          <w:w w:val="105"/>
          <w:sz w:val="18"/>
        </w:rPr>
        <w:t>pages 408–424,</w:t>
      </w:r>
      <w:r>
        <w:rPr>
          <w:spacing w:val="18"/>
          <w:w w:val="105"/>
          <w:sz w:val="18"/>
        </w:rPr>
        <w:t xml:space="preserve"> </w:t>
      </w:r>
      <w:r>
        <w:rPr>
          <w:w w:val="105"/>
          <w:sz w:val="18"/>
        </w:rPr>
        <w:t>2008.</w:t>
      </w:r>
    </w:p>
    <w:p w:rsidR="003D382C" w:rsidRDefault="00C35252">
      <w:pPr>
        <w:pStyle w:val="Corpsdetexte"/>
        <w:tabs>
          <w:tab w:val="left" w:pos="2570"/>
          <w:tab w:val="left" w:pos="3658"/>
        </w:tabs>
        <w:spacing w:before="149" w:line="242" w:lineRule="auto"/>
        <w:ind w:left="491" w:right="189" w:hanging="376"/>
      </w:pPr>
      <w:r>
        <w:rPr>
          <w:w w:val="110"/>
        </w:rPr>
        <w:t>[66]</w:t>
      </w:r>
      <w:proofErr w:type="spellStart"/>
      <w:r>
        <w:rPr>
          <w:w w:val="110"/>
        </w:rPr>
        <w:t>Visure</w:t>
      </w:r>
      <w:proofErr w:type="spellEnd"/>
      <w:r>
        <w:rPr>
          <w:w w:val="110"/>
        </w:rPr>
        <w:t>.</w:t>
      </w:r>
      <w:r>
        <w:rPr>
          <w:w w:val="110"/>
        </w:rPr>
        <w:tab/>
      </w:r>
      <w:proofErr w:type="spellStart"/>
      <w:r>
        <w:rPr>
          <w:w w:val="110"/>
        </w:rPr>
        <w:t>Visure</w:t>
      </w:r>
      <w:proofErr w:type="spellEnd"/>
      <w:r>
        <w:rPr>
          <w:w w:val="110"/>
        </w:rPr>
        <w:tab/>
      </w:r>
      <w:r>
        <w:rPr>
          <w:spacing w:val="-1"/>
          <w:w w:val="110"/>
        </w:rPr>
        <w:t xml:space="preserve">Requirements. </w:t>
      </w:r>
      <w:hyperlink r:id="rId109">
        <w:r>
          <w:rPr>
            <w:spacing w:val="-2"/>
            <w:w w:val="110"/>
          </w:rPr>
          <w:t>http://www.visuresolutions.com/,</w:t>
        </w:r>
      </w:hyperlink>
      <w:r>
        <w:rPr>
          <w:spacing w:val="-2"/>
          <w:w w:val="110"/>
        </w:rPr>
        <w:t xml:space="preserve">  </w:t>
      </w:r>
      <w:r>
        <w:rPr>
          <w:spacing w:val="37"/>
          <w:w w:val="110"/>
        </w:rPr>
        <w:t xml:space="preserve"> </w:t>
      </w:r>
      <w:r>
        <w:rPr>
          <w:spacing w:val="-1"/>
          <w:w w:val="110"/>
        </w:rPr>
        <w:t>2016.</w:t>
      </w:r>
    </w:p>
    <w:p w:rsidR="003D382C" w:rsidRDefault="003D382C">
      <w:pPr>
        <w:spacing w:line="242" w:lineRule="auto"/>
        <w:sectPr w:rsidR="003D382C">
          <w:pgSz w:w="12240" w:h="15840"/>
          <w:pgMar w:top="1060" w:right="1020" w:bottom="280" w:left="960" w:header="720" w:footer="720" w:gutter="0"/>
          <w:cols w:num="2" w:space="720" w:equalWidth="0">
            <w:col w:w="4899" w:space="362"/>
            <w:col w:w="4999"/>
          </w:cols>
        </w:sectPr>
      </w:pPr>
    </w:p>
    <w:p w:rsidR="003D382C" w:rsidRDefault="00C35252">
      <w:pPr>
        <w:pStyle w:val="Corpsdetexte"/>
        <w:spacing w:before="47"/>
        <w:ind w:left="491" w:right="29" w:hanging="376"/>
      </w:pPr>
      <w:r>
        <w:rPr>
          <w:w w:val="105"/>
        </w:rPr>
        <w:t xml:space="preserve">[67]A. </w:t>
      </w:r>
      <w:r>
        <w:rPr>
          <w:spacing w:val="-6"/>
          <w:w w:val="105"/>
        </w:rPr>
        <w:t xml:space="preserve">Von </w:t>
      </w:r>
      <w:proofErr w:type="spellStart"/>
      <w:r>
        <w:rPr>
          <w:w w:val="105"/>
        </w:rPr>
        <w:t>Mayrhauser</w:t>
      </w:r>
      <w:proofErr w:type="spellEnd"/>
      <w:r>
        <w:rPr>
          <w:w w:val="105"/>
        </w:rPr>
        <w:t xml:space="preserve"> and A. </w:t>
      </w:r>
      <w:r>
        <w:rPr>
          <w:spacing w:val="-4"/>
          <w:w w:val="105"/>
        </w:rPr>
        <w:t xml:space="preserve">Vans. </w:t>
      </w:r>
      <w:r>
        <w:rPr>
          <w:w w:val="105"/>
        </w:rPr>
        <w:t xml:space="preserve">Program </w:t>
      </w:r>
      <w:proofErr w:type="spellStart"/>
      <w:r>
        <w:rPr>
          <w:w w:val="105"/>
        </w:rPr>
        <w:t>comprehen</w:t>
      </w:r>
      <w:proofErr w:type="spellEnd"/>
      <w:r>
        <w:rPr>
          <w:w w:val="105"/>
        </w:rPr>
        <w:t xml:space="preserve">- </w:t>
      </w:r>
      <w:proofErr w:type="spellStart"/>
      <w:proofErr w:type="gramStart"/>
      <w:r>
        <w:rPr>
          <w:w w:val="105"/>
        </w:rPr>
        <w:t>sion</w:t>
      </w:r>
      <w:proofErr w:type="spellEnd"/>
      <w:proofErr w:type="gramEnd"/>
      <w:r>
        <w:rPr>
          <w:w w:val="105"/>
        </w:rPr>
        <w:t xml:space="preserve"> during software maintenance and evolution. </w:t>
      </w:r>
      <w:r>
        <w:rPr>
          <w:rFonts w:ascii="Arial" w:hAnsi="Arial"/>
          <w:i/>
          <w:w w:val="105"/>
        </w:rPr>
        <w:t xml:space="preserve">Com- </w:t>
      </w:r>
      <w:proofErr w:type="spellStart"/>
      <w:r>
        <w:rPr>
          <w:rFonts w:ascii="Arial" w:hAnsi="Arial"/>
          <w:i/>
          <w:w w:val="105"/>
        </w:rPr>
        <w:t>puter</w:t>
      </w:r>
      <w:proofErr w:type="spellEnd"/>
      <w:r>
        <w:rPr>
          <w:w w:val="105"/>
        </w:rPr>
        <w:t>, 28(8):44–55, Aug.</w:t>
      </w:r>
      <w:r>
        <w:rPr>
          <w:spacing w:val="30"/>
          <w:w w:val="105"/>
        </w:rPr>
        <w:t xml:space="preserve"> </w:t>
      </w:r>
      <w:r>
        <w:rPr>
          <w:w w:val="105"/>
        </w:rPr>
        <w:t>1995.</w:t>
      </w:r>
    </w:p>
    <w:p w:rsidR="003D382C" w:rsidRDefault="00C35252">
      <w:pPr>
        <w:spacing w:before="145"/>
        <w:ind w:left="491" w:right="-3" w:hanging="376"/>
        <w:rPr>
          <w:sz w:val="18"/>
        </w:rPr>
      </w:pPr>
      <w:r>
        <w:rPr>
          <w:w w:val="105"/>
          <w:sz w:val="18"/>
        </w:rPr>
        <w:t xml:space="preserve">[68]K. Whitley. Visual Programming Languages and the Empirical Evidence For and Against. </w:t>
      </w:r>
      <w:r>
        <w:rPr>
          <w:rFonts w:ascii="Arial" w:hAnsi="Arial"/>
          <w:i/>
          <w:w w:val="105"/>
          <w:sz w:val="18"/>
        </w:rPr>
        <w:t>Journal of Visual Languages and Computing</w:t>
      </w:r>
      <w:r>
        <w:rPr>
          <w:w w:val="105"/>
          <w:sz w:val="18"/>
        </w:rPr>
        <w:t>, 8(1):109–142, Feb, 1997.</w:t>
      </w:r>
    </w:p>
    <w:p w:rsidR="003D382C" w:rsidRDefault="00C35252">
      <w:pPr>
        <w:spacing w:before="145" w:line="242" w:lineRule="auto"/>
        <w:ind w:left="491" w:right="-8" w:hanging="376"/>
        <w:rPr>
          <w:sz w:val="18"/>
        </w:rPr>
      </w:pPr>
      <w:r>
        <w:rPr>
          <w:w w:val="110"/>
          <w:sz w:val="18"/>
        </w:rPr>
        <w:t>[69]J. Whittle, J. Hutchinson, M.  Rouncefield</w:t>
      </w:r>
      <w:proofErr w:type="gramStart"/>
      <w:r>
        <w:rPr>
          <w:w w:val="110"/>
          <w:sz w:val="18"/>
        </w:rPr>
        <w:t>,  H</w:t>
      </w:r>
      <w:proofErr w:type="gramEnd"/>
      <w:r>
        <w:rPr>
          <w:w w:val="110"/>
          <w:sz w:val="18"/>
        </w:rPr>
        <w:t xml:space="preserve">.  Bur- den, and R. Heldal. Industrial Adoption of Model- Driven Engineering: Are the </w:t>
      </w:r>
      <w:r>
        <w:rPr>
          <w:spacing w:val="-3"/>
          <w:w w:val="110"/>
          <w:sz w:val="18"/>
        </w:rPr>
        <w:t xml:space="preserve">Tools </w:t>
      </w:r>
      <w:r>
        <w:rPr>
          <w:w w:val="110"/>
          <w:sz w:val="18"/>
        </w:rPr>
        <w:t>Really the</w:t>
      </w:r>
      <w:r>
        <w:rPr>
          <w:spacing w:val="-13"/>
          <w:w w:val="110"/>
          <w:sz w:val="18"/>
        </w:rPr>
        <w:t xml:space="preserve"> </w:t>
      </w:r>
      <w:r>
        <w:rPr>
          <w:w w:val="110"/>
          <w:sz w:val="18"/>
        </w:rPr>
        <w:t xml:space="preserve">Problem? </w:t>
      </w:r>
      <w:r>
        <w:rPr>
          <w:sz w:val="18"/>
        </w:rPr>
        <w:t xml:space="preserve">In </w:t>
      </w:r>
      <w:r>
        <w:rPr>
          <w:rFonts w:ascii="Arial"/>
          <w:i/>
          <w:sz w:val="18"/>
        </w:rPr>
        <w:t>Model-Driven Engineering Languages and</w:t>
      </w:r>
      <w:r>
        <w:rPr>
          <w:rFonts w:ascii="Arial"/>
          <w:i/>
          <w:spacing w:val="37"/>
          <w:sz w:val="18"/>
        </w:rPr>
        <w:t xml:space="preserve"> </w:t>
      </w:r>
      <w:r>
        <w:rPr>
          <w:rFonts w:ascii="Arial"/>
          <w:i/>
          <w:sz w:val="18"/>
        </w:rPr>
        <w:t>Systems</w:t>
      </w:r>
      <w:r>
        <w:rPr>
          <w:sz w:val="18"/>
        </w:rPr>
        <w:t>,</w:t>
      </w:r>
    </w:p>
    <w:p w:rsidR="003D382C" w:rsidRDefault="00C35252">
      <w:pPr>
        <w:pStyle w:val="Corpsdetexte"/>
        <w:spacing w:before="47" w:line="242" w:lineRule="auto"/>
        <w:ind w:left="491" w:right="99"/>
      </w:pPr>
      <w:r>
        <w:br w:type="column"/>
      </w:r>
      <w:proofErr w:type="gramStart"/>
      <w:r>
        <w:rPr>
          <w:w w:val="105"/>
        </w:rPr>
        <w:t>volume</w:t>
      </w:r>
      <w:proofErr w:type="gramEnd"/>
      <w:r>
        <w:rPr>
          <w:w w:val="105"/>
        </w:rPr>
        <w:t xml:space="preserve"> 8107, pages 1–17. Springer Berlin Heidelberg, Berlin</w:t>
      </w:r>
      <w:proofErr w:type="gramStart"/>
      <w:r>
        <w:rPr>
          <w:w w:val="105"/>
        </w:rPr>
        <w:t>,  Heidelberg</w:t>
      </w:r>
      <w:proofErr w:type="gramEnd"/>
      <w:r>
        <w:rPr>
          <w:w w:val="105"/>
        </w:rPr>
        <w:t>,  Germany, 2013.</w:t>
      </w:r>
    </w:p>
    <w:p w:rsidR="003D382C" w:rsidRDefault="00C35252">
      <w:pPr>
        <w:spacing w:before="143"/>
        <w:ind w:left="491" w:right="21" w:hanging="376"/>
        <w:rPr>
          <w:sz w:val="18"/>
        </w:rPr>
      </w:pPr>
      <w:r>
        <w:rPr>
          <w:w w:val="110"/>
          <w:sz w:val="18"/>
        </w:rPr>
        <w:t xml:space="preserve">[70]A. Wider. Towards </w:t>
      </w:r>
      <w:proofErr w:type="spellStart"/>
      <w:r>
        <w:rPr>
          <w:w w:val="110"/>
          <w:sz w:val="18"/>
        </w:rPr>
        <w:t>combinators</w:t>
      </w:r>
      <w:proofErr w:type="spellEnd"/>
      <w:r>
        <w:rPr>
          <w:w w:val="110"/>
          <w:sz w:val="18"/>
        </w:rPr>
        <w:t xml:space="preserve"> for bidirectional model </w:t>
      </w:r>
      <w:r>
        <w:rPr>
          <w:w w:val="105"/>
          <w:sz w:val="18"/>
        </w:rPr>
        <w:t xml:space="preserve">transformations in </w:t>
      </w:r>
      <w:proofErr w:type="spellStart"/>
      <w:r>
        <w:rPr>
          <w:w w:val="105"/>
          <w:sz w:val="18"/>
        </w:rPr>
        <w:t>scala</w:t>
      </w:r>
      <w:proofErr w:type="spellEnd"/>
      <w:r>
        <w:rPr>
          <w:w w:val="105"/>
          <w:sz w:val="18"/>
        </w:rPr>
        <w:t xml:space="preserve">. </w:t>
      </w:r>
      <w:r>
        <w:rPr>
          <w:rFonts w:ascii="Arial"/>
          <w:i/>
          <w:w w:val="105"/>
          <w:sz w:val="18"/>
        </w:rPr>
        <w:t xml:space="preserve">Software Language Engineer- </w:t>
      </w:r>
      <w:proofErr w:type="spellStart"/>
      <w:r>
        <w:rPr>
          <w:rFonts w:ascii="Arial"/>
          <w:i/>
          <w:w w:val="105"/>
          <w:sz w:val="18"/>
        </w:rPr>
        <w:t>ing</w:t>
      </w:r>
      <w:proofErr w:type="spellEnd"/>
      <w:r>
        <w:rPr>
          <w:w w:val="105"/>
          <w:sz w:val="18"/>
        </w:rPr>
        <w:t>, 2012.</w:t>
      </w:r>
    </w:p>
    <w:p w:rsidR="003D382C" w:rsidRDefault="00C35252">
      <w:pPr>
        <w:spacing w:before="145" w:line="242" w:lineRule="auto"/>
        <w:ind w:left="491" w:right="189" w:hanging="376"/>
        <w:rPr>
          <w:sz w:val="18"/>
        </w:rPr>
      </w:pPr>
      <w:r>
        <w:rPr>
          <w:w w:val="105"/>
          <w:sz w:val="18"/>
        </w:rPr>
        <w:t>[71]Y.</w:t>
      </w:r>
      <w:r>
        <w:rPr>
          <w:spacing w:val="47"/>
          <w:w w:val="105"/>
          <w:sz w:val="18"/>
        </w:rPr>
        <w:t xml:space="preserve"> </w:t>
      </w:r>
      <w:proofErr w:type="spellStart"/>
      <w:r>
        <w:rPr>
          <w:w w:val="105"/>
          <w:sz w:val="18"/>
        </w:rPr>
        <w:t>Xiong</w:t>
      </w:r>
      <w:proofErr w:type="spellEnd"/>
      <w:r>
        <w:rPr>
          <w:w w:val="105"/>
          <w:sz w:val="18"/>
        </w:rPr>
        <w:t>,</w:t>
      </w:r>
      <w:r>
        <w:rPr>
          <w:spacing w:val="47"/>
          <w:w w:val="105"/>
          <w:sz w:val="18"/>
        </w:rPr>
        <w:t xml:space="preserve"> </w:t>
      </w:r>
      <w:r>
        <w:rPr>
          <w:w w:val="105"/>
          <w:sz w:val="18"/>
        </w:rPr>
        <w:t>D.</w:t>
      </w:r>
      <w:r>
        <w:rPr>
          <w:spacing w:val="47"/>
          <w:w w:val="105"/>
          <w:sz w:val="18"/>
        </w:rPr>
        <w:t xml:space="preserve"> </w:t>
      </w:r>
      <w:r>
        <w:rPr>
          <w:w w:val="105"/>
          <w:sz w:val="18"/>
        </w:rPr>
        <w:t xml:space="preserve">Liu,   Z.   Hu,   H.   Zhao,   M.   </w:t>
      </w:r>
      <w:proofErr w:type="spellStart"/>
      <w:r>
        <w:rPr>
          <w:spacing w:val="-4"/>
          <w:w w:val="105"/>
          <w:sz w:val="18"/>
        </w:rPr>
        <w:t>Takeichi</w:t>
      </w:r>
      <w:proofErr w:type="spellEnd"/>
      <w:r>
        <w:rPr>
          <w:spacing w:val="-4"/>
          <w:w w:val="105"/>
          <w:sz w:val="18"/>
        </w:rPr>
        <w:t xml:space="preserve">, </w:t>
      </w:r>
      <w:r>
        <w:rPr>
          <w:w w:val="105"/>
          <w:sz w:val="18"/>
        </w:rPr>
        <w:t>and H. Mei.</w:t>
      </w:r>
      <w:r>
        <w:rPr>
          <w:spacing w:val="47"/>
          <w:w w:val="105"/>
          <w:sz w:val="18"/>
        </w:rPr>
        <w:t xml:space="preserve"> </w:t>
      </w:r>
      <w:proofErr w:type="gramStart"/>
      <w:r>
        <w:rPr>
          <w:spacing w:val="-4"/>
          <w:w w:val="105"/>
          <w:sz w:val="18"/>
        </w:rPr>
        <w:t xml:space="preserve">Towards  </w:t>
      </w:r>
      <w:r>
        <w:rPr>
          <w:w w:val="105"/>
          <w:sz w:val="18"/>
        </w:rPr>
        <w:t>automatic</w:t>
      </w:r>
      <w:proofErr w:type="gramEnd"/>
      <w:r>
        <w:rPr>
          <w:w w:val="105"/>
          <w:sz w:val="18"/>
        </w:rPr>
        <w:t xml:space="preserve">  model  </w:t>
      </w:r>
      <w:proofErr w:type="spellStart"/>
      <w:r>
        <w:rPr>
          <w:w w:val="105"/>
          <w:sz w:val="18"/>
        </w:rPr>
        <w:t>synchroniza</w:t>
      </w:r>
      <w:proofErr w:type="spellEnd"/>
      <w:r>
        <w:rPr>
          <w:w w:val="105"/>
          <w:sz w:val="18"/>
        </w:rPr>
        <w:t xml:space="preserve">-  </w:t>
      </w:r>
      <w:proofErr w:type="spellStart"/>
      <w:r>
        <w:rPr>
          <w:w w:val="105"/>
          <w:sz w:val="18"/>
        </w:rPr>
        <w:t>tion</w:t>
      </w:r>
      <w:proofErr w:type="spellEnd"/>
      <w:r>
        <w:rPr>
          <w:w w:val="105"/>
          <w:sz w:val="18"/>
        </w:rPr>
        <w:t xml:space="preserve"> from model  transformations.</w:t>
      </w:r>
      <w:r>
        <w:rPr>
          <w:spacing w:val="47"/>
          <w:w w:val="105"/>
          <w:sz w:val="18"/>
        </w:rPr>
        <w:t xml:space="preserve"> </w:t>
      </w:r>
      <w:proofErr w:type="gramStart"/>
      <w:r>
        <w:rPr>
          <w:w w:val="105"/>
          <w:sz w:val="18"/>
        </w:rPr>
        <w:t xml:space="preserve">In  </w:t>
      </w:r>
      <w:r>
        <w:rPr>
          <w:rFonts w:ascii="Arial"/>
          <w:i/>
          <w:spacing w:val="-5"/>
          <w:w w:val="105"/>
          <w:sz w:val="18"/>
        </w:rPr>
        <w:t>Proceedings</w:t>
      </w:r>
      <w:proofErr w:type="gramEnd"/>
      <w:r>
        <w:rPr>
          <w:rFonts w:ascii="Arial"/>
          <w:i/>
          <w:spacing w:val="-5"/>
          <w:w w:val="105"/>
          <w:sz w:val="18"/>
        </w:rPr>
        <w:t xml:space="preserve">  </w:t>
      </w:r>
      <w:r>
        <w:rPr>
          <w:rFonts w:ascii="Arial"/>
          <w:i/>
          <w:w w:val="105"/>
          <w:sz w:val="18"/>
        </w:rPr>
        <w:t xml:space="preserve">of  the 22nd IEEE/ACM </w:t>
      </w:r>
      <w:proofErr w:type="spellStart"/>
      <w:r>
        <w:rPr>
          <w:rFonts w:ascii="Arial"/>
          <w:i/>
          <w:w w:val="105"/>
          <w:sz w:val="18"/>
        </w:rPr>
        <w:t>Internation</w:t>
      </w:r>
      <w:proofErr w:type="spellEnd"/>
      <w:r>
        <w:rPr>
          <w:rFonts w:ascii="Arial"/>
          <w:i/>
          <w:w w:val="105"/>
          <w:sz w:val="18"/>
        </w:rPr>
        <w:t xml:space="preserve"> </w:t>
      </w:r>
      <w:r>
        <w:rPr>
          <w:rFonts w:ascii="Arial"/>
          <w:i/>
          <w:spacing w:val="-3"/>
          <w:w w:val="105"/>
          <w:sz w:val="18"/>
        </w:rPr>
        <w:t xml:space="preserve">Conference </w:t>
      </w:r>
      <w:r>
        <w:rPr>
          <w:rFonts w:ascii="Arial"/>
          <w:i/>
          <w:w w:val="105"/>
          <w:sz w:val="18"/>
        </w:rPr>
        <w:t xml:space="preserve">on Au- </w:t>
      </w:r>
      <w:proofErr w:type="spellStart"/>
      <w:r>
        <w:rPr>
          <w:rFonts w:ascii="Arial"/>
          <w:i/>
          <w:sz w:val="18"/>
        </w:rPr>
        <w:t>tomated</w:t>
      </w:r>
      <w:proofErr w:type="spellEnd"/>
      <w:r>
        <w:rPr>
          <w:rFonts w:ascii="Arial"/>
          <w:i/>
          <w:sz w:val="18"/>
        </w:rPr>
        <w:t xml:space="preserve"> Software Engineering</w:t>
      </w:r>
      <w:r>
        <w:rPr>
          <w:sz w:val="18"/>
        </w:rPr>
        <w:t>,</w:t>
      </w:r>
      <w:r>
        <w:rPr>
          <w:spacing w:val="3"/>
          <w:sz w:val="18"/>
        </w:rPr>
        <w:t xml:space="preserve"> </w:t>
      </w:r>
      <w:r>
        <w:rPr>
          <w:sz w:val="18"/>
        </w:rPr>
        <w:t>2007.</w:t>
      </w:r>
    </w:p>
    <w:sectPr w:rsidR="003D382C">
      <w:pgSz w:w="12240" w:h="15840"/>
      <w:pgMar w:top="1060" w:right="1020" w:bottom="280" w:left="960" w:header="720" w:footer="720" w:gutter="0"/>
      <w:cols w:num="2" w:space="720" w:equalWidth="0">
        <w:col w:w="4899" w:space="362"/>
        <w:col w:w="4999"/>
      </w:cols>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22" w:author="GERARD Sebastien 166342" w:date="2016-04-26T17:27:00Z" w:initials="GS1">
    <w:p w:rsidR="00C35252" w:rsidRPr="00C35252" w:rsidRDefault="00C35252">
      <w:pPr>
        <w:pStyle w:val="Commentaire"/>
        <w:rPr>
          <w:lang w:val="fr-FR"/>
        </w:rPr>
      </w:pPr>
      <w:r>
        <w:rPr>
          <w:rStyle w:val="Marquedecommentaire"/>
        </w:rPr>
        <w:annotationRef/>
      </w:r>
      <w:r w:rsidRPr="00C35252">
        <w:rPr>
          <w:lang w:val="fr-FR"/>
        </w:rPr>
        <w:t xml:space="preserve">Je </w:t>
      </w:r>
      <w:r>
        <w:rPr>
          <w:lang w:val="fr-FR"/>
        </w:rPr>
        <w:t>ne comprends pas ici</w:t>
      </w:r>
      <w:r w:rsidRPr="00C35252">
        <w:rPr>
          <w:lang w:val="fr-FR"/>
        </w:rPr>
        <w:t>? C’est quoi l’</w:t>
      </w:r>
      <w:r>
        <w:rPr>
          <w:lang w:val="fr-FR"/>
        </w:rPr>
        <w:t xml:space="preserve">apparente </w:t>
      </w:r>
      <w:proofErr w:type="spellStart"/>
      <w:r>
        <w:rPr>
          <w:lang w:val="fr-FR"/>
        </w:rPr>
        <w:t>probability</w:t>
      </w:r>
      <w:proofErr w:type="spellEnd"/>
      <w:r w:rsidRPr="00C35252">
        <w:rPr>
          <w:lang w:val="fr-FR"/>
        </w:rPr>
        <w:t>?</w:t>
      </w:r>
      <w:r>
        <w:rPr>
          <w:lang w:val="fr-FR"/>
        </w:rPr>
        <w:t xml:space="preserve"> </w:t>
      </w:r>
      <w:proofErr w:type="spellStart"/>
      <w:r>
        <w:rPr>
          <w:lang w:val="fr-FR"/>
        </w:rPr>
        <w:t>Ca</w:t>
      </w:r>
      <w:proofErr w:type="spellEnd"/>
      <w:r>
        <w:rPr>
          <w:lang w:val="fr-FR"/>
        </w:rPr>
        <w:t xml:space="preserve"> sert à quoi ?</w:t>
      </w:r>
    </w:p>
  </w:comment>
  <w:comment w:id="23" w:author="GERARD Sebastien 166342" w:date="2016-04-26T17:29:00Z" w:initials="GS1">
    <w:p w:rsidR="00C35252" w:rsidRPr="00C35252" w:rsidRDefault="00C35252">
      <w:pPr>
        <w:pStyle w:val="Commentaire"/>
        <w:rPr>
          <w:lang w:val="fr-FR"/>
        </w:rPr>
      </w:pPr>
      <w:r>
        <w:rPr>
          <w:rStyle w:val="Marquedecommentaire"/>
        </w:rPr>
        <w:annotationRef/>
      </w:r>
      <w:r w:rsidRPr="00C35252">
        <w:rPr>
          <w:lang w:val="fr-FR"/>
        </w:rPr>
        <w:t>Expliquer pourquoi 200? Pourquoi pas 20 ou 2000?</w:t>
      </w:r>
    </w:p>
  </w:comment>
  <w:comment w:id="24" w:author="GERARD Sebastien 166342" w:date="2016-04-26T17:29:00Z" w:initials="GS1">
    <w:p w:rsidR="00C35252" w:rsidRPr="00C35252" w:rsidRDefault="00C35252">
      <w:pPr>
        <w:pStyle w:val="Commentaire"/>
        <w:rPr>
          <w:lang w:val="fr-FR"/>
        </w:rPr>
      </w:pPr>
      <w:r>
        <w:rPr>
          <w:rStyle w:val="Marquedecommentaire"/>
        </w:rPr>
        <w:annotationRef/>
      </w:r>
      <w:proofErr w:type="spellStart"/>
      <w:r w:rsidRPr="00C35252">
        <w:rPr>
          <w:lang w:val="fr-FR"/>
        </w:rPr>
        <w:t>Ca</w:t>
      </w:r>
      <w:proofErr w:type="spellEnd"/>
      <w:r w:rsidRPr="00C35252">
        <w:rPr>
          <w:lang w:val="fr-FR"/>
        </w:rPr>
        <w:t xml:space="preserve"> veut dire quoi “</w:t>
      </w:r>
      <w:proofErr w:type="spellStart"/>
      <w:r w:rsidRPr="00C35252">
        <w:rPr>
          <w:lang w:val="fr-FR"/>
        </w:rPr>
        <w:t>verify</w:t>
      </w:r>
      <w:proofErr w:type="spellEnd"/>
      <w:r w:rsidRPr="00C35252">
        <w:rPr>
          <w:lang w:val="fr-FR"/>
        </w:rPr>
        <w:t xml:space="preserve">”? </w:t>
      </w:r>
      <w:proofErr w:type="spellStart"/>
      <w:r w:rsidRPr="00C35252">
        <w:rPr>
          <w:lang w:val="fr-FR"/>
        </w:rPr>
        <w:t>Validate</w:t>
      </w:r>
      <w:proofErr w:type="spellEnd"/>
      <w:r w:rsidRPr="00C35252">
        <w:rPr>
          <w:lang w:val="fr-FR"/>
        </w:rPr>
        <w:t xml:space="preserve">? </w:t>
      </w:r>
      <w:r>
        <w:rPr>
          <w:lang w:val="fr-FR"/>
        </w:rPr>
        <w:t xml:space="preserve">Mais dans ce cas, on ne </w:t>
      </w:r>
      <w:proofErr w:type="spellStart"/>
      <w:r>
        <w:rPr>
          <w:lang w:val="fr-FR"/>
        </w:rPr>
        <w:t>validae</w:t>
      </w:r>
      <w:proofErr w:type="spellEnd"/>
      <w:r>
        <w:rPr>
          <w:lang w:val="fr-FR"/>
        </w:rPr>
        <w:t xml:space="preserve"> pas par le test, a moins de </w:t>
      </w:r>
      <w:proofErr w:type="spellStart"/>
      <w:r>
        <w:rPr>
          <w:lang w:val="fr-FR"/>
        </w:rPr>
        <w:t>couvirir</w:t>
      </w:r>
      <w:proofErr w:type="spellEnd"/>
      <w:r>
        <w:rPr>
          <w:lang w:val="fr-FR"/>
        </w:rPr>
        <w:t xml:space="preserve"> 100% des cas par les tests ? </w:t>
      </w:r>
      <w:proofErr w:type="gramStart"/>
      <w:r w:rsidR="00DE760A">
        <w:rPr>
          <w:lang w:val="fr-FR"/>
        </w:rPr>
        <w:t>a</w:t>
      </w:r>
      <w:proofErr w:type="gramEnd"/>
      <w:r w:rsidR="00DE760A">
        <w:rPr>
          <w:lang w:val="fr-FR"/>
        </w:rPr>
        <w:t xml:space="preserve"> priori, on ne </w:t>
      </w:r>
      <w:proofErr w:type="spellStart"/>
      <w:r w:rsidR="00DE760A">
        <w:rPr>
          <w:lang w:val="fr-FR"/>
        </w:rPr>
        <w:t>véifie</w:t>
      </w:r>
      <w:proofErr w:type="spellEnd"/>
      <w:r w:rsidR="00DE760A">
        <w:rPr>
          <w:lang w:val="fr-FR"/>
        </w:rPr>
        <w:t xml:space="preserve"> pas au sens de la vérification formelle. Donc, je dirais qu’on test en fait. Non ? Si on test, quel niveau de confiance ? </w:t>
      </w:r>
      <w:proofErr w:type="gramStart"/>
      <w:r w:rsidR="00DE760A">
        <w:rPr>
          <w:lang w:val="fr-FR"/>
        </w:rPr>
        <w:t>Quel</w:t>
      </w:r>
      <w:proofErr w:type="gramEnd"/>
      <w:r w:rsidR="00DE760A">
        <w:rPr>
          <w:lang w:val="fr-FR"/>
        </w:rPr>
        <w:t xml:space="preserve"> couverture ?</w:t>
      </w:r>
    </w:p>
  </w:comment>
  <w:comment w:id="74" w:author="GERARD Sebastien 166342" w:date="2016-04-26T17:37:00Z" w:initials="GS1">
    <w:p w:rsidR="00DE760A" w:rsidRDefault="00DE760A">
      <w:pPr>
        <w:pStyle w:val="Commentaire"/>
      </w:pPr>
      <w:r>
        <w:rPr>
          <w:rStyle w:val="Marquedecommentaire"/>
        </w:rPr>
        <w:annotationRef/>
      </w:r>
      <w:proofErr w:type="spellStart"/>
      <w:r>
        <w:t>Pourquoi</w:t>
      </w:r>
      <w:proofErr w:type="spellEnd"/>
      <w:r>
        <w:t xml:space="preserve"> 200</w:t>
      </w:r>
      <w:proofErr w:type="gramStart"/>
      <w:r>
        <w:t xml:space="preserve">? </w:t>
      </w:r>
      <w:proofErr w:type="gramEnd"/>
      <w:r>
        <w:t>…</w:t>
      </w:r>
    </w:p>
  </w:comment>
  <w:comment w:id="75" w:author="GERARD Sebastien 166342" w:date="2016-04-26T17:37:00Z" w:initials="GS1">
    <w:p w:rsidR="00DE760A" w:rsidRPr="00DE760A" w:rsidRDefault="00DE760A">
      <w:pPr>
        <w:pStyle w:val="Commentaire"/>
        <w:rPr>
          <w:lang w:val="fr-FR"/>
        </w:rPr>
      </w:pPr>
      <w:r>
        <w:rPr>
          <w:rStyle w:val="Marquedecommentaire"/>
        </w:rPr>
        <w:annotationRef/>
      </w:r>
      <w:r w:rsidRPr="00DE760A">
        <w:rPr>
          <w:lang w:val="fr-FR"/>
        </w:rPr>
        <w:t xml:space="preserve">Pourquoi 7? Le chiffre magique ? ;-) Il faut expliquer </w:t>
      </w:r>
      <w:proofErr w:type="gramStart"/>
      <w:r w:rsidRPr="00DE760A">
        <w:rPr>
          <w:lang w:val="fr-FR"/>
        </w:rPr>
        <w:t>le</w:t>
      </w:r>
      <w:proofErr w:type="gramEnd"/>
      <w:r w:rsidRPr="00DE760A">
        <w:rPr>
          <w:lang w:val="fr-FR"/>
        </w:rPr>
        <w:t xml:space="preserve"> repr</w:t>
      </w:r>
      <w:r>
        <w:rPr>
          <w:lang w:val="fr-FR"/>
        </w:rPr>
        <w:t>ésentab</w:t>
      </w:r>
      <w:r w:rsidRPr="00DE760A">
        <w:rPr>
          <w:lang w:val="fr-FR"/>
        </w:rPr>
        <w:t xml:space="preserve">ilité de ces choix? </w:t>
      </w:r>
      <w:r>
        <w:rPr>
          <w:lang w:val="fr-FR"/>
        </w:rPr>
        <w:t>Pourquoi est-ce suffisant ?</w:t>
      </w:r>
    </w:p>
  </w:comment>
  <w:comment w:id="88" w:author="GERARD Sebastien 166342" w:date="2016-04-26T17:40:00Z" w:initials="GS1">
    <w:p w:rsidR="00DE760A" w:rsidRDefault="00DE760A">
      <w:pPr>
        <w:pStyle w:val="Commentaire"/>
      </w:pPr>
      <w:r>
        <w:rPr>
          <w:rStyle w:val="Marquedecommentaire"/>
        </w:rPr>
        <w:annotationRef/>
      </w:r>
      <w:proofErr w:type="gramStart"/>
      <w:r>
        <w:t>? !</w:t>
      </w:r>
      <w:proofErr w:type="gramEnd"/>
      <w:r>
        <w:t xml:space="preserve">tested? </w:t>
      </w:r>
      <w:proofErr w:type="spellStart"/>
      <w:r>
        <w:t>Validated</w:t>
      </w:r>
      <w:proofErr w:type="gramStart"/>
      <w:r>
        <w:t>?Assessed</w:t>
      </w:r>
      <w:proofErr w:type="spellEnd"/>
      <w:proofErr w:type="gramEnd"/>
      <w:r>
        <w:t>?</w:t>
      </w:r>
    </w:p>
  </w:comment>
  <w:comment w:id="89" w:author="GERARD Sebastien 166342" w:date="2016-04-26T17:40:00Z" w:initials="GS1">
    <w:p w:rsidR="00DE760A" w:rsidRPr="00DE760A" w:rsidRDefault="00DE760A">
      <w:pPr>
        <w:pStyle w:val="Commentaire"/>
        <w:rPr>
          <w:lang w:val="fr-FR"/>
        </w:rPr>
      </w:pPr>
      <w:r>
        <w:rPr>
          <w:rStyle w:val="Marquedecommentaire"/>
        </w:rPr>
        <w:annotationRef/>
      </w:r>
      <w:r w:rsidR="00F17B65">
        <w:rPr>
          <w:lang w:val="fr-FR"/>
        </w:rPr>
        <w:t>J</w:t>
      </w:r>
      <w:r w:rsidRPr="00DE760A">
        <w:rPr>
          <w:lang w:val="fr-FR"/>
        </w:rPr>
        <w:t xml:space="preserve">e </w:t>
      </w:r>
      <w:proofErr w:type="gramStart"/>
      <w:r w:rsidRPr="00DE760A">
        <w:rPr>
          <w:lang w:val="fr-FR"/>
        </w:rPr>
        <w:t>penses</w:t>
      </w:r>
      <w:proofErr w:type="gramEnd"/>
      <w:r w:rsidRPr="00DE760A">
        <w:rPr>
          <w:lang w:val="fr-FR"/>
        </w:rPr>
        <w:t xml:space="preserve"> que c’est un peu fort que de parler de correction. </w:t>
      </w:r>
      <w:r w:rsidR="00F17B65">
        <w:rPr>
          <w:lang w:val="fr-FR"/>
        </w:rPr>
        <w:t>Souvent ce terme a une connotation méthode formelle et correction formelle, voire mathématique.</w:t>
      </w:r>
    </w:p>
  </w:comment>
  <w:comment w:id="115" w:author="GERARD Sebastien 166342" w:date="2016-04-26T17:44:00Z" w:initials="GS1">
    <w:p w:rsidR="00F17B65" w:rsidRPr="00F17B65" w:rsidRDefault="00F17B65">
      <w:pPr>
        <w:pStyle w:val="Commentaire"/>
        <w:rPr>
          <w:lang w:val="fr-FR"/>
        </w:rPr>
      </w:pPr>
      <w:r>
        <w:rPr>
          <w:rStyle w:val="Marquedecommentaire"/>
        </w:rPr>
        <w:annotationRef/>
      </w:r>
      <w:r w:rsidRPr="00F17B65">
        <w:rPr>
          <w:lang w:val="fr-FR"/>
        </w:rPr>
        <w:t xml:space="preserve">Mettre une </w:t>
      </w:r>
      <w:proofErr w:type="spellStart"/>
      <w:r w:rsidRPr="00F17B65">
        <w:rPr>
          <w:lang w:val="fr-FR"/>
        </w:rPr>
        <w:t>ref</w:t>
      </w:r>
      <w:proofErr w:type="spellEnd"/>
      <w:r w:rsidRPr="00F17B65">
        <w:rPr>
          <w:lang w:val="fr-FR"/>
        </w:rPr>
        <w:t xml:space="preserve"> vers </w:t>
      </w:r>
      <w:hyperlink r:id="rId1" w:history="1">
        <w:r w:rsidRPr="00B46C28">
          <w:rPr>
            <w:rStyle w:val="Lienhypertexte"/>
            <w:lang w:val="fr-FR"/>
          </w:rPr>
          <w:t>www.eclipse.org/papyrus-rt</w:t>
        </w:r>
      </w:hyperlink>
      <w:r>
        <w:rPr>
          <w:lang w:val="fr-FR"/>
        </w:rPr>
        <w:t xml:space="preserve"> </w:t>
      </w:r>
    </w:p>
  </w:comment>
  <w:comment w:id="192" w:author="GERARD Sebastien 166342" w:date="2016-04-26T18:18:00Z" w:initials="GS1">
    <w:p w:rsidR="00374713" w:rsidRPr="00374713" w:rsidRDefault="00374713">
      <w:pPr>
        <w:pStyle w:val="Commentaire"/>
        <w:rPr>
          <w:lang w:val="fr-FR"/>
        </w:rPr>
      </w:pPr>
      <w:r>
        <w:rPr>
          <w:rStyle w:val="Marquedecommentaire"/>
        </w:rPr>
        <w:annotationRef/>
      </w:r>
      <w:r w:rsidRPr="00374713">
        <w:rPr>
          <w:lang w:val="fr-FR"/>
        </w:rPr>
        <w:t>Ça serait bien d’expliquer suc</w:t>
      </w:r>
      <w:r>
        <w:rPr>
          <w:lang w:val="fr-FR"/>
        </w:rPr>
        <w:t>cinctement pourquoi tu as retenu</w:t>
      </w:r>
      <w:r w:rsidRPr="00374713">
        <w:rPr>
          <w:lang w:val="fr-FR"/>
        </w:rPr>
        <w:t xml:space="preserve"> ces ca</w:t>
      </w:r>
      <w:r>
        <w:rPr>
          <w:lang w:val="fr-FR"/>
        </w:rPr>
        <w:t>t</w:t>
      </w:r>
      <w:r w:rsidRPr="00374713">
        <w:rPr>
          <w:lang w:val="fr-FR"/>
        </w:rPr>
        <w:t>égories par rapport à ton t</w:t>
      </w:r>
      <w:r>
        <w:rPr>
          <w:lang w:val="fr-FR"/>
        </w:rPr>
        <w:t>r</w:t>
      </w:r>
      <w:r w:rsidRPr="00374713">
        <w:rPr>
          <w:lang w:val="fr-FR"/>
        </w:rPr>
        <w:t>avail présenté ici.</w:t>
      </w:r>
    </w:p>
  </w:comment>
  <w:comment w:id="214" w:author="GERARD Sebastien 166342" w:date="2016-04-26T18:29:00Z" w:initials="GS1">
    <w:p w:rsidR="000E75CA" w:rsidRPr="000E75CA" w:rsidRDefault="000E75CA">
      <w:pPr>
        <w:pStyle w:val="Commentaire"/>
        <w:rPr>
          <w:lang w:val="fr-FR"/>
        </w:rPr>
      </w:pPr>
      <w:r>
        <w:rPr>
          <w:rStyle w:val="Marquedecommentaire"/>
        </w:rPr>
        <w:annotationRef/>
      </w:r>
      <w:r w:rsidRPr="000E75CA">
        <w:rPr>
          <w:lang w:val="fr-FR"/>
        </w:rPr>
        <w:t xml:space="preserve">Uniformiser partout dans le texte: </w:t>
      </w:r>
      <w:proofErr w:type="spellStart"/>
      <w:r w:rsidRPr="000E75CA">
        <w:rPr>
          <w:lang w:val="fr-FR"/>
        </w:rPr>
        <w:t>methodology</w:t>
      </w:r>
      <w:proofErr w:type="spellEnd"/>
      <w:r w:rsidRPr="000E75CA">
        <w:rPr>
          <w:lang w:val="fr-FR"/>
        </w:rPr>
        <w:t xml:space="preserve"> au lieu de </w:t>
      </w:r>
      <w:proofErr w:type="spellStart"/>
      <w:r w:rsidRPr="000E75CA">
        <w:rPr>
          <w:lang w:val="fr-FR"/>
        </w:rPr>
        <w:t>method</w:t>
      </w:r>
      <w:proofErr w:type="spellEnd"/>
      <w:r w:rsidRPr="000E75CA">
        <w:rPr>
          <w:lang w:val="fr-FR"/>
        </w:rPr>
        <w:t xml:space="preserve">. </w:t>
      </w:r>
      <w:r>
        <w:rPr>
          <w:lang w:val="fr-FR"/>
        </w:rPr>
        <w:t>Au début, on parlait de « </w:t>
      </w:r>
      <w:proofErr w:type="spellStart"/>
      <w:r>
        <w:rPr>
          <w:lang w:val="fr-FR"/>
        </w:rPr>
        <w:t>Metjhodological</w:t>
      </w:r>
      <w:proofErr w:type="spellEnd"/>
      <w:r>
        <w:rPr>
          <w:lang w:val="fr-FR"/>
        </w:rPr>
        <w:t xml:space="preserve"> </w:t>
      </w:r>
      <w:proofErr w:type="spellStart"/>
      <w:r>
        <w:rPr>
          <w:lang w:val="fr-FR"/>
        </w:rPr>
        <w:t>template</w:t>
      </w:r>
      <w:proofErr w:type="spellEnd"/>
      <w:r>
        <w:rPr>
          <w:lang w:val="fr-FR"/>
        </w:rPr>
        <w:t> ». Faut-il conserver cela ? Si oui, il faut également peut-être harmoniser cela tout au long du papier.</w:t>
      </w:r>
    </w:p>
  </w:comment>
  <w:comment w:id="227" w:author="GERARD Sebastien 166342" w:date="2016-04-26T18:33:00Z" w:initials="GS1">
    <w:p w:rsidR="000E75CA" w:rsidRPr="000E75CA" w:rsidRDefault="000E75CA">
      <w:pPr>
        <w:pStyle w:val="Commentaire"/>
        <w:rPr>
          <w:lang w:val="fr-FR"/>
        </w:rPr>
      </w:pPr>
      <w:r>
        <w:rPr>
          <w:rStyle w:val="Marquedecommentaire"/>
        </w:rPr>
        <w:annotationRef/>
      </w:r>
      <w:r w:rsidRPr="000E75CA">
        <w:rPr>
          <w:lang w:val="fr-FR"/>
        </w:rPr>
        <w:t>Cf. commentair</w:t>
      </w:r>
      <w:r>
        <w:rPr>
          <w:lang w:val="fr-FR"/>
        </w:rPr>
        <w:t>e dans de la section 5 au sujet</w:t>
      </w:r>
      <w:r w:rsidRPr="000E75CA">
        <w:rPr>
          <w:lang w:val="fr-FR"/>
        </w:rPr>
        <w:t xml:space="preserve"> de l’usage du terme correction.</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Georgia">
    <w:altName w:val="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10022FF" w:usb1="C000E47F" w:usb2="00000029" w:usb3="00000000" w:csb0="000001DF" w:csb1="00000000"/>
  </w:font>
  <w:font w:name="Book Antiqua">
    <w:altName w:val="Book Antiqua"/>
    <w:panose1 w:val="02040602050305030304"/>
    <w:charset w:val="00"/>
    <w:family w:val="roman"/>
    <w:pitch w:val="variable"/>
    <w:sig w:usb0="00000287" w:usb1="00000000"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Verdana">
    <w:altName w:val="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DBB76E7"/>
    <w:multiLevelType w:val="multilevel"/>
    <w:tmpl w:val="B36A6C20"/>
    <w:lvl w:ilvl="0">
      <w:start w:val="1"/>
      <w:numFmt w:val="decimal"/>
      <w:lvlText w:val="%1."/>
      <w:lvlJc w:val="left"/>
      <w:pPr>
        <w:ind w:left="564" w:hanging="419"/>
        <w:jc w:val="right"/>
      </w:pPr>
      <w:rPr>
        <w:rFonts w:hint="default"/>
        <w:b/>
        <w:bCs/>
        <w:w w:val="99"/>
      </w:rPr>
    </w:lvl>
    <w:lvl w:ilvl="1">
      <w:start w:val="1"/>
      <w:numFmt w:val="upperLetter"/>
      <w:lvlText w:val="%1.%2"/>
      <w:lvlJc w:val="left"/>
      <w:pPr>
        <w:ind w:left="564" w:hanging="323"/>
        <w:jc w:val="left"/>
      </w:pPr>
      <w:rPr>
        <w:rFonts w:ascii="Times New Roman" w:eastAsia="Times New Roman" w:hAnsi="Times New Roman" w:cs="Times New Roman" w:hint="default"/>
        <w:w w:val="102"/>
        <w:sz w:val="18"/>
        <w:szCs w:val="18"/>
      </w:rPr>
    </w:lvl>
    <w:lvl w:ilvl="2">
      <w:start w:val="1"/>
      <w:numFmt w:val="bullet"/>
      <w:lvlText w:val="•"/>
      <w:lvlJc w:val="left"/>
      <w:pPr>
        <w:ind w:left="958" w:hanging="182"/>
      </w:pPr>
      <w:rPr>
        <w:rFonts w:ascii="Arial" w:eastAsia="Arial" w:hAnsi="Arial" w:cs="Arial" w:hint="default"/>
        <w:i/>
        <w:w w:val="145"/>
        <w:sz w:val="18"/>
        <w:szCs w:val="18"/>
      </w:rPr>
    </w:lvl>
    <w:lvl w:ilvl="3">
      <w:start w:val="1"/>
      <w:numFmt w:val="bullet"/>
      <w:lvlText w:val="•"/>
      <w:lvlJc w:val="left"/>
      <w:pPr>
        <w:ind w:left="666" w:hanging="182"/>
      </w:pPr>
      <w:rPr>
        <w:rFonts w:hint="default"/>
      </w:rPr>
    </w:lvl>
    <w:lvl w:ilvl="4">
      <w:start w:val="1"/>
      <w:numFmt w:val="bullet"/>
      <w:lvlText w:val="•"/>
      <w:lvlJc w:val="left"/>
      <w:pPr>
        <w:ind w:left="519" w:hanging="182"/>
      </w:pPr>
      <w:rPr>
        <w:rFonts w:hint="default"/>
      </w:rPr>
    </w:lvl>
    <w:lvl w:ilvl="5">
      <w:start w:val="1"/>
      <w:numFmt w:val="bullet"/>
      <w:lvlText w:val="•"/>
      <w:lvlJc w:val="left"/>
      <w:pPr>
        <w:ind w:left="372" w:hanging="182"/>
      </w:pPr>
      <w:rPr>
        <w:rFonts w:hint="default"/>
      </w:rPr>
    </w:lvl>
    <w:lvl w:ilvl="6">
      <w:start w:val="1"/>
      <w:numFmt w:val="bullet"/>
      <w:lvlText w:val="•"/>
      <w:lvlJc w:val="left"/>
      <w:pPr>
        <w:ind w:left="225" w:hanging="182"/>
      </w:pPr>
      <w:rPr>
        <w:rFonts w:hint="default"/>
      </w:rPr>
    </w:lvl>
    <w:lvl w:ilvl="7">
      <w:start w:val="1"/>
      <w:numFmt w:val="bullet"/>
      <w:lvlText w:val="•"/>
      <w:lvlJc w:val="left"/>
      <w:pPr>
        <w:ind w:left="78" w:hanging="182"/>
      </w:pPr>
      <w:rPr>
        <w:rFonts w:hint="default"/>
      </w:rPr>
    </w:lvl>
    <w:lvl w:ilvl="8">
      <w:start w:val="1"/>
      <w:numFmt w:val="bullet"/>
      <w:lvlText w:val="•"/>
      <w:lvlJc w:val="left"/>
      <w:pPr>
        <w:ind w:left="-69" w:hanging="182"/>
      </w:pPr>
      <w:rPr>
        <w:rFonts w:hint="default"/>
      </w:rPr>
    </w:lvl>
  </w:abstractNum>
  <w:abstractNum w:abstractNumId="1" w15:restartNumberingAfterBreak="0">
    <w:nsid w:val="3548515D"/>
    <w:multiLevelType w:val="hybridMultilevel"/>
    <w:tmpl w:val="570E4962"/>
    <w:lvl w:ilvl="0" w:tplc="A4422626">
      <w:start w:val="1"/>
      <w:numFmt w:val="decimal"/>
      <w:lvlText w:val="%1"/>
      <w:lvlJc w:val="left"/>
      <w:pPr>
        <w:ind w:left="399" w:hanging="284"/>
        <w:jc w:val="right"/>
      </w:pPr>
      <w:rPr>
        <w:rFonts w:hint="default"/>
        <w:w w:val="101"/>
      </w:rPr>
    </w:lvl>
    <w:lvl w:ilvl="1" w:tplc="E62EF20E">
      <w:start w:val="1"/>
      <w:numFmt w:val="bullet"/>
      <w:lvlText w:val="•"/>
      <w:lvlJc w:val="left"/>
      <w:pPr>
        <w:ind w:left="743" w:hanging="284"/>
      </w:pPr>
      <w:rPr>
        <w:rFonts w:hint="default"/>
      </w:rPr>
    </w:lvl>
    <w:lvl w:ilvl="2" w:tplc="CC1A8C18">
      <w:start w:val="1"/>
      <w:numFmt w:val="bullet"/>
      <w:lvlText w:val="•"/>
      <w:lvlJc w:val="left"/>
      <w:pPr>
        <w:ind w:left="1086" w:hanging="284"/>
      </w:pPr>
      <w:rPr>
        <w:rFonts w:hint="default"/>
      </w:rPr>
    </w:lvl>
    <w:lvl w:ilvl="3" w:tplc="ED80E858">
      <w:start w:val="1"/>
      <w:numFmt w:val="bullet"/>
      <w:lvlText w:val="•"/>
      <w:lvlJc w:val="left"/>
      <w:pPr>
        <w:ind w:left="1430" w:hanging="284"/>
      </w:pPr>
      <w:rPr>
        <w:rFonts w:hint="default"/>
      </w:rPr>
    </w:lvl>
    <w:lvl w:ilvl="4" w:tplc="1E9474B0">
      <w:start w:val="1"/>
      <w:numFmt w:val="bullet"/>
      <w:lvlText w:val="•"/>
      <w:lvlJc w:val="left"/>
      <w:pPr>
        <w:ind w:left="1773" w:hanging="284"/>
      </w:pPr>
      <w:rPr>
        <w:rFonts w:hint="default"/>
      </w:rPr>
    </w:lvl>
    <w:lvl w:ilvl="5" w:tplc="FA926DEA">
      <w:start w:val="1"/>
      <w:numFmt w:val="bullet"/>
      <w:lvlText w:val="•"/>
      <w:lvlJc w:val="left"/>
      <w:pPr>
        <w:ind w:left="2117" w:hanging="284"/>
      </w:pPr>
      <w:rPr>
        <w:rFonts w:hint="default"/>
      </w:rPr>
    </w:lvl>
    <w:lvl w:ilvl="6" w:tplc="42482962">
      <w:start w:val="1"/>
      <w:numFmt w:val="bullet"/>
      <w:lvlText w:val="•"/>
      <w:lvlJc w:val="left"/>
      <w:pPr>
        <w:ind w:left="2460" w:hanging="284"/>
      </w:pPr>
      <w:rPr>
        <w:rFonts w:hint="default"/>
      </w:rPr>
    </w:lvl>
    <w:lvl w:ilvl="7" w:tplc="0010DBDE">
      <w:start w:val="1"/>
      <w:numFmt w:val="bullet"/>
      <w:lvlText w:val="•"/>
      <w:lvlJc w:val="left"/>
      <w:pPr>
        <w:ind w:left="2804" w:hanging="284"/>
      </w:pPr>
      <w:rPr>
        <w:rFonts w:hint="default"/>
      </w:rPr>
    </w:lvl>
    <w:lvl w:ilvl="8" w:tplc="73527618">
      <w:start w:val="1"/>
      <w:numFmt w:val="bullet"/>
      <w:lvlText w:val="•"/>
      <w:lvlJc w:val="left"/>
      <w:pPr>
        <w:ind w:left="3147" w:hanging="284"/>
      </w:pPr>
      <w:rPr>
        <w:rFonts w:hint="default"/>
      </w:rPr>
    </w:lvl>
  </w:abstractNum>
  <w:abstractNum w:abstractNumId="2" w15:restartNumberingAfterBreak="0">
    <w:nsid w:val="4AC66174"/>
    <w:multiLevelType w:val="multilevel"/>
    <w:tmpl w:val="83DAA92C"/>
    <w:lvl w:ilvl="0">
      <w:start w:val="5"/>
      <w:numFmt w:val="decimal"/>
      <w:lvlText w:val="%1."/>
      <w:lvlJc w:val="left"/>
      <w:pPr>
        <w:ind w:left="534" w:hanging="419"/>
        <w:jc w:val="left"/>
      </w:pPr>
      <w:rPr>
        <w:rFonts w:ascii="Times New Roman" w:eastAsia="Times New Roman" w:hAnsi="Times New Roman" w:cs="Times New Roman" w:hint="default"/>
        <w:b/>
        <w:bCs/>
        <w:w w:val="99"/>
        <w:sz w:val="24"/>
        <w:szCs w:val="24"/>
      </w:rPr>
    </w:lvl>
    <w:lvl w:ilvl="1">
      <w:start w:val="1"/>
      <w:numFmt w:val="decimal"/>
      <w:lvlText w:val="%1.%2"/>
      <w:lvlJc w:val="left"/>
      <w:pPr>
        <w:ind w:left="653" w:hanging="538"/>
        <w:jc w:val="left"/>
      </w:pPr>
      <w:rPr>
        <w:rFonts w:ascii="Times New Roman" w:eastAsia="Times New Roman" w:hAnsi="Times New Roman" w:cs="Times New Roman" w:hint="default"/>
        <w:b/>
        <w:bCs/>
        <w:w w:val="99"/>
        <w:sz w:val="24"/>
        <w:szCs w:val="24"/>
      </w:rPr>
    </w:lvl>
    <w:lvl w:ilvl="2">
      <w:start w:val="1"/>
      <w:numFmt w:val="decimal"/>
      <w:lvlText w:val="%1.%2.%3"/>
      <w:lvlJc w:val="left"/>
      <w:pPr>
        <w:ind w:left="828" w:hanging="658"/>
        <w:jc w:val="left"/>
      </w:pPr>
      <w:rPr>
        <w:rFonts w:ascii="Times New Roman" w:eastAsia="Times New Roman" w:hAnsi="Times New Roman" w:cs="Times New Roman" w:hint="default"/>
        <w:i/>
        <w:w w:val="99"/>
        <w:sz w:val="22"/>
        <w:szCs w:val="22"/>
      </w:rPr>
    </w:lvl>
    <w:lvl w:ilvl="3">
      <w:start w:val="1"/>
      <w:numFmt w:val="bullet"/>
      <w:lvlText w:val="•"/>
      <w:lvlJc w:val="left"/>
      <w:pPr>
        <w:ind w:left="1331" w:hanging="658"/>
      </w:pPr>
      <w:rPr>
        <w:rFonts w:hint="default"/>
      </w:rPr>
    </w:lvl>
    <w:lvl w:ilvl="4">
      <w:start w:val="1"/>
      <w:numFmt w:val="bullet"/>
      <w:lvlText w:val="•"/>
      <w:lvlJc w:val="left"/>
      <w:pPr>
        <w:ind w:left="1842" w:hanging="658"/>
      </w:pPr>
      <w:rPr>
        <w:rFonts w:hint="default"/>
      </w:rPr>
    </w:lvl>
    <w:lvl w:ilvl="5">
      <w:start w:val="1"/>
      <w:numFmt w:val="bullet"/>
      <w:lvlText w:val="•"/>
      <w:lvlJc w:val="left"/>
      <w:pPr>
        <w:ind w:left="2354" w:hanging="658"/>
      </w:pPr>
      <w:rPr>
        <w:rFonts w:hint="default"/>
      </w:rPr>
    </w:lvl>
    <w:lvl w:ilvl="6">
      <w:start w:val="1"/>
      <w:numFmt w:val="bullet"/>
      <w:lvlText w:val="•"/>
      <w:lvlJc w:val="left"/>
      <w:pPr>
        <w:ind w:left="2865" w:hanging="658"/>
      </w:pPr>
      <w:rPr>
        <w:rFonts w:hint="default"/>
      </w:rPr>
    </w:lvl>
    <w:lvl w:ilvl="7">
      <w:start w:val="1"/>
      <w:numFmt w:val="bullet"/>
      <w:lvlText w:val="•"/>
      <w:lvlJc w:val="left"/>
      <w:pPr>
        <w:ind w:left="3376" w:hanging="658"/>
      </w:pPr>
      <w:rPr>
        <w:rFonts w:hint="default"/>
      </w:rPr>
    </w:lvl>
    <w:lvl w:ilvl="8">
      <w:start w:val="1"/>
      <w:numFmt w:val="bullet"/>
      <w:lvlText w:val="•"/>
      <w:lvlJc w:val="left"/>
      <w:pPr>
        <w:ind w:left="3888" w:hanging="658"/>
      </w:pPr>
      <w:rPr>
        <w:rFonts w:hint="default"/>
      </w:rPr>
    </w:lvl>
  </w:abstractNum>
  <w:abstractNum w:abstractNumId="3" w15:restartNumberingAfterBreak="0">
    <w:nsid w:val="60A8516F"/>
    <w:multiLevelType w:val="multilevel"/>
    <w:tmpl w:val="AE2AF23A"/>
    <w:lvl w:ilvl="0">
      <w:start w:val="2"/>
      <w:numFmt w:val="decimal"/>
      <w:lvlText w:val="%1"/>
      <w:lvlJc w:val="left"/>
      <w:pPr>
        <w:ind w:left="910" w:hanging="350"/>
        <w:jc w:val="left"/>
      </w:pPr>
      <w:rPr>
        <w:rFonts w:hint="default"/>
      </w:rPr>
    </w:lvl>
    <w:lvl w:ilvl="1">
      <w:start w:val="1"/>
      <w:numFmt w:val="lowerLetter"/>
      <w:lvlText w:val="%1.%2"/>
      <w:lvlJc w:val="left"/>
      <w:pPr>
        <w:ind w:left="910" w:hanging="350"/>
        <w:jc w:val="right"/>
      </w:pPr>
      <w:rPr>
        <w:rFonts w:ascii="Arial" w:eastAsia="Arial" w:hAnsi="Arial" w:cs="Arial" w:hint="default"/>
        <w:color w:val="FFFFFF"/>
        <w:spacing w:val="-1"/>
        <w:w w:val="101"/>
        <w:sz w:val="17"/>
        <w:szCs w:val="17"/>
      </w:rPr>
    </w:lvl>
    <w:lvl w:ilvl="2">
      <w:start w:val="1"/>
      <w:numFmt w:val="bullet"/>
      <w:lvlText w:val="•"/>
      <w:lvlJc w:val="left"/>
      <w:pPr>
        <w:ind w:left="1300" w:hanging="350"/>
      </w:pPr>
      <w:rPr>
        <w:rFonts w:hint="default"/>
      </w:rPr>
    </w:lvl>
    <w:lvl w:ilvl="3">
      <w:start w:val="1"/>
      <w:numFmt w:val="bullet"/>
      <w:lvlText w:val="•"/>
      <w:lvlJc w:val="left"/>
      <w:pPr>
        <w:ind w:left="1491" w:hanging="350"/>
      </w:pPr>
      <w:rPr>
        <w:rFonts w:hint="default"/>
      </w:rPr>
    </w:lvl>
    <w:lvl w:ilvl="4">
      <w:start w:val="1"/>
      <w:numFmt w:val="bullet"/>
      <w:lvlText w:val="•"/>
      <w:lvlJc w:val="left"/>
      <w:pPr>
        <w:ind w:left="1681" w:hanging="350"/>
      </w:pPr>
      <w:rPr>
        <w:rFonts w:hint="default"/>
      </w:rPr>
    </w:lvl>
    <w:lvl w:ilvl="5">
      <w:start w:val="1"/>
      <w:numFmt w:val="bullet"/>
      <w:lvlText w:val="•"/>
      <w:lvlJc w:val="left"/>
      <w:pPr>
        <w:ind w:left="1872" w:hanging="350"/>
      </w:pPr>
      <w:rPr>
        <w:rFonts w:hint="default"/>
      </w:rPr>
    </w:lvl>
    <w:lvl w:ilvl="6">
      <w:start w:val="1"/>
      <w:numFmt w:val="bullet"/>
      <w:lvlText w:val="•"/>
      <w:lvlJc w:val="left"/>
      <w:pPr>
        <w:ind w:left="2062" w:hanging="350"/>
      </w:pPr>
      <w:rPr>
        <w:rFonts w:hint="default"/>
      </w:rPr>
    </w:lvl>
    <w:lvl w:ilvl="7">
      <w:start w:val="1"/>
      <w:numFmt w:val="bullet"/>
      <w:lvlText w:val="•"/>
      <w:lvlJc w:val="left"/>
      <w:pPr>
        <w:ind w:left="2253" w:hanging="350"/>
      </w:pPr>
      <w:rPr>
        <w:rFonts w:hint="default"/>
      </w:rPr>
    </w:lvl>
    <w:lvl w:ilvl="8">
      <w:start w:val="1"/>
      <w:numFmt w:val="bullet"/>
      <w:lvlText w:val="•"/>
      <w:lvlJc w:val="left"/>
      <w:pPr>
        <w:ind w:left="2443" w:hanging="350"/>
      </w:pPr>
      <w:rPr>
        <w:rFonts w:hint="default"/>
      </w:rPr>
    </w:lvl>
  </w:abstractNum>
  <w:abstractNum w:abstractNumId="4" w15:restartNumberingAfterBreak="0">
    <w:nsid w:val="7267202F"/>
    <w:multiLevelType w:val="multilevel"/>
    <w:tmpl w:val="37760180"/>
    <w:lvl w:ilvl="0">
      <w:start w:val="2"/>
      <w:numFmt w:val="decimal"/>
      <w:lvlText w:val="%1."/>
      <w:lvlJc w:val="left"/>
      <w:pPr>
        <w:ind w:left="534" w:hanging="419"/>
        <w:jc w:val="left"/>
      </w:pPr>
      <w:rPr>
        <w:rFonts w:ascii="Times New Roman" w:eastAsia="Times New Roman" w:hAnsi="Times New Roman" w:cs="Times New Roman" w:hint="default"/>
        <w:b/>
        <w:bCs/>
        <w:w w:val="99"/>
        <w:sz w:val="24"/>
        <w:szCs w:val="24"/>
      </w:rPr>
    </w:lvl>
    <w:lvl w:ilvl="1">
      <w:start w:val="1"/>
      <w:numFmt w:val="decimal"/>
      <w:lvlText w:val="%1.%2"/>
      <w:lvlJc w:val="left"/>
      <w:pPr>
        <w:ind w:left="653" w:hanging="538"/>
        <w:jc w:val="left"/>
      </w:pPr>
      <w:rPr>
        <w:rFonts w:ascii="Times New Roman" w:eastAsia="Times New Roman" w:hAnsi="Times New Roman" w:cs="Times New Roman" w:hint="default"/>
        <w:b/>
        <w:bCs/>
        <w:w w:val="99"/>
        <w:sz w:val="24"/>
        <w:szCs w:val="24"/>
      </w:rPr>
    </w:lvl>
    <w:lvl w:ilvl="2">
      <w:start w:val="1"/>
      <w:numFmt w:val="bullet"/>
      <w:lvlText w:val="•"/>
      <w:lvlJc w:val="left"/>
      <w:pPr>
        <w:ind w:left="565" w:hanging="538"/>
      </w:pPr>
      <w:rPr>
        <w:rFonts w:hint="default"/>
      </w:rPr>
    </w:lvl>
    <w:lvl w:ilvl="3">
      <w:start w:val="1"/>
      <w:numFmt w:val="bullet"/>
      <w:lvlText w:val="•"/>
      <w:lvlJc w:val="left"/>
      <w:pPr>
        <w:ind w:left="470" w:hanging="538"/>
      </w:pPr>
      <w:rPr>
        <w:rFonts w:hint="default"/>
      </w:rPr>
    </w:lvl>
    <w:lvl w:ilvl="4">
      <w:start w:val="1"/>
      <w:numFmt w:val="bullet"/>
      <w:lvlText w:val="•"/>
      <w:lvlJc w:val="left"/>
      <w:pPr>
        <w:ind w:left="375" w:hanging="538"/>
      </w:pPr>
      <w:rPr>
        <w:rFonts w:hint="default"/>
      </w:rPr>
    </w:lvl>
    <w:lvl w:ilvl="5">
      <w:start w:val="1"/>
      <w:numFmt w:val="bullet"/>
      <w:lvlText w:val="•"/>
      <w:lvlJc w:val="left"/>
      <w:pPr>
        <w:ind w:left="280" w:hanging="538"/>
      </w:pPr>
      <w:rPr>
        <w:rFonts w:hint="default"/>
      </w:rPr>
    </w:lvl>
    <w:lvl w:ilvl="6">
      <w:start w:val="1"/>
      <w:numFmt w:val="bullet"/>
      <w:lvlText w:val="•"/>
      <w:lvlJc w:val="left"/>
      <w:pPr>
        <w:ind w:left="185" w:hanging="538"/>
      </w:pPr>
      <w:rPr>
        <w:rFonts w:hint="default"/>
      </w:rPr>
    </w:lvl>
    <w:lvl w:ilvl="7">
      <w:start w:val="1"/>
      <w:numFmt w:val="bullet"/>
      <w:lvlText w:val="•"/>
      <w:lvlJc w:val="left"/>
      <w:pPr>
        <w:ind w:left="90" w:hanging="538"/>
      </w:pPr>
      <w:rPr>
        <w:rFonts w:hint="default"/>
      </w:rPr>
    </w:lvl>
    <w:lvl w:ilvl="8">
      <w:start w:val="1"/>
      <w:numFmt w:val="bullet"/>
      <w:lvlText w:val="•"/>
      <w:lvlJc w:val="left"/>
      <w:pPr>
        <w:ind w:left="-5" w:hanging="538"/>
      </w:pPr>
      <w:rPr>
        <w:rFonts w:hint="default"/>
      </w:rPr>
    </w:lvl>
  </w:abstractNum>
  <w:abstractNum w:abstractNumId="5" w15:restartNumberingAfterBreak="0">
    <w:nsid w:val="767A000B"/>
    <w:multiLevelType w:val="multilevel"/>
    <w:tmpl w:val="EA0ED5F8"/>
    <w:lvl w:ilvl="0">
      <w:start w:val="5"/>
      <w:numFmt w:val="decimal"/>
      <w:lvlText w:val="%1"/>
      <w:lvlJc w:val="left"/>
      <w:pPr>
        <w:ind w:left="653" w:hanging="538"/>
        <w:jc w:val="left"/>
      </w:pPr>
      <w:rPr>
        <w:rFonts w:hint="default"/>
      </w:rPr>
    </w:lvl>
    <w:lvl w:ilvl="1">
      <w:start w:val="2"/>
      <w:numFmt w:val="decimal"/>
      <w:lvlText w:val="%1.%2"/>
      <w:lvlJc w:val="left"/>
      <w:pPr>
        <w:ind w:left="653" w:hanging="538"/>
        <w:jc w:val="left"/>
      </w:pPr>
      <w:rPr>
        <w:rFonts w:ascii="Times New Roman" w:eastAsia="Times New Roman" w:hAnsi="Times New Roman" w:cs="Times New Roman" w:hint="default"/>
        <w:b/>
        <w:bCs/>
        <w:w w:val="99"/>
        <w:sz w:val="24"/>
        <w:szCs w:val="24"/>
      </w:rPr>
    </w:lvl>
    <w:lvl w:ilvl="2">
      <w:start w:val="1"/>
      <w:numFmt w:val="bullet"/>
      <w:lvlText w:val="•"/>
      <w:lvlJc w:val="left"/>
      <w:pPr>
        <w:ind w:left="564" w:hanging="182"/>
      </w:pPr>
      <w:rPr>
        <w:rFonts w:ascii="Arial" w:eastAsia="Arial" w:hAnsi="Arial" w:cs="Arial" w:hint="default"/>
        <w:i/>
        <w:w w:val="145"/>
        <w:sz w:val="18"/>
        <w:szCs w:val="18"/>
      </w:rPr>
    </w:lvl>
    <w:lvl w:ilvl="3">
      <w:start w:val="1"/>
      <w:numFmt w:val="bullet"/>
      <w:lvlText w:val="•"/>
      <w:lvlJc w:val="left"/>
      <w:pPr>
        <w:ind w:left="1624" w:hanging="182"/>
      </w:pPr>
      <w:rPr>
        <w:rFonts w:hint="default"/>
      </w:rPr>
    </w:lvl>
    <w:lvl w:ilvl="4">
      <w:start w:val="1"/>
      <w:numFmt w:val="bullet"/>
      <w:lvlText w:val="•"/>
      <w:lvlJc w:val="left"/>
      <w:pPr>
        <w:ind w:left="2107" w:hanging="182"/>
      </w:pPr>
      <w:rPr>
        <w:rFonts w:hint="default"/>
      </w:rPr>
    </w:lvl>
    <w:lvl w:ilvl="5">
      <w:start w:val="1"/>
      <w:numFmt w:val="bullet"/>
      <w:lvlText w:val="•"/>
      <w:lvlJc w:val="left"/>
      <w:pPr>
        <w:ind w:left="2589" w:hanging="182"/>
      </w:pPr>
      <w:rPr>
        <w:rFonts w:hint="default"/>
      </w:rPr>
    </w:lvl>
    <w:lvl w:ilvl="6">
      <w:start w:val="1"/>
      <w:numFmt w:val="bullet"/>
      <w:lvlText w:val="•"/>
      <w:lvlJc w:val="left"/>
      <w:pPr>
        <w:ind w:left="3071" w:hanging="182"/>
      </w:pPr>
      <w:rPr>
        <w:rFonts w:hint="default"/>
      </w:rPr>
    </w:lvl>
    <w:lvl w:ilvl="7">
      <w:start w:val="1"/>
      <w:numFmt w:val="bullet"/>
      <w:lvlText w:val="•"/>
      <w:lvlJc w:val="left"/>
      <w:pPr>
        <w:ind w:left="3554" w:hanging="182"/>
      </w:pPr>
      <w:rPr>
        <w:rFonts w:hint="default"/>
      </w:rPr>
    </w:lvl>
    <w:lvl w:ilvl="8">
      <w:start w:val="1"/>
      <w:numFmt w:val="bullet"/>
      <w:lvlText w:val="•"/>
      <w:lvlJc w:val="left"/>
      <w:pPr>
        <w:ind w:left="4036" w:hanging="182"/>
      </w:pPr>
      <w:rPr>
        <w:rFonts w:hint="default"/>
      </w:rPr>
    </w:lvl>
  </w:abstractNum>
  <w:num w:numId="1">
    <w:abstractNumId w:val="5"/>
  </w:num>
  <w:num w:numId="2">
    <w:abstractNumId w:val="2"/>
  </w:num>
  <w:num w:numId="3">
    <w:abstractNumId w:val="3"/>
  </w:num>
  <w:num w:numId="4">
    <w:abstractNumId w:val="1"/>
  </w:num>
  <w:num w:numId="5">
    <w:abstractNumId w:val="4"/>
  </w:num>
  <w:num w:numId="6">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GERARD Sebastien 166342">
    <w15:presenceInfo w15:providerId="AD" w15:userId="S-1-5-21-1801674531-299502267-839522115-3996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trackRevisions/>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382C"/>
    <w:rsid w:val="000E75CA"/>
    <w:rsid w:val="0020624D"/>
    <w:rsid w:val="00374713"/>
    <w:rsid w:val="003D382C"/>
    <w:rsid w:val="00523887"/>
    <w:rsid w:val="00C35252"/>
    <w:rsid w:val="00DE760A"/>
    <w:rsid w:val="00F17B6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AB24D"/>
  <w15:docId w15:val="{9704C63C-10CC-472A-89A8-AD205D605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Titre1">
    <w:name w:val="heading 1"/>
    <w:basedOn w:val="Normal"/>
    <w:uiPriority w:val="1"/>
    <w:qFormat/>
    <w:pPr>
      <w:ind w:left="653" w:hanging="538"/>
      <w:outlineLvl w:val="0"/>
    </w:pPr>
    <w:rPr>
      <w:b/>
      <w:bCs/>
      <w:sz w:val="24"/>
      <w:szCs w:val="24"/>
    </w:rPr>
  </w:style>
  <w:style w:type="paragraph" w:styleId="Titre2">
    <w:name w:val="heading 2"/>
    <w:basedOn w:val="Normal"/>
    <w:uiPriority w:val="1"/>
    <w:qFormat/>
    <w:pPr>
      <w:ind w:left="828" w:hanging="658"/>
      <w:jc w:val="both"/>
      <w:outlineLvl w:val="1"/>
    </w:pPr>
    <w:rPr>
      <w:i/>
    </w:rPr>
  </w:style>
  <w:style w:type="paragraph" w:styleId="Titre3">
    <w:name w:val="heading 3"/>
    <w:basedOn w:val="Normal"/>
    <w:uiPriority w:val="1"/>
    <w:qFormat/>
    <w:pPr>
      <w:ind w:left="387"/>
      <w:outlineLvl w:val="2"/>
    </w:pPr>
    <w:rPr>
      <w:rFonts w:ascii="Arial" w:eastAsia="Arial" w:hAnsi="Arial" w:cs="Arial"/>
      <w:sz w:val="20"/>
      <w:szCs w:val="20"/>
    </w:rPr>
  </w:style>
  <w:style w:type="paragraph" w:styleId="Titre4">
    <w:name w:val="heading 4"/>
    <w:basedOn w:val="Normal"/>
    <w:uiPriority w:val="1"/>
    <w:qFormat/>
    <w:pPr>
      <w:spacing w:before="69"/>
      <w:ind w:left="115"/>
      <w:outlineLvl w:val="3"/>
    </w:pPr>
    <w:rPr>
      <w:rFonts w:ascii="Georgia" w:eastAsia="Georgia" w:hAnsi="Georgia" w:cs="Georgia"/>
      <w:b/>
      <w:bCs/>
      <w:sz w:val="18"/>
      <w:szCs w:val="18"/>
    </w:rPr>
  </w:style>
  <w:style w:type="paragraph" w:styleId="Titre5">
    <w:name w:val="heading 5"/>
    <w:basedOn w:val="Normal"/>
    <w:uiPriority w:val="1"/>
    <w:qFormat/>
    <w:pPr>
      <w:ind w:left="220"/>
      <w:outlineLvl w:val="4"/>
    </w:pPr>
    <w:rPr>
      <w:rFonts w:ascii="Arial" w:eastAsia="Arial" w:hAnsi="Arial" w:cs="Arial"/>
      <w:b/>
      <w:bCs/>
      <w:i/>
      <w:sz w:val="18"/>
      <w:szCs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rPr>
      <w:sz w:val="18"/>
      <w:szCs w:val="18"/>
    </w:rPr>
  </w:style>
  <w:style w:type="paragraph" w:styleId="Paragraphedeliste">
    <w:name w:val="List Paragraph"/>
    <w:basedOn w:val="Normal"/>
    <w:uiPriority w:val="1"/>
    <w:qFormat/>
    <w:pPr>
      <w:ind w:left="564" w:hanging="538"/>
    </w:pPr>
  </w:style>
  <w:style w:type="paragraph" w:customStyle="1" w:styleId="TableParagraph">
    <w:name w:val="Table Paragraph"/>
    <w:basedOn w:val="Normal"/>
    <w:uiPriority w:val="1"/>
    <w:qFormat/>
    <w:pPr>
      <w:spacing w:line="185" w:lineRule="exact"/>
      <w:ind w:left="107"/>
    </w:pPr>
  </w:style>
  <w:style w:type="character" w:styleId="Marquedecommentaire">
    <w:name w:val="annotation reference"/>
    <w:basedOn w:val="Policepardfaut"/>
    <w:uiPriority w:val="99"/>
    <w:semiHidden/>
    <w:unhideWhenUsed/>
    <w:rsid w:val="00C35252"/>
    <w:rPr>
      <w:sz w:val="16"/>
      <w:szCs w:val="16"/>
    </w:rPr>
  </w:style>
  <w:style w:type="paragraph" w:styleId="Commentaire">
    <w:name w:val="annotation text"/>
    <w:basedOn w:val="Normal"/>
    <w:link w:val="CommentaireCar"/>
    <w:uiPriority w:val="99"/>
    <w:semiHidden/>
    <w:unhideWhenUsed/>
    <w:rsid w:val="00C35252"/>
    <w:rPr>
      <w:sz w:val="20"/>
      <w:szCs w:val="20"/>
    </w:rPr>
  </w:style>
  <w:style w:type="character" w:customStyle="1" w:styleId="CommentaireCar">
    <w:name w:val="Commentaire Car"/>
    <w:basedOn w:val="Policepardfaut"/>
    <w:link w:val="Commentaire"/>
    <w:uiPriority w:val="99"/>
    <w:semiHidden/>
    <w:rsid w:val="00C35252"/>
    <w:rPr>
      <w:rFonts w:ascii="Times New Roman" w:eastAsia="Times New Roman" w:hAnsi="Times New Roman" w:cs="Times New Roman"/>
      <w:sz w:val="20"/>
      <w:szCs w:val="20"/>
    </w:rPr>
  </w:style>
  <w:style w:type="paragraph" w:styleId="Objetducommentaire">
    <w:name w:val="annotation subject"/>
    <w:basedOn w:val="Commentaire"/>
    <w:next w:val="Commentaire"/>
    <w:link w:val="ObjetducommentaireCar"/>
    <w:uiPriority w:val="99"/>
    <w:semiHidden/>
    <w:unhideWhenUsed/>
    <w:rsid w:val="00C35252"/>
    <w:rPr>
      <w:b/>
      <w:bCs/>
    </w:rPr>
  </w:style>
  <w:style w:type="character" w:customStyle="1" w:styleId="ObjetducommentaireCar">
    <w:name w:val="Objet du commentaire Car"/>
    <w:basedOn w:val="CommentaireCar"/>
    <w:link w:val="Objetducommentaire"/>
    <w:uiPriority w:val="99"/>
    <w:semiHidden/>
    <w:rsid w:val="00C35252"/>
    <w:rPr>
      <w:rFonts w:ascii="Times New Roman" w:eastAsia="Times New Roman" w:hAnsi="Times New Roman" w:cs="Times New Roman"/>
      <w:b/>
      <w:bCs/>
      <w:sz w:val="20"/>
      <w:szCs w:val="20"/>
    </w:rPr>
  </w:style>
  <w:style w:type="paragraph" w:styleId="Textedebulles">
    <w:name w:val="Balloon Text"/>
    <w:basedOn w:val="Normal"/>
    <w:link w:val="TextedebullesCar"/>
    <w:uiPriority w:val="99"/>
    <w:semiHidden/>
    <w:unhideWhenUsed/>
    <w:rsid w:val="00C35252"/>
    <w:rPr>
      <w:rFonts w:ascii="Segoe UI" w:hAnsi="Segoe UI" w:cs="Segoe UI"/>
      <w:sz w:val="18"/>
      <w:szCs w:val="18"/>
    </w:rPr>
  </w:style>
  <w:style w:type="character" w:customStyle="1" w:styleId="TextedebullesCar">
    <w:name w:val="Texte de bulles Car"/>
    <w:basedOn w:val="Policepardfaut"/>
    <w:link w:val="Textedebulles"/>
    <w:uiPriority w:val="99"/>
    <w:semiHidden/>
    <w:rsid w:val="00C35252"/>
    <w:rPr>
      <w:rFonts w:ascii="Segoe UI" w:eastAsia="Times New Roman" w:hAnsi="Segoe UI" w:cs="Segoe UI"/>
      <w:sz w:val="18"/>
      <w:szCs w:val="18"/>
    </w:rPr>
  </w:style>
  <w:style w:type="character" w:styleId="Lienhypertexte">
    <w:name w:val="Hyperlink"/>
    <w:basedOn w:val="Policepardfaut"/>
    <w:uiPriority w:val="99"/>
    <w:unhideWhenUsed/>
    <w:rsid w:val="00F17B6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comments.xml.rels><?xml version="1.0" encoding="UTF-8" standalone="yes"?>
<Relationships xmlns="http://schemas.openxmlformats.org/package/2006/relationships"><Relationship Id="rId1" Type="http://schemas.openxmlformats.org/officeDocument/2006/relationships/hyperlink" Target="http://www.eclipse.org/papyrus-rt" TargetMode="External"/></Relationship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84" Type="http://schemas.openxmlformats.org/officeDocument/2006/relationships/image" Target="media/image78.png"/><Relationship Id="rId89" Type="http://schemas.openxmlformats.org/officeDocument/2006/relationships/image" Target="media/image83.png"/><Relationship Id="rId112"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image" Target="media/image24.png"/><Relationship Id="rId107" Type="http://schemas.openxmlformats.org/officeDocument/2006/relationships/hyperlink" Target="http://www.uml-lab.com/" TargetMode="External"/><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image" Target="media/image61.png"/><Relationship Id="rId74" Type="http://schemas.openxmlformats.org/officeDocument/2006/relationships/image" Target="media/image69.png"/><Relationship Id="rId79" Type="http://schemas.openxmlformats.org/officeDocument/2006/relationships/image" Target="media/image74.png"/><Relationship Id="rId87" Type="http://schemas.openxmlformats.org/officeDocument/2006/relationships/image" Target="media/image81.png"/><Relationship Id="rId102" Type="http://schemas.openxmlformats.org/officeDocument/2006/relationships/hyperlink" Target="http://www-/" TargetMode="External"/><Relationship Id="rId110" Type="http://schemas.openxmlformats.org/officeDocument/2006/relationships/fontTable" Target="fontTable.xml"/><Relationship Id="rId5" Type="http://schemas.openxmlformats.org/officeDocument/2006/relationships/hyperlink" Target="mailto:permissions@acm.org" TargetMode="External"/><Relationship Id="rId61" Type="http://schemas.openxmlformats.org/officeDocument/2006/relationships/image" Target="media/image56.png"/><Relationship Id="rId82" Type="http://schemas.openxmlformats.org/officeDocument/2006/relationships/image" Target="media/image76.png"/><Relationship Id="rId90" Type="http://schemas.openxmlformats.org/officeDocument/2006/relationships/image" Target="media/image84.png"/><Relationship Id="rId95" Type="http://schemas.openxmlformats.org/officeDocument/2006/relationships/image" Target="media/image89.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image" Target="media/image64.png"/><Relationship Id="rId77" Type="http://schemas.openxmlformats.org/officeDocument/2006/relationships/image" Target="media/image72.png"/><Relationship Id="rId100" Type="http://schemas.openxmlformats.org/officeDocument/2006/relationships/hyperlink" Target="http://andromda.sourceforge.net/" TargetMode="External"/><Relationship Id="rId105" Type="http://schemas.openxmlformats.org/officeDocument/2006/relationships/hyperlink" Target="http://www.nomagic.com/" TargetMode="External"/><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80" Type="http://schemas.openxmlformats.org/officeDocument/2006/relationships/image" Target="media/image75.png"/><Relationship Id="rId85" Type="http://schemas.openxmlformats.org/officeDocument/2006/relationships/image" Target="media/image79.png"/><Relationship Id="rId93" Type="http://schemas.openxmlformats.org/officeDocument/2006/relationships/image" Target="media/image87.png"/><Relationship Id="rId98" Type="http://schemas.openxmlformats.org/officeDocument/2006/relationships/image" Target="media/image92.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103" Type="http://schemas.openxmlformats.org/officeDocument/2006/relationships/hyperlink" Target="http://www-/" TargetMode="External"/><Relationship Id="rId108" Type="http://schemas.openxmlformats.org/officeDocument/2006/relationships/hyperlink" Target="http://www/" TargetMode="External"/><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75" Type="http://schemas.openxmlformats.org/officeDocument/2006/relationships/image" Target="media/image70.png"/><Relationship Id="rId83" Type="http://schemas.openxmlformats.org/officeDocument/2006/relationships/image" Target="media/image77.png"/><Relationship Id="rId88" Type="http://schemas.openxmlformats.org/officeDocument/2006/relationships/image" Target="media/image82.png"/><Relationship Id="rId91" Type="http://schemas.openxmlformats.org/officeDocument/2006/relationships/image" Target="media/image85.png"/><Relationship Id="rId96" Type="http://schemas.openxmlformats.org/officeDocument/2006/relationships/image" Target="media/image90.png"/><Relationship Id="rId111" Type="http://schemas.microsoft.com/office/2011/relationships/people" Target="people.xml"/><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6" Type="http://schemas.openxmlformats.org/officeDocument/2006/relationships/hyperlink" Target="http://www/" TargetMode="External"/><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image" Target="media/image73.png"/><Relationship Id="rId81" Type="http://schemas.openxmlformats.org/officeDocument/2006/relationships/comments" Target="comments.xml"/><Relationship Id="rId86" Type="http://schemas.openxmlformats.org/officeDocument/2006/relationships/image" Target="media/image80.png"/><Relationship Id="rId94" Type="http://schemas.openxmlformats.org/officeDocument/2006/relationships/image" Target="media/image88.png"/><Relationship Id="rId99" Type="http://schemas.openxmlformats.org/officeDocument/2006/relationships/hyperlink" Target="http://www.altova.com/umodel" TargetMode="External"/><Relationship Id="rId101" Type="http://schemas.openxmlformats.org/officeDocument/2006/relationships/hyperlink" Target="http://www.eclipse.org/" TargetMode="External"/><Relationship Id="rId4" Type="http://schemas.openxmlformats.org/officeDocument/2006/relationships/webSettings" Target="web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109" Type="http://schemas.openxmlformats.org/officeDocument/2006/relationships/hyperlink" Target="http://www.visuresolutions.com/" TargetMode="External"/><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97" Type="http://schemas.openxmlformats.org/officeDocument/2006/relationships/image" Target="media/image91.png"/><Relationship Id="rId104" Type="http://schemas.openxmlformats.org/officeDocument/2006/relationships/hyperlink" Target="http://blog.jetbrains.com/clion/2015/07/" TargetMode="External"/><Relationship Id="rId7" Type="http://schemas.openxmlformats.org/officeDocument/2006/relationships/image" Target="media/image2.png"/><Relationship Id="rId71" Type="http://schemas.openxmlformats.org/officeDocument/2006/relationships/image" Target="media/image66.png"/><Relationship Id="rId92" Type="http://schemas.openxmlformats.org/officeDocument/2006/relationships/image" Target="media/image8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TotalTime>
  <Pages>1</Pages>
  <Words>10159</Words>
  <Characters>55879</Characters>
  <Application>Microsoft Office Word</Application>
  <DocSecurity>0</DocSecurity>
  <Lines>465</Lines>
  <Paragraphs>131</Paragraphs>
  <ScaleCrop>false</ScaleCrop>
  <HeadingPairs>
    <vt:vector size="2" baseType="variant">
      <vt:variant>
        <vt:lpstr>Titre</vt:lpstr>
      </vt:variant>
      <vt:variant>
        <vt:i4>1</vt:i4>
      </vt:variant>
    </vt:vector>
  </HeadingPairs>
  <TitlesOfParts>
    <vt:vector size="1" baseType="lpstr">
      <vt:lpstr/>
    </vt:vector>
  </TitlesOfParts>
  <Company>Commissariat à l'Energie Atomique</Company>
  <LinksUpToDate>false</LinksUpToDate>
  <CharactersWithSpaces>65907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GERARD Sebastien 166342</dc:creator>
  <cp:lastModifiedBy>GERARD Sebastien 166342</cp:lastModifiedBy>
  <cp:revision>3</cp:revision>
  <dcterms:created xsi:type="dcterms:W3CDTF">2016-04-26T16:07:00Z</dcterms:created>
  <dcterms:modified xsi:type="dcterms:W3CDTF">2016-04-26T16:35:00Z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2016-04-26T00:00:00Z</vt:filetime>
  </property>
  <property fmtid="{D5CDD505-2E9C-101B-9397-08002B2CF9AE}" pid="3" name="Creator">
    <vt:lpwstr>TeX</vt:lpwstr>
  </property>
  <property fmtid="{D5CDD505-2E9C-101B-9397-08002B2CF9AE}" pid="4" name="LastSaved">
    <vt:filetime>2016-04-26T00:00:00Z</vt:filetime>
  </property>
</Properties>
</file>